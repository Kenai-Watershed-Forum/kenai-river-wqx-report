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2D26" w14:textId="77777777" w:rsidR="00A6199B" w:rsidRDefault="00A6199B" w:rsidP="00A6199B">
      <w:pPr>
        <w:pStyle w:val="Title"/>
      </w:pPr>
      <w:r>
        <w:t>[</w:t>
      </w:r>
      <w:commentRangeStart w:id="0"/>
      <w:r>
        <w:t>DRAFT</w:t>
      </w:r>
      <w:commentRangeEnd w:id="0"/>
      <w:r w:rsidR="00C56848">
        <w:rPr>
          <w:rStyle w:val="CommentReference"/>
          <w:b w:val="0"/>
          <w:bCs w:val="0"/>
        </w:rPr>
        <w:commentReference w:id="0"/>
      </w:r>
      <w:r>
        <w:t xml:space="preserve">]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1" w:name="Multi-Agency_Baseline_and_Metals_(Zn/Cu)"/>
      <w:bookmarkEnd w:id="1"/>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2687C2E5" w:rsidR="00A6199B" w:rsidRPr="0088566D" w:rsidRDefault="00A6199B" w:rsidP="00A6199B">
      <w:pPr>
        <w:ind w:left="2426"/>
        <w:rPr>
          <w:b/>
          <w:i/>
          <w:sz w:val="36"/>
        </w:rPr>
      </w:pPr>
      <w:r>
        <w:rPr>
          <w:b/>
          <w:i/>
          <w:sz w:val="36"/>
        </w:rPr>
        <w:t xml:space="preserve">V.4. Updated </w:t>
      </w:r>
      <w:r w:rsidR="001279A1">
        <w:rPr>
          <w:b/>
          <w:i/>
          <w:sz w:val="36"/>
        </w:rPr>
        <w:t>November</w:t>
      </w:r>
      <w:r>
        <w:rPr>
          <w:b/>
          <w:i/>
          <w:sz w:val="36"/>
        </w:rPr>
        <w:t xml:space="preserve">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12">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2" w:name="_Toc96073944"/>
      <w:bookmarkStart w:id="3" w:name="_Toc112072012"/>
      <w:r w:rsidRPr="00172D5C">
        <w:rPr>
          <w:i/>
        </w:rPr>
        <w:t>Prepared for:</w:t>
      </w:r>
      <w:bookmarkEnd w:id="2"/>
      <w:bookmarkEnd w:id="3"/>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4" w:name="Department_of_Environmental_Conservation"/>
      <w:bookmarkEnd w:id="4"/>
      <w:r>
        <w:rPr>
          <w:b/>
          <w:sz w:val="24"/>
        </w:rPr>
        <w:t>DEPARTMENT OF ENVIRONMENTAL CONSERVATION</w:t>
      </w:r>
    </w:p>
    <w:p w14:paraId="09D2D673" w14:textId="77777777" w:rsidR="00A6199B" w:rsidRDefault="00A6199B" w:rsidP="00A6199B">
      <w:pPr>
        <w:ind w:left="224" w:right="282"/>
        <w:jc w:val="center"/>
        <w:rPr>
          <w:b/>
          <w:sz w:val="24"/>
        </w:rPr>
      </w:pPr>
      <w:bookmarkStart w:id="5" w:name="Division_of_Water"/>
      <w:bookmarkEnd w:id="5"/>
      <w:r>
        <w:rPr>
          <w:b/>
          <w:sz w:val="24"/>
        </w:rPr>
        <w:t>Division of Water</w:t>
      </w:r>
    </w:p>
    <w:p w14:paraId="7879A7A1" w14:textId="77777777" w:rsidR="00A6199B" w:rsidRDefault="00A6199B" w:rsidP="00A6199B">
      <w:pPr>
        <w:ind w:left="224" w:right="282"/>
        <w:jc w:val="center"/>
        <w:rPr>
          <w:b/>
          <w:sz w:val="24"/>
        </w:rPr>
      </w:pPr>
      <w:bookmarkStart w:id="6" w:name="Water_Quality_Standards_and_Restoration"/>
      <w:bookmarkEnd w:id="6"/>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3"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7" w:name="_Toc96073945"/>
    </w:p>
    <w:p w14:paraId="400B1629" w14:textId="77777777" w:rsidR="00A6199B" w:rsidRDefault="00A6199B" w:rsidP="00A6199B">
      <w:pPr>
        <w:pStyle w:val="Heading2"/>
      </w:pPr>
      <w:bookmarkStart w:id="8" w:name="_Toc112073499"/>
      <w:bookmarkStart w:id="9" w:name="_Toc120523960"/>
      <w:r>
        <w:lastRenderedPageBreak/>
        <w:t>Al. Title and Approval Page</w:t>
      </w:r>
      <w:bookmarkEnd w:id="7"/>
      <w:bookmarkEnd w:id="8"/>
      <w:bookmarkEnd w:id="9"/>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w:t>
      </w:r>
      <w:del w:id="10" w:author="ben" w:date="2022-11-28T10:04:00Z">
        <w:r w:rsidRPr="00A6199B" w:rsidDel="001279A1">
          <w:rPr>
            <w:sz w:val="24"/>
            <w:szCs w:val="24"/>
          </w:rPr>
          <w:delText xml:space="preserve"> and Metals</w:delText>
        </w:r>
      </w:del>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4"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3C2272D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5"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proofErr w:type="gramStart"/>
      <w:r w:rsidR="00F11515">
        <w:rPr>
          <w:b/>
          <w:w w:val="95"/>
          <w:sz w:val="24"/>
          <w:szCs w:val="24"/>
        </w:rPr>
        <w:tab/>
        <w:t xml:space="preserve">  </w:t>
      </w:r>
      <w:r w:rsidR="00F11515" w:rsidRPr="001279A1">
        <w:rPr>
          <w:b/>
          <w:w w:val="95"/>
          <w:sz w:val="24"/>
          <w:szCs w:val="24"/>
          <w:highlight w:val="yellow"/>
        </w:rPr>
        <w:t>Date</w:t>
      </w:r>
      <w:proofErr w:type="gramEnd"/>
      <w:r w:rsidR="00F11515" w:rsidRPr="001279A1">
        <w:rPr>
          <w:b/>
          <w:w w:val="95"/>
          <w:sz w:val="24"/>
          <w:szCs w:val="24"/>
          <w:highlight w:val="yellow"/>
        </w:rPr>
        <w:t xml:space="preserve">: </w:t>
      </w:r>
      <w:r w:rsidR="001279A1" w:rsidRPr="001279A1">
        <w:rPr>
          <w:w w:val="95"/>
          <w:sz w:val="24"/>
          <w:szCs w:val="24"/>
          <w:highlight w:val="yellow"/>
        </w:rPr>
        <w:t>11</w:t>
      </w:r>
      <w:r w:rsidR="00F11515" w:rsidRPr="001279A1">
        <w:rPr>
          <w:w w:val="95"/>
          <w:sz w:val="24"/>
          <w:szCs w:val="24"/>
          <w:highlight w:val="yellow"/>
        </w:rPr>
        <w:t>/</w:t>
      </w:r>
      <w:r w:rsidR="001279A1" w:rsidRPr="001279A1">
        <w:rPr>
          <w:w w:val="95"/>
          <w:sz w:val="24"/>
          <w:szCs w:val="24"/>
          <w:highlight w:val="yellow"/>
        </w:rPr>
        <w:t>XX</w:t>
      </w:r>
      <w:r w:rsidR="00F11515" w:rsidRPr="001279A1">
        <w:rPr>
          <w:w w:val="95"/>
          <w:sz w:val="24"/>
          <w:szCs w:val="24"/>
          <w:highlight w:val="yellow"/>
        </w:rPr>
        <w:t>/2022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w:t>
      </w:r>
      <w:proofErr w:type="spellStart"/>
      <w:r w:rsidRPr="00A6199B">
        <w:rPr>
          <w:w w:val="90"/>
          <w:sz w:val="24"/>
          <w:szCs w:val="24"/>
        </w:rPr>
        <w:t>Apsens</w:t>
      </w:r>
      <w:proofErr w:type="spellEnd"/>
      <w:r w:rsidRPr="00A6199B">
        <w:rPr>
          <w:w w:val="90"/>
          <w:sz w:val="24"/>
          <w:szCs w:val="24"/>
        </w:rPr>
        <w:t xml:space="preserve">,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6"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id w:val="1273821640"/>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commentRangeStart w:id="11" w:displacedByCustomXml="prev"/>
        <w:p w14:paraId="1ADCEA73" w14:textId="7EF55CD0" w:rsidR="00AB11A8" w:rsidRDefault="00AB11A8">
          <w:pPr>
            <w:pStyle w:val="TOCHeading"/>
          </w:pPr>
          <w:r>
            <w:t>Contents</w:t>
          </w:r>
          <w:commentRangeEnd w:id="11"/>
          <w:r w:rsidR="00EC296F">
            <w:rPr>
              <w:rStyle w:val="CommentReference"/>
              <w:rFonts w:ascii="Times New Roman" w:eastAsia="Times New Roman" w:hAnsi="Times New Roman" w:cs="Times New Roman"/>
              <w:color w:val="auto"/>
            </w:rPr>
            <w:commentReference w:id="11"/>
          </w:r>
        </w:p>
        <w:p w14:paraId="384F4C55" w14:textId="0B5F5FAB" w:rsidR="00996B9A" w:rsidRDefault="00AB11A8">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0523960" w:history="1">
            <w:r w:rsidR="00996B9A" w:rsidRPr="00EB4B32">
              <w:rPr>
                <w:rStyle w:val="Hyperlink"/>
                <w:noProof/>
              </w:rPr>
              <w:t>Al. Title and Approval Page</w:t>
            </w:r>
            <w:r w:rsidR="00996B9A">
              <w:rPr>
                <w:noProof/>
                <w:webHidden/>
              </w:rPr>
              <w:tab/>
            </w:r>
            <w:r w:rsidR="00996B9A">
              <w:rPr>
                <w:noProof/>
                <w:webHidden/>
              </w:rPr>
              <w:fldChar w:fldCharType="begin"/>
            </w:r>
            <w:r w:rsidR="00996B9A">
              <w:rPr>
                <w:noProof/>
                <w:webHidden/>
              </w:rPr>
              <w:instrText xml:space="preserve"> PAGEREF _Toc120523960 \h </w:instrText>
            </w:r>
            <w:r w:rsidR="00996B9A">
              <w:rPr>
                <w:noProof/>
                <w:webHidden/>
              </w:rPr>
            </w:r>
            <w:r w:rsidR="00996B9A">
              <w:rPr>
                <w:noProof/>
                <w:webHidden/>
              </w:rPr>
              <w:fldChar w:fldCharType="separate"/>
            </w:r>
            <w:r w:rsidR="00996B9A">
              <w:rPr>
                <w:noProof/>
                <w:webHidden/>
              </w:rPr>
              <w:t>2</w:t>
            </w:r>
            <w:r w:rsidR="00996B9A">
              <w:rPr>
                <w:noProof/>
                <w:webHidden/>
              </w:rPr>
              <w:fldChar w:fldCharType="end"/>
            </w:r>
          </w:hyperlink>
        </w:p>
        <w:p w14:paraId="55301BCA" w14:textId="7801B360" w:rsidR="00996B9A" w:rsidRDefault="00996B9A">
          <w:pPr>
            <w:pStyle w:val="TOC2"/>
            <w:tabs>
              <w:tab w:val="right" w:leader="dot" w:pos="9350"/>
            </w:tabs>
            <w:rPr>
              <w:rFonts w:asciiTheme="minorHAnsi" w:eastAsiaTheme="minorEastAsia" w:hAnsiTheme="minorHAnsi" w:cstheme="minorBidi"/>
              <w:noProof/>
            </w:rPr>
          </w:pPr>
          <w:hyperlink w:anchor="_Toc120523961" w:history="1">
            <w:r w:rsidRPr="00EB4B32">
              <w:rPr>
                <w:rStyle w:val="Hyperlink"/>
                <w:noProof/>
              </w:rPr>
              <w:t>A2. Acknowledgements</w:t>
            </w:r>
            <w:r>
              <w:rPr>
                <w:noProof/>
                <w:webHidden/>
              </w:rPr>
              <w:tab/>
            </w:r>
            <w:r>
              <w:rPr>
                <w:noProof/>
                <w:webHidden/>
              </w:rPr>
              <w:fldChar w:fldCharType="begin"/>
            </w:r>
            <w:r>
              <w:rPr>
                <w:noProof/>
                <w:webHidden/>
              </w:rPr>
              <w:instrText xml:space="preserve"> PAGEREF _Toc120523961 \h </w:instrText>
            </w:r>
            <w:r>
              <w:rPr>
                <w:noProof/>
                <w:webHidden/>
              </w:rPr>
            </w:r>
            <w:r>
              <w:rPr>
                <w:noProof/>
                <w:webHidden/>
              </w:rPr>
              <w:fldChar w:fldCharType="separate"/>
            </w:r>
            <w:r>
              <w:rPr>
                <w:noProof/>
                <w:webHidden/>
              </w:rPr>
              <w:t>5</w:t>
            </w:r>
            <w:r>
              <w:rPr>
                <w:noProof/>
                <w:webHidden/>
              </w:rPr>
              <w:fldChar w:fldCharType="end"/>
            </w:r>
          </w:hyperlink>
        </w:p>
        <w:p w14:paraId="31A6F617" w14:textId="5B50CF86" w:rsidR="00996B9A" w:rsidRDefault="00996B9A">
          <w:pPr>
            <w:pStyle w:val="TOC2"/>
            <w:tabs>
              <w:tab w:val="right" w:leader="dot" w:pos="9350"/>
            </w:tabs>
            <w:rPr>
              <w:rFonts w:asciiTheme="minorHAnsi" w:eastAsiaTheme="minorEastAsia" w:hAnsiTheme="minorHAnsi" w:cstheme="minorBidi"/>
              <w:noProof/>
            </w:rPr>
          </w:pPr>
          <w:hyperlink w:anchor="_Toc120523962" w:history="1">
            <w:r w:rsidRPr="00EB4B32">
              <w:rPr>
                <w:rStyle w:val="Hyperlink"/>
                <w:noProof/>
              </w:rPr>
              <w:t>A3. Distribution List</w:t>
            </w:r>
            <w:r>
              <w:rPr>
                <w:noProof/>
                <w:webHidden/>
              </w:rPr>
              <w:tab/>
            </w:r>
            <w:r>
              <w:rPr>
                <w:noProof/>
                <w:webHidden/>
              </w:rPr>
              <w:fldChar w:fldCharType="begin"/>
            </w:r>
            <w:r>
              <w:rPr>
                <w:noProof/>
                <w:webHidden/>
              </w:rPr>
              <w:instrText xml:space="preserve"> PAGEREF _Toc120523962 \h </w:instrText>
            </w:r>
            <w:r>
              <w:rPr>
                <w:noProof/>
                <w:webHidden/>
              </w:rPr>
            </w:r>
            <w:r>
              <w:rPr>
                <w:noProof/>
                <w:webHidden/>
              </w:rPr>
              <w:fldChar w:fldCharType="separate"/>
            </w:r>
            <w:r>
              <w:rPr>
                <w:noProof/>
                <w:webHidden/>
              </w:rPr>
              <w:t>6</w:t>
            </w:r>
            <w:r>
              <w:rPr>
                <w:noProof/>
                <w:webHidden/>
              </w:rPr>
              <w:fldChar w:fldCharType="end"/>
            </w:r>
          </w:hyperlink>
        </w:p>
        <w:p w14:paraId="6D3BA4CC" w14:textId="1583A62C" w:rsidR="00996B9A" w:rsidRDefault="00996B9A">
          <w:pPr>
            <w:pStyle w:val="TOC2"/>
            <w:tabs>
              <w:tab w:val="right" w:leader="dot" w:pos="9350"/>
            </w:tabs>
            <w:rPr>
              <w:rFonts w:asciiTheme="minorHAnsi" w:eastAsiaTheme="minorEastAsia" w:hAnsiTheme="minorHAnsi" w:cstheme="minorBidi"/>
              <w:noProof/>
            </w:rPr>
          </w:pPr>
          <w:hyperlink w:anchor="_Toc120523963" w:history="1">
            <w:r w:rsidRPr="00EB4B32">
              <w:rPr>
                <w:rStyle w:val="Hyperlink"/>
                <w:noProof/>
              </w:rPr>
              <w:t>A4. Project / Task Organization</w:t>
            </w:r>
            <w:r>
              <w:rPr>
                <w:noProof/>
                <w:webHidden/>
              </w:rPr>
              <w:tab/>
            </w:r>
            <w:r>
              <w:rPr>
                <w:noProof/>
                <w:webHidden/>
              </w:rPr>
              <w:fldChar w:fldCharType="begin"/>
            </w:r>
            <w:r>
              <w:rPr>
                <w:noProof/>
                <w:webHidden/>
              </w:rPr>
              <w:instrText xml:space="preserve"> PAGEREF _Toc120523963 \h </w:instrText>
            </w:r>
            <w:r>
              <w:rPr>
                <w:noProof/>
                <w:webHidden/>
              </w:rPr>
            </w:r>
            <w:r>
              <w:rPr>
                <w:noProof/>
                <w:webHidden/>
              </w:rPr>
              <w:fldChar w:fldCharType="separate"/>
            </w:r>
            <w:r>
              <w:rPr>
                <w:noProof/>
                <w:webHidden/>
              </w:rPr>
              <w:t>7</w:t>
            </w:r>
            <w:r>
              <w:rPr>
                <w:noProof/>
                <w:webHidden/>
              </w:rPr>
              <w:fldChar w:fldCharType="end"/>
            </w:r>
          </w:hyperlink>
        </w:p>
        <w:p w14:paraId="242E1B26" w14:textId="444B23EB" w:rsidR="00996B9A" w:rsidRDefault="00996B9A">
          <w:pPr>
            <w:pStyle w:val="TOC2"/>
            <w:tabs>
              <w:tab w:val="right" w:leader="dot" w:pos="9350"/>
            </w:tabs>
            <w:rPr>
              <w:rFonts w:asciiTheme="minorHAnsi" w:eastAsiaTheme="minorEastAsia" w:hAnsiTheme="minorHAnsi" w:cstheme="minorBidi"/>
              <w:noProof/>
            </w:rPr>
          </w:pPr>
          <w:hyperlink w:anchor="_Toc120523964" w:history="1">
            <w:r w:rsidRPr="00EB4B32">
              <w:rPr>
                <w:rStyle w:val="Hyperlink"/>
                <w:noProof/>
              </w:rPr>
              <w:t>A5. Problem Definition/Background and Project Objectives</w:t>
            </w:r>
            <w:r>
              <w:rPr>
                <w:noProof/>
                <w:webHidden/>
              </w:rPr>
              <w:tab/>
            </w:r>
            <w:r>
              <w:rPr>
                <w:noProof/>
                <w:webHidden/>
              </w:rPr>
              <w:fldChar w:fldCharType="begin"/>
            </w:r>
            <w:r>
              <w:rPr>
                <w:noProof/>
                <w:webHidden/>
              </w:rPr>
              <w:instrText xml:space="preserve"> PAGEREF _Toc120523964 \h </w:instrText>
            </w:r>
            <w:r>
              <w:rPr>
                <w:noProof/>
                <w:webHidden/>
              </w:rPr>
            </w:r>
            <w:r>
              <w:rPr>
                <w:noProof/>
                <w:webHidden/>
              </w:rPr>
              <w:fldChar w:fldCharType="separate"/>
            </w:r>
            <w:r>
              <w:rPr>
                <w:noProof/>
                <w:webHidden/>
              </w:rPr>
              <w:t>9</w:t>
            </w:r>
            <w:r>
              <w:rPr>
                <w:noProof/>
                <w:webHidden/>
              </w:rPr>
              <w:fldChar w:fldCharType="end"/>
            </w:r>
          </w:hyperlink>
        </w:p>
        <w:p w14:paraId="17D45028" w14:textId="56578CFC" w:rsidR="00996B9A" w:rsidRDefault="00996B9A">
          <w:pPr>
            <w:pStyle w:val="TOC2"/>
            <w:tabs>
              <w:tab w:val="right" w:leader="dot" w:pos="9350"/>
            </w:tabs>
            <w:rPr>
              <w:rFonts w:asciiTheme="minorHAnsi" w:eastAsiaTheme="minorEastAsia" w:hAnsiTheme="minorHAnsi" w:cstheme="minorBidi"/>
              <w:noProof/>
            </w:rPr>
          </w:pPr>
          <w:hyperlink w:anchor="_Toc120523965" w:history="1">
            <w:r w:rsidRPr="00EB4B32">
              <w:rPr>
                <w:rStyle w:val="Hyperlink"/>
                <w:noProof/>
              </w:rPr>
              <w:t>A6. Project / Task Description</w:t>
            </w:r>
            <w:r>
              <w:rPr>
                <w:noProof/>
                <w:webHidden/>
              </w:rPr>
              <w:tab/>
            </w:r>
            <w:r>
              <w:rPr>
                <w:noProof/>
                <w:webHidden/>
              </w:rPr>
              <w:fldChar w:fldCharType="begin"/>
            </w:r>
            <w:r>
              <w:rPr>
                <w:noProof/>
                <w:webHidden/>
              </w:rPr>
              <w:instrText xml:space="preserve"> PAGEREF _Toc120523965 \h </w:instrText>
            </w:r>
            <w:r>
              <w:rPr>
                <w:noProof/>
                <w:webHidden/>
              </w:rPr>
            </w:r>
            <w:r>
              <w:rPr>
                <w:noProof/>
                <w:webHidden/>
              </w:rPr>
              <w:fldChar w:fldCharType="separate"/>
            </w:r>
            <w:r>
              <w:rPr>
                <w:noProof/>
                <w:webHidden/>
              </w:rPr>
              <w:t>10</w:t>
            </w:r>
            <w:r>
              <w:rPr>
                <w:noProof/>
                <w:webHidden/>
              </w:rPr>
              <w:fldChar w:fldCharType="end"/>
            </w:r>
          </w:hyperlink>
        </w:p>
        <w:p w14:paraId="4713CFB8" w14:textId="7581C4DC" w:rsidR="00996B9A" w:rsidRDefault="00996B9A">
          <w:pPr>
            <w:pStyle w:val="TOC2"/>
            <w:tabs>
              <w:tab w:val="right" w:leader="dot" w:pos="9350"/>
            </w:tabs>
            <w:rPr>
              <w:rFonts w:asciiTheme="minorHAnsi" w:eastAsiaTheme="minorEastAsia" w:hAnsiTheme="minorHAnsi" w:cstheme="minorBidi"/>
              <w:noProof/>
            </w:rPr>
          </w:pPr>
          <w:hyperlink w:anchor="_Toc120523966" w:history="1">
            <w:r w:rsidRPr="00EB4B32">
              <w:rPr>
                <w:rStyle w:val="Hyperlink"/>
                <w:noProof/>
              </w:rPr>
              <w:t>Task A) Agency Monitoring Partnership to develop a baseline for Nutrients, Dissolved Metals, Hydrocarbons, and Fecal Coliforms (Referred to as Agency Baseline hereafter)</w:t>
            </w:r>
            <w:r>
              <w:rPr>
                <w:noProof/>
                <w:webHidden/>
              </w:rPr>
              <w:tab/>
            </w:r>
            <w:r>
              <w:rPr>
                <w:noProof/>
                <w:webHidden/>
              </w:rPr>
              <w:fldChar w:fldCharType="begin"/>
            </w:r>
            <w:r>
              <w:rPr>
                <w:noProof/>
                <w:webHidden/>
              </w:rPr>
              <w:instrText xml:space="preserve"> PAGEREF _Toc120523966 \h </w:instrText>
            </w:r>
            <w:r>
              <w:rPr>
                <w:noProof/>
                <w:webHidden/>
              </w:rPr>
            </w:r>
            <w:r>
              <w:rPr>
                <w:noProof/>
                <w:webHidden/>
              </w:rPr>
              <w:fldChar w:fldCharType="separate"/>
            </w:r>
            <w:r>
              <w:rPr>
                <w:noProof/>
                <w:webHidden/>
              </w:rPr>
              <w:t>10</w:t>
            </w:r>
            <w:r>
              <w:rPr>
                <w:noProof/>
                <w:webHidden/>
              </w:rPr>
              <w:fldChar w:fldCharType="end"/>
            </w:r>
          </w:hyperlink>
        </w:p>
        <w:p w14:paraId="5E14A0BB" w14:textId="0A9D6133" w:rsidR="00996B9A" w:rsidRDefault="00996B9A">
          <w:pPr>
            <w:pStyle w:val="TOC2"/>
            <w:tabs>
              <w:tab w:val="right" w:leader="dot" w:pos="9350"/>
            </w:tabs>
            <w:rPr>
              <w:rFonts w:asciiTheme="minorHAnsi" w:eastAsiaTheme="minorEastAsia" w:hAnsiTheme="minorHAnsi" w:cstheme="minorBidi"/>
              <w:noProof/>
            </w:rPr>
          </w:pPr>
          <w:hyperlink w:anchor="_Toc120523967" w:history="1">
            <w:r w:rsidRPr="00EB4B32">
              <w:rPr>
                <w:rStyle w:val="Hyperlink"/>
                <w:noProof/>
              </w:rPr>
              <w:t>Task B) Collection of specified interval data with programmable Electronic Instruments</w:t>
            </w:r>
            <w:r>
              <w:rPr>
                <w:noProof/>
                <w:webHidden/>
              </w:rPr>
              <w:tab/>
            </w:r>
            <w:r>
              <w:rPr>
                <w:noProof/>
                <w:webHidden/>
              </w:rPr>
              <w:fldChar w:fldCharType="begin"/>
            </w:r>
            <w:r>
              <w:rPr>
                <w:noProof/>
                <w:webHidden/>
              </w:rPr>
              <w:instrText xml:space="preserve"> PAGEREF _Toc120523967 \h </w:instrText>
            </w:r>
            <w:r>
              <w:rPr>
                <w:noProof/>
                <w:webHidden/>
              </w:rPr>
            </w:r>
            <w:r>
              <w:rPr>
                <w:noProof/>
                <w:webHidden/>
              </w:rPr>
              <w:fldChar w:fldCharType="separate"/>
            </w:r>
            <w:r>
              <w:rPr>
                <w:noProof/>
                <w:webHidden/>
              </w:rPr>
              <w:t>11</w:t>
            </w:r>
            <w:r>
              <w:rPr>
                <w:noProof/>
                <w:webHidden/>
              </w:rPr>
              <w:fldChar w:fldCharType="end"/>
            </w:r>
          </w:hyperlink>
        </w:p>
        <w:p w14:paraId="58670C6F" w14:textId="3F4594D8" w:rsidR="00996B9A" w:rsidRDefault="00996B9A">
          <w:pPr>
            <w:pStyle w:val="TOC2"/>
            <w:tabs>
              <w:tab w:val="right" w:leader="dot" w:pos="9350"/>
            </w:tabs>
            <w:rPr>
              <w:rFonts w:asciiTheme="minorHAnsi" w:eastAsiaTheme="minorEastAsia" w:hAnsiTheme="minorHAnsi" w:cstheme="minorBidi"/>
              <w:noProof/>
            </w:rPr>
          </w:pPr>
          <w:hyperlink w:anchor="_Toc120523968" w:history="1">
            <w:r w:rsidRPr="00EB4B32">
              <w:rPr>
                <w:rStyle w:val="Hyperlink"/>
                <w:noProof/>
              </w:rPr>
              <w:t>Task C) Stream Temperature Monitoring</w:t>
            </w:r>
            <w:r>
              <w:rPr>
                <w:noProof/>
                <w:webHidden/>
              </w:rPr>
              <w:tab/>
            </w:r>
            <w:r>
              <w:rPr>
                <w:noProof/>
                <w:webHidden/>
              </w:rPr>
              <w:fldChar w:fldCharType="begin"/>
            </w:r>
            <w:r>
              <w:rPr>
                <w:noProof/>
                <w:webHidden/>
              </w:rPr>
              <w:instrText xml:space="preserve"> PAGEREF _Toc120523968 \h </w:instrText>
            </w:r>
            <w:r>
              <w:rPr>
                <w:noProof/>
                <w:webHidden/>
              </w:rPr>
            </w:r>
            <w:r>
              <w:rPr>
                <w:noProof/>
                <w:webHidden/>
              </w:rPr>
              <w:fldChar w:fldCharType="separate"/>
            </w:r>
            <w:r>
              <w:rPr>
                <w:noProof/>
                <w:webHidden/>
              </w:rPr>
              <w:t>12</w:t>
            </w:r>
            <w:r>
              <w:rPr>
                <w:noProof/>
                <w:webHidden/>
              </w:rPr>
              <w:fldChar w:fldCharType="end"/>
            </w:r>
          </w:hyperlink>
        </w:p>
        <w:p w14:paraId="0454EAC0" w14:textId="71288D4C" w:rsidR="00996B9A" w:rsidRDefault="00996B9A">
          <w:pPr>
            <w:pStyle w:val="TOC2"/>
            <w:tabs>
              <w:tab w:val="left" w:pos="880"/>
              <w:tab w:val="right" w:leader="dot" w:pos="9350"/>
            </w:tabs>
            <w:rPr>
              <w:rFonts w:asciiTheme="minorHAnsi" w:eastAsiaTheme="minorEastAsia" w:hAnsiTheme="minorHAnsi" w:cstheme="minorBidi"/>
              <w:noProof/>
            </w:rPr>
          </w:pPr>
          <w:hyperlink w:anchor="_Toc120523969" w:history="1">
            <w:r w:rsidRPr="00EB4B32">
              <w:rPr>
                <w:rStyle w:val="Hyperlink"/>
                <w:noProof/>
              </w:rPr>
              <w:t>A7.</w:t>
            </w:r>
            <w:r>
              <w:rPr>
                <w:rFonts w:asciiTheme="minorHAnsi" w:eastAsiaTheme="minorEastAsia" w:hAnsiTheme="minorHAnsi" w:cstheme="minorBidi"/>
                <w:noProof/>
              </w:rPr>
              <w:tab/>
            </w:r>
            <w:r w:rsidRPr="00EB4B32">
              <w:rPr>
                <w:rStyle w:val="Hyperlink"/>
                <w:noProof/>
              </w:rPr>
              <w:t>Quality Objectives and Criteria For Measurement Of</w:t>
            </w:r>
            <w:r w:rsidRPr="00EB4B32">
              <w:rPr>
                <w:rStyle w:val="Hyperlink"/>
                <w:noProof/>
                <w:spacing w:val="-8"/>
              </w:rPr>
              <w:t xml:space="preserve"> </w:t>
            </w:r>
            <w:r w:rsidRPr="00EB4B32">
              <w:rPr>
                <w:rStyle w:val="Hyperlink"/>
                <w:noProof/>
              </w:rPr>
              <w:t>Data</w:t>
            </w:r>
            <w:r>
              <w:rPr>
                <w:noProof/>
                <w:webHidden/>
              </w:rPr>
              <w:tab/>
            </w:r>
            <w:r>
              <w:rPr>
                <w:noProof/>
                <w:webHidden/>
              </w:rPr>
              <w:fldChar w:fldCharType="begin"/>
            </w:r>
            <w:r>
              <w:rPr>
                <w:noProof/>
                <w:webHidden/>
              </w:rPr>
              <w:instrText xml:space="preserve"> PAGEREF _Toc120523969 \h </w:instrText>
            </w:r>
            <w:r>
              <w:rPr>
                <w:noProof/>
                <w:webHidden/>
              </w:rPr>
            </w:r>
            <w:r>
              <w:rPr>
                <w:noProof/>
                <w:webHidden/>
              </w:rPr>
              <w:fldChar w:fldCharType="separate"/>
            </w:r>
            <w:r>
              <w:rPr>
                <w:noProof/>
                <w:webHidden/>
              </w:rPr>
              <w:t>12</w:t>
            </w:r>
            <w:r>
              <w:rPr>
                <w:noProof/>
                <w:webHidden/>
              </w:rPr>
              <w:fldChar w:fldCharType="end"/>
            </w:r>
          </w:hyperlink>
        </w:p>
        <w:p w14:paraId="48BE74DB" w14:textId="1C6E1299" w:rsidR="00996B9A" w:rsidRDefault="00996B9A">
          <w:pPr>
            <w:pStyle w:val="TOC2"/>
            <w:tabs>
              <w:tab w:val="left" w:pos="880"/>
              <w:tab w:val="right" w:leader="dot" w:pos="9350"/>
            </w:tabs>
            <w:rPr>
              <w:rFonts w:asciiTheme="minorHAnsi" w:eastAsiaTheme="minorEastAsia" w:hAnsiTheme="minorHAnsi" w:cstheme="minorBidi"/>
              <w:noProof/>
            </w:rPr>
          </w:pPr>
          <w:hyperlink w:anchor="_Toc120523970" w:history="1">
            <w:r w:rsidRPr="00EB4B32">
              <w:rPr>
                <w:rStyle w:val="Hyperlink"/>
                <w:noProof/>
              </w:rPr>
              <w:t>A8.</w:t>
            </w:r>
            <w:r>
              <w:rPr>
                <w:rFonts w:asciiTheme="minorHAnsi" w:eastAsiaTheme="minorEastAsia" w:hAnsiTheme="minorHAnsi" w:cstheme="minorBidi"/>
                <w:noProof/>
              </w:rPr>
              <w:tab/>
            </w:r>
            <w:r w:rsidRPr="00EB4B32">
              <w:rPr>
                <w:rStyle w:val="Hyperlink"/>
                <w:noProof/>
              </w:rPr>
              <w:t>Training</w:t>
            </w:r>
            <w:r w:rsidRPr="00EB4B32">
              <w:rPr>
                <w:rStyle w:val="Hyperlink"/>
                <w:noProof/>
                <w:spacing w:val="-1"/>
              </w:rPr>
              <w:t xml:space="preserve"> </w:t>
            </w:r>
            <w:r w:rsidRPr="00EB4B32">
              <w:rPr>
                <w:rStyle w:val="Hyperlink"/>
                <w:noProof/>
              </w:rPr>
              <w:t>Requirements</w:t>
            </w:r>
            <w:r>
              <w:rPr>
                <w:noProof/>
                <w:webHidden/>
              </w:rPr>
              <w:tab/>
            </w:r>
            <w:r>
              <w:rPr>
                <w:noProof/>
                <w:webHidden/>
              </w:rPr>
              <w:fldChar w:fldCharType="begin"/>
            </w:r>
            <w:r>
              <w:rPr>
                <w:noProof/>
                <w:webHidden/>
              </w:rPr>
              <w:instrText xml:space="preserve"> PAGEREF _Toc120523970 \h </w:instrText>
            </w:r>
            <w:r>
              <w:rPr>
                <w:noProof/>
                <w:webHidden/>
              </w:rPr>
            </w:r>
            <w:r>
              <w:rPr>
                <w:noProof/>
                <w:webHidden/>
              </w:rPr>
              <w:fldChar w:fldCharType="separate"/>
            </w:r>
            <w:r>
              <w:rPr>
                <w:noProof/>
                <w:webHidden/>
              </w:rPr>
              <w:t>22</w:t>
            </w:r>
            <w:r>
              <w:rPr>
                <w:noProof/>
                <w:webHidden/>
              </w:rPr>
              <w:fldChar w:fldCharType="end"/>
            </w:r>
          </w:hyperlink>
        </w:p>
        <w:p w14:paraId="4D95DCBC" w14:textId="5C372FCE" w:rsidR="00996B9A" w:rsidRDefault="00996B9A">
          <w:pPr>
            <w:pStyle w:val="TOC2"/>
            <w:tabs>
              <w:tab w:val="right" w:leader="dot" w:pos="9350"/>
            </w:tabs>
            <w:rPr>
              <w:rFonts w:asciiTheme="minorHAnsi" w:eastAsiaTheme="minorEastAsia" w:hAnsiTheme="minorHAnsi" w:cstheme="minorBidi"/>
              <w:noProof/>
            </w:rPr>
          </w:pPr>
          <w:hyperlink w:anchor="_Toc120523971" w:history="1">
            <w:r w:rsidRPr="00EB4B32">
              <w:rPr>
                <w:rStyle w:val="Hyperlink"/>
                <w:noProof/>
              </w:rPr>
              <w:t>A9. Documentation and</w:t>
            </w:r>
            <w:r w:rsidRPr="00EB4B32">
              <w:rPr>
                <w:rStyle w:val="Hyperlink"/>
                <w:noProof/>
                <w:spacing w:val="-2"/>
              </w:rPr>
              <w:t xml:space="preserve"> </w:t>
            </w:r>
            <w:r w:rsidRPr="00EB4B32">
              <w:rPr>
                <w:rStyle w:val="Hyperlink"/>
                <w:noProof/>
              </w:rPr>
              <w:t>Records</w:t>
            </w:r>
            <w:r>
              <w:rPr>
                <w:noProof/>
                <w:webHidden/>
              </w:rPr>
              <w:tab/>
            </w:r>
            <w:r>
              <w:rPr>
                <w:noProof/>
                <w:webHidden/>
              </w:rPr>
              <w:fldChar w:fldCharType="begin"/>
            </w:r>
            <w:r>
              <w:rPr>
                <w:noProof/>
                <w:webHidden/>
              </w:rPr>
              <w:instrText xml:space="preserve"> PAGEREF _Toc120523971 \h </w:instrText>
            </w:r>
            <w:r>
              <w:rPr>
                <w:noProof/>
                <w:webHidden/>
              </w:rPr>
            </w:r>
            <w:r>
              <w:rPr>
                <w:noProof/>
                <w:webHidden/>
              </w:rPr>
              <w:fldChar w:fldCharType="separate"/>
            </w:r>
            <w:r>
              <w:rPr>
                <w:noProof/>
                <w:webHidden/>
              </w:rPr>
              <w:t>22</w:t>
            </w:r>
            <w:r>
              <w:rPr>
                <w:noProof/>
                <w:webHidden/>
              </w:rPr>
              <w:fldChar w:fldCharType="end"/>
            </w:r>
          </w:hyperlink>
        </w:p>
        <w:p w14:paraId="0941F6B6" w14:textId="6ABF0D4B" w:rsidR="00996B9A" w:rsidRDefault="00996B9A">
          <w:pPr>
            <w:pStyle w:val="TOC2"/>
            <w:tabs>
              <w:tab w:val="right" w:leader="dot" w:pos="9350"/>
            </w:tabs>
            <w:rPr>
              <w:rFonts w:asciiTheme="minorHAnsi" w:eastAsiaTheme="minorEastAsia" w:hAnsiTheme="minorHAnsi" w:cstheme="minorBidi"/>
              <w:noProof/>
            </w:rPr>
          </w:pPr>
          <w:hyperlink w:anchor="_Toc120523972" w:history="1">
            <w:r w:rsidRPr="00EB4B32">
              <w:rPr>
                <w:rStyle w:val="Hyperlink"/>
                <w:noProof/>
              </w:rPr>
              <w:t>B1. Sampling Process</w:t>
            </w:r>
            <w:r w:rsidRPr="00EB4B32">
              <w:rPr>
                <w:rStyle w:val="Hyperlink"/>
                <w:noProof/>
                <w:spacing w:val="-2"/>
              </w:rPr>
              <w:t xml:space="preserve"> </w:t>
            </w:r>
            <w:r w:rsidRPr="00EB4B32">
              <w:rPr>
                <w:rStyle w:val="Hyperlink"/>
                <w:noProof/>
              </w:rPr>
              <w:t>Design</w:t>
            </w:r>
            <w:r>
              <w:rPr>
                <w:noProof/>
                <w:webHidden/>
              </w:rPr>
              <w:tab/>
            </w:r>
            <w:r>
              <w:rPr>
                <w:noProof/>
                <w:webHidden/>
              </w:rPr>
              <w:fldChar w:fldCharType="begin"/>
            </w:r>
            <w:r>
              <w:rPr>
                <w:noProof/>
                <w:webHidden/>
              </w:rPr>
              <w:instrText xml:space="preserve"> PAGEREF _Toc120523972 \h </w:instrText>
            </w:r>
            <w:r>
              <w:rPr>
                <w:noProof/>
                <w:webHidden/>
              </w:rPr>
            </w:r>
            <w:r>
              <w:rPr>
                <w:noProof/>
                <w:webHidden/>
              </w:rPr>
              <w:fldChar w:fldCharType="separate"/>
            </w:r>
            <w:r>
              <w:rPr>
                <w:noProof/>
                <w:webHidden/>
              </w:rPr>
              <w:t>23</w:t>
            </w:r>
            <w:r>
              <w:rPr>
                <w:noProof/>
                <w:webHidden/>
              </w:rPr>
              <w:fldChar w:fldCharType="end"/>
            </w:r>
          </w:hyperlink>
        </w:p>
        <w:p w14:paraId="42A2527F" w14:textId="67FA65DF" w:rsidR="00996B9A" w:rsidRDefault="00996B9A">
          <w:pPr>
            <w:pStyle w:val="TOC2"/>
            <w:tabs>
              <w:tab w:val="right" w:leader="dot" w:pos="9350"/>
            </w:tabs>
            <w:rPr>
              <w:rFonts w:asciiTheme="minorHAnsi" w:eastAsiaTheme="minorEastAsia" w:hAnsiTheme="minorHAnsi" w:cstheme="minorBidi"/>
              <w:noProof/>
            </w:rPr>
          </w:pPr>
          <w:hyperlink w:anchor="_Toc120523973" w:history="1">
            <w:r w:rsidRPr="00EB4B32">
              <w:rPr>
                <w:rStyle w:val="Hyperlink"/>
                <w:noProof/>
              </w:rPr>
              <w:t>B2. Sampling Methods</w:t>
            </w:r>
            <w:r w:rsidRPr="00EB4B32">
              <w:rPr>
                <w:rStyle w:val="Hyperlink"/>
                <w:noProof/>
                <w:spacing w:val="-2"/>
              </w:rPr>
              <w:t xml:space="preserve"> </w:t>
            </w:r>
            <w:r w:rsidRPr="00EB4B32">
              <w:rPr>
                <w:rStyle w:val="Hyperlink"/>
                <w:noProof/>
              </w:rPr>
              <w:t>Requirements</w:t>
            </w:r>
            <w:r>
              <w:rPr>
                <w:noProof/>
                <w:webHidden/>
              </w:rPr>
              <w:tab/>
            </w:r>
            <w:r>
              <w:rPr>
                <w:noProof/>
                <w:webHidden/>
              </w:rPr>
              <w:fldChar w:fldCharType="begin"/>
            </w:r>
            <w:r>
              <w:rPr>
                <w:noProof/>
                <w:webHidden/>
              </w:rPr>
              <w:instrText xml:space="preserve"> PAGEREF _Toc120523973 \h </w:instrText>
            </w:r>
            <w:r>
              <w:rPr>
                <w:noProof/>
                <w:webHidden/>
              </w:rPr>
            </w:r>
            <w:r>
              <w:rPr>
                <w:noProof/>
                <w:webHidden/>
              </w:rPr>
              <w:fldChar w:fldCharType="separate"/>
            </w:r>
            <w:r>
              <w:rPr>
                <w:noProof/>
                <w:webHidden/>
              </w:rPr>
              <w:t>26</w:t>
            </w:r>
            <w:r>
              <w:rPr>
                <w:noProof/>
                <w:webHidden/>
              </w:rPr>
              <w:fldChar w:fldCharType="end"/>
            </w:r>
          </w:hyperlink>
        </w:p>
        <w:p w14:paraId="6843BCAF" w14:textId="431E9C15" w:rsidR="00996B9A" w:rsidRDefault="00996B9A">
          <w:pPr>
            <w:pStyle w:val="TOC2"/>
            <w:tabs>
              <w:tab w:val="right" w:leader="dot" w:pos="9350"/>
            </w:tabs>
            <w:rPr>
              <w:rFonts w:asciiTheme="minorHAnsi" w:eastAsiaTheme="minorEastAsia" w:hAnsiTheme="minorHAnsi" w:cstheme="minorBidi"/>
              <w:noProof/>
            </w:rPr>
          </w:pPr>
          <w:hyperlink w:anchor="_Toc120523974" w:history="1">
            <w:r w:rsidRPr="00EB4B32">
              <w:rPr>
                <w:rStyle w:val="Hyperlink"/>
                <w:noProof/>
              </w:rPr>
              <w:t>B3. Sample Handling and Custody</w:t>
            </w:r>
            <w:r w:rsidRPr="00EB4B32">
              <w:rPr>
                <w:rStyle w:val="Hyperlink"/>
                <w:noProof/>
                <w:spacing w:val="-4"/>
              </w:rPr>
              <w:t xml:space="preserve"> </w:t>
            </w:r>
            <w:r w:rsidRPr="00EB4B32">
              <w:rPr>
                <w:rStyle w:val="Hyperlink"/>
                <w:noProof/>
              </w:rPr>
              <w:t>Requirements</w:t>
            </w:r>
            <w:r>
              <w:rPr>
                <w:noProof/>
                <w:webHidden/>
              </w:rPr>
              <w:tab/>
            </w:r>
            <w:r>
              <w:rPr>
                <w:noProof/>
                <w:webHidden/>
              </w:rPr>
              <w:fldChar w:fldCharType="begin"/>
            </w:r>
            <w:r>
              <w:rPr>
                <w:noProof/>
                <w:webHidden/>
              </w:rPr>
              <w:instrText xml:space="preserve"> PAGEREF _Toc120523974 \h </w:instrText>
            </w:r>
            <w:r>
              <w:rPr>
                <w:noProof/>
                <w:webHidden/>
              </w:rPr>
            </w:r>
            <w:r>
              <w:rPr>
                <w:noProof/>
                <w:webHidden/>
              </w:rPr>
              <w:fldChar w:fldCharType="separate"/>
            </w:r>
            <w:r>
              <w:rPr>
                <w:noProof/>
                <w:webHidden/>
              </w:rPr>
              <w:t>27</w:t>
            </w:r>
            <w:r>
              <w:rPr>
                <w:noProof/>
                <w:webHidden/>
              </w:rPr>
              <w:fldChar w:fldCharType="end"/>
            </w:r>
          </w:hyperlink>
        </w:p>
        <w:p w14:paraId="09AA6AA8" w14:textId="358B127C" w:rsidR="00996B9A" w:rsidRDefault="00996B9A">
          <w:pPr>
            <w:pStyle w:val="TOC2"/>
            <w:tabs>
              <w:tab w:val="right" w:leader="dot" w:pos="9350"/>
            </w:tabs>
            <w:rPr>
              <w:rFonts w:asciiTheme="minorHAnsi" w:eastAsiaTheme="minorEastAsia" w:hAnsiTheme="minorHAnsi" w:cstheme="minorBidi"/>
              <w:noProof/>
            </w:rPr>
          </w:pPr>
          <w:hyperlink w:anchor="_Toc120523975" w:history="1">
            <w:r w:rsidRPr="00EB4B32">
              <w:rPr>
                <w:rStyle w:val="Hyperlink"/>
                <w:noProof/>
              </w:rPr>
              <w:t>B4. Analytical Methods</w:t>
            </w:r>
            <w:r w:rsidRPr="00EB4B32">
              <w:rPr>
                <w:rStyle w:val="Hyperlink"/>
                <w:noProof/>
                <w:spacing w:val="-3"/>
              </w:rPr>
              <w:t xml:space="preserve"> </w:t>
            </w:r>
            <w:r w:rsidRPr="00EB4B32">
              <w:rPr>
                <w:rStyle w:val="Hyperlink"/>
                <w:noProof/>
              </w:rPr>
              <w:t>Requirements</w:t>
            </w:r>
            <w:r>
              <w:rPr>
                <w:noProof/>
                <w:webHidden/>
              </w:rPr>
              <w:tab/>
            </w:r>
            <w:r>
              <w:rPr>
                <w:noProof/>
                <w:webHidden/>
              </w:rPr>
              <w:fldChar w:fldCharType="begin"/>
            </w:r>
            <w:r>
              <w:rPr>
                <w:noProof/>
                <w:webHidden/>
              </w:rPr>
              <w:instrText xml:space="preserve"> PAGEREF _Toc120523975 \h </w:instrText>
            </w:r>
            <w:r>
              <w:rPr>
                <w:noProof/>
                <w:webHidden/>
              </w:rPr>
            </w:r>
            <w:r>
              <w:rPr>
                <w:noProof/>
                <w:webHidden/>
              </w:rPr>
              <w:fldChar w:fldCharType="separate"/>
            </w:r>
            <w:r>
              <w:rPr>
                <w:noProof/>
                <w:webHidden/>
              </w:rPr>
              <w:t>29</w:t>
            </w:r>
            <w:r>
              <w:rPr>
                <w:noProof/>
                <w:webHidden/>
              </w:rPr>
              <w:fldChar w:fldCharType="end"/>
            </w:r>
          </w:hyperlink>
        </w:p>
        <w:p w14:paraId="69CA63C7" w14:textId="69D31022" w:rsidR="00996B9A" w:rsidRDefault="00996B9A">
          <w:pPr>
            <w:pStyle w:val="TOC3"/>
            <w:tabs>
              <w:tab w:val="right" w:leader="dot" w:pos="9350"/>
            </w:tabs>
            <w:rPr>
              <w:rFonts w:asciiTheme="minorHAnsi" w:eastAsiaTheme="minorEastAsia" w:hAnsiTheme="minorHAnsi" w:cstheme="minorBidi"/>
              <w:noProof/>
            </w:rPr>
          </w:pPr>
          <w:hyperlink w:anchor="_Toc120523976" w:history="1">
            <w:r w:rsidRPr="00EB4B32">
              <w:rPr>
                <w:rStyle w:val="Hyperlink"/>
                <w:b/>
                <w:noProof/>
              </w:rPr>
              <w:t>B.5.1 Field Quality Control (QC)</w:t>
            </w:r>
            <w:r w:rsidRPr="00EB4B32">
              <w:rPr>
                <w:rStyle w:val="Hyperlink"/>
                <w:b/>
                <w:noProof/>
                <w:spacing w:val="-1"/>
              </w:rPr>
              <w:t xml:space="preserve"> </w:t>
            </w:r>
            <w:r w:rsidRPr="00EB4B32">
              <w:rPr>
                <w:rStyle w:val="Hyperlink"/>
                <w:b/>
                <w:noProof/>
              </w:rPr>
              <w:t>Measures</w:t>
            </w:r>
            <w:r>
              <w:rPr>
                <w:noProof/>
                <w:webHidden/>
              </w:rPr>
              <w:tab/>
            </w:r>
            <w:r>
              <w:rPr>
                <w:noProof/>
                <w:webHidden/>
              </w:rPr>
              <w:fldChar w:fldCharType="begin"/>
            </w:r>
            <w:r>
              <w:rPr>
                <w:noProof/>
                <w:webHidden/>
              </w:rPr>
              <w:instrText xml:space="preserve"> PAGEREF _Toc120523976 \h </w:instrText>
            </w:r>
            <w:r>
              <w:rPr>
                <w:noProof/>
                <w:webHidden/>
              </w:rPr>
            </w:r>
            <w:r>
              <w:rPr>
                <w:noProof/>
                <w:webHidden/>
              </w:rPr>
              <w:fldChar w:fldCharType="separate"/>
            </w:r>
            <w:r>
              <w:rPr>
                <w:noProof/>
                <w:webHidden/>
              </w:rPr>
              <w:t>29</w:t>
            </w:r>
            <w:r>
              <w:rPr>
                <w:noProof/>
                <w:webHidden/>
              </w:rPr>
              <w:fldChar w:fldCharType="end"/>
            </w:r>
          </w:hyperlink>
        </w:p>
        <w:p w14:paraId="1462C4B4" w14:textId="29A68CC3" w:rsidR="00996B9A" w:rsidRDefault="00996B9A">
          <w:pPr>
            <w:pStyle w:val="TOC2"/>
            <w:tabs>
              <w:tab w:val="right" w:leader="dot" w:pos="9350"/>
            </w:tabs>
            <w:rPr>
              <w:rFonts w:asciiTheme="minorHAnsi" w:eastAsiaTheme="minorEastAsia" w:hAnsiTheme="minorHAnsi" w:cstheme="minorBidi"/>
              <w:noProof/>
            </w:rPr>
          </w:pPr>
          <w:hyperlink w:anchor="_Toc120523977" w:history="1">
            <w:r w:rsidRPr="00EB4B32">
              <w:rPr>
                <w:rStyle w:val="Hyperlink"/>
                <w:noProof/>
              </w:rPr>
              <w:t>B6. Instrument / Equipment Testing, Inspection and Maintenance</w:t>
            </w:r>
            <w:r>
              <w:rPr>
                <w:noProof/>
                <w:webHidden/>
              </w:rPr>
              <w:tab/>
            </w:r>
            <w:r>
              <w:rPr>
                <w:noProof/>
                <w:webHidden/>
              </w:rPr>
              <w:fldChar w:fldCharType="begin"/>
            </w:r>
            <w:r>
              <w:rPr>
                <w:noProof/>
                <w:webHidden/>
              </w:rPr>
              <w:instrText xml:space="preserve"> PAGEREF _Toc120523977 \h </w:instrText>
            </w:r>
            <w:r>
              <w:rPr>
                <w:noProof/>
                <w:webHidden/>
              </w:rPr>
            </w:r>
            <w:r>
              <w:rPr>
                <w:noProof/>
                <w:webHidden/>
              </w:rPr>
              <w:fldChar w:fldCharType="separate"/>
            </w:r>
            <w:r>
              <w:rPr>
                <w:noProof/>
                <w:webHidden/>
              </w:rPr>
              <w:t>34</w:t>
            </w:r>
            <w:r>
              <w:rPr>
                <w:noProof/>
                <w:webHidden/>
              </w:rPr>
              <w:fldChar w:fldCharType="end"/>
            </w:r>
          </w:hyperlink>
        </w:p>
        <w:p w14:paraId="2C20E716" w14:textId="404E0720" w:rsidR="00996B9A" w:rsidRDefault="00996B9A">
          <w:pPr>
            <w:pStyle w:val="TOC2"/>
            <w:tabs>
              <w:tab w:val="right" w:leader="dot" w:pos="9350"/>
            </w:tabs>
            <w:rPr>
              <w:rFonts w:asciiTheme="minorHAnsi" w:eastAsiaTheme="minorEastAsia" w:hAnsiTheme="minorHAnsi" w:cstheme="minorBidi"/>
              <w:noProof/>
            </w:rPr>
          </w:pPr>
          <w:hyperlink w:anchor="_Toc120523978" w:history="1">
            <w:r w:rsidRPr="00EB4B32">
              <w:rPr>
                <w:rStyle w:val="Hyperlink"/>
                <w:noProof/>
              </w:rPr>
              <w:t>Agency Baseline</w:t>
            </w:r>
            <w:r>
              <w:rPr>
                <w:noProof/>
                <w:webHidden/>
              </w:rPr>
              <w:tab/>
            </w:r>
            <w:r>
              <w:rPr>
                <w:noProof/>
                <w:webHidden/>
              </w:rPr>
              <w:fldChar w:fldCharType="begin"/>
            </w:r>
            <w:r>
              <w:rPr>
                <w:noProof/>
                <w:webHidden/>
              </w:rPr>
              <w:instrText xml:space="preserve"> PAGEREF _Toc120523978 \h </w:instrText>
            </w:r>
            <w:r>
              <w:rPr>
                <w:noProof/>
                <w:webHidden/>
              </w:rPr>
            </w:r>
            <w:r>
              <w:rPr>
                <w:noProof/>
                <w:webHidden/>
              </w:rPr>
              <w:fldChar w:fldCharType="separate"/>
            </w:r>
            <w:r>
              <w:rPr>
                <w:noProof/>
                <w:webHidden/>
              </w:rPr>
              <w:t>34</w:t>
            </w:r>
            <w:r>
              <w:rPr>
                <w:noProof/>
                <w:webHidden/>
              </w:rPr>
              <w:fldChar w:fldCharType="end"/>
            </w:r>
          </w:hyperlink>
        </w:p>
        <w:p w14:paraId="054E0B97" w14:textId="751C8759" w:rsidR="00996B9A" w:rsidRDefault="00996B9A">
          <w:pPr>
            <w:pStyle w:val="TOC2"/>
            <w:tabs>
              <w:tab w:val="right" w:leader="dot" w:pos="9350"/>
            </w:tabs>
            <w:rPr>
              <w:rFonts w:asciiTheme="minorHAnsi" w:eastAsiaTheme="minorEastAsia" w:hAnsiTheme="minorHAnsi" w:cstheme="minorBidi"/>
              <w:noProof/>
            </w:rPr>
          </w:pPr>
          <w:hyperlink w:anchor="_Toc120523979" w:history="1">
            <w:r w:rsidRPr="00EB4B32">
              <w:rPr>
                <w:rStyle w:val="Hyperlink"/>
                <w:noProof/>
              </w:rPr>
              <w:t>B7. Instrument Calibration</w:t>
            </w:r>
            <w:r w:rsidRPr="00EB4B32">
              <w:rPr>
                <w:rStyle w:val="Hyperlink"/>
                <w:noProof/>
                <w:spacing w:val="-2"/>
              </w:rPr>
              <w:t xml:space="preserve"> </w:t>
            </w:r>
            <w:r w:rsidRPr="00EB4B32">
              <w:rPr>
                <w:rStyle w:val="Hyperlink"/>
                <w:noProof/>
              </w:rPr>
              <w:t>Procedures</w:t>
            </w:r>
            <w:r>
              <w:rPr>
                <w:noProof/>
                <w:webHidden/>
              </w:rPr>
              <w:tab/>
            </w:r>
            <w:r>
              <w:rPr>
                <w:noProof/>
                <w:webHidden/>
              </w:rPr>
              <w:fldChar w:fldCharType="begin"/>
            </w:r>
            <w:r>
              <w:rPr>
                <w:noProof/>
                <w:webHidden/>
              </w:rPr>
              <w:instrText xml:space="preserve"> PAGEREF _Toc120523979 \h </w:instrText>
            </w:r>
            <w:r>
              <w:rPr>
                <w:noProof/>
                <w:webHidden/>
              </w:rPr>
            </w:r>
            <w:r>
              <w:rPr>
                <w:noProof/>
                <w:webHidden/>
              </w:rPr>
              <w:fldChar w:fldCharType="separate"/>
            </w:r>
            <w:r>
              <w:rPr>
                <w:noProof/>
                <w:webHidden/>
              </w:rPr>
              <w:t>34</w:t>
            </w:r>
            <w:r>
              <w:rPr>
                <w:noProof/>
                <w:webHidden/>
              </w:rPr>
              <w:fldChar w:fldCharType="end"/>
            </w:r>
          </w:hyperlink>
        </w:p>
        <w:p w14:paraId="1E1F561B" w14:textId="7223227D" w:rsidR="00996B9A" w:rsidRDefault="00996B9A">
          <w:pPr>
            <w:pStyle w:val="TOC2"/>
            <w:tabs>
              <w:tab w:val="right" w:leader="dot" w:pos="9350"/>
            </w:tabs>
            <w:rPr>
              <w:rFonts w:asciiTheme="minorHAnsi" w:eastAsiaTheme="minorEastAsia" w:hAnsiTheme="minorHAnsi" w:cstheme="minorBidi"/>
              <w:noProof/>
            </w:rPr>
          </w:pPr>
          <w:hyperlink w:anchor="_Toc120523980" w:history="1">
            <w:r w:rsidRPr="00EB4B32">
              <w:rPr>
                <w:rStyle w:val="Hyperlink"/>
                <w:noProof/>
              </w:rPr>
              <w:t>B8. Inspection and Acceptance Requirements for</w:t>
            </w:r>
            <w:r w:rsidRPr="00EB4B32">
              <w:rPr>
                <w:rStyle w:val="Hyperlink"/>
                <w:noProof/>
                <w:spacing w:val="-9"/>
              </w:rPr>
              <w:t xml:space="preserve"> </w:t>
            </w:r>
            <w:r w:rsidRPr="00EB4B32">
              <w:rPr>
                <w:rStyle w:val="Hyperlink"/>
                <w:noProof/>
              </w:rPr>
              <w:t>Supplies</w:t>
            </w:r>
            <w:r>
              <w:rPr>
                <w:noProof/>
                <w:webHidden/>
              </w:rPr>
              <w:tab/>
            </w:r>
            <w:r>
              <w:rPr>
                <w:noProof/>
                <w:webHidden/>
              </w:rPr>
              <w:fldChar w:fldCharType="begin"/>
            </w:r>
            <w:r>
              <w:rPr>
                <w:noProof/>
                <w:webHidden/>
              </w:rPr>
              <w:instrText xml:space="preserve"> PAGEREF _Toc120523980 \h </w:instrText>
            </w:r>
            <w:r>
              <w:rPr>
                <w:noProof/>
                <w:webHidden/>
              </w:rPr>
            </w:r>
            <w:r>
              <w:rPr>
                <w:noProof/>
                <w:webHidden/>
              </w:rPr>
              <w:fldChar w:fldCharType="separate"/>
            </w:r>
            <w:r>
              <w:rPr>
                <w:noProof/>
                <w:webHidden/>
              </w:rPr>
              <w:t>34</w:t>
            </w:r>
            <w:r>
              <w:rPr>
                <w:noProof/>
                <w:webHidden/>
              </w:rPr>
              <w:fldChar w:fldCharType="end"/>
            </w:r>
          </w:hyperlink>
        </w:p>
        <w:p w14:paraId="333710C4" w14:textId="2692BB9C" w:rsidR="00996B9A" w:rsidRDefault="00996B9A">
          <w:pPr>
            <w:pStyle w:val="TOC2"/>
            <w:tabs>
              <w:tab w:val="right" w:leader="dot" w:pos="9350"/>
            </w:tabs>
            <w:rPr>
              <w:rFonts w:asciiTheme="minorHAnsi" w:eastAsiaTheme="minorEastAsia" w:hAnsiTheme="minorHAnsi" w:cstheme="minorBidi"/>
              <w:noProof/>
            </w:rPr>
          </w:pPr>
          <w:hyperlink w:anchor="_Toc120523981" w:history="1">
            <w:r w:rsidRPr="00EB4B32">
              <w:rPr>
                <w:rStyle w:val="Hyperlink"/>
                <w:noProof/>
              </w:rPr>
              <w:t>B9. Data Acquisition Requirements for Non-Direct Measurements</w:t>
            </w:r>
            <w:r>
              <w:rPr>
                <w:noProof/>
                <w:webHidden/>
              </w:rPr>
              <w:tab/>
            </w:r>
            <w:r>
              <w:rPr>
                <w:noProof/>
                <w:webHidden/>
              </w:rPr>
              <w:fldChar w:fldCharType="begin"/>
            </w:r>
            <w:r>
              <w:rPr>
                <w:noProof/>
                <w:webHidden/>
              </w:rPr>
              <w:instrText xml:space="preserve"> PAGEREF _Toc120523981 \h </w:instrText>
            </w:r>
            <w:r>
              <w:rPr>
                <w:noProof/>
                <w:webHidden/>
              </w:rPr>
            </w:r>
            <w:r>
              <w:rPr>
                <w:noProof/>
                <w:webHidden/>
              </w:rPr>
              <w:fldChar w:fldCharType="separate"/>
            </w:r>
            <w:r>
              <w:rPr>
                <w:noProof/>
                <w:webHidden/>
              </w:rPr>
              <w:t>35</w:t>
            </w:r>
            <w:r>
              <w:rPr>
                <w:noProof/>
                <w:webHidden/>
              </w:rPr>
              <w:fldChar w:fldCharType="end"/>
            </w:r>
          </w:hyperlink>
        </w:p>
        <w:p w14:paraId="628B0991" w14:textId="58E27E3C" w:rsidR="00996B9A" w:rsidRDefault="00996B9A">
          <w:pPr>
            <w:pStyle w:val="TOC2"/>
            <w:tabs>
              <w:tab w:val="right" w:leader="dot" w:pos="9350"/>
            </w:tabs>
            <w:rPr>
              <w:rFonts w:asciiTheme="minorHAnsi" w:eastAsiaTheme="minorEastAsia" w:hAnsiTheme="minorHAnsi" w:cstheme="minorBidi"/>
              <w:noProof/>
            </w:rPr>
          </w:pPr>
          <w:hyperlink w:anchor="_Toc120523982" w:history="1">
            <w:r w:rsidRPr="00EB4B32">
              <w:rPr>
                <w:rStyle w:val="Hyperlink"/>
                <w:noProof/>
              </w:rPr>
              <w:t>B10. Data</w:t>
            </w:r>
            <w:r w:rsidRPr="00EB4B32">
              <w:rPr>
                <w:rStyle w:val="Hyperlink"/>
                <w:noProof/>
                <w:spacing w:val="-2"/>
              </w:rPr>
              <w:t xml:space="preserve"> </w:t>
            </w:r>
            <w:r w:rsidRPr="00EB4B32">
              <w:rPr>
                <w:rStyle w:val="Hyperlink"/>
                <w:noProof/>
              </w:rPr>
              <w:t>Management</w:t>
            </w:r>
            <w:r>
              <w:rPr>
                <w:noProof/>
                <w:webHidden/>
              </w:rPr>
              <w:tab/>
            </w:r>
            <w:r>
              <w:rPr>
                <w:noProof/>
                <w:webHidden/>
              </w:rPr>
              <w:fldChar w:fldCharType="begin"/>
            </w:r>
            <w:r>
              <w:rPr>
                <w:noProof/>
                <w:webHidden/>
              </w:rPr>
              <w:instrText xml:space="preserve"> PAGEREF _Toc120523982 \h </w:instrText>
            </w:r>
            <w:r>
              <w:rPr>
                <w:noProof/>
                <w:webHidden/>
              </w:rPr>
            </w:r>
            <w:r>
              <w:rPr>
                <w:noProof/>
                <w:webHidden/>
              </w:rPr>
              <w:fldChar w:fldCharType="separate"/>
            </w:r>
            <w:r>
              <w:rPr>
                <w:noProof/>
                <w:webHidden/>
              </w:rPr>
              <w:t>35</w:t>
            </w:r>
            <w:r>
              <w:rPr>
                <w:noProof/>
                <w:webHidden/>
              </w:rPr>
              <w:fldChar w:fldCharType="end"/>
            </w:r>
          </w:hyperlink>
        </w:p>
        <w:p w14:paraId="0AFADBC4" w14:textId="144960AF" w:rsidR="00996B9A" w:rsidRDefault="00996B9A">
          <w:pPr>
            <w:pStyle w:val="TOC2"/>
            <w:tabs>
              <w:tab w:val="right" w:leader="dot" w:pos="9350"/>
            </w:tabs>
            <w:rPr>
              <w:rFonts w:asciiTheme="minorHAnsi" w:eastAsiaTheme="minorEastAsia" w:hAnsiTheme="minorHAnsi" w:cstheme="minorBidi"/>
              <w:noProof/>
            </w:rPr>
          </w:pPr>
          <w:hyperlink w:anchor="_Toc120523983" w:history="1">
            <w:r w:rsidRPr="00EB4B32">
              <w:rPr>
                <w:rStyle w:val="Hyperlink"/>
                <w:noProof/>
              </w:rPr>
              <w:t>C1. Assessments and Response</w:t>
            </w:r>
            <w:r w:rsidRPr="00EB4B32">
              <w:rPr>
                <w:rStyle w:val="Hyperlink"/>
                <w:noProof/>
                <w:spacing w:val="-2"/>
              </w:rPr>
              <w:t xml:space="preserve"> </w:t>
            </w:r>
            <w:r w:rsidRPr="00EB4B32">
              <w:rPr>
                <w:rStyle w:val="Hyperlink"/>
                <w:noProof/>
              </w:rPr>
              <w:t>Actions</w:t>
            </w:r>
            <w:r>
              <w:rPr>
                <w:noProof/>
                <w:webHidden/>
              </w:rPr>
              <w:tab/>
            </w:r>
            <w:r>
              <w:rPr>
                <w:noProof/>
                <w:webHidden/>
              </w:rPr>
              <w:fldChar w:fldCharType="begin"/>
            </w:r>
            <w:r>
              <w:rPr>
                <w:noProof/>
                <w:webHidden/>
              </w:rPr>
              <w:instrText xml:space="preserve"> PAGEREF _Toc120523983 \h </w:instrText>
            </w:r>
            <w:r>
              <w:rPr>
                <w:noProof/>
                <w:webHidden/>
              </w:rPr>
            </w:r>
            <w:r>
              <w:rPr>
                <w:noProof/>
                <w:webHidden/>
              </w:rPr>
              <w:fldChar w:fldCharType="separate"/>
            </w:r>
            <w:r>
              <w:rPr>
                <w:noProof/>
                <w:webHidden/>
              </w:rPr>
              <w:t>38</w:t>
            </w:r>
            <w:r>
              <w:rPr>
                <w:noProof/>
                <w:webHidden/>
              </w:rPr>
              <w:fldChar w:fldCharType="end"/>
            </w:r>
          </w:hyperlink>
        </w:p>
        <w:p w14:paraId="54CDAABF" w14:textId="652FC4F0" w:rsidR="00996B9A" w:rsidRDefault="00996B9A">
          <w:pPr>
            <w:pStyle w:val="TOC2"/>
            <w:tabs>
              <w:tab w:val="right" w:leader="dot" w:pos="9350"/>
            </w:tabs>
            <w:rPr>
              <w:rFonts w:asciiTheme="minorHAnsi" w:eastAsiaTheme="minorEastAsia" w:hAnsiTheme="minorHAnsi" w:cstheme="minorBidi"/>
              <w:noProof/>
            </w:rPr>
          </w:pPr>
          <w:hyperlink w:anchor="_Toc120523984" w:history="1">
            <w:r w:rsidRPr="00EB4B32">
              <w:rPr>
                <w:rStyle w:val="Hyperlink"/>
                <w:noProof/>
              </w:rPr>
              <w:t>Agency Baseline</w:t>
            </w:r>
            <w:r>
              <w:rPr>
                <w:noProof/>
                <w:webHidden/>
              </w:rPr>
              <w:tab/>
            </w:r>
            <w:r>
              <w:rPr>
                <w:noProof/>
                <w:webHidden/>
              </w:rPr>
              <w:fldChar w:fldCharType="begin"/>
            </w:r>
            <w:r>
              <w:rPr>
                <w:noProof/>
                <w:webHidden/>
              </w:rPr>
              <w:instrText xml:space="preserve"> PAGEREF _Toc120523984 \h </w:instrText>
            </w:r>
            <w:r>
              <w:rPr>
                <w:noProof/>
                <w:webHidden/>
              </w:rPr>
            </w:r>
            <w:r>
              <w:rPr>
                <w:noProof/>
                <w:webHidden/>
              </w:rPr>
              <w:fldChar w:fldCharType="separate"/>
            </w:r>
            <w:r>
              <w:rPr>
                <w:noProof/>
                <w:webHidden/>
              </w:rPr>
              <w:t>40</w:t>
            </w:r>
            <w:r>
              <w:rPr>
                <w:noProof/>
                <w:webHidden/>
              </w:rPr>
              <w:fldChar w:fldCharType="end"/>
            </w:r>
          </w:hyperlink>
        </w:p>
        <w:p w14:paraId="711C323B" w14:textId="6D78FA26" w:rsidR="00996B9A" w:rsidRDefault="00996B9A">
          <w:pPr>
            <w:pStyle w:val="TOC2"/>
            <w:tabs>
              <w:tab w:val="right" w:leader="dot" w:pos="9350"/>
            </w:tabs>
            <w:rPr>
              <w:rFonts w:asciiTheme="minorHAnsi" w:eastAsiaTheme="minorEastAsia" w:hAnsiTheme="minorHAnsi" w:cstheme="minorBidi"/>
              <w:noProof/>
            </w:rPr>
          </w:pPr>
          <w:hyperlink w:anchor="_Toc120523985" w:history="1">
            <w:r w:rsidRPr="00EB4B32">
              <w:rPr>
                <w:rStyle w:val="Hyperlink"/>
                <w:noProof/>
              </w:rPr>
              <w:t>D1. Data Review, Validation, and Verification Requirements</w:t>
            </w:r>
            <w:r>
              <w:rPr>
                <w:noProof/>
                <w:webHidden/>
              </w:rPr>
              <w:tab/>
            </w:r>
            <w:r>
              <w:rPr>
                <w:noProof/>
                <w:webHidden/>
              </w:rPr>
              <w:fldChar w:fldCharType="begin"/>
            </w:r>
            <w:r>
              <w:rPr>
                <w:noProof/>
                <w:webHidden/>
              </w:rPr>
              <w:instrText xml:space="preserve"> PAGEREF _Toc120523985 \h </w:instrText>
            </w:r>
            <w:r>
              <w:rPr>
                <w:noProof/>
                <w:webHidden/>
              </w:rPr>
            </w:r>
            <w:r>
              <w:rPr>
                <w:noProof/>
                <w:webHidden/>
              </w:rPr>
              <w:fldChar w:fldCharType="separate"/>
            </w:r>
            <w:r>
              <w:rPr>
                <w:noProof/>
                <w:webHidden/>
              </w:rPr>
              <w:t>40</w:t>
            </w:r>
            <w:r>
              <w:rPr>
                <w:noProof/>
                <w:webHidden/>
              </w:rPr>
              <w:fldChar w:fldCharType="end"/>
            </w:r>
          </w:hyperlink>
        </w:p>
        <w:p w14:paraId="61C00142" w14:textId="213F0BD6" w:rsidR="00996B9A" w:rsidRDefault="00996B9A">
          <w:pPr>
            <w:pStyle w:val="TOC2"/>
            <w:tabs>
              <w:tab w:val="right" w:leader="dot" w:pos="9350"/>
            </w:tabs>
            <w:rPr>
              <w:rFonts w:asciiTheme="minorHAnsi" w:eastAsiaTheme="minorEastAsia" w:hAnsiTheme="minorHAnsi" w:cstheme="minorBidi"/>
              <w:noProof/>
            </w:rPr>
          </w:pPr>
          <w:hyperlink w:anchor="_Toc120523986" w:history="1">
            <w:r w:rsidRPr="00EB4B32">
              <w:rPr>
                <w:rStyle w:val="Hyperlink"/>
                <w:noProof/>
              </w:rPr>
              <w:t>D2. Validation and Verification Methods</w:t>
            </w:r>
            <w:r>
              <w:rPr>
                <w:noProof/>
                <w:webHidden/>
              </w:rPr>
              <w:tab/>
            </w:r>
            <w:r>
              <w:rPr>
                <w:noProof/>
                <w:webHidden/>
              </w:rPr>
              <w:fldChar w:fldCharType="begin"/>
            </w:r>
            <w:r>
              <w:rPr>
                <w:noProof/>
                <w:webHidden/>
              </w:rPr>
              <w:instrText xml:space="preserve"> PAGEREF _Toc120523986 \h </w:instrText>
            </w:r>
            <w:r>
              <w:rPr>
                <w:noProof/>
                <w:webHidden/>
              </w:rPr>
            </w:r>
            <w:r>
              <w:rPr>
                <w:noProof/>
                <w:webHidden/>
              </w:rPr>
              <w:fldChar w:fldCharType="separate"/>
            </w:r>
            <w:r>
              <w:rPr>
                <w:noProof/>
                <w:webHidden/>
              </w:rPr>
              <w:t>41</w:t>
            </w:r>
            <w:r>
              <w:rPr>
                <w:noProof/>
                <w:webHidden/>
              </w:rPr>
              <w:fldChar w:fldCharType="end"/>
            </w:r>
          </w:hyperlink>
        </w:p>
        <w:p w14:paraId="1DFD3CB0" w14:textId="53559D44" w:rsidR="00996B9A" w:rsidRDefault="00996B9A">
          <w:pPr>
            <w:pStyle w:val="TOC2"/>
            <w:tabs>
              <w:tab w:val="right" w:leader="dot" w:pos="9350"/>
            </w:tabs>
            <w:rPr>
              <w:rFonts w:asciiTheme="minorHAnsi" w:eastAsiaTheme="minorEastAsia" w:hAnsiTheme="minorHAnsi" w:cstheme="minorBidi"/>
              <w:noProof/>
            </w:rPr>
          </w:pPr>
          <w:hyperlink w:anchor="_Toc120523987" w:history="1">
            <w:r w:rsidRPr="00EB4B32">
              <w:rPr>
                <w:rStyle w:val="Hyperlink"/>
                <w:noProof/>
              </w:rPr>
              <w:t>D3. Reconciliation with Data Quality</w:t>
            </w:r>
            <w:r w:rsidRPr="00EB4B32">
              <w:rPr>
                <w:rStyle w:val="Hyperlink"/>
                <w:noProof/>
                <w:spacing w:val="-4"/>
              </w:rPr>
              <w:t xml:space="preserve"> </w:t>
            </w:r>
            <w:r w:rsidRPr="00EB4B32">
              <w:rPr>
                <w:rStyle w:val="Hyperlink"/>
                <w:noProof/>
              </w:rPr>
              <w:t>Objectives</w:t>
            </w:r>
            <w:r>
              <w:rPr>
                <w:noProof/>
                <w:webHidden/>
              </w:rPr>
              <w:tab/>
            </w:r>
            <w:r>
              <w:rPr>
                <w:noProof/>
                <w:webHidden/>
              </w:rPr>
              <w:fldChar w:fldCharType="begin"/>
            </w:r>
            <w:r>
              <w:rPr>
                <w:noProof/>
                <w:webHidden/>
              </w:rPr>
              <w:instrText xml:space="preserve"> PAGEREF _Toc120523987 \h </w:instrText>
            </w:r>
            <w:r>
              <w:rPr>
                <w:noProof/>
                <w:webHidden/>
              </w:rPr>
            </w:r>
            <w:r>
              <w:rPr>
                <w:noProof/>
                <w:webHidden/>
              </w:rPr>
              <w:fldChar w:fldCharType="separate"/>
            </w:r>
            <w:r>
              <w:rPr>
                <w:noProof/>
                <w:webHidden/>
              </w:rPr>
              <w:t>41</w:t>
            </w:r>
            <w:r>
              <w:rPr>
                <w:noProof/>
                <w:webHidden/>
              </w:rPr>
              <w:fldChar w:fldCharType="end"/>
            </w:r>
          </w:hyperlink>
        </w:p>
        <w:p w14:paraId="170DDB25" w14:textId="61A361C6" w:rsidR="00996B9A" w:rsidRDefault="00996B9A">
          <w:pPr>
            <w:pStyle w:val="TOC1"/>
            <w:tabs>
              <w:tab w:val="right" w:leader="dot" w:pos="9350"/>
            </w:tabs>
            <w:rPr>
              <w:rFonts w:asciiTheme="minorHAnsi" w:eastAsiaTheme="minorEastAsia" w:hAnsiTheme="minorHAnsi" w:cstheme="minorBidi"/>
              <w:noProof/>
            </w:rPr>
          </w:pPr>
          <w:hyperlink w:anchor="_Toc120523988" w:history="1">
            <w:r w:rsidRPr="00EB4B32">
              <w:rPr>
                <w:rStyle w:val="Hyperlink"/>
                <w:noProof/>
              </w:rPr>
              <w:t>Appendix A: Technical Advisory Committee</w:t>
            </w:r>
            <w:r>
              <w:rPr>
                <w:noProof/>
                <w:webHidden/>
              </w:rPr>
              <w:tab/>
            </w:r>
            <w:r>
              <w:rPr>
                <w:noProof/>
                <w:webHidden/>
              </w:rPr>
              <w:fldChar w:fldCharType="begin"/>
            </w:r>
            <w:r>
              <w:rPr>
                <w:noProof/>
                <w:webHidden/>
              </w:rPr>
              <w:instrText xml:space="preserve"> PAGEREF _Toc120523988 \h </w:instrText>
            </w:r>
            <w:r>
              <w:rPr>
                <w:noProof/>
                <w:webHidden/>
              </w:rPr>
            </w:r>
            <w:r>
              <w:rPr>
                <w:noProof/>
                <w:webHidden/>
              </w:rPr>
              <w:fldChar w:fldCharType="separate"/>
            </w:r>
            <w:r>
              <w:rPr>
                <w:noProof/>
                <w:webHidden/>
              </w:rPr>
              <w:t>43</w:t>
            </w:r>
            <w:r>
              <w:rPr>
                <w:noProof/>
                <w:webHidden/>
              </w:rPr>
              <w:fldChar w:fldCharType="end"/>
            </w:r>
          </w:hyperlink>
        </w:p>
        <w:p w14:paraId="099CDE8E" w14:textId="65E268AE" w:rsidR="00996B9A" w:rsidRDefault="00996B9A">
          <w:pPr>
            <w:pStyle w:val="TOC2"/>
            <w:tabs>
              <w:tab w:val="right" w:leader="dot" w:pos="9350"/>
            </w:tabs>
            <w:rPr>
              <w:rFonts w:asciiTheme="minorHAnsi" w:eastAsiaTheme="minorEastAsia" w:hAnsiTheme="minorHAnsi" w:cstheme="minorBidi"/>
              <w:noProof/>
            </w:rPr>
          </w:pPr>
          <w:hyperlink w:anchor="_Toc120523989" w:history="1">
            <w:r w:rsidRPr="00EB4B32">
              <w:rPr>
                <w:rStyle w:val="Hyperlink"/>
                <w:noProof/>
              </w:rPr>
              <w:t>Scott Curtin</w:t>
            </w:r>
            <w:r>
              <w:rPr>
                <w:noProof/>
                <w:webHidden/>
              </w:rPr>
              <w:tab/>
            </w:r>
            <w:r>
              <w:rPr>
                <w:noProof/>
                <w:webHidden/>
              </w:rPr>
              <w:fldChar w:fldCharType="begin"/>
            </w:r>
            <w:r>
              <w:rPr>
                <w:noProof/>
                <w:webHidden/>
              </w:rPr>
              <w:instrText xml:space="preserve"> PAGEREF _Toc120523989 \h </w:instrText>
            </w:r>
            <w:r>
              <w:rPr>
                <w:noProof/>
                <w:webHidden/>
              </w:rPr>
            </w:r>
            <w:r>
              <w:rPr>
                <w:noProof/>
                <w:webHidden/>
              </w:rPr>
              <w:fldChar w:fldCharType="separate"/>
            </w:r>
            <w:r>
              <w:rPr>
                <w:noProof/>
                <w:webHidden/>
              </w:rPr>
              <w:t>43</w:t>
            </w:r>
            <w:r>
              <w:rPr>
                <w:noProof/>
                <w:webHidden/>
              </w:rPr>
              <w:fldChar w:fldCharType="end"/>
            </w:r>
          </w:hyperlink>
        </w:p>
        <w:p w14:paraId="6212A555" w14:textId="24BADFF2" w:rsidR="00996B9A" w:rsidRDefault="00996B9A">
          <w:pPr>
            <w:pStyle w:val="TOC2"/>
            <w:tabs>
              <w:tab w:val="right" w:leader="dot" w:pos="9350"/>
            </w:tabs>
            <w:rPr>
              <w:rFonts w:asciiTheme="minorHAnsi" w:eastAsiaTheme="minorEastAsia" w:hAnsiTheme="minorHAnsi" w:cstheme="minorBidi"/>
              <w:noProof/>
            </w:rPr>
          </w:pPr>
          <w:hyperlink w:anchor="_Toc120523990" w:history="1">
            <w:r w:rsidRPr="00EB4B32">
              <w:rPr>
                <w:rStyle w:val="Hyperlink"/>
                <w:noProof/>
              </w:rPr>
              <w:t>Jeff Anderson</w:t>
            </w:r>
            <w:r>
              <w:rPr>
                <w:noProof/>
                <w:webHidden/>
              </w:rPr>
              <w:tab/>
            </w:r>
            <w:r>
              <w:rPr>
                <w:noProof/>
                <w:webHidden/>
              </w:rPr>
              <w:fldChar w:fldCharType="begin"/>
            </w:r>
            <w:r>
              <w:rPr>
                <w:noProof/>
                <w:webHidden/>
              </w:rPr>
              <w:instrText xml:space="preserve"> PAGEREF _Toc120523990 \h </w:instrText>
            </w:r>
            <w:r>
              <w:rPr>
                <w:noProof/>
                <w:webHidden/>
              </w:rPr>
            </w:r>
            <w:r>
              <w:rPr>
                <w:noProof/>
                <w:webHidden/>
              </w:rPr>
              <w:fldChar w:fldCharType="separate"/>
            </w:r>
            <w:r>
              <w:rPr>
                <w:noProof/>
                <w:webHidden/>
              </w:rPr>
              <w:t>43</w:t>
            </w:r>
            <w:r>
              <w:rPr>
                <w:noProof/>
                <w:webHidden/>
              </w:rPr>
              <w:fldChar w:fldCharType="end"/>
            </w:r>
          </w:hyperlink>
        </w:p>
        <w:p w14:paraId="005D8D1E" w14:textId="73330710" w:rsidR="00996B9A" w:rsidRDefault="00996B9A">
          <w:pPr>
            <w:pStyle w:val="TOC2"/>
            <w:tabs>
              <w:tab w:val="right" w:leader="dot" w:pos="9350"/>
            </w:tabs>
            <w:rPr>
              <w:rFonts w:asciiTheme="minorHAnsi" w:eastAsiaTheme="minorEastAsia" w:hAnsiTheme="minorHAnsi" w:cstheme="minorBidi"/>
              <w:noProof/>
            </w:rPr>
          </w:pPr>
          <w:hyperlink w:anchor="_Toc120523991" w:history="1">
            <w:r w:rsidRPr="00EB4B32">
              <w:rPr>
                <w:rStyle w:val="Hyperlink"/>
                <w:noProof/>
              </w:rPr>
              <w:t>Jack Blackwell</w:t>
            </w:r>
            <w:r>
              <w:rPr>
                <w:noProof/>
                <w:webHidden/>
              </w:rPr>
              <w:tab/>
            </w:r>
            <w:r>
              <w:rPr>
                <w:noProof/>
                <w:webHidden/>
              </w:rPr>
              <w:fldChar w:fldCharType="begin"/>
            </w:r>
            <w:r>
              <w:rPr>
                <w:noProof/>
                <w:webHidden/>
              </w:rPr>
              <w:instrText xml:space="preserve"> PAGEREF _Toc120523991 \h </w:instrText>
            </w:r>
            <w:r>
              <w:rPr>
                <w:noProof/>
                <w:webHidden/>
              </w:rPr>
            </w:r>
            <w:r>
              <w:rPr>
                <w:noProof/>
                <w:webHidden/>
              </w:rPr>
              <w:fldChar w:fldCharType="separate"/>
            </w:r>
            <w:r>
              <w:rPr>
                <w:noProof/>
                <w:webHidden/>
              </w:rPr>
              <w:t>43</w:t>
            </w:r>
            <w:r>
              <w:rPr>
                <w:noProof/>
                <w:webHidden/>
              </w:rPr>
              <w:fldChar w:fldCharType="end"/>
            </w:r>
          </w:hyperlink>
        </w:p>
        <w:p w14:paraId="1FFB6635" w14:textId="2D853346" w:rsidR="00996B9A" w:rsidRDefault="00996B9A">
          <w:pPr>
            <w:pStyle w:val="TOC2"/>
            <w:tabs>
              <w:tab w:val="right" w:leader="dot" w:pos="9350"/>
            </w:tabs>
            <w:rPr>
              <w:rFonts w:asciiTheme="minorHAnsi" w:eastAsiaTheme="minorEastAsia" w:hAnsiTheme="minorHAnsi" w:cstheme="minorBidi"/>
              <w:noProof/>
            </w:rPr>
          </w:pPr>
          <w:hyperlink w:anchor="_Toc120523992" w:history="1">
            <w:r w:rsidRPr="00EB4B32">
              <w:rPr>
                <w:rStyle w:val="Hyperlink"/>
                <w:noProof/>
              </w:rPr>
              <w:t>Francisco B</w:t>
            </w:r>
            <w:r w:rsidRPr="00EB4B32">
              <w:rPr>
                <w:rStyle w:val="Hyperlink"/>
                <w:noProof/>
                <w:spacing w:val="-8"/>
              </w:rPr>
              <w:t xml:space="preserve"> </w:t>
            </w:r>
            <w:r w:rsidRPr="00EB4B32">
              <w:rPr>
                <w:rStyle w:val="Hyperlink"/>
                <w:noProof/>
              </w:rPr>
              <w:t>Sanchez</w:t>
            </w:r>
            <w:r>
              <w:rPr>
                <w:noProof/>
                <w:webHidden/>
              </w:rPr>
              <w:tab/>
            </w:r>
            <w:r>
              <w:rPr>
                <w:noProof/>
                <w:webHidden/>
              </w:rPr>
              <w:fldChar w:fldCharType="begin"/>
            </w:r>
            <w:r>
              <w:rPr>
                <w:noProof/>
                <w:webHidden/>
              </w:rPr>
              <w:instrText xml:space="preserve"> PAGEREF _Toc120523992 \h </w:instrText>
            </w:r>
            <w:r>
              <w:rPr>
                <w:noProof/>
                <w:webHidden/>
              </w:rPr>
            </w:r>
            <w:r>
              <w:rPr>
                <w:noProof/>
                <w:webHidden/>
              </w:rPr>
              <w:fldChar w:fldCharType="separate"/>
            </w:r>
            <w:r>
              <w:rPr>
                <w:noProof/>
                <w:webHidden/>
              </w:rPr>
              <w:t>43</w:t>
            </w:r>
            <w:r>
              <w:rPr>
                <w:noProof/>
                <w:webHidden/>
              </w:rPr>
              <w:fldChar w:fldCharType="end"/>
            </w:r>
          </w:hyperlink>
        </w:p>
        <w:p w14:paraId="0A8CBC7A" w14:textId="7C5651F3" w:rsidR="00996B9A" w:rsidRDefault="00996B9A">
          <w:pPr>
            <w:pStyle w:val="TOC2"/>
            <w:tabs>
              <w:tab w:val="right" w:leader="dot" w:pos="9350"/>
            </w:tabs>
            <w:rPr>
              <w:rFonts w:asciiTheme="minorHAnsi" w:eastAsiaTheme="minorEastAsia" w:hAnsiTheme="minorHAnsi" w:cstheme="minorBidi"/>
              <w:noProof/>
            </w:rPr>
          </w:pPr>
          <w:hyperlink w:anchor="_Toc120523993" w:history="1">
            <w:r w:rsidRPr="00EB4B32">
              <w:rPr>
                <w:rStyle w:val="Hyperlink"/>
                <w:noProof/>
              </w:rPr>
              <w:t>Dean Day</w:t>
            </w:r>
            <w:r>
              <w:rPr>
                <w:noProof/>
                <w:webHidden/>
              </w:rPr>
              <w:tab/>
            </w:r>
            <w:r>
              <w:rPr>
                <w:noProof/>
                <w:webHidden/>
              </w:rPr>
              <w:fldChar w:fldCharType="begin"/>
            </w:r>
            <w:r>
              <w:rPr>
                <w:noProof/>
                <w:webHidden/>
              </w:rPr>
              <w:instrText xml:space="preserve"> PAGEREF _Toc120523993 \h </w:instrText>
            </w:r>
            <w:r>
              <w:rPr>
                <w:noProof/>
                <w:webHidden/>
              </w:rPr>
            </w:r>
            <w:r>
              <w:rPr>
                <w:noProof/>
                <w:webHidden/>
              </w:rPr>
              <w:fldChar w:fldCharType="separate"/>
            </w:r>
            <w:r>
              <w:rPr>
                <w:noProof/>
                <w:webHidden/>
              </w:rPr>
              <w:t>43</w:t>
            </w:r>
            <w:r>
              <w:rPr>
                <w:noProof/>
                <w:webHidden/>
              </w:rPr>
              <w:fldChar w:fldCharType="end"/>
            </w:r>
          </w:hyperlink>
        </w:p>
        <w:p w14:paraId="54273F2E" w14:textId="6BEFDCA4" w:rsidR="00996B9A" w:rsidRDefault="00996B9A">
          <w:pPr>
            <w:pStyle w:val="TOC2"/>
            <w:tabs>
              <w:tab w:val="right" w:leader="dot" w:pos="9350"/>
            </w:tabs>
            <w:rPr>
              <w:rFonts w:asciiTheme="minorHAnsi" w:eastAsiaTheme="minorEastAsia" w:hAnsiTheme="minorHAnsi" w:cstheme="minorBidi"/>
              <w:noProof/>
            </w:rPr>
          </w:pPr>
          <w:hyperlink w:anchor="_Toc120523994" w:history="1">
            <w:r w:rsidRPr="00EB4B32">
              <w:rPr>
                <w:rStyle w:val="Hyperlink"/>
                <w:noProof/>
              </w:rPr>
              <w:t>Justin Nelson</w:t>
            </w:r>
            <w:r>
              <w:rPr>
                <w:noProof/>
                <w:webHidden/>
              </w:rPr>
              <w:tab/>
            </w:r>
            <w:r>
              <w:rPr>
                <w:noProof/>
                <w:webHidden/>
              </w:rPr>
              <w:fldChar w:fldCharType="begin"/>
            </w:r>
            <w:r>
              <w:rPr>
                <w:noProof/>
                <w:webHidden/>
              </w:rPr>
              <w:instrText xml:space="preserve"> PAGEREF _Toc120523994 \h </w:instrText>
            </w:r>
            <w:r>
              <w:rPr>
                <w:noProof/>
                <w:webHidden/>
              </w:rPr>
            </w:r>
            <w:r>
              <w:rPr>
                <w:noProof/>
                <w:webHidden/>
              </w:rPr>
              <w:fldChar w:fldCharType="separate"/>
            </w:r>
            <w:r>
              <w:rPr>
                <w:noProof/>
                <w:webHidden/>
              </w:rPr>
              <w:t>43</w:t>
            </w:r>
            <w:r>
              <w:rPr>
                <w:noProof/>
                <w:webHidden/>
              </w:rPr>
              <w:fldChar w:fldCharType="end"/>
            </w:r>
          </w:hyperlink>
        </w:p>
        <w:p w14:paraId="00AF9DA8" w14:textId="66D116EA" w:rsidR="00996B9A" w:rsidRDefault="00996B9A">
          <w:pPr>
            <w:pStyle w:val="TOC2"/>
            <w:tabs>
              <w:tab w:val="right" w:leader="dot" w:pos="9350"/>
            </w:tabs>
            <w:rPr>
              <w:rFonts w:asciiTheme="minorHAnsi" w:eastAsiaTheme="minorEastAsia" w:hAnsiTheme="minorHAnsi" w:cstheme="minorBidi"/>
              <w:noProof/>
            </w:rPr>
          </w:pPr>
          <w:hyperlink w:anchor="_Toc120523995" w:history="1">
            <w:r w:rsidRPr="00EB4B32">
              <w:rPr>
                <w:rStyle w:val="Hyperlink"/>
                <w:noProof/>
              </w:rPr>
              <w:t>Jon Essert</w:t>
            </w:r>
            <w:r>
              <w:rPr>
                <w:noProof/>
                <w:webHidden/>
              </w:rPr>
              <w:tab/>
            </w:r>
            <w:r>
              <w:rPr>
                <w:noProof/>
                <w:webHidden/>
              </w:rPr>
              <w:fldChar w:fldCharType="begin"/>
            </w:r>
            <w:r>
              <w:rPr>
                <w:noProof/>
                <w:webHidden/>
              </w:rPr>
              <w:instrText xml:space="preserve"> PAGEREF _Toc120523995 \h </w:instrText>
            </w:r>
            <w:r>
              <w:rPr>
                <w:noProof/>
                <w:webHidden/>
              </w:rPr>
            </w:r>
            <w:r>
              <w:rPr>
                <w:noProof/>
                <w:webHidden/>
              </w:rPr>
              <w:fldChar w:fldCharType="separate"/>
            </w:r>
            <w:r>
              <w:rPr>
                <w:noProof/>
                <w:webHidden/>
              </w:rPr>
              <w:t>44</w:t>
            </w:r>
            <w:r>
              <w:rPr>
                <w:noProof/>
                <w:webHidden/>
              </w:rPr>
              <w:fldChar w:fldCharType="end"/>
            </w:r>
          </w:hyperlink>
        </w:p>
        <w:p w14:paraId="6C3FF69E" w14:textId="32C7B857" w:rsidR="00996B9A" w:rsidRDefault="00996B9A">
          <w:pPr>
            <w:pStyle w:val="TOC1"/>
            <w:tabs>
              <w:tab w:val="right" w:leader="dot" w:pos="9350"/>
            </w:tabs>
            <w:rPr>
              <w:rFonts w:asciiTheme="minorHAnsi" w:eastAsiaTheme="minorEastAsia" w:hAnsiTheme="minorHAnsi" w:cstheme="minorBidi"/>
              <w:noProof/>
            </w:rPr>
          </w:pPr>
          <w:hyperlink w:anchor="_Toc120523996" w:history="1">
            <w:r w:rsidRPr="00EB4B32">
              <w:rPr>
                <w:rStyle w:val="Hyperlink"/>
                <w:noProof/>
              </w:rPr>
              <w:t>Appendix B: Fieldwork Sampling SOP</w:t>
            </w:r>
            <w:r>
              <w:rPr>
                <w:noProof/>
                <w:webHidden/>
              </w:rPr>
              <w:tab/>
            </w:r>
            <w:r>
              <w:rPr>
                <w:noProof/>
                <w:webHidden/>
              </w:rPr>
              <w:fldChar w:fldCharType="begin"/>
            </w:r>
            <w:r>
              <w:rPr>
                <w:noProof/>
                <w:webHidden/>
              </w:rPr>
              <w:instrText xml:space="preserve"> PAGEREF _Toc120523996 \h </w:instrText>
            </w:r>
            <w:r>
              <w:rPr>
                <w:noProof/>
                <w:webHidden/>
              </w:rPr>
            </w:r>
            <w:r>
              <w:rPr>
                <w:noProof/>
                <w:webHidden/>
              </w:rPr>
              <w:fldChar w:fldCharType="separate"/>
            </w:r>
            <w:r>
              <w:rPr>
                <w:noProof/>
                <w:webHidden/>
              </w:rPr>
              <w:t>45</w:t>
            </w:r>
            <w:r>
              <w:rPr>
                <w:noProof/>
                <w:webHidden/>
              </w:rPr>
              <w:fldChar w:fldCharType="end"/>
            </w:r>
          </w:hyperlink>
        </w:p>
        <w:p w14:paraId="6CE4FB44" w14:textId="1937CA57" w:rsidR="00996B9A" w:rsidRDefault="00996B9A">
          <w:pPr>
            <w:pStyle w:val="TOC1"/>
            <w:tabs>
              <w:tab w:val="right" w:leader="dot" w:pos="9350"/>
            </w:tabs>
            <w:rPr>
              <w:rFonts w:asciiTheme="minorHAnsi" w:eastAsiaTheme="minorEastAsia" w:hAnsiTheme="minorHAnsi" w:cstheme="minorBidi"/>
              <w:noProof/>
            </w:rPr>
          </w:pPr>
          <w:hyperlink w:anchor="_Toc120523997" w:history="1">
            <w:r w:rsidRPr="00EB4B32">
              <w:rPr>
                <w:rStyle w:val="Hyperlink"/>
                <w:noProof/>
              </w:rPr>
              <w:t>Appendix C: Kenai River Watershed Water Quality Monitoring Field Data Form KWF-WQ Form 6.1</w:t>
            </w:r>
            <w:r>
              <w:rPr>
                <w:noProof/>
                <w:webHidden/>
              </w:rPr>
              <w:tab/>
            </w:r>
            <w:r>
              <w:rPr>
                <w:noProof/>
                <w:webHidden/>
              </w:rPr>
              <w:fldChar w:fldCharType="begin"/>
            </w:r>
            <w:r>
              <w:rPr>
                <w:noProof/>
                <w:webHidden/>
              </w:rPr>
              <w:instrText xml:space="preserve"> PAGEREF _Toc120523997 \h </w:instrText>
            </w:r>
            <w:r>
              <w:rPr>
                <w:noProof/>
                <w:webHidden/>
              </w:rPr>
            </w:r>
            <w:r>
              <w:rPr>
                <w:noProof/>
                <w:webHidden/>
              </w:rPr>
              <w:fldChar w:fldCharType="separate"/>
            </w:r>
            <w:r>
              <w:rPr>
                <w:noProof/>
                <w:webHidden/>
              </w:rPr>
              <w:t>53</w:t>
            </w:r>
            <w:r>
              <w:rPr>
                <w:noProof/>
                <w:webHidden/>
              </w:rPr>
              <w:fldChar w:fldCharType="end"/>
            </w:r>
          </w:hyperlink>
        </w:p>
        <w:p w14:paraId="27884C6D" w14:textId="4DED789A" w:rsidR="00996B9A" w:rsidRDefault="00996B9A">
          <w:pPr>
            <w:pStyle w:val="TOC1"/>
            <w:tabs>
              <w:tab w:val="right" w:leader="dot" w:pos="9350"/>
            </w:tabs>
            <w:rPr>
              <w:rFonts w:asciiTheme="minorHAnsi" w:eastAsiaTheme="minorEastAsia" w:hAnsiTheme="minorHAnsi" w:cstheme="minorBidi"/>
              <w:noProof/>
            </w:rPr>
          </w:pPr>
          <w:hyperlink w:anchor="_Toc120523998" w:history="1">
            <w:r w:rsidRPr="00EB4B32">
              <w:rPr>
                <w:rStyle w:val="Hyperlink"/>
                <w:noProof/>
              </w:rPr>
              <w:t>Appendix D: Agency Baseline Lab Test Results (KWF: WQ FORM 4)</w:t>
            </w:r>
            <w:r>
              <w:rPr>
                <w:noProof/>
                <w:webHidden/>
              </w:rPr>
              <w:tab/>
            </w:r>
            <w:r>
              <w:rPr>
                <w:noProof/>
                <w:webHidden/>
              </w:rPr>
              <w:fldChar w:fldCharType="begin"/>
            </w:r>
            <w:r>
              <w:rPr>
                <w:noProof/>
                <w:webHidden/>
              </w:rPr>
              <w:instrText xml:space="preserve"> PAGEREF _Toc120523998 \h </w:instrText>
            </w:r>
            <w:r>
              <w:rPr>
                <w:noProof/>
                <w:webHidden/>
              </w:rPr>
            </w:r>
            <w:r>
              <w:rPr>
                <w:noProof/>
                <w:webHidden/>
              </w:rPr>
              <w:fldChar w:fldCharType="separate"/>
            </w:r>
            <w:r>
              <w:rPr>
                <w:noProof/>
                <w:webHidden/>
              </w:rPr>
              <w:t>56</w:t>
            </w:r>
            <w:r>
              <w:rPr>
                <w:noProof/>
                <w:webHidden/>
              </w:rPr>
              <w:fldChar w:fldCharType="end"/>
            </w:r>
          </w:hyperlink>
        </w:p>
        <w:p w14:paraId="32E8BAA7" w14:textId="1069C97F" w:rsidR="00996B9A" w:rsidRDefault="00996B9A">
          <w:pPr>
            <w:pStyle w:val="TOC1"/>
            <w:tabs>
              <w:tab w:val="right" w:leader="dot" w:pos="9350"/>
            </w:tabs>
            <w:rPr>
              <w:rFonts w:asciiTheme="minorHAnsi" w:eastAsiaTheme="minorEastAsia" w:hAnsiTheme="minorHAnsi" w:cstheme="minorBidi"/>
              <w:noProof/>
            </w:rPr>
          </w:pPr>
          <w:hyperlink w:anchor="_Toc120523999" w:history="1">
            <w:r w:rsidRPr="00EB4B32">
              <w:rPr>
                <w:rStyle w:val="Hyperlink"/>
                <w:noProof/>
              </w:rPr>
              <w:t>Appendix E: Hydrolab Downloads</w:t>
            </w:r>
            <w:r>
              <w:rPr>
                <w:noProof/>
                <w:webHidden/>
              </w:rPr>
              <w:tab/>
            </w:r>
            <w:r>
              <w:rPr>
                <w:noProof/>
                <w:webHidden/>
              </w:rPr>
              <w:fldChar w:fldCharType="begin"/>
            </w:r>
            <w:r>
              <w:rPr>
                <w:noProof/>
                <w:webHidden/>
              </w:rPr>
              <w:instrText xml:space="preserve"> PAGEREF _Toc120523999 \h </w:instrText>
            </w:r>
            <w:r>
              <w:rPr>
                <w:noProof/>
                <w:webHidden/>
              </w:rPr>
            </w:r>
            <w:r>
              <w:rPr>
                <w:noProof/>
                <w:webHidden/>
              </w:rPr>
              <w:fldChar w:fldCharType="separate"/>
            </w:r>
            <w:r>
              <w:rPr>
                <w:noProof/>
                <w:webHidden/>
              </w:rPr>
              <w:t>57</w:t>
            </w:r>
            <w:r>
              <w:rPr>
                <w:noProof/>
                <w:webHidden/>
              </w:rPr>
              <w:fldChar w:fldCharType="end"/>
            </w:r>
          </w:hyperlink>
        </w:p>
        <w:p w14:paraId="254D7655" w14:textId="381D9E72" w:rsidR="00996B9A" w:rsidRDefault="00996B9A">
          <w:pPr>
            <w:pStyle w:val="TOC1"/>
            <w:tabs>
              <w:tab w:val="right" w:leader="dot" w:pos="9350"/>
            </w:tabs>
            <w:rPr>
              <w:rFonts w:asciiTheme="minorHAnsi" w:eastAsiaTheme="minorEastAsia" w:hAnsiTheme="minorHAnsi" w:cstheme="minorBidi"/>
              <w:noProof/>
            </w:rPr>
          </w:pPr>
          <w:hyperlink w:anchor="_Toc120524000" w:history="1">
            <w:r w:rsidRPr="00EB4B32">
              <w:rPr>
                <w:rStyle w:val="Hyperlink"/>
                <w:noProof/>
              </w:rPr>
              <w:t>Appendix F: Minisonde Calibration Record (KWF-WQ Form 1)</w:t>
            </w:r>
            <w:r>
              <w:rPr>
                <w:noProof/>
                <w:webHidden/>
              </w:rPr>
              <w:tab/>
            </w:r>
            <w:r>
              <w:rPr>
                <w:noProof/>
                <w:webHidden/>
              </w:rPr>
              <w:fldChar w:fldCharType="begin"/>
            </w:r>
            <w:r>
              <w:rPr>
                <w:noProof/>
                <w:webHidden/>
              </w:rPr>
              <w:instrText xml:space="preserve"> PAGEREF _Toc120524000 \h </w:instrText>
            </w:r>
            <w:r>
              <w:rPr>
                <w:noProof/>
                <w:webHidden/>
              </w:rPr>
            </w:r>
            <w:r>
              <w:rPr>
                <w:noProof/>
                <w:webHidden/>
              </w:rPr>
              <w:fldChar w:fldCharType="separate"/>
            </w:r>
            <w:r>
              <w:rPr>
                <w:noProof/>
                <w:webHidden/>
              </w:rPr>
              <w:t>58</w:t>
            </w:r>
            <w:r>
              <w:rPr>
                <w:noProof/>
                <w:webHidden/>
              </w:rPr>
              <w:fldChar w:fldCharType="end"/>
            </w:r>
          </w:hyperlink>
        </w:p>
        <w:p w14:paraId="27C1504E" w14:textId="430F7878" w:rsidR="00996B9A" w:rsidRDefault="00996B9A">
          <w:pPr>
            <w:pStyle w:val="TOC1"/>
            <w:tabs>
              <w:tab w:val="right" w:leader="dot" w:pos="9350"/>
            </w:tabs>
            <w:rPr>
              <w:rFonts w:asciiTheme="minorHAnsi" w:eastAsiaTheme="minorEastAsia" w:hAnsiTheme="minorHAnsi" w:cstheme="minorBidi"/>
              <w:noProof/>
            </w:rPr>
          </w:pPr>
          <w:hyperlink w:anchor="_Toc120524001" w:history="1">
            <w:r w:rsidRPr="00EB4B32">
              <w:rPr>
                <w:rStyle w:val="Hyperlink"/>
                <w:noProof/>
              </w:rPr>
              <w:t>Appendix G: Stream Temperature Monitoring Field Data Sheet</w:t>
            </w:r>
            <w:r>
              <w:rPr>
                <w:noProof/>
                <w:webHidden/>
              </w:rPr>
              <w:tab/>
            </w:r>
            <w:r>
              <w:rPr>
                <w:noProof/>
                <w:webHidden/>
              </w:rPr>
              <w:fldChar w:fldCharType="begin"/>
            </w:r>
            <w:r>
              <w:rPr>
                <w:noProof/>
                <w:webHidden/>
              </w:rPr>
              <w:instrText xml:space="preserve"> PAGEREF _Toc120524001 \h </w:instrText>
            </w:r>
            <w:r>
              <w:rPr>
                <w:noProof/>
                <w:webHidden/>
              </w:rPr>
            </w:r>
            <w:r>
              <w:rPr>
                <w:noProof/>
                <w:webHidden/>
              </w:rPr>
              <w:fldChar w:fldCharType="separate"/>
            </w:r>
            <w:r>
              <w:rPr>
                <w:noProof/>
                <w:webHidden/>
              </w:rPr>
              <w:t>59</w:t>
            </w:r>
            <w:r>
              <w:rPr>
                <w:noProof/>
                <w:webHidden/>
              </w:rPr>
              <w:fldChar w:fldCharType="end"/>
            </w:r>
          </w:hyperlink>
        </w:p>
        <w:p w14:paraId="3E32875E" w14:textId="6EAE425D" w:rsidR="00996B9A" w:rsidRDefault="00996B9A">
          <w:pPr>
            <w:pStyle w:val="TOC1"/>
            <w:tabs>
              <w:tab w:val="right" w:leader="dot" w:pos="9350"/>
            </w:tabs>
            <w:rPr>
              <w:rFonts w:asciiTheme="minorHAnsi" w:eastAsiaTheme="minorEastAsia" w:hAnsiTheme="minorHAnsi" w:cstheme="minorBidi"/>
              <w:noProof/>
            </w:rPr>
          </w:pPr>
          <w:hyperlink w:anchor="_Toc120524002" w:history="1">
            <w:r w:rsidRPr="00EB4B32">
              <w:rPr>
                <w:rStyle w:val="Hyperlink"/>
                <w:noProof/>
              </w:rPr>
              <w:t>Appendix H: Standard Calibration Procedure for Hydrolab Minisonde MS 5</w:t>
            </w:r>
            <w:r>
              <w:rPr>
                <w:noProof/>
                <w:webHidden/>
              </w:rPr>
              <w:tab/>
            </w:r>
            <w:r>
              <w:rPr>
                <w:noProof/>
                <w:webHidden/>
              </w:rPr>
              <w:fldChar w:fldCharType="begin"/>
            </w:r>
            <w:r>
              <w:rPr>
                <w:noProof/>
                <w:webHidden/>
              </w:rPr>
              <w:instrText xml:space="preserve"> PAGEREF _Toc120524002 \h </w:instrText>
            </w:r>
            <w:r>
              <w:rPr>
                <w:noProof/>
                <w:webHidden/>
              </w:rPr>
            </w:r>
            <w:r>
              <w:rPr>
                <w:noProof/>
                <w:webHidden/>
              </w:rPr>
              <w:fldChar w:fldCharType="separate"/>
            </w:r>
            <w:r>
              <w:rPr>
                <w:noProof/>
                <w:webHidden/>
              </w:rPr>
              <w:t>61</w:t>
            </w:r>
            <w:r>
              <w:rPr>
                <w:noProof/>
                <w:webHidden/>
              </w:rPr>
              <w:fldChar w:fldCharType="end"/>
            </w:r>
          </w:hyperlink>
        </w:p>
        <w:p w14:paraId="3380027B" w14:textId="540B3B5F" w:rsidR="00996B9A" w:rsidRDefault="00996B9A">
          <w:pPr>
            <w:pStyle w:val="TOC1"/>
            <w:tabs>
              <w:tab w:val="right" w:leader="dot" w:pos="9350"/>
            </w:tabs>
            <w:rPr>
              <w:rFonts w:asciiTheme="minorHAnsi" w:eastAsiaTheme="minorEastAsia" w:hAnsiTheme="minorHAnsi" w:cstheme="minorBidi"/>
              <w:noProof/>
            </w:rPr>
          </w:pPr>
          <w:hyperlink w:anchor="_Toc120524003" w:history="1">
            <w:r w:rsidRPr="00EB4B32">
              <w:rPr>
                <w:rStyle w:val="Hyperlink"/>
                <w:noProof/>
              </w:rPr>
              <w:t>Appendix I: YSI Temperature Meter QA</w:t>
            </w:r>
            <w:r>
              <w:rPr>
                <w:noProof/>
                <w:webHidden/>
              </w:rPr>
              <w:tab/>
            </w:r>
            <w:r>
              <w:rPr>
                <w:noProof/>
                <w:webHidden/>
              </w:rPr>
              <w:fldChar w:fldCharType="begin"/>
            </w:r>
            <w:r>
              <w:rPr>
                <w:noProof/>
                <w:webHidden/>
              </w:rPr>
              <w:instrText xml:space="preserve"> PAGEREF _Toc120524003 \h </w:instrText>
            </w:r>
            <w:r>
              <w:rPr>
                <w:noProof/>
                <w:webHidden/>
              </w:rPr>
            </w:r>
            <w:r>
              <w:rPr>
                <w:noProof/>
                <w:webHidden/>
              </w:rPr>
              <w:fldChar w:fldCharType="separate"/>
            </w:r>
            <w:r>
              <w:rPr>
                <w:noProof/>
                <w:webHidden/>
              </w:rPr>
              <w:t>62</w:t>
            </w:r>
            <w:r>
              <w:rPr>
                <w:noProof/>
                <w:webHidden/>
              </w:rPr>
              <w:fldChar w:fldCharType="end"/>
            </w:r>
          </w:hyperlink>
        </w:p>
        <w:p w14:paraId="50EC00A6" w14:textId="4F1F1AE0" w:rsidR="00996B9A" w:rsidRDefault="00996B9A">
          <w:pPr>
            <w:pStyle w:val="TOC1"/>
            <w:tabs>
              <w:tab w:val="right" w:leader="dot" w:pos="9350"/>
            </w:tabs>
            <w:rPr>
              <w:rFonts w:asciiTheme="minorHAnsi" w:eastAsiaTheme="minorEastAsia" w:hAnsiTheme="minorHAnsi" w:cstheme="minorBidi"/>
              <w:noProof/>
            </w:rPr>
          </w:pPr>
          <w:hyperlink w:anchor="_Toc120524004" w:history="1">
            <w:r w:rsidRPr="00EB4B32">
              <w:rPr>
                <w:rStyle w:val="Hyperlink"/>
                <w:noProof/>
              </w:rPr>
              <w:t>Appendix J: Calibration Standards Record Form (KWF: WQ Form 2)</w:t>
            </w:r>
            <w:r>
              <w:rPr>
                <w:noProof/>
                <w:webHidden/>
              </w:rPr>
              <w:tab/>
            </w:r>
            <w:r>
              <w:rPr>
                <w:noProof/>
                <w:webHidden/>
              </w:rPr>
              <w:fldChar w:fldCharType="begin"/>
            </w:r>
            <w:r>
              <w:rPr>
                <w:noProof/>
                <w:webHidden/>
              </w:rPr>
              <w:instrText xml:space="preserve"> PAGEREF _Toc120524004 \h </w:instrText>
            </w:r>
            <w:r>
              <w:rPr>
                <w:noProof/>
                <w:webHidden/>
              </w:rPr>
            </w:r>
            <w:r>
              <w:rPr>
                <w:noProof/>
                <w:webHidden/>
              </w:rPr>
              <w:fldChar w:fldCharType="separate"/>
            </w:r>
            <w:r>
              <w:rPr>
                <w:noProof/>
                <w:webHidden/>
              </w:rPr>
              <w:t>63</w:t>
            </w:r>
            <w:r>
              <w:rPr>
                <w:noProof/>
                <w:webHidden/>
              </w:rPr>
              <w:fldChar w:fldCharType="end"/>
            </w:r>
          </w:hyperlink>
        </w:p>
        <w:p w14:paraId="08E1C397" w14:textId="0BB9D63D" w:rsidR="00996B9A" w:rsidRDefault="00996B9A" w:rsidP="00996B9A">
          <w:pPr>
            <w:pStyle w:val="TOC1"/>
            <w:tabs>
              <w:tab w:val="right" w:leader="dot" w:pos="9350"/>
            </w:tabs>
            <w:rPr>
              <w:rFonts w:asciiTheme="minorHAnsi" w:eastAsiaTheme="minorEastAsia" w:hAnsiTheme="minorHAnsi" w:cstheme="minorBidi"/>
              <w:noProof/>
            </w:rPr>
          </w:pPr>
          <w:hyperlink w:anchor="_Toc120524005" w:history="1">
            <w:r w:rsidRPr="00EB4B32">
              <w:rPr>
                <w:rStyle w:val="Hyperlink"/>
                <w:noProof/>
              </w:rPr>
              <w:t>References</w:t>
            </w:r>
            <w:r>
              <w:rPr>
                <w:noProof/>
                <w:webHidden/>
              </w:rPr>
              <w:tab/>
            </w:r>
            <w:r>
              <w:rPr>
                <w:noProof/>
                <w:webHidden/>
              </w:rPr>
              <w:fldChar w:fldCharType="begin"/>
            </w:r>
            <w:r>
              <w:rPr>
                <w:noProof/>
                <w:webHidden/>
              </w:rPr>
              <w:instrText xml:space="preserve"> PAGEREF _Toc120524005 \h </w:instrText>
            </w:r>
            <w:r>
              <w:rPr>
                <w:noProof/>
                <w:webHidden/>
              </w:rPr>
            </w:r>
            <w:r>
              <w:rPr>
                <w:noProof/>
                <w:webHidden/>
              </w:rPr>
              <w:fldChar w:fldCharType="separate"/>
            </w:r>
            <w:r>
              <w:rPr>
                <w:noProof/>
                <w:webHidden/>
              </w:rPr>
              <w:t>65</w:t>
            </w:r>
            <w:r>
              <w:rPr>
                <w:noProof/>
                <w:webHidden/>
              </w:rPr>
              <w:fldChar w:fldCharType="end"/>
            </w:r>
          </w:hyperlink>
        </w:p>
        <w:p w14:paraId="3C7570A5" w14:textId="019F6782" w:rsidR="00996B9A" w:rsidRDefault="00996B9A">
          <w:pPr>
            <w:pStyle w:val="TOC2"/>
            <w:tabs>
              <w:tab w:val="right" w:leader="dot" w:pos="9350"/>
            </w:tabs>
            <w:rPr>
              <w:rFonts w:asciiTheme="minorHAnsi" w:eastAsiaTheme="minorEastAsia" w:hAnsiTheme="minorHAnsi" w:cstheme="minorBidi"/>
              <w:noProof/>
            </w:rPr>
          </w:pPr>
        </w:p>
        <w:p w14:paraId="1589CB64" w14:textId="48E5F0AF" w:rsidR="00461CAC" w:rsidRDefault="00AB11A8" w:rsidP="00A6199B">
          <w:r>
            <w:rPr>
              <w:b/>
              <w:bCs/>
              <w:noProof/>
            </w:rPr>
            <w:fldChar w:fldCharType="end"/>
          </w:r>
        </w:p>
      </w:sdtContent>
    </w:sdt>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1279A1">
      <w:pPr>
        <w:pStyle w:val="TableofFigures"/>
        <w:tabs>
          <w:tab w:val="right" w:leader="dot" w:pos="9350"/>
        </w:tabs>
        <w:rPr>
          <w:rFonts w:asciiTheme="minorHAnsi" w:eastAsiaTheme="minorEastAsia" w:hAnsiTheme="minorHAnsi" w:cstheme="minorBidi"/>
          <w:noProof/>
        </w:rPr>
      </w:pPr>
      <w:hyperlink w:anchor="_Toc117088109" w:history="1">
        <w:r w:rsidR="006B2794" w:rsidRPr="00377D51">
          <w:rPr>
            <w:rStyle w:val="Hyperlink"/>
            <w:b/>
            <w:noProof/>
          </w:rPr>
          <w:t>Table 2. Data Quality Objectives for Electronic Instruments</w:t>
        </w:r>
        <w:r w:rsidR="006B2794">
          <w:rPr>
            <w:noProof/>
            <w:webHidden/>
          </w:rPr>
          <w:tab/>
        </w:r>
        <w:r w:rsidR="006B2794">
          <w:rPr>
            <w:noProof/>
            <w:webHidden/>
          </w:rPr>
          <w:fldChar w:fldCharType="begin"/>
        </w:r>
        <w:r w:rsidR="006B2794">
          <w:rPr>
            <w:noProof/>
            <w:webHidden/>
          </w:rPr>
          <w:instrText xml:space="preserve"> PAGEREF _Toc117088109 \h </w:instrText>
        </w:r>
        <w:r w:rsidR="006B2794">
          <w:rPr>
            <w:noProof/>
            <w:webHidden/>
          </w:rPr>
        </w:r>
        <w:r w:rsidR="006B2794">
          <w:rPr>
            <w:noProof/>
            <w:webHidden/>
          </w:rPr>
          <w:fldChar w:fldCharType="separate"/>
        </w:r>
        <w:r w:rsidR="006B2794">
          <w:rPr>
            <w:noProof/>
            <w:webHidden/>
          </w:rPr>
          <w:t>12</w:t>
        </w:r>
        <w:r w:rsidR="006B2794">
          <w:rPr>
            <w:noProof/>
            <w:webHidden/>
          </w:rPr>
          <w:fldChar w:fldCharType="end"/>
        </w:r>
      </w:hyperlink>
    </w:p>
    <w:p w14:paraId="6207DDE5" w14:textId="09871D8B" w:rsidR="006B2794" w:rsidRDefault="001279A1">
      <w:pPr>
        <w:pStyle w:val="TableofFigures"/>
        <w:tabs>
          <w:tab w:val="right" w:leader="dot" w:pos="9350"/>
        </w:tabs>
        <w:rPr>
          <w:rFonts w:asciiTheme="minorHAnsi" w:eastAsiaTheme="minorEastAsia" w:hAnsiTheme="minorHAnsi" w:cstheme="minorBidi"/>
          <w:noProof/>
        </w:rPr>
      </w:pPr>
      <w:hyperlink w:anchor="_Toc117088110" w:history="1">
        <w:r w:rsidR="006B2794" w:rsidRPr="00377D51">
          <w:rPr>
            <w:rStyle w:val="Hyperlink"/>
            <w:b/>
            <w:noProof/>
          </w:rPr>
          <w:t>Table 3. Data Quality Objectives for Hydrocarbons Collected for Agency Baseline (Supplied by SGS) (pg 1 of 2)</w:t>
        </w:r>
        <w:r w:rsidR="006B2794">
          <w:rPr>
            <w:noProof/>
            <w:webHidden/>
          </w:rPr>
          <w:tab/>
        </w:r>
        <w:r w:rsidR="006B2794">
          <w:rPr>
            <w:noProof/>
            <w:webHidden/>
          </w:rPr>
          <w:fldChar w:fldCharType="begin"/>
        </w:r>
        <w:r w:rsidR="006B2794">
          <w:rPr>
            <w:noProof/>
            <w:webHidden/>
          </w:rPr>
          <w:instrText xml:space="preserve"> PAGEREF _Toc117088110 \h </w:instrText>
        </w:r>
        <w:r w:rsidR="006B2794">
          <w:rPr>
            <w:noProof/>
            <w:webHidden/>
          </w:rPr>
        </w:r>
        <w:r w:rsidR="006B2794">
          <w:rPr>
            <w:noProof/>
            <w:webHidden/>
          </w:rPr>
          <w:fldChar w:fldCharType="separate"/>
        </w:r>
        <w:r w:rsidR="006B2794">
          <w:rPr>
            <w:noProof/>
            <w:webHidden/>
          </w:rPr>
          <w:t>13</w:t>
        </w:r>
        <w:r w:rsidR="006B2794">
          <w:rPr>
            <w:noProof/>
            <w:webHidden/>
          </w:rPr>
          <w:fldChar w:fldCharType="end"/>
        </w:r>
      </w:hyperlink>
    </w:p>
    <w:p w14:paraId="62D8863C" w14:textId="5469BA33" w:rsidR="006B2794" w:rsidRDefault="001279A1">
      <w:pPr>
        <w:pStyle w:val="TableofFigures"/>
        <w:tabs>
          <w:tab w:val="right" w:leader="dot" w:pos="9350"/>
        </w:tabs>
        <w:rPr>
          <w:rFonts w:asciiTheme="minorHAnsi" w:eastAsiaTheme="minorEastAsia" w:hAnsiTheme="minorHAnsi" w:cstheme="minorBidi"/>
          <w:noProof/>
        </w:rPr>
      </w:pPr>
      <w:hyperlink w:anchor="_Toc117088111" w:history="1">
        <w:r w:rsidR="006B2794" w:rsidRPr="00377D51">
          <w:rPr>
            <w:rStyle w:val="Hyperlink"/>
            <w:b/>
            <w:noProof/>
          </w:rPr>
          <w:t>Table 4. Data Quality Objectives for Metals Collected for Agency Baseline (Supplied by SGS)</w:t>
        </w:r>
        <w:r w:rsidR="006B2794">
          <w:rPr>
            <w:noProof/>
            <w:webHidden/>
          </w:rPr>
          <w:tab/>
        </w:r>
        <w:r w:rsidR="006B2794">
          <w:rPr>
            <w:noProof/>
            <w:webHidden/>
          </w:rPr>
          <w:fldChar w:fldCharType="begin"/>
        </w:r>
        <w:r w:rsidR="006B2794">
          <w:rPr>
            <w:noProof/>
            <w:webHidden/>
          </w:rPr>
          <w:instrText xml:space="preserve"> PAGEREF _Toc117088111 \h </w:instrText>
        </w:r>
        <w:r w:rsidR="006B2794">
          <w:rPr>
            <w:noProof/>
            <w:webHidden/>
          </w:rPr>
        </w:r>
        <w:r w:rsidR="006B2794">
          <w:rPr>
            <w:noProof/>
            <w:webHidden/>
          </w:rPr>
          <w:fldChar w:fldCharType="separate"/>
        </w:r>
        <w:r w:rsidR="006B2794">
          <w:rPr>
            <w:noProof/>
            <w:webHidden/>
          </w:rPr>
          <w:t>15</w:t>
        </w:r>
        <w:r w:rsidR="006B2794">
          <w:rPr>
            <w:noProof/>
            <w:webHidden/>
          </w:rPr>
          <w:fldChar w:fldCharType="end"/>
        </w:r>
      </w:hyperlink>
    </w:p>
    <w:p w14:paraId="27A2A927" w14:textId="7BEC9337" w:rsidR="006B2794" w:rsidRDefault="001279A1">
      <w:pPr>
        <w:pStyle w:val="TableofFigures"/>
        <w:tabs>
          <w:tab w:val="right" w:leader="dot" w:pos="9350"/>
        </w:tabs>
        <w:rPr>
          <w:rFonts w:asciiTheme="minorHAnsi" w:eastAsiaTheme="minorEastAsia" w:hAnsiTheme="minorHAnsi" w:cstheme="minorBidi"/>
          <w:noProof/>
        </w:rPr>
      </w:pPr>
      <w:hyperlink w:anchor="_Toc117088112" w:history="1">
        <w:r w:rsidR="006B2794" w:rsidRPr="00377D51">
          <w:rPr>
            <w:rStyle w:val="Hyperlink"/>
            <w:b/>
            <w:noProof/>
          </w:rPr>
          <w:t>Table 5. Data Quality Objectives for Nutrients, Fecal Coliform, and Total Suspended Solids (Supplied by Analytica Group F.C., and SGS)</w:t>
        </w:r>
        <w:r w:rsidR="006B2794">
          <w:rPr>
            <w:noProof/>
            <w:webHidden/>
          </w:rPr>
          <w:tab/>
        </w:r>
        <w:r w:rsidR="006B2794">
          <w:rPr>
            <w:noProof/>
            <w:webHidden/>
          </w:rPr>
          <w:fldChar w:fldCharType="begin"/>
        </w:r>
        <w:r w:rsidR="006B2794">
          <w:rPr>
            <w:noProof/>
            <w:webHidden/>
          </w:rPr>
          <w:instrText xml:space="preserve"> PAGEREF _Toc117088112 \h </w:instrText>
        </w:r>
        <w:r w:rsidR="006B2794">
          <w:rPr>
            <w:noProof/>
            <w:webHidden/>
          </w:rPr>
        </w:r>
        <w:r w:rsidR="006B2794">
          <w:rPr>
            <w:noProof/>
            <w:webHidden/>
          </w:rPr>
          <w:fldChar w:fldCharType="separate"/>
        </w:r>
        <w:r w:rsidR="006B2794">
          <w:rPr>
            <w:noProof/>
            <w:webHidden/>
          </w:rPr>
          <w:t>16</w:t>
        </w:r>
        <w:r w:rsidR="006B2794">
          <w:rPr>
            <w:noProof/>
            <w:webHidden/>
          </w:rPr>
          <w:fldChar w:fldCharType="end"/>
        </w:r>
      </w:hyperlink>
    </w:p>
    <w:p w14:paraId="61F1E377" w14:textId="04A3EAD4" w:rsidR="00F11515" w:rsidRPr="00307E5C" w:rsidRDefault="009A297F" w:rsidP="00A6199B">
      <w:pPr>
        <w:rPr>
          <w:sz w:val="24"/>
          <w:szCs w:val="24"/>
        </w:rPr>
      </w:pPr>
      <w:r w:rsidRPr="003A34EF">
        <w:rPr>
          <w:sz w:val="24"/>
          <w:szCs w:val="24"/>
        </w:rPr>
        <w:fldChar w:fldCharType="end"/>
      </w:r>
    </w:p>
    <w:p w14:paraId="17B03E6D" w14:textId="77777777" w:rsidR="00F11515" w:rsidRDefault="00F11515" w:rsidP="00307E5C">
      <w:pPr>
        <w:pStyle w:val="TOCHeading"/>
      </w:pPr>
      <w:r>
        <w:t>Figures</w:t>
      </w:r>
    </w:p>
    <w:p w14:paraId="250672E0" w14:textId="0A2EB487" w:rsidR="002968DF" w:rsidRDefault="00307E5C">
      <w:pPr>
        <w:pStyle w:val="TableofFigures"/>
        <w:tabs>
          <w:tab w:val="right" w:leader="dot" w:pos="9350"/>
        </w:tabs>
        <w:rPr>
          <w:rFonts w:asciiTheme="minorHAnsi" w:eastAsiaTheme="minorEastAsia" w:hAnsiTheme="minorHAnsi" w:cstheme="minorBidi"/>
          <w:noProof/>
        </w:rPr>
      </w:pPr>
      <w:r w:rsidRPr="00307E5C">
        <w:fldChar w:fldCharType="begin"/>
      </w:r>
      <w:r w:rsidRPr="00307E5C">
        <w:instrText xml:space="preserve"> TOC \h \z \c "Figure" </w:instrText>
      </w:r>
      <w:r w:rsidRPr="00307E5C">
        <w:fldChar w:fldCharType="separate"/>
      </w:r>
      <w:hyperlink w:anchor="_Toc118195315" w:history="1">
        <w:r w:rsidR="002968DF" w:rsidRPr="00875C9D">
          <w:rPr>
            <w:rStyle w:val="Hyperlink"/>
            <w:noProof/>
          </w:rPr>
          <w:t>Figure 1. Project management organization</w:t>
        </w:r>
        <w:r w:rsidR="002968DF">
          <w:rPr>
            <w:noProof/>
            <w:webHidden/>
          </w:rPr>
          <w:tab/>
        </w:r>
        <w:r w:rsidR="002968DF">
          <w:rPr>
            <w:noProof/>
            <w:webHidden/>
          </w:rPr>
          <w:fldChar w:fldCharType="begin"/>
        </w:r>
        <w:r w:rsidR="002968DF">
          <w:rPr>
            <w:noProof/>
            <w:webHidden/>
          </w:rPr>
          <w:instrText xml:space="preserve"> PAGEREF _Toc118195315 \h </w:instrText>
        </w:r>
        <w:r w:rsidR="002968DF">
          <w:rPr>
            <w:noProof/>
            <w:webHidden/>
          </w:rPr>
        </w:r>
        <w:r w:rsidR="002968DF">
          <w:rPr>
            <w:noProof/>
            <w:webHidden/>
          </w:rPr>
          <w:fldChar w:fldCharType="separate"/>
        </w:r>
        <w:r w:rsidR="002968DF">
          <w:rPr>
            <w:noProof/>
            <w:webHidden/>
          </w:rPr>
          <w:t>6</w:t>
        </w:r>
        <w:r w:rsidR="002968DF">
          <w:rPr>
            <w:noProof/>
            <w:webHidden/>
          </w:rPr>
          <w:fldChar w:fldCharType="end"/>
        </w:r>
      </w:hyperlink>
    </w:p>
    <w:p w14:paraId="0371BC44" w14:textId="0488963B" w:rsidR="002968DF" w:rsidRDefault="001279A1">
      <w:pPr>
        <w:pStyle w:val="TableofFigures"/>
        <w:tabs>
          <w:tab w:val="right" w:leader="dot" w:pos="9350"/>
        </w:tabs>
        <w:rPr>
          <w:rFonts w:asciiTheme="minorHAnsi" w:eastAsiaTheme="minorEastAsia" w:hAnsiTheme="minorHAnsi" w:cstheme="minorBidi"/>
          <w:noProof/>
        </w:rPr>
      </w:pPr>
      <w:hyperlink w:anchor="_Toc118195316" w:history="1">
        <w:r w:rsidR="002968DF" w:rsidRPr="00875C9D">
          <w:rPr>
            <w:rStyle w:val="Hyperlink"/>
            <w:noProof/>
          </w:rPr>
          <w:t>Figure 2. Map of the multi-agency baseline sample locations and the Kenai River watershed.</w:t>
        </w:r>
        <w:r w:rsidR="002968DF">
          <w:rPr>
            <w:noProof/>
            <w:webHidden/>
          </w:rPr>
          <w:tab/>
        </w:r>
        <w:r w:rsidR="002968DF">
          <w:rPr>
            <w:noProof/>
            <w:webHidden/>
          </w:rPr>
          <w:fldChar w:fldCharType="begin"/>
        </w:r>
        <w:r w:rsidR="002968DF">
          <w:rPr>
            <w:noProof/>
            <w:webHidden/>
          </w:rPr>
          <w:instrText xml:space="preserve"> PAGEREF _Toc118195316 \h </w:instrText>
        </w:r>
        <w:r w:rsidR="002968DF">
          <w:rPr>
            <w:noProof/>
            <w:webHidden/>
          </w:rPr>
        </w:r>
        <w:r w:rsidR="002968DF">
          <w:rPr>
            <w:noProof/>
            <w:webHidden/>
          </w:rPr>
          <w:fldChar w:fldCharType="separate"/>
        </w:r>
        <w:r w:rsidR="002968DF">
          <w:rPr>
            <w:noProof/>
            <w:webHidden/>
          </w:rPr>
          <w:t>24</w:t>
        </w:r>
        <w:r w:rsidR="002968DF">
          <w:rPr>
            <w:noProof/>
            <w:webHidden/>
          </w:rPr>
          <w:fldChar w:fldCharType="end"/>
        </w:r>
      </w:hyperlink>
    </w:p>
    <w:p w14:paraId="3D503BB8" w14:textId="004A135C" w:rsidR="002968DF" w:rsidRDefault="001279A1">
      <w:pPr>
        <w:pStyle w:val="TableofFigures"/>
        <w:tabs>
          <w:tab w:val="right" w:leader="dot" w:pos="9350"/>
        </w:tabs>
        <w:rPr>
          <w:rFonts w:asciiTheme="minorHAnsi" w:eastAsiaTheme="minorEastAsia" w:hAnsiTheme="minorHAnsi" w:cstheme="minorBidi"/>
          <w:noProof/>
        </w:rPr>
      </w:pPr>
      <w:hyperlink w:anchor="_Toc118195317" w:history="1">
        <w:r w:rsidR="002968DF" w:rsidRPr="00875C9D">
          <w:rPr>
            <w:rStyle w:val="Hyperlink"/>
            <w:b/>
            <w:noProof/>
          </w:rPr>
          <w:t>Figure 3. Sample Container Label</w:t>
        </w:r>
        <w:r w:rsidR="002968DF">
          <w:rPr>
            <w:noProof/>
            <w:webHidden/>
          </w:rPr>
          <w:tab/>
        </w:r>
        <w:r w:rsidR="002968DF">
          <w:rPr>
            <w:noProof/>
            <w:webHidden/>
          </w:rPr>
          <w:fldChar w:fldCharType="begin"/>
        </w:r>
        <w:r w:rsidR="002968DF">
          <w:rPr>
            <w:noProof/>
            <w:webHidden/>
          </w:rPr>
          <w:instrText xml:space="preserve"> PAGEREF _Toc118195317 \h </w:instrText>
        </w:r>
        <w:r w:rsidR="002968DF">
          <w:rPr>
            <w:noProof/>
            <w:webHidden/>
          </w:rPr>
        </w:r>
        <w:r w:rsidR="002968DF">
          <w:rPr>
            <w:noProof/>
            <w:webHidden/>
          </w:rPr>
          <w:fldChar w:fldCharType="separate"/>
        </w:r>
        <w:r w:rsidR="002968DF">
          <w:rPr>
            <w:noProof/>
            <w:webHidden/>
          </w:rPr>
          <w:t>27</w:t>
        </w:r>
        <w:r w:rsidR="002968DF">
          <w:rPr>
            <w:noProof/>
            <w:webHidden/>
          </w:rPr>
          <w:fldChar w:fldCharType="end"/>
        </w:r>
      </w:hyperlink>
    </w:p>
    <w:p w14:paraId="4A0FD277" w14:textId="2A18DABC" w:rsidR="002968DF" w:rsidRDefault="001279A1">
      <w:pPr>
        <w:pStyle w:val="TableofFigures"/>
        <w:tabs>
          <w:tab w:val="right" w:leader="dot" w:pos="9350"/>
        </w:tabs>
        <w:rPr>
          <w:rFonts w:asciiTheme="minorHAnsi" w:eastAsiaTheme="minorEastAsia" w:hAnsiTheme="minorHAnsi" w:cstheme="minorBidi"/>
          <w:noProof/>
        </w:rPr>
      </w:pPr>
      <w:hyperlink w:anchor="_Toc118195318" w:history="1">
        <w:r w:rsidR="002968DF" w:rsidRPr="00875C9D">
          <w:rPr>
            <w:rStyle w:val="Hyperlink"/>
            <w:b/>
            <w:noProof/>
          </w:rPr>
          <w:t>Figure 4. Data management and evaluation flowchart for Kenai River Agency Baseline Water  Quality Monitoring Project.</w:t>
        </w:r>
        <w:r w:rsidR="002968DF">
          <w:rPr>
            <w:noProof/>
            <w:webHidden/>
          </w:rPr>
          <w:tab/>
        </w:r>
        <w:r w:rsidR="002968DF">
          <w:rPr>
            <w:noProof/>
            <w:webHidden/>
          </w:rPr>
          <w:fldChar w:fldCharType="begin"/>
        </w:r>
        <w:r w:rsidR="002968DF">
          <w:rPr>
            <w:noProof/>
            <w:webHidden/>
          </w:rPr>
          <w:instrText xml:space="preserve"> PAGEREF _Toc118195318 \h </w:instrText>
        </w:r>
        <w:r w:rsidR="002968DF">
          <w:rPr>
            <w:noProof/>
            <w:webHidden/>
          </w:rPr>
        </w:r>
        <w:r w:rsidR="002968DF">
          <w:rPr>
            <w:noProof/>
            <w:webHidden/>
          </w:rPr>
          <w:fldChar w:fldCharType="separate"/>
        </w:r>
        <w:r w:rsidR="002968DF">
          <w:rPr>
            <w:noProof/>
            <w:webHidden/>
          </w:rPr>
          <w:t>36</w:t>
        </w:r>
        <w:r w:rsidR="002968DF">
          <w:rPr>
            <w:noProof/>
            <w:webHidden/>
          </w:rPr>
          <w:fldChar w:fldCharType="end"/>
        </w:r>
      </w:hyperlink>
    </w:p>
    <w:p w14:paraId="5F57882E" w14:textId="556559C9" w:rsidR="00F11515" w:rsidRPr="00307E5C" w:rsidRDefault="00307E5C" w:rsidP="00A6199B">
      <w:r w:rsidRPr="00307E5C">
        <w:fldChar w:fldCharType="end"/>
      </w:r>
    </w:p>
    <w:p w14:paraId="3C102979" w14:textId="55EB7D4C" w:rsidR="00F11515" w:rsidRDefault="00F11515" w:rsidP="00A6199B"/>
    <w:p w14:paraId="4632B818" w14:textId="22CD4D08" w:rsidR="00307E5C" w:rsidRDefault="00307E5C" w:rsidP="00A6199B"/>
    <w:p w14:paraId="3910FD5B" w14:textId="77777777" w:rsidR="00307E5C" w:rsidRDefault="00307E5C" w:rsidP="00A6199B"/>
    <w:p w14:paraId="5313DBDA" w14:textId="77777777" w:rsidR="00F11515" w:rsidRDefault="00F11515" w:rsidP="00A6199B"/>
    <w:p w14:paraId="732C671A" w14:textId="77777777" w:rsidR="00F11515" w:rsidRDefault="00F11515" w:rsidP="00A6199B"/>
    <w:p w14:paraId="097C5645" w14:textId="34F8DA1E" w:rsidR="00F11515" w:rsidRDefault="00F11515" w:rsidP="00A6199B"/>
    <w:p w14:paraId="49D4809F" w14:textId="785737CA" w:rsidR="00EC296F" w:rsidRDefault="00EC296F" w:rsidP="00A6199B"/>
    <w:p w14:paraId="45042D07" w14:textId="4C404E11" w:rsidR="00EC296F" w:rsidRDefault="00EC296F" w:rsidP="00A6199B"/>
    <w:p w14:paraId="59FFCAED" w14:textId="4518BD64" w:rsidR="00EC296F" w:rsidRDefault="00EC296F" w:rsidP="00A6199B"/>
    <w:p w14:paraId="61267041" w14:textId="77777777" w:rsidR="00EC296F" w:rsidRDefault="00EC296F" w:rsidP="00A6199B"/>
    <w:p w14:paraId="11ED118C" w14:textId="77777777" w:rsidR="00F11515" w:rsidRDefault="00F11515" w:rsidP="00A6199B"/>
    <w:p w14:paraId="4EC6DBA2" w14:textId="77777777" w:rsidR="00771F2F" w:rsidRDefault="00F11515" w:rsidP="00524538">
      <w:pPr>
        <w:pStyle w:val="Heading2"/>
        <w:ind w:left="0"/>
      </w:pPr>
      <w:bookmarkStart w:id="12" w:name="_Toc112073500"/>
      <w:bookmarkStart w:id="13" w:name="_Toc120523961"/>
      <w:r>
        <w:lastRenderedPageBreak/>
        <w:t>A2. Acknowledgements</w:t>
      </w:r>
      <w:bookmarkEnd w:id="12"/>
      <w:bookmarkEnd w:id="13"/>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1AAD6008" w:rsidR="00F11515" w:rsidRDefault="00F11515" w:rsidP="00F11515">
      <w:pPr>
        <w:pStyle w:val="Heading2"/>
      </w:pPr>
    </w:p>
    <w:p w14:paraId="0849D466" w14:textId="1365F718" w:rsidR="00EC296F" w:rsidRDefault="00EC296F" w:rsidP="00F11515">
      <w:pPr>
        <w:pStyle w:val="Heading2"/>
      </w:pPr>
    </w:p>
    <w:p w14:paraId="49C5035F" w14:textId="261F416F" w:rsidR="00EC296F" w:rsidRDefault="00EC296F" w:rsidP="00F11515">
      <w:pPr>
        <w:pStyle w:val="Heading2"/>
      </w:pPr>
    </w:p>
    <w:p w14:paraId="181E04B6" w14:textId="52A7753C" w:rsidR="00EC296F" w:rsidRDefault="00EC296F" w:rsidP="00F11515">
      <w:pPr>
        <w:pStyle w:val="Heading2"/>
      </w:pPr>
    </w:p>
    <w:p w14:paraId="7D4964B2" w14:textId="03A90212" w:rsidR="00EC296F" w:rsidRDefault="00EC296F" w:rsidP="00F11515">
      <w:pPr>
        <w:pStyle w:val="Heading2"/>
      </w:pPr>
    </w:p>
    <w:p w14:paraId="05C11454" w14:textId="5B359F4C" w:rsidR="00EC296F" w:rsidRDefault="00EC296F" w:rsidP="00F11515">
      <w:pPr>
        <w:pStyle w:val="Heading2"/>
      </w:pPr>
    </w:p>
    <w:p w14:paraId="332D1D12" w14:textId="64C11C0B" w:rsidR="00EC296F" w:rsidRDefault="00EC296F" w:rsidP="00F11515">
      <w:pPr>
        <w:pStyle w:val="Heading2"/>
      </w:pPr>
    </w:p>
    <w:p w14:paraId="5F5DD066" w14:textId="2D10C34E" w:rsidR="00EC296F" w:rsidRDefault="00EC296F" w:rsidP="00F11515">
      <w:pPr>
        <w:pStyle w:val="Heading2"/>
      </w:pPr>
    </w:p>
    <w:p w14:paraId="7721508A" w14:textId="541BA9BB" w:rsidR="00EC296F" w:rsidRDefault="00EC296F" w:rsidP="00F11515">
      <w:pPr>
        <w:pStyle w:val="Heading2"/>
      </w:pPr>
    </w:p>
    <w:p w14:paraId="444B3E7B" w14:textId="15A8BC78" w:rsidR="00EC296F" w:rsidRDefault="00EC296F" w:rsidP="00F11515">
      <w:pPr>
        <w:pStyle w:val="Heading2"/>
      </w:pPr>
    </w:p>
    <w:p w14:paraId="0552FB86" w14:textId="5B87F26F" w:rsidR="00EC296F" w:rsidRDefault="00EC296F" w:rsidP="00F11515">
      <w:pPr>
        <w:pStyle w:val="Heading2"/>
      </w:pPr>
    </w:p>
    <w:p w14:paraId="096C735B" w14:textId="2092142C" w:rsidR="00EC296F" w:rsidRDefault="00EC296F" w:rsidP="00F11515">
      <w:pPr>
        <w:pStyle w:val="Heading2"/>
      </w:pPr>
    </w:p>
    <w:p w14:paraId="1F1C929C" w14:textId="26312E1C" w:rsidR="00EC296F" w:rsidRDefault="00EC296F" w:rsidP="00F11515">
      <w:pPr>
        <w:pStyle w:val="Heading2"/>
      </w:pPr>
    </w:p>
    <w:p w14:paraId="47C2ADEE" w14:textId="1297616D" w:rsidR="00EC296F" w:rsidRDefault="00EC296F" w:rsidP="00F11515">
      <w:pPr>
        <w:pStyle w:val="Heading2"/>
      </w:pPr>
    </w:p>
    <w:p w14:paraId="54813D88" w14:textId="7D226750" w:rsidR="00EC296F" w:rsidRDefault="00EC296F" w:rsidP="00F11515">
      <w:pPr>
        <w:pStyle w:val="Heading2"/>
      </w:pPr>
    </w:p>
    <w:p w14:paraId="2BE27142" w14:textId="77777777" w:rsidR="00EC296F" w:rsidRDefault="00EC296F"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4" w:name="_Toc112073501"/>
      <w:bookmarkStart w:id="15" w:name="_Toc120523962"/>
      <w:commentRangeStart w:id="16"/>
      <w:r w:rsidRPr="002712EA">
        <w:rPr>
          <w:i w:val="0"/>
        </w:rPr>
        <w:lastRenderedPageBreak/>
        <w:t>A3. Distribution List</w:t>
      </w:r>
      <w:bookmarkEnd w:id="14"/>
      <w:commentRangeEnd w:id="16"/>
      <w:r w:rsidR="00060E62" w:rsidRPr="002712EA">
        <w:rPr>
          <w:rStyle w:val="CommentReference"/>
          <w:b w:val="0"/>
          <w:bCs w:val="0"/>
          <w:i w:val="0"/>
        </w:rPr>
        <w:commentReference w:id="16"/>
      </w:r>
      <w:bookmarkEnd w:id="15"/>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7" w:name="_bookmark1"/>
            <w:bookmarkStart w:id="18" w:name="_Toc117088108"/>
            <w:bookmarkEnd w:id="17"/>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8"/>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060E62">
            <w:pPr>
              <w:pStyle w:val="TableParagraph"/>
              <w:spacing w:before="10"/>
              <w:jc w:val="center"/>
              <w:rPr>
                <w:sz w:val="16"/>
              </w:rPr>
            </w:pPr>
          </w:p>
          <w:p w14:paraId="0259B522" w14:textId="77777777" w:rsidR="00F11515" w:rsidRDefault="00060E62" w:rsidP="00060E62">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9" w:author="Benjamin Meyer" w:date="2022-07-18T07:03:00Z">
              <w:r>
                <w:rPr>
                  <w:sz w:val="18"/>
                </w:rPr>
                <w:fldChar w:fldCharType="end"/>
              </w:r>
            </w:ins>
          </w:p>
        </w:tc>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060E62">
            <w:pPr>
              <w:pStyle w:val="TableParagraph"/>
              <w:spacing w:before="2"/>
              <w:jc w:val="center"/>
              <w:rPr>
                <w:sz w:val="24"/>
              </w:rPr>
            </w:pPr>
          </w:p>
          <w:p w14:paraId="574D0D56" w14:textId="77777777" w:rsidR="00F11515" w:rsidRDefault="00F11515" w:rsidP="00060E62">
            <w:pPr>
              <w:pStyle w:val="TableParagraph"/>
              <w:ind w:left="97"/>
              <w:jc w:val="center"/>
              <w:rPr>
                <w:sz w:val="18"/>
              </w:rPr>
            </w:pPr>
            <w:r>
              <w:rPr>
                <w:sz w:val="18"/>
              </w:rPr>
              <w:t xml:space="preserve">Sarah </w:t>
            </w:r>
            <w:proofErr w:type="spellStart"/>
            <w:r>
              <w:rPr>
                <w:sz w:val="18"/>
              </w:rPr>
              <w:t>Apsens</w:t>
            </w:r>
            <w:proofErr w:type="spellEnd"/>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1279A1" w:rsidP="00CC0B2D">
            <w:pPr>
              <w:pStyle w:val="TableParagraph"/>
              <w:spacing w:before="120"/>
              <w:ind w:left="121"/>
              <w:jc w:val="center"/>
              <w:rPr>
                <w:sz w:val="18"/>
              </w:rPr>
            </w:pPr>
            <w:hyperlink r:id="rId19"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060E62">
            <w:pPr>
              <w:pStyle w:val="TableParagraph"/>
              <w:spacing w:before="10"/>
              <w:jc w:val="center"/>
              <w:rPr>
                <w:sz w:val="29"/>
              </w:rPr>
            </w:pPr>
          </w:p>
          <w:p w14:paraId="76776D14" w14:textId="77777777" w:rsidR="00F11515" w:rsidRDefault="00F11515" w:rsidP="00060E62">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1279A1" w:rsidP="00CC0B2D">
            <w:pPr>
              <w:pStyle w:val="TableParagraph"/>
              <w:spacing w:before="121"/>
              <w:ind w:left="121"/>
              <w:jc w:val="center"/>
              <w:rPr>
                <w:sz w:val="20"/>
              </w:rPr>
            </w:pPr>
            <w:hyperlink r:id="rId20">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060E62">
            <w:pPr>
              <w:pStyle w:val="TableParagraph"/>
              <w:spacing w:before="127"/>
              <w:ind w:left="97" w:right="546"/>
              <w:jc w:val="center"/>
              <w:rPr>
                <w:sz w:val="18"/>
              </w:rPr>
            </w:pPr>
            <w:proofErr w:type="spellStart"/>
            <w:r>
              <w:rPr>
                <w:sz w:val="18"/>
              </w:rPr>
              <w:t>Chandra</w:t>
            </w:r>
            <w:r w:rsidR="00F11515">
              <w:rPr>
                <w:sz w:val="18"/>
              </w:rPr>
              <w:t>McGee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1279A1" w:rsidP="00CC0B2D">
            <w:pPr>
              <w:pStyle w:val="TableParagraph"/>
              <w:spacing w:before="1"/>
              <w:ind w:left="121"/>
              <w:jc w:val="center"/>
              <w:rPr>
                <w:sz w:val="20"/>
              </w:rPr>
            </w:pPr>
            <w:hyperlink r:id="rId21">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060E62">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 xml:space="preserve">Interim </w:t>
            </w:r>
            <w:proofErr w:type="spellStart"/>
            <w:r>
              <w:rPr>
                <w:sz w:val="18"/>
              </w:rPr>
              <w:t>Executive</w:t>
            </w:r>
            <w:r w:rsidR="00F11515">
              <w:rPr>
                <w:sz w:val="18"/>
              </w:rPr>
              <w:t>Director</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1279A1" w:rsidP="00CC0B2D">
            <w:pPr>
              <w:pStyle w:val="TableParagraph"/>
              <w:spacing w:before="121"/>
              <w:ind w:left="121"/>
              <w:jc w:val="center"/>
              <w:rPr>
                <w:sz w:val="18"/>
              </w:rPr>
            </w:pPr>
            <w:hyperlink r:id="rId22"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060E62">
            <w:pPr>
              <w:pStyle w:val="TableParagraph"/>
              <w:spacing w:before="3"/>
              <w:jc w:val="center"/>
              <w:rPr>
                <w:sz w:val="24"/>
              </w:rPr>
            </w:pPr>
          </w:p>
          <w:p w14:paraId="4D9035C5" w14:textId="77777777" w:rsidR="00F11515" w:rsidRDefault="00F11515" w:rsidP="00060E62">
            <w:pPr>
              <w:pStyle w:val="TableParagraph"/>
              <w:ind w:left="97"/>
              <w:jc w:val="center"/>
              <w:rPr>
                <w:sz w:val="18"/>
              </w:rPr>
            </w:pPr>
            <w:r>
              <w:rPr>
                <w:sz w:val="18"/>
              </w:rPr>
              <w:t xml:space="preserve">Sue </w:t>
            </w:r>
            <w:proofErr w:type="spellStart"/>
            <w:r>
              <w:rPr>
                <w:sz w:val="18"/>
              </w:rPr>
              <w:t>Mauger</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054D2488" w:rsidR="00F11515" w:rsidRDefault="00F11515" w:rsidP="00CC0B2D">
            <w:pPr>
              <w:pStyle w:val="TableParagraph"/>
              <w:spacing w:before="176"/>
              <w:ind w:left="122" w:right="366"/>
              <w:rPr>
                <w:sz w:val="18"/>
              </w:rPr>
            </w:pPr>
            <w:r>
              <w:rPr>
                <w:sz w:val="18"/>
              </w:rPr>
              <w:t xml:space="preserve">Cook </w:t>
            </w:r>
            <w:proofErr w:type="spellStart"/>
            <w:r>
              <w:rPr>
                <w:sz w:val="18"/>
              </w:rPr>
              <w:t>Inlet</w:t>
            </w:r>
            <w:r w:rsidR="00880CA6">
              <w:rPr>
                <w:sz w:val="18"/>
              </w:rPr>
              <w:t>k</w:t>
            </w:r>
            <w:r>
              <w:rPr>
                <w:sz w:val="18"/>
              </w:rPr>
              <w:t>eeper</w:t>
            </w:r>
            <w:proofErr w:type="spellEnd"/>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1279A1" w:rsidP="00CC0B2D">
            <w:pPr>
              <w:pStyle w:val="TableParagraph"/>
              <w:spacing w:before="119"/>
              <w:ind w:left="121"/>
              <w:jc w:val="center"/>
              <w:rPr>
                <w:sz w:val="18"/>
              </w:rPr>
            </w:pPr>
            <w:hyperlink r:id="rId23">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060E62">
            <w:pPr>
              <w:pStyle w:val="TableParagraph"/>
              <w:spacing w:before="11"/>
              <w:rPr>
                <w:sz w:val="25"/>
              </w:rPr>
            </w:pPr>
          </w:p>
          <w:p w14:paraId="30D5BEC9" w14:textId="77777777" w:rsidR="00F11515" w:rsidRDefault="00471EAA" w:rsidP="00060E62">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1279A1" w:rsidP="00CC0B2D">
            <w:pPr>
              <w:pStyle w:val="TableParagraph"/>
              <w:ind w:left="121"/>
              <w:jc w:val="center"/>
              <w:rPr>
                <w:sz w:val="18"/>
              </w:rPr>
            </w:pPr>
            <w:hyperlink r:id="rId24"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060E62">
            <w:pPr>
              <w:pStyle w:val="TableParagraph"/>
              <w:jc w:val="center"/>
              <w:rPr>
                <w:sz w:val="20"/>
              </w:rPr>
            </w:pPr>
          </w:p>
          <w:p w14:paraId="3E1E1BDC" w14:textId="77777777" w:rsidR="00F11515" w:rsidRDefault="00F11515" w:rsidP="00060E62">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proofErr w:type="spellStart"/>
            <w:r>
              <w:rPr>
                <w:sz w:val="18"/>
              </w:rPr>
              <w:t>Kenaitze</w:t>
            </w:r>
            <w:proofErr w:type="spellEnd"/>
            <w:r>
              <w:rPr>
                <w:sz w:val="18"/>
              </w:rPr>
              <w:t xml:space="preserv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060E62">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proofErr w:type="spellStart"/>
            <w:r>
              <w:rPr>
                <w:sz w:val="18"/>
              </w:rPr>
              <w:t>Salamatof</w:t>
            </w:r>
            <w:proofErr w:type="spellEnd"/>
            <w:r>
              <w:rPr>
                <w:sz w:val="18"/>
              </w:rPr>
              <w:t xml:space="preserve">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1279A1" w:rsidP="00CC0B2D">
            <w:pPr>
              <w:pStyle w:val="TableParagraph"/>
              <w:spacing w:before="5"/>
              <w:jc w:val="center"/>
              <w:rPr>
                <w:sz w:val="18"/>
                <w:szCs w:val="18"/>
              </w:rPr>
            </w:pPr>
            <w:hyperlink r:id="rId25" w:history="1">
              <w:r w:rsidR="00F11515" w:rsidRPr="009F72AC">
                <w:rPr>
                  <w:rStyle w:val="Hyperlink"/>
                  <w:sz w:val="18"/>
                  <w:szCs w:val="18"/>
                </w:rPr>
                <w:t>ywebber@salamatof.com</w:t>
              </w:r>
            </w:hyperlink>
          </w:p>
        </w:tc>
      </w:tr>
      <w:tr w:rsidR="00880CA6" w14:paraId="3740EB1D" w14:textId="77777777" w:rsidTr="00461CAC">
        <w:trPr>
          <w:trHeight w:val="552"/>
        </w:trPr>
        <w:tc>
          <w:tcPr>
            <w:tcW w:w="1350" w:type="dxa"/>
            <w:tcBorders>
              <w:top w:val="single" w:sz="6" w:space="0" w:color="000000"/>
              <w:bottom w:val="single" w:sz="6" w:space="0" w:color="000000"/>
              <w:right w:val="single" w:sz="6" w:space="0" w:color="000000"/>
            </w:tcBorders>
          </w:tcPr>
          <w:p w14:paraId="636B2F02" w14:textId="77777777" w:rsidR="00880CA6" w:rsidRDefault="00880CA6" w:rsidP="00060E62">
            <w:pPr>
              <w:pStyle w:val="TableParagraph"/>
              <w:jc w:val="center"/>
              <w:rPr>
                <w:sz w:val="20"/>
              </w:rPr>
            </w:pPr>
          </w:p>
        </w:tc>
        <w:tc>
          <w:tcPr>
            <w:tcW w:w="1530" w:type="dxa"/>
            <w:tcBorders>
              <w:top w:val="single" w:sz="6" w:space="0" w:color="000000"/>
              <w:left w:val="single" w:sz="6" w:space="0" w:color="000000"/>
              <w:bottom w:val="single" w:sz="6" w:space="0" w:color="000000"/>
              <w:right w:val="single" w:sz="6" w:space="0" w:color="000000"/>
            </w:tcBorders>
          </w:tcPr>
          <w:p w14:paraId="21F74BDA" w14:textId="1861BA93" w:rsidR="00880CA6" w:rsidRDefault="00880CA6" w:rsidP="00880CA6">
            <w:pPr>
              <w:pStyle w:val="TableParagraph"/>
              <w:rPr>
                <w:sz w:val="20"/>
              </w:rPr>
            </w:pPr>
            <w:r>
              <w:rPr>
                <w:sz w:val="20"/>
              </w:rPr>
              <w:t>City Manager</w:t>
            </w:r>
          </w:p>
        </w:tc>
        <w:tc>
          <w:tcPr>
            <w:tcW w:w="1350" w:type="dxa"/>
            <w:tcBorders>
              <w:top w:val="single" w:sz="6" w:space="0" w:color="000000"/>
              <w:left w:val="single" w:sz="6" w:space="0" w:color="000000"/>
              <w:bottom w:val="single" w:sz="6" w:space="0" w:color="000000"/>
              <w:right w:val="single" w:sz="6" w:space="0" w:color="000000"/>
            </w:tcBorders>
          </w:tcPr>
          <w:p w14:paraId="2725A1CB" w14:textId="0E35BC13" w:rsidR="00880CA6" w:rsidRDefault="00880CA6" w:rsidP="00F11515">
            <w:pPr>
              <w:pStyle w:val="TableParagraph"/>
              <w:spacing w:before="115"/>
              <w:ind w:left="122"/>
              <w:rPr>
                <w:sz w:val="18"/>
              </w:rPr>
            </w:pPr>
            <w:r>
              <w:rPr>
                <w:sz w:val="18"/>
              </w:rPr>
              <w:t>City of Kenai</w:t>
            </w:r>
          </w:p>
        </w:tc>
        <w:tc>
          <w:tcPr>
            <w:tcW w:w="1620" w:type="dxa"/>
            <w:tcBorders>
              <w:top w:val="single" w:sz="6" w:space="0" w:color="000000"/>
              <w:left w:val="single" w:sz="6" w:space="0" w:color="000000"/>
              <w:bottom w:val="single" w:sz="6" w:space="0" w:color="000000"/>
              <w:right w:val="single" w:sz="6" w:space="0" w:color="000000"/>
            </w:tcBorders>
          </w:tcPr>
          <w:p w14:paraId="69BCBA0B" w14:textId="77777777" w:rsidR="00880CA6" w:rsidRPr="009F72AC" w:rsidRDefault="00880CA6"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083A14E9" w14:textId="77777777" w:rsidR="00880CA6" w:rsidRPr="009F72AC" w:rsidRDefault="00880CA6" w:rsidP="00CC0B2D">
            <w:pPr>
              <w:pStyle w:val="TableParagraph"/>
              <w:spacing w:before="5"/>
              <w:jc w:val="center"/>
              <w:rPr>
                <w:sz w:val="18"/>
                <w:szCs w:val="18"/>
              </w:rPr>
            </w:pPr>
          </w:p>
        </w:tc>
      </w:tr>
      <w:tr w:rsidR="00880CA6" w14:paraId="741FB710" w14:textId="77777777" w:rsidTr="00461CAC">
        <w:trPr>
          <w:trHeight w:val="552"/>
        </w:trPr>
        <w:tc>
          <w:tcPr>
            <w:tcW w:w="1350" w:type="dxa"/>
            <w:tcBorders>
              <w:top w:val="single" w:sz="6" w:space="0" w:color="000000"/>
              <w:bottom w:val="single" w:sz="6" w:space="0" w:color="000000"/>
              <w:right w:val="single" w:sz="6" w:space="0" w:color="000000"/>
            </w:tcBorders>
          </w:tcPr>
          <w:p w14:paraId="6E65C808" w14:textId="77777777" w:rsidR="00880CA6" w:rsidRDefault="00880CA6" w:rsidP="00060E62">
            <w:pPr>
              <w:pStyle w:val="TableParagraph"/>
              <w:jc w:val="center"/>
              <w:rPr>
                <w:sz w:val="20"/>
              </w:rPr>
            </w:pPr>
          </w:p>
        </w:tc>
        <w:tc>
          <w:tcPr>
            <w:tcW w:w="1530" w:type="dxa"/>
            <w:tcBorders>
              <w:top w:val="single" w:sz="6" w:space="0" w:color="000000"/>
              <w:left w:val="single" w:sz="6" w:space="0" w:color="000000"/>
              <w:bottom w:val="single" w:sz="6" w:space="0" w:color="000000"/>
              <w:right w:val="single" w:sz="6" w:space="0" w:color="000000"/>
            </w:tcBorders>
          </w:tcPr>
          <w:p w14:paraId="51B7BE56" w14:textId="196F3A5C" w:rsidR="00880CA6" w:rsidRDefault="00880CA6" w:rsidP="00880CA6">
            <w:pPr>
              <w:pStyle w:val="TableParagraph"/>
              <w:rPr>
                <w:sz w:val="20"/>
              </w:rPr>
            </w:pPr>
            <w:r>
              <w:rPr>
                <w:sz w:val="20"/>
              </w:rPr>
              <w:t>City Manager</w:t>
            </w:r>
          </w:p>
        </w:tc>
        <w:tc>
          <w:tcPr>
            <w:tcW w:w="1350" w:type="dxa"/>
            <w:tcBorders>
              <w:top w:val="single" w:sz="6" w:space="0" w:color="000000"/>
              <w:left w:val="single" w:sz="6" w:space="0" w:color="000000"/>
              <w:bottom w:val="single" w:sz="6" w:space="0" w:color="000000"/>
              <w:right w:val="single" w:sz="6" w:space="0" w:color="000000"/>
            </w:tcBorders>
          </w:tcPr>
          <w:p w14:paraId="110DC495" w14:textId="03B08871" w:rsidR="00880CA6" w:rsidRDefault="00880CA6" w:rsidP="00F11515">
            <w:pPr>
              <w:pStyle w:val="TableParagraph"/>
              <w:spacing w:before="115"/>
              <w:ind w:left="122"/>
              <w:rPr>
                <w:sz w:val="18"/>
              </w:rPr>
            </w:pPr>
            <w:r>
              <w:rPr>
                <w:sz w:val="18"/>
              </w:rPr>
              <w:t>City of Soldotna</w:t>
            </w:r>
          </w:p>
        </w:tc>
        <w:tc>
          <w:tcPr>
            <w:tcW w:w="1620" w:type="dxa"/>
            <w:tcBorders>
              <w:top w:val="single" w:sz="6" w:space="0" w:color="000000"/>
              <w:left w:val="single" w:sz="6" w:space="0" w:color="000000"/>
              <w:bottom w:val="single" w:sz="6" w:space="0" w:color="000000"/>
              <w:right w:val="single" w:sz="6" w:space="0" w:color="000000"/>
            </w:tcBorders>
          </w:tcPr>
          <w:p w14:paraId="583B4BB7" w14:textId="77777777" w:rsidR="00880CA6" w:rsidRPr="009F72AC" w:rsidRDefault="00880CA6"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5D47F2C" w14:textId="77777777" w:rsidR="00880CA6" w:rsidRPr="009F72AC" w:rsidRDefault="00880CA6" w:rsidP="00CC0B2D">
            <w:pPr>
              <w:pStyle w:val="TableParagraph"/>
              <w:spacing w:before="5"/>
              <w:jc w:val="center"/>
              <w:rPr>
                <w:sz w:val="18"/>
                <w:szCs w:val="18"/>
              </w:rPr>
            </w:pPr>
          </w:p>
        </w:tc>
      </w:tr>
      <w:tr w:rsidR="00EC296F" w14:paraId="3BA6574C" w14:textId="77777777" w:rsidTr="00461CAC">
        <w:trPr>
          <w:trHeight w:val="552"/>
        </w:trPr>
        <w:tc>
          <w:tcPr>
            <w:tcW w:w="1350" w:type="dxa"/>
            <w:tcBorders>
              <w:top w:val="single" w:sz="6" w:space="0" w:color="000000"/>
              <w:bottom w:val="single" w:sz="6" w:space="0" w:color="000000"/>
              <w:right w:val="single" w:sz="6" w:space="0" w:color="000000"/>
            </w:tcBorders>
          </w:tcPr>
          <w:p w14:paraId="4836A08E" w14:textId="77777777" w:rsidR="00EC296F" w:rsidRDefault="00EC296F" w:rsidP="00060E62">
            <w:pPr>
              <w:pStyle w:val="TableParagraph"/>
              <w:jc w:val="center"/>
              <w:rPr>
                <w:sz w:val="20"/>
              </w:rPr>
            </w:pPr>
          </w:p>
        </w:tc>
        <w:tc>
          <w:tcPr>
            <w:tcW w:w="1530" w:type="dxa"/>
            <w:tcBorders>
              <w:top w:val="single" w:sz="6" w:space="0" w:color="000000"/>
              <w:left w:val="single" w:sz="6" w:space="0" w:color="000000"/>
              <w:bottom w:val="single" w:sz="6" w:space="0" w:color="000000"/>
              <w:right w:val="single" w:sz="6" w:space="0" w:color="000000"/>
            </w:tcBorders>
          </w:tcPr>
          <w:p w14:paraId="72BA3BBA" w14:textId="2DBE478E" w:rsidR="00EC296F" w:rsidRDefault="00EC296F" w:rsidP="00880CA6">
            <w:pPr>
              <w:pStyle w:val="TableParagraph"/>
              <w:rPr>
                <w:sz w:val="20"/>
              </w:rPr>
            </w:pPr>
          </w:p>
        </w:tc>
        <w:tc>
          <w:tcPr>
            <w:tcW w:w="1350" w:type="dxa"/>
            <w:tcBorders>
              <w:top w:val="single" w:sz="6" w:space="0" w:color="000000"/>
              <w:left w:val="single" w:sz="6" w:space="0" w:color="000000"/>
              <w:bottom w:val="single" w:sz="6" w:space="0" w:color="000000"/>
              <w:right w:val="single" w:sz="6" w:space="0" w:color="000000"/>
            </w:tcBorders>
          </w:tcPr>
          <w:p w14:paraId="6D924E19" w14:textId="093EEB0A" w:rsidR="00EC296F" w:rsidRDefault="00880CA6" w:rsidP="00F11515">
            <w:pPr>
              <w:pStyle w:val="TableParagraph"/>
              <w:spacing w:before="115"/>
              <w:ind w:left="122"/>
              <w:rPr>
                <w:sz w:val="18"/>
              </w:rPr>
            </w:pPr>
            <w:r>
              <w:rPr>
                <w:sz w:val="18"/>
              </w:rPr>
              <w:t>EPA</w:t>
            </w:r>
          </w:p>
        </w:tc>
        <w:tc>
          <w:tcPr>
            <w:tcW w:w="1620" w:type="dxa"/>
            <w:tcBorders>
              <w:top w:val="single" w:sz="6" w:space="0" w:color="000000"/>
              <w:left w:val="single" w:sz="6" w:space="0" w:color="000000"/>
              <w:bottom w:val="single" w:sz="6" w:space="0" w:color="000000"/>
              <w:right w:val="single" w:sz="6" w:space="0" w:color="000000"/>
            </w:tcBorders>
          </w:tcPr>
          <w:p w14:paraId="20CAF4EB" w14:textId="77777777" w:rsidR="00EC296F" w:rsidRPr="009F72AC" w:rsidRDefault="00EC296F"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25229B23" w14:textId="77777777" w:rsidR="00EC296F" w:rsidRPr="009F72AC" w:rsidRDefault="00EC296F" w:rsidP="00CC0B2D">
            <w:pPr>
              <w:pStyle w:val="TableParagraph"/>
              <w:spacing w:before="5"/>
              <w:jc w:val="center"/>
              <w:rPr>
                <w:sz w:val="18"/>
                <w:szCs w:val="18"/>
              </w:rPr>
            </w:pPr>
          </w:p>
        </w:tc>
      </w:tr>
      <w:tr w:rsidR="00EC296F" w14:paraId="4B371AF5" w14:textId="77777777" w:rsidTr="00461CAC">
        <w:trPr>
          <w:trHeight w:val="552"/>
        </w:trPr>
        <w:tc>
          <w:tcPr>
            <w:tcW w:w="1350" w:type="dxa"/>
            <w:tcBorders>
              <w:top w:val="single" w:sz="6" w:space="0" w:color="000000"/>
              <w:bottom w:val="single" w:sz="6" w:space="0" w:color="000000"/>
              <w:right w:val="single" w:sz="6" w:space="0" w:color="000000"/>
            </w:tcBorders>
          </w:tcPr>
          <w:p w14:paraId="5365A398" w14:textId="77777777" w:rsidR="00EC296F" w:rsidRDefault="00EC296F" w:rsidP="00060E62">
            <w:pPr>
              <w:pStyle w:val="TableParagraph"/>
              <w:jc w:val="center"/>
              <w:rPr>
                <w:sz w:val="20"/>
              </w:rPr>
            </w:pPr>
          </w:p>
        </w:tc>
        <w:tc>
          <w:tcPr>
            <w:tcW w:w="1530" w:type="dxa"/>
            <w:tcBorders>
              <w:top w:val="single" w:sz="6" w:space="0" w:color="000000"/>
              <w:left w:val="single" w:sz="6" w:space="0" w:color="000000"/>
              <w:bottom w:val="single" w:sz="6" w:space="0" w:color="000000"/>
              <w:right w:val="single" w:sz="6" w:space="0" w:color="000000"/>
            </w:tcBorders>
          </w:tcPr>
          <w:p w14:paraId="7D41E9BD" w14:textId="38A1E42F" w:rsidR="00EC296F" w:rsidRDefault="00880CA6" w:rsidP="00060E62">
            <w:pPr>
              <w:pStyle w:val="TableParagraph"/>
              <w:jc w:val="center"/>
              <w:rPr>
                <w:sz w:val="20"/>
              </w:rPr>
            </w:pPr>
            <w:r>
              <w:rPr>
                <w:sz w:val="20"/>
              </w:rPr>
              <w:t>District Ranger</w:t>
            </w:r>
          </w:p>
        </w:tc>
        <w:tc>
          <w:tcPr>
            <w:tcW w:w="1350" w:type="dxa"/>
            <w:tcBorders>
              <w:top w:val="single" w:sz="6" w:space="0" w:color="000000"/>
              <w:left w:val="single" w:sz="6" w:space="0" w:color="000000"/>
              <w:bottom w:val="single" w:sz="6" w:space="0" w:color="000000"/>
              <w:right w:val="single" w:sz="6" w:space="0" w:color="000000"/>
            </w:tcBorders>
          </w:tcPr>
          <w:p w14:paraId="64B0EA99" w14:textId="27ED52AA" w:rsidR="00EC296F" w:rsidRDefault="00880CA6" w:rsidP="00F11515">
            <w:pPr>
              <w:pStyle w:val="TableParagraph"/>
              <w:spacing w:before="115"/>
              <w:ind w:left="122"/>
              <w:rPr>
                <w:sz w:val="18"/>
              </w:rPr>
            </w:pPr>
            <w:r>
              <w:rPr>
                <w:sz w:val="18"/>
              </w:rPr>
              <w:t>USFS</w:t>
            </w:r>
          </w:p>
        </w:tc>
        <w:tc>
          <w:tcPr>
            <w:tcW w:w="1620" w:type="dxa"/>
            <w:tcBorders>
              <w:top w:val="single" w:sz="6" w:space="0" w:color="000000"/>
              <w:left w:val="single" w:sz="6" w:space="0" w:color="000000"/>
              <w:bottom w:val="single" w:sz="6" w:space="0" w:color="000000"/>
              <w:right w:val="single" w:sz="6" w:space="0" w:color="000000"/>
            </w:tcBorders>
          </w:tcPr>
          <w:p w14:paraId="7224E1FF" w14:textId="16E4AE85" w:rsidR="00EC296F" w:rsidRPr="009F72AC" w:rsidRDefault="00880CA6" w:rsidP="00CC0B2D">
            <w:pPr>
              <w:pStyle w:val="TableParagraph"/>
              <w:jc w:val="center"/>
              <w:rPr>
                <w:sz w:val="18"/>
                <w:szCs w:val="18"/>
              </w:rPr>
            </w:pPr>
            <w:r>
              <w:rPr>
                <w:sz w:val="18"/>
                <w:szCs w:val="18"/>
              </w:rPr>
              <w:t>Seward Ranger District</w:t>
            </w:r>
          </w:p>
        </w:tc>
        <w:tc>
          <w:tcPr>
            <w:tcW w:w="3332" w:type="dxa"/>
            <w:tcBorders>
              <w:top w:val="single" w:sz="6" w:space="0" w:color="000000"/>
              <w:left w:val="single" w:sz="6" w:space="0" w:color="000000"/>
              <w:bottom w:val="single" w:sz="6" w:space="0" w:color="000000"/>
              <w:right w:val="thinThickMediumGap" w:sz="9" w:space="0" w:color="000000"/>
            </w:tcBorders>
          </w:tcPr>
          <w:p w14:paraId="0BFEDB7E" w14:textId="77777777" w:rsidR="00EC296F" w:rsidRPr="009F72AC" w:rsidRDefault="00EC296F" w:rsidP="00CC0B2D">
            <w:pPr>
              <w:pStyle w:val="TableParagraph"/>
              <w:spacing w:before="5"/>
              <w:jc w:val="center"/>
              <w:rPr>
                <w:sz w:val="18"/>
                <w:szCs w:val="18"/>
              </w:rPr>
            </w:pPr>
          </w:p>
        </w:tc>
      </w:tr>
      <w:tr w:rsidR="00880CA6" w14:paraId="476088D3" w14:textId="77777777" w:rsidTr="00461CAC">
        <w:trPr>
          <w:trHeight w:val="552"/>
        </w:trPr>
        <w:tc>
          <w:tcPr>
            <w:tcW w:w="1350" w:type="dxa"/>
            <w:tcBorders>
              <w:top w:val="single" w:sz="6" w:space="0" w:color="000000"/>
              <w:bottom w:val="single" w:sz="6" w:space="0" w:color="000000"/>
              <w:right w:val="single" w:sz="6" w:space="0" w:color="000000"/>
            </w:tcBorders>
          </w:tcPr>
          <w:p w14:paraId="102133C1" w14:textId="469047A1" w:rsidR="00880CA6" w:rsidRDefault="00880CA6" w:rsidP="00060E62">
            <w:pPr>
              <w:pStyle w:val="TableParagraph"/>
              <w:jc w:val="center"/>
              <w:rPr>
                <w:sz w:val="20"/>
              </w:rPr>
            </w:pPr>
            <w:r>
              <w:rPr>
                <w:sz w:val="20"/>
              </w:rPr>
              <w:lastRenderedPageBreak/>
              <w:t>Andy Loranger</w:t>
            </w:r>
          </w:p>
        </w:tc>
        <w:tc>
          <w:tcPr>
            <w:tcW w:w="1530" w:type="dxa"/>
            <w:tcBorders>
              <w:top w:val="single" w:sz="6" w:space="0" w:color="000000"/>
              <w:left w:val="single" w:sz="6" w:space="0" w:color="000000"/>
              <w:bottom w:val="single" w:sz="6" w:space="0" w:color="000000"/>
              <w:right w:val="single" w:sz="6" w:space="0" w:color="000000"/>
            </w:tcBorders>
          </w:tcPr>
          <w:p w14:paraId="64CB24B7" w14:textId="2B477C83" w:rsidR="00880CA6" w:rsidRDefault="00880CA6" w:rsidP="00060E62">
            <w:pPr>
              <w:pStyle w:val="TableParagraph"/>
              <w:jc w:val="center"/>
              <w:rPr>
                <w:sz w:val="20"/>
              </w:rPr>
            </w:pPr>
            <w:r>
              <w:rPr>
                <w:sz w:val="20"/>
              </w:rPr>
              <w:t>Refuge Manager</w:t>
            </w:r>
          </w:p>
        </w:tc>
        <w:tc>
          <w:tcPr>
            <w:tcW w:w="1350" w:type="dxa"/>
            <w:tcBorders>
              <w:top w:val="single" w:sz="6" w:space="0" w:color="000000"/>
              <w:left w:val="single" w:sz="6" w:space="0" w:color="000000"/>
              <w:bottom w:val="single" w:sz="6" w:space="0" w:color="000000"/>
              <w:right w:val="single" w:sz="6" w:space="0" w:color="000000"/>
            </w:tcBorders>
          </w:tcPr>
          <w:p w14:paraId="604C63C2" w14:textId="7D20D7AD" w:rsidR="00880CA6" w:rsidRDefault="00880CA6" w:rsidP="00F11515">
            <w:pPr>
              <w:pStyle w:val="TableParagraph"/>
              <w:spacing w:before="115"/>
              <w:ind w:left="122"/>
              <w:rPr>
                <w:sz w:val="18"/>
              </w:rPr>
            </w:pPr>
            <w:r>
              <w:rPr>
                <w:sz w:val="18"/>
              </w:rPr>
              <w:t>USFWS</w:t>
            </w:r>
          </w:p>
        </w:tc>
        <w:tc>
          <w:tcPr>
            <w:tcW w:w="1620" w:type="dxa"/>
            <w:tcBorders>
              <w:top w:val="single" w:sz="6" w:space="0" w:color="000000"/>
              <w:left w:val="single" w:sz="6" w:space="0" w:color="000000"/>
              <w:bottom w:val="single" w:sz="6" w:space="0" w:color="000000"/>
              <w:right w:val="single" w:sz="6" w:space="0" w:color="000000"/>
            </w:tcBorders>
          </w:tcPr>
          <w:p w14:paraId="6D9BFD2A" w14:textId="26336E24" w:rsidR="00880CA6" w:rsidRDefault="00880CA6" w:rsidP="00CC0B2D">
            <w:pPr>
              <w:pStyle w:val="TableParagraph"/>
              <w:jc w:val="center"/>
              <w:rPr>
                <w:sz w:val="18"/>
                <w:szCs w:val="18"/>
              </w:rPr>
            </w:pPr>
            <w:r>
              <w:rPr>
                <w:sz w:val="18"/>
                <w:szCs w:val="18"/>
              </w:rPr>
              <w:t>KNWR</w:t>
            </w:r>
          </w:p>
        </w:tc>
        <w:tc>
          <w:tcPr>
            <w:tcW w:w="3332" w:type="dxa"/>
            <w:tcBorders>
              <w:top w:val="single" w:sz="6" w:space="0" w:color="000000"/>
              <w:left w:val="single" w:sz="6" w:space="0" w:color="000000"/>
              <w:bottom w:val="single" w:sz="6" w:space="0" w:color="000000"/>
              <w:right w:val="thinThickMediumGap" w:sz="9" w:space="0" w:color="000000"/>
            </w:tcBorders>
          </w:tcPr>
          <w:p w14:paraId="144C1F7C" w14:textId="3CB051FC" w:rsidR="00880CA6" w:rsidRDefault="001C6C66" w:rsidP="00CC0B2D">
            <w:pPr>
              <w:pStyle w:val="TableParagraph"/>
              <w:spacing w:before="5"/>
              <w:jc w:val="center"/>
              <w:rPr>
                <w:sz w:val="18"/>
                <w:szCs w:val="18"/>
              </w:rPr>
            </w:pPr>
            <w:r>
              <w:rPr>
                <w:sz w:val="18"/>
                <w:szCs w:val="18"/>
              </w:rPr>
              <w:t>andy_loranger@fws.gov</w:t>
            </w:r>
          </w:p>
        </w:tc>
      </w:tr>
      <w:tr w:rsidR="00880CA6" w14:paraId="7D974D5E" w14:textId="77777777" w:rsidTr="00461CAC">
        <w:trPr>
          <w:trHeight w:val="552"/>
        </w:trPr>
        <w:tc>
          <w:tcPr>
            <w:tcW w:w="1350" w:type="dxa"/>
            <w:tcBorders>
              <w:top w:val="single" w:sz="6" w:space="0" w:color="000000"/>
              <w:bottom w:val="single" w:sz="6" w:space="0" w:color="000000"/>
              <w:right w:val="single" w:sz="6" w:space="0" w:color="000000"/>
            </w:tcBorders>
          </w:tcPr>
          <w:p w14:paraId="504EA348" w14:textId="12B04159" w:rsidR="00880CA6" w:rsidRDefault="00880CA6" w:rsidP="00060E62">
            <w:pPr>
              <w:pStyle w:val="TableParagraph"/>
              <w:jc w:val="center"/>
              <w:rPr>
                <w:sz w:val="20"/>
              </w:rPr>
            </w:pPr>
            <w:r>
              <w:rPr>
                <w:sz w:val="20"/>
              </w:rPr>
              <w:t>Robert Ruffner</w:t>
            </w:r>
          </w:p>
        </w:tc>
        <w:tc>
          <w:tcPr>
            <w:tcW w:w="1530" w:type="dxa"/>
            <w:tcBorders>
              <w:top w:val="single" w:sz="6" w:space="0" w:color="000000"/>
              <w:left w:val="single" w:sz="6" w:space="0" w:color="000000"/>
              <w:bottom w:val="single" w:sz="6" w:space="0" w:color="000000"/>
              <w:right w:val="single" w:sz="6" w:space="0" w:color="000000"/>
            </w:tcBorders>
          </w:tcPr>
          <w:p w14:paraId="73DAEAF4" w14:textId="07C607CB" w:rsidR="00880CA6" w:rsidRDefault="00880CA6" w:rsidP="00060E62">
            <w:pPr>
              <w:pStyle w:val="TableParagraph"/>
              <w:jc w:val="center"/>
              <w:rPr>
                <w:sz w:val="20"/>
              </w:rPr>
            </w:pPr>
            <w:r>
              <w:rPr>
                <w:sz w:val="20"/>
              </w:rPr>
              <w:t>Director of Planning</w:t>
            </w:r>
          </w:p>
        </w:tc>
        <w:tc>
          <w:tcPr>
            <w:tcW w:w="1350" w:type="dxa"/>
            <w:tcBorders>
              <w:top w:val="single" w:sz="6" w:space="0" w:color="000000"/>
              <w:left w:val="single" w:sz="6" w:space="0" w:color="000000"/>
              <w:bottom w:val="single" w:sz="6" w:space="0" w:color="000000"/>
              <w:right w:val="single" w:sz="6" w:space="0" w:color="000000"/>
            </w:tcBorders>
          </w:tcPr>
          <w:p w14:paraId="30747EC3" w14:textId="63978E7E" w:rsidR="00880CA6" w:rsidRDefault="00880CA6" w:rsidP="00F11515">
            <w:pPr>
              <w:pStyle w:val="TableParagraph"/>
              <w:spacing w:before="115"/>
              <w:ind w:left="122"/>
              <w:rPr>
                <w:sz w:val="18"/>
              </w:rPr>
            </w:pPr>
            <w:r>
              <w:rPr>
                <w:sz w:val="18"/>
              </w:rPr>
              <w:t>KPB</w:t>
            </w:r>
          </w:p>
        </w:tc>
        <w:tc>
          <w:tcPr>
            <w:tcW w:w="1620" w:type="dxa"/>
            <w:tcBorders>
              <w:top w:val="single" w:sz="6" w:space="0" w:color="000000"/>
              <w:left w:val="single" w:sz="6" w:space="0" w:color="000000"/>
              <w:bottom w:val="single" w:sz="6" w:space="0" w:color="000000"/>
              <w:right w:val="single" w:sz="6" w:space="0" w:color="000000"/>
            </w:tcBorders>
          </w:tcPr>
          <w:p w14:paraId="002FDCE1" w14:textId="77777777" w:rsidR="00880CA6" w:rsidRDefault="00880CA6"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473955A4" w14:textId="44D6AA34" w:rsidR="00880CA6" w:rsidRDefault="00880CA6" w:rsidP="00CC0B2D">
            <w:pPr>
              <w:pStyle w:val="TableParagraph"/>
              <w:spacing w:before="5"/>
              <w:jc w:val="center"/>
              <w:rPr>
                <w:sz w:val="18"/>
                <w:szCs w:val="18"/>
              </w:rPr>
            </w:pPr>
            <w:r>
              <w:rPr>
                <w:sz w:val="18"/>
                <w:szCs w:val="18"/>
              </w:rPr>
              <w:t>rruffner@kpb.us</w:t>
            </w:r>
          </w:p>
        </w:tc>
      </w:tr>
      <w:tr w:rsidR="00880CA6" w14:paraId="4241E997" w14:textId="77777777" w:rsidTr="00461CAC">
        <w:trPr>
          <w:trHeight w:val="552"/>
        </w:trPr>
        <w:tc>
          <w:tcPr>
            <w:tcW w:w="1350" w:type="dxa"/>
            <w:tcBorders>
              <w:top w:val="single" w:sz="6" w:space="0" w:color="000000"/>
              <w:bottom w:val="single" w:sz="6" w:space="0" w:color="000000"/>
              <w:right w:val="single" w:sz="6" w:space="0" w:color="000000"/>
            </w:tcBorders>
          </w:tcPr>
          <w:p w14:paraId="3F4242EF" w14:textId="6F9EC47B" w:rsidR="00880CA6" w:rsidRDefault="00880CA6" w:rsidP="00060E62">
            <w:pPr>
              <w:pStyle w:val="TableParagraph"/>
              <w:jc w:val="center"/>
              <w:rPr>
                <w:sz w:val="20"/>
              </w:rPr>
            </w:pPr>
            <w:r>
              <w:rPr>
                <w:sz w:val="20"/>
              </w:rPr>
              <w:t>Project Technical Advisory Committee Members</w:t>
            </w:r>
          </w:p>
        </w:tc>
        <w:tc>
          <w:tcPr>
            <w:tcW w:w="1530" w:type="dxa"/>
            <w:tcBorders>
              <w:top w:val="single" w:sz="6" w:space="0" w:color="000000"/>
              <w:left w:val="single" w:sz="6" w:space="0" w:color="000000"/>
              <w:bottom w:val="single" w:sz="6" w:space="0" w:color="000000"/>
              <w:right w:val="single" w:sz="6" w:space="0" w:color="000000"/>
            </w:tcBorders>
          </w:tcPr>
          <w:p w14:paraId="6C0EA4D9" w14:textId="77777777" w:rsidR="00880CA6" w:rsidRDefault="00880CA6" w:rsidP="00060E62">
            <w:pPr>
              <w:pStyle w:val="TableParagraph"/>
              <w:jc w:val="center"/>
              <w:rPr>
                <w:sz w:val="20"/>
              </w:rPr>
            </w:pPr>
          </w:p>
        </w:tc>
        <w:tc>
          <w:tcPr>
            <w:tcW w:w="1350" w:type="dxa"/>
            <w:tcBorders>
              <w:top w:val="single" w:sz="6" w:space="0" w:color="000000"/>
              <w:left w:val="single" w:sz="6" w:space="0" w:color="000000"/>
              <w:bottom w:val="single" w:sz="6" w:space="0" w:color="000000"/>
              <w:right w:val="single" w:sz="6" w:space="0" w:color="000000"/>
            </w:tcBorders>
          </w:tcPr>
          <w:p w14:paraId="08D70F13" w14:textId="77777777" w:rsidR="00880CA6" w:rsidRDefault="00880CA6" w:rsidP="00F11515">
            <w:pPr>
              <w:pStyle w:val="TableParagraph"/>
              <w:spacing w:before="115"/>
              <w:ind w:left="122"/>
              <w:rPr>
                <w:sz w:val="18"/>
              </w:rPr>
            </w:pPr>
          </w:p>
        </w:tc>
        <w:tc>
          <w:tcPr>
            <w:tcW w:w="1620" w:type="dxa"/>
            <w:tcBorders>
              <w:top w:val="single" w:sz="6" w:space="0" w:color="000000"/>
              <w:left w:val="single" w:sz="6" w:space="0" w:color="000000"/>
              <w:bottom w:val="single" w:sz="6" w:space="0" w:color="000000"/>
              <w:right w:val="single" w:sz="6" w:space="0" w:color="000000"/>
            </w:tcBorders>
          </w:tcPr>
          <w:p w14:paraId="3D69F14B" w14:textId="77777777" w:rsidR="00880CA6" w:rsidRDefault="00880CA6"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245A963A" w14:textId="028C441D" w:rsidR="00880CA6" w:rsidRPr="009F72AC" w:rsidRDefault="00880CA6" w:rsidP="00CC0B2D">
            <w:pPr>
              <w:pStyle w:val="TableParagraph"/>
              <w:spacing w:before="5"/>
              <w:jc w:val="center"/>
              <w:rPr>
                <w:sz w:val="18"/>
                <w:szCs w:val="18"/>
              </w:rPr>
            </w:pPr>
            <w:r>
              <w:rPr>
                <w:sz w:val="18"/>
                <w:szCs w:val="18"/>
              </w:rPr>
              <w:t>See Appendix A for Current List</w:t>
            </w:r>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t>Copies of this Quality Assurance Project Plan will be made available</w:t>
      </w:r>
      <w:r w:rsidR="00116BE7">
        <w:t xml:space="preserve"> onli</w:t>
      </w:r>
      <w:r w:rsidR="00060E62">
        <w:t>ne</w:t>
      </w:r>
      <w:r>
        <w:t xml:space="preserve"> at </w:t>
      </w:r>
      <w:hyperlink r:id="rId26"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20" w:name="_Toc112073502"/>
      <w:bookmarkStart w:id="21" w:name="_Toc120523963"/>
      <w:r>
        <w:t>A4. Project / Task Organization</w:t>
      </w:r>
      <w:bookmarkEnd w:id="20"/>
      <w:bookmarkEnd w:id="21"/>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233ED7" w:rsidRDefault="00233ED7"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233ED7" w:rsidRDefault="00233ED7" w:rsidP="009A297F">
                              <w:pPr>
                                <w:spacing w:before="68"/>
                                <w:ind w:left="376" w:right="376"/>
                                <w:jc w:val="center"/>
                                <w:rPr>
                                  <w:b/>
                                  <w:sz w:val="24"/>
                                </w:rPr>
                              </w:pPr>
                              <w:r>
                                <w:rPr>
                                  <w:b/>
                                  <w:sz w:val="24"/>
                                </w:rPr>
                                <w:t>ADEC QA Officer</w:t>
                              </w:r>
                            </w:p>
                            <w:p w14:paraId="33D170EE" w14:textId="77777777" w:rsidR="00233ED7" w:rsidRDefault="00233ED7"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233ED7" w:rsidRDefault="00233ED7" w:rsidP="009A297F">
                              <w:pPr>
                                <w:spacing w:before="73"/>
                                <w:ind w:left="141"/>
                                <w:rPr>
                                  <w:b/>
                                  <w:sz w:val="24"/>
                                </w:rPr>
                              </w:pPr>
                              <w:r>
                                <w:rPr>
                                  <w:b/>
                                  <w:sz w:val="24"/>
                                </w:rPr>
                                <w:t>ADEC Project Manager</w:t>
                              </w:r>
                            </w:p>
                            <w:p w14:paraId="7AE60ED5" w14:textId="77777777" w:rsidR="00233ED7" w:rsidRDefault="00233ED7"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233ED7" w:rsidRDefault="00233ED7"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233ED7" w:rsidRDefault="00233ED7" w:rsidP="009A297F">
                        <w:pPr>
                          <w:spacing w:before="68"/>
                          <w:ind w:left="376" w:right="376"/>
                          <w:jc w:val="center"/>
                          <w:rPr>
                            <w:b/>
                            <w:sz w:val="24"/>
                          </w:rPr>
                        </w:pPr>
                        <w:r>
                          <w:rPr>
                            <w:b/>
                            <w:sz w:val="24"/>
                          </w:rPr>
                          <w:t>ADEC QA Officer</w:t>
                        </w:r>
                      </w:p>
                      <w:p w14:paraId="33D170EE" w14:textId="77777777" w:rsidR="00233ED7" w:rsidRDefault="00233ED7"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233ED7" w:rsidRDefault="00233ED7" w:rsidP="009A297F">
                        <w:pPr>
                          <w:spacing w:before="73"/>
                          <w:ind w:left="141"/>
                          <w:rPr>
                            <w:b/>
                            <w:sz w:val="24"/>
                          </w:rPr>
                        </w:pPr>
                        <w:r>
                          <w:rPr>
                            <w:b/>
                            <w:sz w:val="24"/>
                          </w:rPr>
                          <w:t>ADEC Project Manager</w:t>
                        </w:r>
                      </w:p>
                      <w:p w14:paraId="7AE60ED5" w14:textId="77777777" w:rsidR="00233ED7" w:rsidRDefault="00233ED7"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233ED7" w:rsidRDefault="00233ED7" w:rsidP="009A297F">
                            <w:pPr>
                              <w:spacing w:before="71" w:line="275" w:lineRule="exact"/>
                              <w:ind w:left="506" w:right="504"/>
                              <w:jc w:val="center"/>
                              <w:rPr>
                                <w:b/>
                                <w:sz w:val="24"/>
                              </w:rPr>
                            </w:pPr>
                            <w:r>
                              <w:rPr>
                                <w:b/>
                                <w:sz w:val="24"/>
                              </w:rPr>
                              <w:t>KWF Sampling Teams</w:t>
                            </w:r>
                          </w:p>
                          <w:p w14:paraId="26C8E144" w14:textId="77777777" w:rsidR="00233ED7" w:rsidRDefault="00233ED7"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233ED7" w:rsidRDefault="00233ED7" w:rsidP="009A297F">
                      <w:pPr>
                        <w:spacing w:before="71" w:line="275" w:lineRule="exact"/>
                        <w:ind w:left="506" w:right="504"/>
                        <w:jc w:val="center"/>
                        <w:rPr>
                          <w:b/>
                          <w:sz w:val="24"/>
                        </w:rPr>
                      </w:pPr>
                      <w:r>
                        <w:rPr>
                          <w:b/>
                          <w:sz w:val="24"/>
                        </w:rPr>
                        <w:t>KWF Sampling Teams</w:t>
                      </w:r>
                    </w:p>
                    <w:p w14:paraId="26C8E144" w14:textId="77777777" w:rsidR="00233ED7" w:rsidRDefault="00233ED7"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7511D5D7" w:rsidR="009A297F" w:rsidRPr="00307E5C" w:rsidRDefault="00307E5C" w:rsidP="00307E5C">
      <w:pPr>
        <w:pStyle w:val="Caption"/>
        <w:jc w:val="center"/>
        <w:rPr>
          <w:i w:val="0"/>
          <w:color w:val="auto"/>
          <w:sz w:val="24"/>
          <w:szCs w:val="24"/>
        </w:rPr>
      </w:pPr>
      <w:bookmarkStart w:id="22" w:name="_Toc118195315"/>
      <w:r w:rsidRPr="00307E5C">
        <w:rPr>
          <w:i w:val="0"/>
          <w:color w:val="auto"/>
          <w:sz w:val="24"/>
          <w:szCs w:val="24"/>
        </w:rPr>
        <w:t xml:space="preserve">Figure </w:t>
      </w:r>
      <w:r w:rsidRPr="00307E5C">
        <w:rPr>
          <w:i w:val="0"/>
          <w:color w:val="auto"/>
          <w:sz w:val="24"/>
          <w:szCs w:val="24"/>
        </w:rPr>
        <w:fldChar w:fldCharType="begin"/>
      </w:r>
      <w:r w:rsidRPr="00307E5C">
        <w:rPr>
          <w:i w:val="0"/>
          <w:color w:val="auto"/>
          <w:sz w:val="24"/>
          <w:szCs w:val="24"/>
        </w:rPr>
        <w:instrText xml:space="preserve"> SEQ Figure \* ARABIC </w:instrText>
      </w:r>
      <w:r w:rsidRPr="00307E5C">
        <w:rPr>
          <w:i w:val="0"/>
          <w:color w:val="auto"/>
          <w:sz w:val="24"/>
          <w:szCs w:val="24"/>
        </w:rPr>
        <w:fldChar w:fldCharType="separate"/>
      </w:r>
      <w:r w:rsidR="00AD3520">
        <w:rPr>
          <w:i w:val="0"/>
          <w:noProof/>
          <w:color w:val="auto"/>
          <w:sz w:val="24"/>
          <w:szCs w:val="24"/>
        </w:rPr>
        <w:t>1</w:t>
      </w:r>
      <w:r w:rsidRPr="00307E5C">
        <w:rPr>
          <w:i w:val="0"/>
          <w:color w:val="auto"/>
          <w:sz w:val="24"/>
          <w:szCs w:val="24"/>
        </w:rPr>
        <w:fldChar w:fldCharType="end"/>
      </w:r>
      <w:r w:rsidRPr="00307E5C">
        <w:rPr>
          <w:i w:val="0"/>
          <w:color w:val="auto"/>
          <w:sz w:val="24"/>
          <w:szCs w:val="24"/>
        </w:rPr>
        <w:t xml:space="preserve">. </w:t>
      </w:r>
      <w:r w:rsidR="009A297F" w:rsidRPr="00307E5C">
        <w:rPr>
          <w:i w:val="0"/>
          <w:color w:val="auto"/>
          <w:sz w:val="24"/>
          <w:szCs w:val="24"/>
        </w:rPr>
        <w:t>Project management organization</w:t>
      </w:r>
      <w:bookmarkEnd w:id="22"/>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proofErr w:type="spellStart"/>
      <w:r>
        <w:t>Salamatof</w:t>
      </w:r>
      <w:proofErr w:type="spellEnd"/>
      <w:r>
        <w:t xml:space="preserve"> Tribe</w:t>
      </w:r>
    </w:p>
    <w:p w14:paraId="2B3047C6" w14:textId="77777777" w:rsidR="00670DFD" w:rsidRDefault="00670DFD" w:rsidP="006128E6">
      <w:pPr>
        <w:pStyle w:val="ListParagraph"/>
        <w:numPr>
          <w:ilvl w:val="0"/>
          <w:numId w:val="1"/>
        </w:numPr>
      </w:pPr>
      <w:proofErr w:type="spellStart"/>
      <w:r>
        <w:lastRenderedPageBreak/>
        <w:t>Kenaitze</w:t>
      </w:r>
      <w:proofErr w:type="spellEnd"/>
      <w:r>
        <w:t xml:space="preserv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62678CC7" w14:textId="77777777" w:rsidR="00BA7093" w:rsidRDefault="00BA7093" w:rsidP="00BA7093">
      <w:pPr>
        <w:pStyle w:val="Heading2"/>
        <w:ind w:left="0"/>
      </w:pPr>
      <w:bookmarkStart w:id="23" w:name="_Toc112073503"/>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4" w:name="_Toc120523964"/>
      <w:r>
        <w:t>A5. Problem Definition/Background and Project Objectives</w:t>
      </w:r>
      <w:bookmarkEnd w:id="23"/>
      <w:bookmarkEnd w:id="24"/>
    </w:p>
    <w:p w14:paraId="31E27B7C" w14:textId="77777777" w:rsidR="00A82808" w:rsidRDefault="00A82808" w:rsidP="00A82808">
      <w:pPr>
        <w:pStyle w:val="Heading2"/>
      </w:pPr>
    </w:p>
    <w:p w14:paraId="58A8083B" w14:textId="2D55DBC9"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E42D34">
        <w:instrText>ADDIN paperpile_citation &lt;clusterId&gt;I121P278L568I352&lt;/clusterId&gt;&lt;metadata&gt;&lt;citation&gt;&lt;id&gt;73f88e65-1778-4450-9eec-621750989a3d&lt;/id&gt;&lt;/citation&gt;&lt;/metadata&gt;&lt;data&gt;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&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w:t>
      </w:r>
      <w:r w:rsidR="00524538">
        <w:t>conducts</w:t>
      </w:r>
      <w:r>
        <w:t xml:space="preserve"> ambient</w:t>
      </w:r>
      <w:r w:rsidR="00524538">
        <w:t xml:space="preserve"> water quality</w:t>
      </w:r>
      <w:r>
        <w:t xml:space="preserve"> monitoring </w:t>
      </w:r>
      <w:r w:rsidR="00524538">
        <w:t>only in select areas</w:t>
      </w:r>
      <w:r>
        <w:t xml:space="preserve">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5" w:name="_Toc112073504"/>
    </w:p>
    <w:p w14:paraId="1FE7E862" w14:textId="0A997927" w:rsidR="00771F2F" w:rsidRDefault="00771F2F" w:rsidP="00BA7093">
      <w:pPr>
        <w:pStyle w:val="Heading2"/>
        <w:ind w:left="0"/>
      </w:pPr>
      <w:bookmarkStart w:id="26" w:name="_Toc120523965"/>
      <w:r>
        <w:t>A6. Project / Task Description</w:t>
      </w:r>
      <w:bookmarkEnd w:id="25"/>
      <w:bookmarkEnd w:id="26"/>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xml:space="preserve">. Temperature monitoring was conducted in tributaries of the Kenai River by Cook </w:t>
      </w:r>
      <w:proofErr w:type="spellStart"/>
      <w:r w:rsidRPr="004A7A55">
        <w:t>Inletkeeper</w:t>
      </w:r>
      <w:proofErr w:type="spellEnd"/>
      <w:r w:rsidRPr="004A7A55">
        <w:t xml:space="preserve">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 xml:space="preserve">In 2018, a zinc and copper monitoring project </w:t>
      </w:r>
      <w:proofErr w:type="gramStart"/>
      <w:r w:rsidR="004A7A55" w:rsidRPr="004A7A55">
        <w:rPr>
          <w:rFonts w:eastAsiaTheme="minorHAnsi"/>
        </w:rPr>
        <w:t>was</w:t>
      </w:r>
      <w:proofErr w:type="gramEnd"/>
      <w:r w:rsidR="004A7A55" w:rsidRPr="004A7A55">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7" w:name="_Toc96073952"/>
      <w:bookmarkStart w:id="28" w:name="_Toc116644748"/>
      <w:bookmarkStart w:id="29" w:name="_Toc117087847"/>
      <w:bookmarkStart w:id="30" w:name="_Toc120523966"/>
      <w:r>
        <w:t>Task A) Agency Monitoring Partnership to develop a baseline for Nutrients, Dissolved Metals, Hydrocarbons, and Fecal Coliforms (Referred to as Agency Baseline hereafter)</w:t>
      </w:r>
      <w:bookmarkEnd w:id="27"/>
      <w:bookmarkEnd w:id="28"/>
      <w:bookmarkEnd w:id="29"/>
      <w:bookmarkEnd w:id="30"/>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12B984C1" w:rsidR="00FA268F" w:rsidRDefault="00FA268F" w:rsidP="006128E6">
      <w:pPr>
        <w:pStyle w:val="BodyText"/>
        <w:numPr>
          <w:ilvl w:val="0"/>
          <w:numId w:val="5"/>
        </w:numPr>
      </w:pPr>
      <w:r w:rsidRPr="00FA268F">
        <w:t xml:space="preserve">Near concurrent sample collection at 22 sites located on the Kenai River main stem and tributaries throughout the Kenai River Watershed using federal, state and local agency personnel (See Table </w:t>
      </w:r>
      <w:r w:rsidR="003321DF">
        <w:t>7</w:t>
      </w:r>
      <w:r w:rsidRPr="00FA268F">
        <w:t xml:space="preserve">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lastRenderedPageBreak/>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31"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32" w:author="ben" w:date="2022-10-14T12:06:00Z"/>
        </w:rPr>
      </w:pPr>
      <w:bookmarkStart w:id="33" w:name="_Toc117087848"/>
      <w:bookmarkStart w:id="34" w:name="_Toc120523967"/>
      <w:ins w:id="35" w:author="ben" w:date="2022-10-14T12:06:00Z">
        <w:r>
          <w:t>Task B) Collection of specified interval data with programmable Electronic Instruments</w:t>
        </w:r>
        <w:bookmarkEnd w:id="31"/>
        <w:bookmarkEnd w:id="33"/>
        <w:bookmarkEnd w:id="34"/>
      </w:ins>
    </w:p>
    <w:p w14:paraId="604716AF" w14:textId="77777777" w:rsidR="00685216" w:rsidRDefault="00685216" w:rsidP="00685216">
      <w:pPr>
        <w:pStyle w:val="BodyText"/>
        <w:ind w:right="704"/>
        <w:rPr>
          <w:ins w:id="36" w:author="ben" w:date="2022-10-14T12:06:00Z"/>
        </w:rPr>
      </w:pPr>
    </w:p>
    <w:p w14:paraId="223E1024" w14:textId="77777777" w:rsidR="00685216" w:rsidRDefault="00685216" w:rsidP="00685216">
      <w:pPr>
        <w:pStyle w:val="BodyText"/>
        <w:spacing w:line="274" w:lineRule="exact"/>
        <w:rPr>
          <w:ins w:id="37" w:author="ben" w:date="2022-10-14T12:06:00Z"/>
          <w:u w:val="single"/>
        </w:rPr>
      </w:pPr>
      <w:ins w:id="38"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9" w:author="ben" w:date="2022-10-14T12:06:00Z"/>
          <w:u w:val="single"/>
        </w:rPr>
      </w:pPr>
      <w:ins w:id="40" w:author="ben" w:date="2022-10-14T12:06:00Z">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ins>
    </w:p>
    <w:p w14:paraId="48D472F5" w14:textId="77777777" w:rsidR="00685216" w:rsidRDefault="00685216" w:rsidP="00685216">
      <w:pPr>
        <w:pStyle w:val="BodyText"/>
        <w:spacing w:line="274" w:lineRule="exact"/>
        <w:rPr>
          <w:ins w:id="41" w:author="ben" w:date="2022-10-14T12:06:00Z"/>
        </w:rPr>
      </w:pPr>
    </w:p>
    <w:p w14:paraId="194B0F3A" w14:textId="77777777" w:rsidR="00685216" w:rsidRDefault="00685216" w:rsidP="00685216">
      <w:pPr>
        <w:pStyle w:val="BodyText"/>
        <w:rPr>
          <w:ins w:id="42" w:author="ben" w:date="2022-10-14T12:06:00Z"/>
        </w:rPr>
      </w:pPr>
      <w:ins w:id="43" w:author="ben" w:date="2022-10-14T12:06:00Z">
        <w:r>
          <w:rPr>
            <w:u w:val="single"/>
          </w:rPr>
          <w:t>Objectives</w:t>
        </w:r>
      </w:ins>
    </w:p>
    <w:p w14:paraId="6F93DEF6" w14:textId="77777777" w:rsidR="00685216" w:rsidRDefault="00685216" w:rsidP="00685216">
      <w:pPr>
        <w:pStyle w:val="BodyText"/>
        <w:spacing w:line="274" w:lineRule="exact"/>
        <w:rPr>
          <w:ins w:id="44" w:author="ben" w:date="2022-10-14T12:06:00Z"/>
        </w:rPr>
      </w:pPr>
    </w:p>
    <w:p w14:paraId="16DD7ABB" w14:textId="77777777" w:rsidR="00685216" w:rsidRDefault="00685216" w:rsidP="006128E6">
      <w:pPr>
        <w:pStyle w:val="BodyText"/>
        <w:numPr>
          <w:ilvl w:val="0"/>
          <w:numId w:val="4"/>
        </w:numPr>
        <w:ind w:right="704"/>
        <w:rPr>
          <w:ins w:id="45" w:author="ben" w:date="2022-10-14T12:06:00Z"/>
        </w:rPr>
      </w:pPr>
      <w:ins w:id="46" w:author="ben" w:date="2022-10-14T12:06:00Z">
        <w:r>
          <w:t xml:space="preserve">Maintain a collection of 8-10 water quality </w:t>
        </w:r>
        <w:proofErr w:type="spellStart"/>
        <w:r>
          <w:t>sondes</w:t>
        </w:r>
        <w:proofErr w:type="spellEnd"/>
        <w:r>
          <w:t xml:space="preserve"> capable of recording continuous parameters </w:t>
        </w:r>
      </w:ins>
    </w:p>
    <w:p w14:paraId="49BA190C" w14:textId="77777777" w:rsidR="00685216" w:rsidRDefault="00685216" w:rsidP="006128E6">
      <w:pPr>
        <w:pStyle w:val="BodyText"/>
        <w:numPr>
          <w:ilvl w:val="0"/>
          <w:numId w:val="4"/>
        </w:numPr>
        <w:ind w:right="704"/>
        <w:rPr>
          <w:ins w:id="47" w:author="ben" w:date="2022-10-14T12:06:00Z"/>
        </w:rPr>
      </w:pPr>
      <w:ins w:id="48"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9" w:author="ben" w:date="2022-10-14T12:06:00Z"/>
        </w:rPr>
      </w:pPr>
    </w:p>
    <w:p w14:paraId="09BA4F6B" w14:textId="77777777" w:rsidR="00685216" w:rsidRDefault="00685216" w:rsidP="00685216">
      <w:pPr>
        <w:pStyle w:val="BodyText"/>
        <w:ind w:right="704"/>
        <w:rPr>
          <w:ins w:id="50" w:author="ben" w:date="2022-10-14T12:06:00Z"/>
          <w:u w:val="single"/>
        </w:rPr>
      </w:pPr>
      <w:ins w:id="51" w:author="ben" w:date="2022-10-14T12:06:00Z">
        <w:r>
          <w:rPr>
            <w:u w:val="single"/>
          </w:rPr>
          <w:t>Data Collection</w:t>
        </w:r>
      </w:ins>
    </w:p>
    <w:p w14:paraId="4B85818E" w14:textId="77777777" w:rsidR="00685216" w:rsidRDefault="00685216" w:rsidP="00685216">
      <w:pPr>
        <w:pStyle w:val="BodyText"/>
        <w:ind w:right="704"/>
        <w:rPr>
          <w:ins w:id="52" w:author="ben" w:date="2022-10-14T12:06:00Z"/>
        </w:rPr>
      </w:pPr>
    </w:p>
    <w:p w14:paraId="5BC7FB94" w14:textId="77777777" w:rsidR="00685216" w:rsidRDefault="00685216" w:rsidP="006128E6">
      <w:pPr>
        <w:pStyle w:val="BodyText"/>
        <w:numPr>
          <w:ilvl w:val="0"/>
          <w:numId w:val="4"/>
        </w:numPr>
        <w:ind w:right="704"/>
        <w:rPr>
          <w:ins w:id="53" w:author="ben" w:date="2022-10-14T12:06:00Z"/>
        </w:rPr>
      </w:pPr>
      <w:ins w:id="54"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55" w:author="ben" w:date="2022-10-14T12:06:00Z"/>
        </w:rPr>
      </w:pPr>
      <w:proofErr w:type="spellStart"/>
      <w:ins w:id="56" w:author="ben" w:date="2022-10-14T12:06:00Z">
        <w:r>
          <w:t>Sondes</w:t>
        </w:r>
        <w:proofErr w:type="spellEnd"/>
        <w:r>
          <w:t xml:space="preserve"> will be subject to pre and post deployment calibrations and checks for all parameters</w:t>
        </w:r>
      </w:ins>
    </w:p>
    <w:p w14:paraId="2291119D" w14:textId="77777777" w:rsidR="00685216" w:rsidRDefault="00685216" w:rsidP="00685216">
      <w:pPr>
        <w:pStyle w:val="BodyText"/>
        <w:ind w:right="704"/>
        <w:rPr>
          <w:ins w:id="57" w:author="ben" w:date="2022-10-14T12:06:00Z"/>
        </w:rPr>
      </w:pPr>
    </w:p>
    <w:p w14:paraId="325D7406" w14:textId="77777777" w:rsidR="00685216" w:rsidRDefault="00685216" w:rsidP="00685216">
      <w:pPr>
        <w:pStyle w:val="BodyText"/>
        <w:ind w:right="704"/>
        <w:rPr>
          <w:ins w:id="58" w:author="ben" w:date="2022-10-14T12:06:00Z"/>
        </w:rPr>
      </w:pPr>
      <w:ins w:id="59" w:author="ben" w:date="2022-10-14T12:06:00Z">
        <w:r w:rsidRPr="00FA268F">
          <w:rPr>
            <w:u w:val="single"/>
          </w:rPr>
          <w:t>Schedule</w:t>
        </w:r>
      </w:ins>
    </w:p>
    <w:p w14:paraId="4638E8AA" w14:textId="77777777" w:rsidR="00685216" w:rsidRDefault="00685216" w:rsidP="00685216">
      <w:pPr>
        <w:pStyle w:val="BodyText"/>
        <w:ind w:right="704"/>
        <w:rPr>
          <w:ins w:id="60" w:author="ben" w:date="2022-10-14T12:06:00Z"/>
        </w:rPr>
      </w:pPr>
    </w:p>
    <w:p w14:paraId="10429D79" w14:textId="77777777" w:rsidR="00685216" w:rsidRDefault="00685216" w:rsidP="006128E6">
      <w:pPr>
        <w:pStyle w:val="BodyText"/>
        <w:numPr>
          <w:ilvl w:val="0"/>
          <w:numId w:val="4"/>
        </w:numPr>
        <w:ind w:right="704"/>
        <w:rPr>
          <w:ins w:id="61" w:author="ben" w:date="2022-10-14T12:06:00Z"/>
        </w:rPr>
      </w:pPr>
      <w:ins w:id="62"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63" w:author="ben" w:date="2022-10-14T12:06:00Z"/>
        </w:rPr>
      </w:pPr>
      <w:proofErr w:type="spellStart"/>
      <w:ins w:id="64" w:author="ben" w:date="2022-10-14T12:06:00Z">
        <w:r>
          <w:t>Sondes</w:t>
        </w:r>
        <w:proofErr w:type="spellEnd"/>
        <w:r>
          <w:t xml:space="preserve">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65" w:author="ben" w:date="2022-10-14T12:21:00Z"/>
        </w:rPr>
      </w:pPr>
      <w:bookmarkStart w:id="66" w:name="_Toc116644750"/>
      <w:bookmarkStart w:id="67" w:name="_Toc117087849"/>
      <w:bookmarkStart w:id="68" w:name="_Toc120523968"/>
      <w:ins w:id="69" w:author="ben" w:date="2022-10-14T12:21:00Z">
        <w:r w:rsidRPr="00E946A5">
          <w:t>Task C) Stream Temperature Monitoring</w:t>
        </w:r>
        <w:bookmarkEnd w:id="66"/>
        <w:bookmarkEnd w:id="67"/>
        <w:bookmarkEnd w:id="68"/>
      </w:ins>
    </w:p>
    <w:p w14:paraId="788D5D5C" w14:textId="77777777" w:rsidR="001B6F79" w:rsidRPr="00E946A5" w:rsidRDefault="001B6F79" w:rsidP="001B6F79">
      <w:pPr>
        <w:rPr>
          <w:ins w:id="70" w:author="ben" w:date="2022-10-14T12:21:00Z"/>
          <w:sz w:val="24"/>
          <w:szCs w:val="24"/>
        </w:rPr>
      </w:pPr>
    </w:p>
    <w:p w14:paraId="624384D6" w14:textId="77777777" w:rsidR="001B6F79" w:rsidRPr="00E946A5" w:rsidRDefault="001B6F79" w:rsidP="001B6F79">
      <w:pPr>
        <w:pStyle w:val="BodyText"/>
        <w:spacing w:line="274" w:lineRule="exact"/>
        <w:rPr>
          <w:ins w:id="71" w:author="ben" w:date="2022-10-14T12:21:00Z"/>
          <w:u w:val="single"/>
        </w:rPr>
      </w:pPr>
      <w:ins w:id="72" w:author="ben" w:date="2022-10-14T12:21:00Z">
        <w:r w:rsidRPr="00E946A5">
          <w:rPr>
            <w:u w:val="single"/>
          </w:rPr>
          <w:t>Narrative Task Description</w:t>
        </w:r>
      </w:ins>
    </w:p>
    <w:p w14:paraId="534BEDAB" w14:textId="7CA54C1E" w:rsidR="001B6F79" w:rsidRPr="00E946A5" w:rsidRDefault="001B6F79" w:rsidP="001B6F79">
      <w:pPr>
        <w:rPr>
          <w:ins w:id="73" w:author="ben" w:date="2022-10-14T12:21:00Z"/>
          <w:sz w:val="24"/>
          <w:szCs w:val="24"/>
        </w:rPr>
      </w:pPr>
      <w:ins w:id="74" w:author="ben" w:date="2022-10-14T12:21:00Z">
        <w:r w:rsidRPr="00E946A5">
          <w:rPr>
            <w:sz w:val="24"/>
            <w:szCs w:val="24"/>
          </w:rPr>
          <w:t xml:space="preserve">Maintain </w:t>
        </w:r>
        <w:r>
          <w:rPr>
            <w:sz w:val="24"/>
            <w:szCs w:val="24"/>
          </w:rPr>
          <w:t>stream temperature monitoring sites in perpetuity at six sites in the lower Kenai River and Kasilof River area</w:t>
        </w:r>
      </w:ins>
      <w:ins w:id="75" w:author="ben" w:date="2022-11-28T10:57:00Z">
        <w:r w:rsidR="001C6C66">
          <w:rPr>
            <w:sz w:val="24"/>
            <w:szCs w:val="24"/>
          </w:rPr>
          <w:t>s</w:t>
        </w:r>
      </w:ins>
      <w:ins w:id="76" w:author="ben" w:date="2022-10-14T12:21:00Z">
        <w:r>
          <w:rPr>
            <w:sz w:val="24"/>
            <w:szCs w:val="24"/>
          </w:rPr>
          <w:t>, and at other sites as needed by new projects</w:t>
        </w:r>
      </w:ins>
    </w:p>
    <w:p w14:paraId="22E9907D" w14:textId="77777777" w:rsidR="001B6F79" w:rsidRPr="00E946A5" w:rsidRDefault="001B6F79" w:rsidP="001B6F79">
      <w:pPr>
        <w:rPr>
          <w:ins w:id="77" w:author="ben" w:date="2022-10-14T12:21:00Z"/>
          <w:sz w:val="24"/>
          <w:szCs w:val="24"/>
        </w:rPr>
      </w:pPr>
    </w:p>
    <w:p w14:paraId="7558DD4E" w14:textId="77777777" w:rsidR="001B6F79" w:rsidRDefault="001B6F79" w:rsidP="001B6F79">
      <w:pPr>
        <w:pStyle w:val="BodyText"/>
        <w:rPr>
          <w:ins w:id="78" w:author="ben" w:date="2022-10-14T12:21:00Z"/>
          <w:u w:val="single"/>
        </w:rPr>
      </w:pPr>
      <w:ins w:id="79" w:author="ben" w:date="2022-10-14T12:21:00Z">
        <w:r w:rsidRPr="00E946A5">
          <w:rPr>
            <w:u w:val="single"/>
          </w:rPr>
          <w:t>Objectives</w:t>
        </w:r>
      </w:ins>
    </w:p>
    <w:p w14:paraId="6D2EE7A1" w14:textId="77777777" w:rsidR="001B6F79" w:rsidRDefault="001B6F79" w:rsidP="001B6F79">
      <w:pPr>
        <w:pStyle w:val="BodyText"/>
        <w:rPr>
          <w:ins w:id="80" w:author="ben" w:date="2022-10-14T12:21:00Z"/>
        </w:rPr>
      </w:pPr>
    </w:p>
    <w:p w14:paraId="3B78F3B7" w14:textId="77777777" w:rsidR="001B6F79" w:rsidRDefault="001B6F79" w:rsidP="006128E6">
      <w:pPr>
        <w:pStyle w:val="BodyText"/>
        <w:numPr>
          <w:ilvl w:val="0"/>
          <w:numId w:val="6"/>
        </w:numPr>
        <w:rPr>
          <w:ins w:id="81" w:author="ben" w:date="2022-10-14T12:21:00Z"/>
        </w:rPr>
      </w:pPr>
      <w:ins w:id="82" w:author="ben" w:date="2022-10-14T12:21:00Z">
        <w:r>
          <w:t xml:space="preserve">Perform site visits at the six long-term stream temperature monitoring sites a minimum of </w:t>
        </w:r>
        <w:r>
          <w:lastRenderedPageBreak/>
          <w:t>twice annually</w:t>
        </w:r>
      </w:ins>
    </w:p>
    <w:p w14:paraId="2A2A806F" w14:textId="77777777" w:rsidR="001B6F79" w:rsidRDefault="001B6F79" w:rsidP="006128E6">
      <w:pPr>
        <w:pStyle w:val="BodyText"/>
        <w:numPr>
          <w:ilvl w:val="1"/>
          <w:numId w:val="6"/>
        </w:numPr>
        <w:rPr>
          <w:ins w:id="83" w:author="ben" w:date="2022-10-14T12:21:00Z"/>
        </w:rPr>
      </w:pPr>
      <w:ins w:id="84" w:author="ben" w:date="2022-10-14T12:21:00Z">
        <w:r>
          <w:t>Moose River</w:t>
        </w:r>
      </w:ins>
    </w:p>
    <w:p w14:paraId="3B8DEAB5" w14:textId="77777777" w:rsidR="001B6F79" w:rsidRDefault="001B6F79" w:rsidP="006128E6">
      <w:pPr>
        <w:pStyle w:val="BodyText"/>
        <w:numPr>
          <w:ilvl w:val="1"/>
          <w:numId w:val="6"/>
        </w:numPr>
        <w:rPr>
          <w:ins w:id="85" w:author="ben" w:date="2022-10-14T12:21:00Z"/>
        </w:rPr>
      </w:pPr>
      <w:ins w:id="86" w:author="ben" w:date="2022-10-14T12:21:00Z">
        <w:r>
          <w:t>Funny River</w:t>
        </w:r>
      </w:ins>
    </w:p>
    <w:p w14:paraId="4E71E710" w14:textId="77777777" w:rsidR="001B6F79" w:rsidRDefault="001B6F79" w:rsidP="006128E6">
      <w:pPr>
        <w:pStyle w:val="BodyText"/>
        <w:numPr>
          <w:ilvl w:val="1"/>
          <w:numId w:val="6"/>
        </w:numPr>
        <w:rPr>
          <w:ins w:id="87" w:author="ben" w:date="2022-10-14T12:21:00Z"/>
        </w:rPr>
      </w:pPr>
      <w:ins w:id="88" w:author="ben" w:date="2022-10-14T12:21:00Z">
        <w:r>
          <w:t>Soldotna Creek</w:t>
        </w:r>
      </w:ins>
    </w:p>
    <w:p w14:paraId="02BA2B54" w14:textId="77777777" w:rsidR="001B6F79" w:rsidRDefault="001B6F79" w:rsidP="006128E6">
      <w:pPr>
        <w:pStyle w:val="BodyText"/>
        <w:numPr>
          <w:ilvl w:val="1"/>
          <w:numId w:val="6"/>
        </w:numPr>
        <w:rPr>
          <w:ins w:id="89" w:author="ben" w:date="2022-10-14T12:21:00Z"/>
        </w:rPr>
      </w:pPr>
      <w:proofErr w:type="spellStart"/>
      <w:ins w:id="90" w:author="ben" w:date="2022-10-14T12:21:00Z">
        <w:r>
          <w:t>Slikok</w:t>
        </w:r>
        <w:proofErr w:type="spellEnd"/>
        <w:r>
          <w:t xml:space="preserve"> Creek</w:t>
        </w:r>
      </w:ins>
    </w:p>
    <w:p w14:paraId="3B1CF92D" w14:textId="77777777" w:rsidR="001B6F79" w:rsidRDefault="001B6F79" w:rsidP="006128E6">
      <w:pPr>
        <w:pStyle w:val="BodyText"/>
        <w:numPr>
          <w:ilvl w:val="1"/>
          <w:numId w:val="6"/>
        </w:numPr>
        <w:rPr>
          <w:ins w:id="91" w:author="ben" w:date="2022-10-14T12:21:00Z"/>
        </w:rPr>
      </w:pPr>
      <w:ins w:id="92" w:author="ben" w:date="2022-10-14T12:21:00Z">
        <w:r>
          <w:t>Beaver Creek</w:t>
        </w:r>
      </w:ins>
    </w:p>
    <w:p w14:paraId="61900E03" w14:textId="77777777" w:rsidR="001B6F79" w:rsidRDefault="001B6F79" w:rsidP="006128E6">
      <w:pPr>
        <w:pStyle w:val="BodyText"/>
        <w:numPr>
          <w:ilvl w:val="1"/>
          <w:numId w:val="6"/>
        </w:numPr>
        <w:rPr>
          <w:ins w:id="93" w:author="ben" w:date="2022-10-14T12:21:00Z"/>
        </w:rPr>
      </w:pPr>
      <w:ins w:id="94" w:author="ben" w:date="2022-10-14T12:21:00Z">
        <w:r>
          <w:t>Crooked Creek</w:t>
        </w:r>
      </w:ins>
    </w:p>
    <w:p w14:paraId="6E7671B0" w14:textId="1DB9EAB9" w:rsidR="001B6F79" w:rsidRPr="00E946A5" w:rsidRDefault="001B6F79" w:rsidP="006128E6">
      <w:pPr>
        <w:pStyle w:val="BodyText"/>
        <w:numPr>
          <w:ilvl w:val="0"/>
          <w:numId w:val="6"/>
        </w:numPr>
        <w:rPr>
          <w:ins w:id="95" w:author="ben" w:date="2022-10-14T12:21:00Z"/>
        </w:rPr>
      </w:pPr>
      <w:ins w:id="96" w:author="ben" w:date="2022-10-14T12:21:00Z">
        <w:r>
          <w:t xml:space="preserve">Apply the highest available standards for site management and data curation </w:t>
        </w:r>
      </w:ins>
      <w:r w:rsidR="00524538">
        <w:t>(</w:t>
      </w:r>
      <w:ins w:id="97" w:author="ben" w:date="2022-10-14T12:21:00Z">
        <w:r>
          <w:t xml:space="preserve">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r w:rsidR="00524538">
        <w:t>)</w:t>
      </w:r>
    </w:p>
    <w:p w14:paraId="50F45CA8" w14:textId="77777777" w:rsidR="001B6F79" w:rsidRPr="00E946A5" w:rsidRDefault="001B6F79" w:rsidP="001B6F79">
      <w:pPr>
        <w:rPr>
          <w:ins w:id="98" w:author="ben" w:date="2022-10-14T12:21:00Z"/>
          <w:sz w:val="24"/>
          <w:szCs w:val="24"/>
        </w:rPr>
      </w:pPr>
    </w:p>
    <w:p w14:paraId="49936C47" w14:textId="77777777" w:rsidR="001B6F79" w:rsidRPr="00E946A5" w:rsidRDefault="001B6F79" w:rsidP="001B6F79">
      <w:pPr>
        <w:rPr>
          <w:ins w:id="99" w:author="ben" w:date="2022-10-14T12:21:00Z"/>
          <w:sz w:val="24"/>
          <w:szCs w:val="24"/>
        </w:rPr>
      </w:pPr>
      <w:ins w:id="100" w:author="ben" w:date="2022-10-14T12:21:00Z">
        <w:r w:rsidRPr="00E946A5">
          <w:rPr>
            <w:sz w:val="24"/>
            <w:szCs w:val="24"/>
            <w:u w:val="single"/>
          </w:rPr>
          <w:t>Data Collection</w:t>
        </w:r>
      </w:ins>
    </w:p>
    <w:p w14:paraId="37ADB211" w14:textId="77777777" w:rsidR="001B6F79" w:rsidRDefault="001B6F79" w:rsidP="001B6F79">
      <w:pPr>
        <w:pStyle w:val="AppendixSubheadings"/>
        <w:rPr>
          <w:ins w:id="101" w:author="ben" w:date="2022-10-14T12:21:00Z"/>
          <w:sz w:val="24"/>
          <w:szCs w:val="24"/>
        </w:rPr>
      </w:pPr>
    </w:p>
    <w:p w14:paraId="1D94FA96" w14:textId="77777777" w:rsidR="001B6F79" w:rsidRDefault="001B6F79" w:rsidP="006128E6">
      <w:pPr>
        <w:pStyle w:val="AppendixSubheadings"/>
        <w:numPr>
          <w:ilvl w:val="0"/>
          <w:numId w:val="7"/>
        </w:numPr>
        <w:rPr>
          <w:ins w:id="102" w:author="ben" w:date="2022-10-14T12:21:00Z"/>
          <w:sz w:val="24"/>
          <w:szCs w:val="24"/>
        </w:rPr>
      </w:pPr>
      <w:ins w:id="103"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104" w:author="ben" w:date="2022-10-14T12:21:00Z"/>
          <w:sz w:val="24"/>
          <w:szCs w:val="24"/>
        </w:rPr>
      </w:pPr>
    </w:p>
    <w:p w14:paraId="7102C748" w14:textId="77777777" w:rsidR="001B6F79" w:rsidRPr="00E946A5" w:rsidRDefault="001B6F79" w:rsidP="001B6F79">
      <w:pPr>
        <w:pStyle w:val="BodyText"/>
        <w:ind w:right="704"/>
        <w:rPr>
          <w:ins w:id="105" w:author="ben" w:date="2022-10-14T12:21:00Z"/>
        </w:rPr>
      </w:pPr>
      <w:ins w:id="106" w:author="ben" w:date="2022-10-14T12:21:00Z">
        <w:r w:rsidRPr="00E946A5">
          <w:rPr>
            <w:u w:val="single"/>
          </w:rPr>
          <w:t>Schedule</w:t>
        </w:r>
      </w:ins>
    </w:p>
    <w:p w14:paraId="12A411C4" w14:textId="77777777" w:rsidR="001B6F79" w:rsidRPr="00E946A5" w:rsidRDefault="001B6F79" w:rsidP="001B6F79">
      <w:pPr>
        <w:pStyle w:val="AppendixSubheadings"/>
        <w:rPr>
          <w:ins w:id="107"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108"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9" w:name="_Toc120523969"/>
      <w:r>
        <w:t>A7.</w:t>
      </w:r>
      <w:r>
        <w:tab/>
        <w:t>Q</w:t>
      </w:r>
      <w:r w:rsidR="002F1311">
        <w:t>uality</w:t>
      </w:r>
      <w:r>
        <w:t xml:space="preserve"> </w:t>
      </w:r>
      <w:r w:rsidR="002F1311">
        <w:t>Objectives</w:t>
      </w:r>
      <w:r>
        <w:t xml:space="preserve"> </w:t>
      </w:r>
      <w:r w:rsidR="00C161F5">
        <w:t>and</w:t>
      </w:r>
      <w:r>
        <w:t xml:space="preserve"> C</w:t>
      </w:r>
      <w:r w:rsidR="002F1311">
        <w:t>riteria</w:t>
      </w:r>
      <w:r>
        <w:t xml:space="preserve"> </w:t>
      </w:r>
      <w:proofErr w:type="gramStart"/>
      <w:r>
        <w:t>F</w:t>
      </w:r>
      <w:r w:rsidR="002F1311">
        <w:t>or</w:t>
      </w:r>
      <w:proofErr w:type="gramEnd"/>
      <w:r>
        <w:t xml:space="preserve"> M</w:t>
      </w:r>
      <w:r w:rsidR="002F1311">
        <w:t>easurement</w:t>
      </w:r>
      <w:r>
        <w:t xml:space="preserve"> O</w:t>
      </w:r>
      <w:r w:rsidR="002F1311">
        <w:t>f</w:t>
      </w:r>
      <w:r w:rsidRPr="00530E7B">
        <w:rPr>
          <w:spacing w:val="-8"/>
        </w:rPr>
        <w:t xml:space="preserve"> </w:t>
      </w:r>
      <w:r>
        <w:t>D</w:t>
      </w:r>
      <w:r w:rsidR="002F1311">
        <w:t>ata</w:t>
      </w:r>
      <w:bookmarkEnd w:id="109"/>
    </w:p>
    <w:p w14:paraId="7A665106" w14:textId="77777777" w:rsidR="00530E7B" w:rsidRDefault="00530E7B" w:rsidP="00530E7B">
      <w:pPr>
        <w:pStyle w:val="BodyText"/>
        <w:ind w:right="696"/>
      </w:pPr>
    </w:p>
    <w:p w14:paraId="0D8CBE06" w14:textId="7263D95C"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 xml:space="preserve">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w:t>
      </w:r>
      <w:r w:rsidR="00524538">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7"/>
          <w:footerReference w:type="default" r:id="rId28"/>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10"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10"/>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7AEE2728" w14:textId="77777777" w:rsidR="00E81AB1" w:rsidRDefault="00E81AB1">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11"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w:t>
      </w:r>
      <w:proofErr w:type="spellStart"/>
      <w:r w:rsidR="00D054D8" w:rsidRPr="0044308E">
        <w:rPr>
          <w:b/>
          <w:i w:val="0"/>
          <w:color w:val="auto"/>
          <w:sz w:val="24"/>
        </w:rPr>
        <w:t>pg</w:t>
      </w:r>
      <w:proofErr w:type="spellEnd"/>
      <w:r w:rsidR="00D054D8" w:rsidRPr="0044308E">
        <w:rPr>
          <w:b/>
          <w:i w:val="0"/>
          <w:color w:val="auto"/>
          <w:sz w:val="24"/>
        </w:rPr>
        <w:t xml:space="preserve"> 1 of 2)</w:t>
      </w:r>
      <w:bookmarkEnd w:id="111"/>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12" w:name="METHOD_/_RANGE"/>
            <w:bookmarkEnd w:id="112"/>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w:t>
      </w:r>
      <w:proofErr w:type="spellStart"/>
      <w:r>
        <w:rPr>
          <w:b/>
          <w:sz w:val="24"/>
        </w:rPr>
        <w:t>pg</w:t>
      </w:r>
      <w:proofErr w:type="spellEnd"/>
      <w:r>
        <w:rPr>
          <w:b/>
          <w:sz w:val="24"/>
        </w:rPr>
        <w:t xml:space="preserve">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13"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13"/>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14"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15"/>
      <w:r w:rsidR="008C597A" w:rsidRPr="0044308E">
        <w:rPr>
          <w:b/>
          <w:i w:val="0"/>
          <w:color w:val="auto"/>
          <w:sz w:val="24"/>
          <w:szCs w:val="24"/>
        </w:rPr>
        <w:t>Supplied by Analytica Group F.C</w:t>
      </w:r>
      <w:commentRangeEnd w:id="115"/>
      <w:r>
        <w:rPr>
          <w:rStyle w:val="CommentReference"/>
          <w:i w:val="0"/>
          <w:iCs w:val="0"/>
          <w:color w:val="auto"/>
        </w:rPr>
        <w:commentReference w:id="115"/>
      </w:r>
      <w:r w:rsidR="008C597A" w:rsidRPr="0044308E">
        <w:rPr>
          <w:b/>
          <w:i w:val="0"/>
          <w:color w:val="auto"/>
          <w:sz w:val="24"/>
          <w:szCs w:val="24"/>
        </w:rPr>
        <w:t>., and SGS)</w:t>
      </w:r>
      <w:bookmarkEnd w:id="114"/>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16" w:name="PARAMETER"/>
            <w:bookmarkEnd w:id="116"/>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17" w:name="METHOD"/>
            <w:bookmarkEnd w:id="117"/>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18" w:name="SENSITIVITY_(MDL)"/>
            <w:bookmarkEnd w:id="118"/>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9" w:name="PQL"/>
            <w:bookmarkEnd w:id="119"/>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20" w:name="OVERALL_PROJECT_PRECISION"/>
            <w:bookmarkEnd w:id="120"/>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225A3D09" w:rsidR="0044308E" w:rsidRPr="00E42D34" w:rsidRDefault="006B2794" w:rsidP="006B2794">
      <w:pPr>
        <w:pStyle w:val="Caption"/>
        <w:keepNext/>
        <w:ind w:firstLine="720"/>
        <w:rPr>
          <w:b/>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r w:rsidR="0044308E" w:rsidRPr="006B2794">
        <w:rPr>
          <w:b/>
          <w:i w:val="0"/>
          <w:color w:val="auto"/>
          <w:sz w:val="24"/>
          <w:szCs w:val="24"/>
        </w:rPr>
        <w:t>. Data</w:t>
      </w:r>
      <w:r w:rsidR="0044308E" w:rsidRPr="006B2794">
        <w:rPr>
          <w:b/>
          <w:i w:val="0"/>
          <w:color w:val="auto"/>
          <w:sz w:val="24"/>
        </w:rPr>
        <w:t xml:space="preserve"> Quality Objectives for Stream Temperature Monitoring (From</w:t>
      </w:r>
      <w:r w:rsidR="00E42D34">
        <w:rPr>
          <w:b/>
          <w:i w:val="0"/>
          <w:color w:val="auto"/>
          <w:sz w:val="24"/>
        </w:rPr>
        <w:t xml:space="preserve"> </w:t>
      </w:r>
      <w:proofErr w:type="spellStart"/>
      <w:r w:rsidR="00E42D34" w:rsidRPr="00E42D34">
        <w:rPr>
          <w:b/>
          <w:i w:val="0"/>
          <w:color w:val="auto"/>
          <w:sz w:val="24"/>
        </w:rPr>
        <w:t>Mauger</w:t>
      </w:r>
      <w:proofErr w:type="spellEnd"/>
      <w:r w:rsidR="00E42D34" w:rsidRPr="00E42D34">
        <w:rPr>
          <w:b/>
          <w:i w:val="0"/>
          <w:color w:val="auto"/>
          <w:sz w:val="24"/>
        </w:rPr>
        <w:t xml:space="preserve"> et al.</w:t>
      </w:r>
      <w:r w:rsidR="0044308E" w:rsidRPr="00E42D34">
        <w:rPr>
          <w:b/>
          <w:i w:val="0"/>
          <w:color w:val="auto"/>
          <w:sz w:val="24"/>
        </w:rPr>
        <w:t xml:space="preserve"> </w:t>
      </w:r>
      <w:r w:rsidR="00E42D34" w:rsidRPr="00E42D34">
        <w:rPr>
          <w:b/>
          <w:i w:val="0"/>
          <w:color w:val="auto"/>
          <w:sz w:val="24"/>
        </w:rPr>
        <w:fldChar w:fldCharType="begin" w:fldLock="1"/>
      </w:r>
      <w:r w:rsidR="00E42D34" w:rsidRPr="00E42D34">
        <w:rPr>
          <w:b/>
          <w:i w:val="0"/>
          <w:color w:val="auto"/>
          <w:sz w:val="24"/>
        </w:rPr>
        <w:instrText>ADDIN paperpile_citation &lt;clusterId&gt;H973U133Q524O245&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00E42D34" w:rsidRPr="00E42D34">
        <w:rPr>
          <w:b/>
          <w:i w:val="0"/>
          <w:color w:val="auto"/>
          <w:sz w:val="24"/>
        </w:rPr>
        <w:fldChar w:fldCharType="separate"/>
      </w:r>
      <w:r w:rsidR="00E42D34" w:rsidRPr="00E42D34">
        <w:rPr>
          <w:b/>
          <w:i w:val="0"/>
          <w:noProof/>
          <w:color w:val="auto"/>
          <w:sz w:val="24"/>
        </w:rPr>
        <w:t>(2015)</w:t>
      </w:r>
      <w:r w:rsidR="00E42D34" w:rsidRPr="00E42D34">
        <w:rPr>
          <w:b/>
          <w:i w:val="0"/>
          <w:color w:val="auto"/>
          <w:sz w:val="24"/>
        </w:rPr>
        <w:fldChar w:fldCharType="end"/>
      </w:r>
      <w:r w:rsidR="0044308E" w:rsidRPr="00E42D34">
        <w:rPr>
          <w:b/>
          <w:i w:val="0"/>
          <w:color w:val="auto"/>
          <w:sz w:val="24"/>
        </w:rPr>
        <w:t>)</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21" w:name="Table_2._Continued._"/>
      <w:bookmarkEnd w:id="121"/>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7D41C076" w14:textId="1A3CB55F" w:rsidR="00980D8B" w:rsidRDefault="00980D8B" w:rsidP="00980D8B">
      <w:pPr>
        <w:sectPr w:rsidR="00980D8B" w:rsidSect="0040791A">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05092690" w14:textId="03D7DF06" w:rsidR="00980D8B" w:rsidRDefault="00980D8B" w:rsidP="00E42D34">
      <w:pPr>
        <w:pStyle w:val="BodyText"/>
        <w:spacing w:before="90"/>
        <w:ind w:left="720" w:right="1021"/>
      </w:pPr>
      <w:r>
        <w:lastRenderedPageBreak/>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3EACE983" w:rsidR="00980D8B" w:rsidRDefault="00980D8B" w:rsidP="00980D8B">
      <w:pPr>
        <w:pStyle w:val="BodyText"/>
        <w:spacing w:before="10"/>
        <w:rPr>
          <w:sz w:val="16"/>
        </w:rPr>
      </w:pPr>
      <m:oMathPara>
        <m:oMath>
          <m:r>
            <w:rPr>
              <w:rFonts w:ascii="Cambria Math" w:hAnsi="Cambria Math" w:cs="Cambria Math"/>
            </w:rPr>
            <m:t>R</m:t>
          </m:r>
          <m:r>
            <w:rPr>
              <w:rFonts w:ascii="Cambria Math" w:hAnsi="Cambria Math" w:cs="Cambria Math"/>
            </w:rPr>
            <m:t>elative Standard Deviation</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22" w:name="_Toc96073954"/>
      <w:bookmarkStart w:id="123" w:name="_Toc120523970"/>
      <w:r>
        <w:t>A8.</w:t>
      </w:r>
      <w:r>
        <w:tab/>
        <w:t>Training</w:t>
      </w:r>
      <w:r>
        <w:rPr>
          <w:spacing w:val="-1"/>
        </w:rPr>
        <w:t xml:space="preserve"> </w:t>
      </w:r>
      <w:r>
        <w:t>R</w:t>
      </w:r>
      <w:bookmarkEnd w:id="122"/>
      <w:r>
        <w:t>equirements</w:t>
      </w:r>
      <w:bookmarkEnd w:id="123"/>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 xml:space="preserve">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E126C6">
        <w:t>(Appendix C</w:t>
      </w:r>
      <w:r w:rsidRPr="00E126C6">
        <w:rPr>
          <w:b/>
        </w:rPr>
        <w:t>)</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24"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25" w:name="_Toc120523971"/>
      <w:r>
        <w:t>A9.</w:t>
      </w:r>
      <w:r w:rsidR="006B2794">
        <w:t xml:space="preserve"> </w:t>
      </w:r>
      <w:r>
        <w:t>Documentation and</w:t>
      </w:r>
      <w:r>
        <w:rPr>
          <w:spacing w:val="-2"/>
        </w:rPr>
        <w:t xml:space="preserve"> </w:t>
      </w:r>
      <w:r>
        <w:t>R</w:t>
      </w:r>
      <w:bookmarkEnd w:id="124"/>
      <w:r>
        <w:t>ecords</w:t>
      </w:r>
      <w:bookmarkEnd w:id="125"/>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56BC7422" w:rsidR="00685FEE" w:rsidRDefault="00B06D55" w:rsidP="00685FEE">
      <w:pPr>
        <w:pStyle w:val="BodyText"/>
        <w:spacing w:before="1"/>
        <w:ind w:left="720" w:right="714"/>
      </w:pPr>
      <w:commentRangeStart w:id="126"/>
      <w:r>
        <w:t xml:space="preserve">The field logbook </w:t>
      </w:r>
      <w:commentRangeEnd w:id="126"/>
      <w:r>
        <w:rPr>
          <w:rStyle w:val="CommentReference"/>
        </w:rPr>
        <w:commentReference w:id="126"/>
      </w:r>
      <w:r>
        <w:t>will be a 3-ring binder containing individual field forms and chain-of- custody forms. Please see Appendix C for</w:t>
      </w:r>
      <w:r w:rsidR="00EB4E69">
        <w:t xml:space="preserve"> an</w:t>
      </w:r>
      <w:r>
        <w:t xml:space="preserve"> example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lastRenderedPageBreak/>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27" w:name="_Toc96073958"/>
    </w:p>
    <w:p w14:paraId="6C870624" w14:textId="77777777" w:rsidR="00B06D55" w:rsidRPr="00E074A0" w:rsidRDefault="00B06D55" w:rsidP="00975383">
      <w:pPr>
        <w:pStyle w:val="BodyText"/>
        <w:ind w:firstLine="360"/>
        <w:rPr>
          <w:b/>
        </w:rPr>
      </w:pPr>
      <w:r w:rsidRPr="00E074A0">
        <w:rPr>
          <w:b/>
        </w:rPr>
        <w:t>Agency Baseline</w:t>
      </w:r>
      <w:bookmarkEnd w:id="127"/>
    </w:p>
    <w:p w14:paraId="1303905C" w14:textId="77777777" w:rsidR="00B06D55" w:rsidRDefault="00B06D55" w:rsidP="00B06D55">
      <w:pPr>
        <w:pStyle w:val="BodyText"/>
        <w:ind w:right="388"/>
      </w:pPr>
    </w:p>
    <w:p w14:paraId="0AC5E7E0" w14:textId="66D63D02" w:rsidR="00B06D55" w:rsidRDefault="00B06D55" w:rsidP="00975383">
      <w:pPr>
        <w:pStyle w:val="BodyText"/>
        <w:ind w:left="360" w:right="388"/>
      </w:pPr>
      <w:r>
        <w:t xml:space="preserve">All data gathered in the field will be recorded on site at the time sampling occurs using the Agency Baseline Field Data Sheet (Appendix C). This form is then returned to the </w:t>
      </w:r>
      <w:r w:rsidR="0095085A">
        <w:t>drop off point</w:t>
      </w:r>
      <w:r>
        <w:t xml:space="preserve">, along with the water samples collected in the field, where the Project QA Officer and the Project Manager check the data </w:t>
      </w:r>
      <w:ins w:id="128" w:author="ben" w:date="2022-11-28T11:35:00Z">
        <w:r w:rsidR="00111757">
          <w:t>as described in sections B9</w:t>
        </w:r>
      </w:ins>
      <w:ins w:id="129" w:author="ben" w:date="2022-11-28T11:36:00Z">
        <w:r w:rsidR="00111757">
          <w:t xml:space="preserve"> &amp; C1</w:t>
        </w:r>
      </w:ins>
      <w:ins w:id="130" w:author="ben" w:date="2022-11-28T11:35:00Z">
        <w:r w:rsidR="00111757">
          <w:t xml:space="preserve"> </w:t>
        </w:r>
      </w:ins>
      <w:r>
        <w:t>of this plan.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5E4B741F" w14:textId="13AE1D38" w:rsidR="00111757" w:rsidRDefault="00B06D55" w:rsidP="009601CC">
      <w:pPr>
        <w:pStyle w:val="BodyText"/>
        <w:spacing w:before="1"/>
        <w:ind w:left="360" w:right="254"/>
      </w:pPr>
      <w:r>
        <w:t>Results for parameters analyzed at the Soldotna Wastewater Treatment Plant</w:t>
      </w:r>
      <w:ins w:id="131" w:author="ben" w:date="2022-11-28T11:36:00Z">
        <w:r w:rsidR="00111757">
          <w:t xml:space="preserve"> and</w:t>
        </w:r>
      </w:ins>
      <w:ins w:id="132" w:author="ben" w:date="2022-11-28T11:37:00Z">
        <w:r w:rsidR="00111757">
          <w:t>/or</w:t>
        </w:r>
      </w:ins>
      <w:ins w:id="133" w:author="ben" w:date="2022-11-28T11:36:00Z">
        <w:r w:rsidR="00111757">
          <w:t xml:space="preserve"> </w:t>
        </w:r>
        <w:proofErr w:type="spellStart"/>
        <w:r w:rsidR="00111757">
          <w:t>Taur</w:t>
        </w:r>
      </w:ins>
      <w:ins w:id="134" w:author="ben" w:date="2022-11-28T11:37:00Z">
        <w:r w:rsidR="00111757">
          <w:t>iainen</w:t>
        </w:r>
        <w:proofErr w:type="spellEnd"/>
        <w:r w:rsidR="00111757">
          <w:t xml:space="preserve"> Engineering</w:t>
        </w:r>
      </w:ins>
      <w:r>
        <w:t xml:space="preserve"> on the sampling</w:t>
      </w:r>
      <w:r w:rsidR="00975383">
        <w:t xml:space="preserve"> </w:t>
      </w:r>
      <w:r>
        <w:t>event day will be recorded on the Agency Baseline Lab Test Results form (Appendix D)</w:t>
      </w:r>
      <w:r w:rsidR="009601CC">
        <w:t xml:space="preserve">, </w:t>
      </w:r>
      <w:ins w:id="135" w:author="ben" w:date="2022-10-24T09:08:00Z">
        <w:r w:rsidR="009601CC">
          <w:t>and emailed in a spreadsheet to the Project Manager.</w:t>
        </w:r>
      </w:ins>
      <w:r w:rsidR="009601CC">
        <w:t xml:space="preserve"> </w:t>
      </w:r>
      <w:r>
        <w:t>SGS will provide results</w:t>
      </w:r>
      <w:r w:rsidR="009601CC">
        <w:t xml:space="preserve"> to the Project Manager</w:t>
      </w:r>
      <w:r>
        <w:t xml:space="preserve"> from their </w:t>
      </w:r>
      <w:r w:rsidRPr="009601CC">
        <w:t xml:space="preserve">analyses </w:t>
      </w:r>
      <w:r w:rsidR="009601CC">
        <w:t>through their online platform SGS Engage in the form of both PDF sheets and a tabular Electronic Data Deliverable file such as Microsoft Access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data will be </w:t>
      </w:r>
      <w:r w:rsidR="00111757">
        <w:t>kept locally on the KWF server, which is also stored on a cloud back-up service</w:t>
      </w:r>
      <w:r w:rsidR="00BF5886">
        <w:t>, and after full review will be uplifted to the EPA Water Quality Portal.</w:t>
      </w:r>
    </w:p>
    <w:p w14:paraId="62096601" w14:textId="77777777" w:rsidR="00975383" w:rsidRDefault="00975383" w:rsidP="00BF5886">
      <w:pPr>
        <w:pStyle w:val="BodyText"/>
        <w:spacing w:before="1"/>
        <w:ind w:right="254"/>
      </w:pPr>
    </w:p>
    <w:p w14:paraId="31DB166D" w14:textId="538F7B6C" w:rsidR="00975383" w:rsidRDefault="00B06D55" w:rsidP="00975383">
      <w:pPr>
        <w:pStyle w:val="BodyText"/>
        <w:spacing w:before="1"/>
        <w:ind w:left="360" w:right="254"/>
      </w:pPr>
      <w:r>
        <w:t>Hard copies of all</w:t>
      </w:r>
      <w:r w:rsidR="009601CC">
        <w:t xml:space="preserve"> physical</w:t>
      </w:r>
      <w:r>
        <w:t xml:space="preserve"> data sheets will be kept at the KWF office for 10 years and at SGS lab for 5 years.</w:t>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36" w:name="_Toc120523972"/>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36"/>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37" w:name="_Toc96073961"/>
      <w:r w:rsidRPr="00021763">
        <w:rPr>
          <w:b/>
        </w:rPr>
        <w:t>Agency Baseline</w:t>
      </w:r>
      <w:bookmarkEnd w:id="137"/>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48157883" w14:textId="4E23CC14" w:rsidR="00021763" w:rsidRDefault="00B06D55" w:rsidP="003321DF">
      <w:pPr>
        <w:pStyle w:val="BodyText"/>
        <w:ind w:left="360"/>
      </w:pPr>
      <w:r>
        <w:t xml:space="preserve">Applying the above criteria, the Kenai Watershed Forum has established </w:t>
      </w:r>
      <w:r w:rsidR="003321DF">
        <w:t>22</w:t>
      </w:r>
      <w:r>
        <w:t xml:space="preserve"> sites along the Kenai River and several of its tributaries. Sites were also selected based on a previous water- quality monitoring project performed by the Alaska Department of Fish and Game in 1990.</w:t>
      </w:r>
      <w:r w:rsidR="003321DF">
        <w:t xml:space="preserve"> </w:t>
      </w:r>
      <w:r>
        <w:t>Each site is given a name and identified by river mile and a location description, as well as by its latitude, longitude and elevation as determined using USGS 1:63,360 scale topographical maps and on</w:t>
      </w:r>
      <w:r w:rsidR="003321DF">
        <w:t>-</w:t>
      </w:r>
      <w:r>
        <w:t xml:space="preserve">site </w:t>
      </w:r>
      <w:r>
        <w:lastRenderedPageBreak/>
        <w:t xml:space="preserve">GPS readings. See Table </w:t>
      </w:r>
      <w:r w:rsidR="003321DF">
        <w:t>7</w:t>
      </w:r>
      <w:r>
        <w:t xml:space="preserve">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5AFF59F8" w14:textId="4B78E022" w:rsidR="00B06D55" w:rsidRDefault="00B06D55" w:rsidP="003321DF">
      <w:pPr>
        <w:pStyle w:val="BodyText"/>
        <w:ind w:left="36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Surface water grab samples will be taken at all 2</w:t>
      </w:r>
      <w:r w:rsidR="003321DF">
        <w:t>2</w:t>
      </w:r>
      <w:r>
        <w:t xml:space="preserve"> stations during July/August when the river is heavily used and is at high flow and then again during April/May breakup when the river is at low flow. 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38" w:name="KENAI_RIVER_STATIONS"/>
            <w:bookmarkEnd w:id="138"/>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39" w:name="RIVER_MILE"/>
            <w:bookmarkEnd w:id="139"/>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40" w:name="LATITUDE"/>
            <w:bookmarkEnd w:id="140"/>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41" w:name="LONGITUDE"/>
            <w:bookmarkEnd w:id="141"/>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30C5FD8D" w14:textId="369CDD78" w:rsidR="004D09A6" w:rsidRDefault="004D09A6" w:rsidP="00B74CB3">
      <w:pPr>
        <w:pStyle w:val="BodyText"/>
        <w:ind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lastRenderedPageBreak/>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0F516CDD" w14:textId="5CFC87CB" w:rsidR="004D09A6" w:rsidRPr="00662FD7" w:rsidRDefault="00662FD7" w:rsidP="00662FD7">
      <w:pPr>
        <w:pStyle w:val="Caption"/>
        <w:ind w:firstLine="360"/>
        <w:rPr>
          <w:i w:val="0"/>
          <w:color w:val="auto"/>
          <w:sz w:val="24"/>
          <w:szCs w:val="24"/>
        </w:rPr>
      </w:pPr>
      <w:bookmarkStart w:id="142" w:name="_Toc118195316"/>
      <w:r w:rsidRPr="00662FD7">
        <w:rPr>
          <w:i w:val="0"/>
          <w:color w:val="auto"/>
          <w:sz w:val="24"/>
          <w:szCs w:val="24"/>
        </w:rPr>
        <w:t xml:space="preserve">Figure </w:t>
      </w:r>
      <w:r w:rsidRPr="00662FD7">
        <w:rPr>
          <w:i w:val="0"/>
          <w:color w:val="auto"/>
          <w:sz w:val="24"/>
          <w:szCs w:val="24"/>
        </w:rPr>
        <w:fldChar w:fldCharType="begin"/>
      </w:r>
      <w:r w:rsidRPr="00662FD7">
        <w:rPr>
          <w:i w:val="0"/>
          <w:color w:val="auto"/>
          <w:sz w:val="24"/>
          <w:szCs w:val="24"/>
        </w:rPr>
        <w:instrText xml:space="preserve"> SEQ Figure \* ARABIC </w:instrText>
      </w:r>
      <w:r w:rsidRPr="00662FD7">
        <w:rPr>
          <w:i w:val="0"/>
          <w:color w:val="auto"/>
          <w:sz w:val="24"/>
          <w:szCs w:val="24"/>
        </w:rPr>
        <w:fldChar w:fldCharType="separate"/>
      </w:r>
      <w:r w:rsidR="00AD3520">
        <w:rPr>
          <w:i w:val="0"/>
          <w:noProof/>
          <w:color w:val="auto"/>
          <w:sz w:val="24"/>
          <w:szCs w:val="24"/>
        </w:rPr>
        <w:t>2</w:t>
      </w:r>
      <w:r w:rsidRPr="00662FD7">
        <w:rPr>
          <w:i w:val="0"/>
          <w:color w:val="auto"/>
          <w:sz w:val="24"/>
          <w:szCs w:val="24"/>
        </w:rPr>
        <w:fldChar w:fldCharType="end"/>
      </w:r>
      <w:r>
        <w:rPr>
          <w:i w:val="0"/>
          <w:color w:val="auto"/>
          <w:sz w:val="24"/>
          <w:szCs w:val="24"/>
        </w:rPr>
        <w:t xml:space="preserve">. </w:t>
      </w:r>
      <w:r w:rsidR="004D09A6" w:rsidRPr="00662FD7">
        <w:rPr>
          <w:i w:val="0"/>
          <w:color w:val="auto"/>
          <w:sz w:val="24"/>
          <w:szCs w:val="24"/>
        </w:rPr>
        <w:t>Map of the multi-agency baseline sample locations and the Kenai River watershed.</w:t>
      </w:r>
      <w:bookmarkEnd w:id="142"/>
    </w:p>
    <w:p w14:paraId="4564ADF0" w14:textId="37DD8416" w:rsidR="00944357" w:rsidRDefault="00944357" w:rsidP="009D3EAA">
      <w:pPr>
        <w:pStyle w:val="BodyText"/>
        <w:spacing w:before="89"/>
        <w:ind w:left="360" w:right="220"/>
        <w:jc w:val="both"/>
      </w:pPr>
      <w:r>
        <w:t xml:space="preserve">The City of Soldotna Wastewater Treatment Plant has the capability and equipment to </w:t>
      </w:r>
      <w:proofErr w:type="gramStart"/>
      <w:r>
        <w:t>test</w:t>
      </w:r>
      <w:r>
        <w:rPr>
          <w:spacing w:val="-43"/>
        </w:rPr>
        <w:t xml:space="preserve">  </w:t>
      </w:r>
      <w:r>
        <w:t>the</w:t>
      </w:r>
      <w:proofErr w:type="gramEnd"/>
      <w:r>
        <w:t xml:space="preserv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proofErr w:type="spellStart"/>
      <w:r w:rsidRPr="009D3EAA">
        <w:t>Tauriainen</w:t>
      </w:r>
      <w:proofErr w:type="spellEnd"/>
      <w:r w:rsidRPr="009D3EAA">
        <w:t xml:space="preserve">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38A7A412" w:rsidR="00944357" w:rsidRPr="00C75F2A" w:rsidRDefault="00944357" w:rsidP="009D3EAA">
      <w:pPr>
        <w:pStyle w:val="BodyText"/>
        <w:spacing w:before="1"/>
        <w:ind w:left="360" w:right="320"/>
      </w:pPr>
      <w:r>
        <w:t>Agency representatives receive training on sampling techniques directly from the SGS and the</w:t>
      </w:r>
      <w:r w:rsidR="009D3EAA">
        <w:t xml:space="preserve"> </w:t>
      </w:r>
      <w:r>
        <w:t xml:space="preserve">KWF Quality Assurance Officer on the day prior to sampling. Each team receiving training will </w:t>
      </w:r>
      <w:r>
        <w:lastRenderedPageBreak/>
        <w:t xml:space="preserve">be assigned from 1 to 5 sites to collect multiple water samples. </w:t>
      </w:r>
      <w:ins w:id="143" w:author="ben" w:date="2022-10-19T10:34:00Z">
        <w:r>
          <w:t>Total suspended solids</w:t>
        </w:r>
      </w:ins>
      <w:r>
        <w:t xml:space="preserve"> samples will be taken directly to the City of Soldotna Wastewater Treatment for </w:t>
      </w:r>
      <w:r w:rsidRPr="00C75F2A">
        <w:t xml:space="preserve">analysis within the capacity of the Soldotna Wastewater treatment plant. Remaining samples will be sent to SGS or </w:t>
      </w:r>
      <w:proofErr w:type="spellStart"/>
      <w:r w:rsidRPr="00C75F2A">
        <w:t>Tauriainen</w:t>
      </w:r>
      <w:proofErr w:type="spellEnd"/>
      <w:r w:rsidRPr="00C75F2A">
        <w:t xml:space="preserve"> for the more specific analysis as described above. </w:t>
      </w:r>
    </w:p>
    <w:p w14:paraId="467C7725" w14:textId="2FF397AA" w:rsidR="00260B58" w:rsidRPr="00C75F2A" w:rsidRDefault="00260B58" w:rsidP="00944357">
      <w:pPr>
        <w:pStyle w:val="BodyText"/>
        <w:spacing w:before="1"/>
        <w:ind w:left="687" w:right="320"/>
      </w:pPr>
    </w:p>
    <w:p w14:paraId="1B3795B1" w14:textId="3E76620C" w:rsidR="00260B58" w:rsidRPr="00C75F2A" w:rsidRDefault="00260B58" w:rsidP="00260B58">
      <w:pPr>
        <w:pStyle w:val="BodyText"/>
        <w:spacing w:before="1"/>
        <w:ind w:right="320"/>
      </w:pPr>
    </w:p>
    <w:p w14:paraId="6585368D" w14:textId="5C0DA8F5" w:rsidR="00260B58" w:rsidRPr="00C75F2A" w:rsidRDefault="00260B58" w:rsidP="009D3EAA">
      <w:pPr>
        <w:pStyle w:val="Heading2"/>
        <w:ind w:left="0" w:firstLine="360"/>
        <w:rPr>
          <w:i w:val="0"/>
        </w:rPr>
      </w:pPr>
      <w:bookmarkStart w:id="144" w:name="_Toc120523973"/>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44"/>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45" w:name="_Toc96073963"/>
      <w:r w:rsidRPr="00C75F2A">
        <w:rPr>
          <w:b/>
          <w:i/>
        </w:rPr>
        <w:t>Agency Baseline</w:t>
      </w:r>
      <w:bookmarkEnd w:id="145"/>
    </w:p>
    <w:p w14:paraId="3CDD494F" w14:textId="312D7E57" w:rsidR="00CF4205" w:rsidRDefault="00260B58" w:rsidP="00635247">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3A8C9B72" w14:textId="77777777" w:rsidR="00CF4205" w:rsidRPr="00C75F2A" w:rsidRDefault="00CF4205" w:rsidP="00260B58">
      <w:pPr>
        <w:pStyle w:val="BodyText"/>
        <w:spacing w:before="11"/>
      </w:pPr>
    </w:p>
    <w:p w14:paraId="113B6E1C" w14:textId="145221CE" w:rsidR="00260B58" w:rsidRPr="00C75F2A" w:rsidRDefault="00260B58" w:rsidP="0007134B">
      <w:pPr>
        <w:pStyle w:val="BodyText"/>
        <w:ind w:left="360" w:right="301"/>
      </w:pPr>
      <w:r w:rsidRPr="00C75F2A">
        <w:t>Surface water samples will be taken at all 2</w:t>
      </w:r>
      <w:r w:rsidR="00B54A80" w:rsidRPr="00C75F2A">
        <w:t>2</w:t>
      </w:r>
      <w:r w:rsidRPr="00C75F2A">
        <w:t xml:space="preserve"> stations during </w:t>
      </w:r>
      <w:r w:rsidR="0007134B" w:rsidRPr="00C75F2A">
        <w:t>April breakup when the river is at low flow</w:t>
      </w:r>
      <w:r w:rsidR="0007134B">
        <w:t xml:space="preserve"> and then again during </w:t>
      </w:r>
      <w:r w:rsidRPr="00C75F2A">
        <w:t>July when the river is heavily used and is at high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669ED9A9"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w:t>
      </w:r>
      <w:r w:rsidR="00BF5886">
        <w:t>.</w:t>
      </w:r>
      <w:del w:id="146" w:author="ben" w:date="2022-10-24T10:11:00Z">
        <w:r w:rsidRPr="00C75F2A" w:rsidDel="0007134B">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commentRangeStart w:id="147"/>
      <w:r w:rsidRPr="00C75F2A">
        <w:t>.</w:t>
      </w:r>
      <w:commentRangeEnd w:id="147"/>
      <w:r w:rsidR="0007134B">
        <w:rPr>
          <w:rStyle w:val="CommentReference"/>
        </w:rPr>
        <w:commentReference w:id="147"/>
      </w:r>
      <w:r w:rsidRPr="00C75F2A">
        <w:t xml:space="preserve">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The recommended time for sampling is morning so that samples can be analyzed in the early afternoon at the Soldotna Wastewater Treatment Plant and prepared for travel and subsequent analysis at the SGS in Anchorage. At the sampling stations located in the tidal areas of the 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48" w:name="_bookmark18"/>
      <w:bookmarkEnd w:id="148"/>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lastRenderedPageBreak/>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64B2B9E1" w:rsidR="00260B58" w:rsidRDefault="00260B58" w:rsidP="00260B58">
      <w:pPr>
        <w:tabs>
          <w:tab w:val="left" w:pos="1862"/>
          <w:tab w:val="left" w:pos="2127"/>
        </w:tabs>
        <w:spacing w:before="92"/>
        <w:ind w:left="687" w:right="622"/>
        <w:rPr>
          <w:sz w:val="18"/>
        </w:rPr>
      </w:pPr>
      <w:r>
        <w:rPr>
          <w:sz w:val="18"/>
        </w:rPr>
        <w:t>PA, P, FP, G:</w:t>
      </w:r>
      <w:r w:rsidR="00BF5886">
        <w:rPr>
          <w:sz w:val="18"/>
        </w:rPr>
        <w:t xml:space="preserve"> </w:t>
      </w:r>
      <w:r>
        <w:rPr>
          <w:sz w:val="18"/>
        </w:rPr>
        <w:t xml:space="preserve">PA is any </w:t>
      </w:r>
      <w:proofErr w:type="spellStart"/>
      <w:r>
        <w:rPr>
          <w:sz w:val="18"/>
        </w:rPr>
        <w:t>sterizable</w:t>
      </w:r>
      <w:proofErr w:type="spellEnd"/>
      <w:r>
        <w:rPr>
          <w:sz w:val="18"/>
        </w:rPr>
        <w:t xml:space="preserve"> (autoclavable) plastic, “P” is polyethylene</w:t>
      </w:r>
      <w:r w:rsidR="00BF5886">
        <w:rPr>
          <w:sz w:val="18"/>
        </w:rPr>
        <w:t>;</w:t>
      </w:r>
      <w:r>
        <w:rPr>
          <w:sz w:val="18"/>
        </w:rPr>
        <w:t xml:space="preserve"> “FP” is fluoropolymer, “G” is glass</w:t>
      </w:r>
      <w:r w:rsidR="00BF5886">
        <w:rPr>
          <w:sz w:val="18"/>
        </w:rPr>
        <w:t xml:space="preserve">; </w:t>
      </w:r>
      <w:r>
        <w:rPr>
          <w:sz w:val="18"/>
        </w:rPr>
        <w:t>HDPE is “high-density polyethylene”</w:t>
      </w:r>
      <w:r w:rsidR="00BF5886">
        <w:rPr>
          <w:sz w:val="18"/>
        </w:rPr>
        <w:t>;</w:t>
      </w:r>
      <w:r>
        <w:rPr>
          <w:sz w:val="18"/>
        </w:rPr>
        <w:t xml:space="preserv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451C7E42" w:rsidR="00C75F2A" w:rsidRDefault="00C75F2A" w:rsidP="006B2794">
      <w:pPr>
        <w:pStyle w:val="Heading2"/>
        <w:ind w:left="0" w:firstLine="360"/>
      </w:pPr>
      <w:bookmarkStart w:id="149" w:name="_Toc96073965"/>
      <w:bookmarkStart w:id="150" w:name="_Toc120523974"/>
      <w:r>
        <w:t>B3.</w:t>
      </w:r>
      <w:r w:rsidR="009D3EAA">
        <w:t xml:space="preserve"> </w:t>
      </w:r>
      <w:r>
        <w:t>S</w:t>
      </w:r>
      <w:r w:rsidR="009D3EAA">
        <w:t>ample</w:t>
      </w:r>
      <w:r>
        <w:t xml:space="preserve"> H</w:t>
      </w:r>
      <w:r w:rsidR="009D3EAA">
        <w:t>andling</w:t>
      </w:r>
      <w:r>
        <w:t xml:space="preserve"> </w:t>
      </w:r>
      <w:r w:rsidR="0007134B">
        <w:t>a</w:t>
      </w:r>
      <w:r w:rsidR="009D3EAA">
        <w:t>nd</w:t>
      </w:r>
      <w:r>
        <w:t xml:space="preserve"> C</w:t>
      </w:r>
      <w:r w:rsidR="009D3EAA">
        <w:t>ustody</w:t>
      </w:r>
      <w:r>
        <w:rPr>
          <w:spacing w:val="-4"/>
        </w:rPr>
        <w:t xml:space="preserve"> </w:t>
      </w:r>
      <w:r>
        <w:t>R</w:t>
      </w:r>
      <w:bookmarkEnd w:id="149"/>
      <w:r w:rsidR="009D3EAA">
        <w:t>equirements</w:t>
      </w:r>
      <w:bookmarkEnd w:id="150"/>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51" w:name="_Toc96073966"/>
      <w:r w:rsidRPr="009D3EAA">
        <w:rPr>
          <w:b/>
        </w:rPr>
        <w:t xml:space="preserve">Agency Baseline </w:t>
      </w:r>
      <w:bookmarkEnd w:id="151"/>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7BBE9CA2"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w:t>
      </w:r>
    </w:p>
    <w:p w14:paraId="3519D6CB"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233ED7" w:rsidRDefault="00233ED7"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233ED7" w:rsidRDefault="00233ED7" w:rsidP="00C75F2A">
                              <w:pPr>
                                <w:spacing w:line="199" w:lineRule="exact"/>
                                <w:rPr>
                                  <w:b/>
                                  <w:sz w:val="18"/>
                                </w:rPr>
                              </w:pPr>
                              <w:r>
                                <w:rPr>
                                  <w:b/>
                                  <w:sz w:val="18"/>
                                </w:rPr>
                                <w:t>Lab Information:</w:t>
                              </w:r>
                            </w:p>
                            <w:p w14:paraId="1837C741" w14:textId="77777777" w:rsidR="00233ED7" w:rsidRDefault="00233ED7"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233ED7" w:rsidRDefault="00233ED7"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233ED7" w:rsidRDefault="00233ED7" w:rsidP="00C75F2A">
                              <w:pPr>
                                <w:ind w:left="1865" w:right="737" w:hanging="418"/>
                                <w:rPr>
                                  <w:b/>
                                  <w:sz w:val="18"/>
                                </w:rPr>
                              </w:pPr>
                              <w:r>
                                <w:rPr>
                                  <w:b/>
                                  <w:sz w:val="18"/>
                                </w:rPr>
                                <w:t>KENAI WATERSHED FORUM Phone (907) 260-5449</w:t>
                              </w:r>
                            </w:p>
                            <w:p w14:paraId="75F41203" w14:textId="77777777" w:rsidR="00233ED7" w:rsidRDefault="00233ED7" w:rsidP="00C75F2A">
                              <w:pPr>
                                <w:spacing w:before="38"/>
                                <w:rPr>
                                  <w:b/>
                                  <w:sz w:val="18"/>
                                </w:rPr>
                              </w:pPr>
                              <w:r>
                                <w:rPr>
                                  <w:b/>
                                  <w:sz w:val="18"/>
                                </w:rPr>
                                <w:t>Field Information:</w:t>
                              </w:r>
                            </w:p>
                            <w:p w14:paraId="2F63F1C1" w14:textId="77777777" w:rsidR="00233ED7" w:rsidRDefault="00233ED7"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233ED7" w:rsidRDefault="00233ED7"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233ED7" w:rsidRDefault="00233ED7"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233ED7" w:rsidRDefault="00233ED7"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233ED7" w:rsidRDefault="00233ED7"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233ED7" w:rsidRDefault="00233ED7"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233ED7" w:rsidRDefault="00233ED7" w:rsidP="00C75F2A">
                        <w:pPr>
                          <w:spacing w:line="199" w:lineRule="exact"/>
                          <w:rPr>
                            <w:b/>
                            <w:sz w:val="18"/>
                          </w:rPr>
                        </w:pPr>
                        <w:r>
                          <w:rPr>
                            <w:b/>
                            <w:sz w:val="18"/>
                          </w:rPr>
                          <w:t>Lab Information:</w:t>
                        </w:r>
                      </w:p>
                      <w:p w14:paraId="1837C741" w14:textId="77777777" w:rsidR="00233ED7" w:rsidRDefault="00233ED7"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233ED7" w:rsidRDefault="00233ED7"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233ED7" w:rsidRDefault="00233ED7" w:rsidP="00C75F2A">
                        <w:pPr>
                          <w:ind w:left="1865" w:right="737" w:hanging="418"/>
                          <w:rPr>
                            <w:b/>
                            <w:sz w:val="18"/>
                          </w:rPr>
                        </w:pPr>
                        <w:r>
                          <w:rPr>
                            <w:b/>
                            <w:sz w:val="18"/>
                          </w:rPr>
                          <w:t>KENAI WATERSHED FORUM Phone (907) 260-5449</w:t>
                        </w:r>
                      </w:p>
                      <w:p w14:paraId="75F41203" w14:textId="77777777" w:rsidR="00233ED7" w:rsidRDefault="00233ED7" w:rsidP="00C75F2A">
                        <w:pPr>
                          <w:spacing w:before="38"/>
                          <w:rPr>
                            <w:b/>
                            <w:sz w:val="18"/>
                          </w:rPr>
                        </w:pPr>
                        <w:r>
                          <w:rPr>
                            <w:b/>
                            <w:sz w:val="18"/>
                          </w:rPr>
                          <w:t>Field Information:</w:t>
                        </w:r>
                      </w:p>
                      <w:p w14:paraId="2F63F1C1" w14:textId="77777777" w:rsidR="00233ED7" w:rsidRDefault="00233ED7"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233ED7" w:rsidRDefault="00233ED7"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233ED7" w:rsidRDefault="00233ED7"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233ED7" w:rsidRDefault="00233ED7"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233ED7" w:rsidRDefault="00233ED7"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52" w:name="_Toc118195317"/>
    <w:p w14:paraId="76668BB2" w14:textId="0D170F96" w:rsidR="00C75F2A" w:rsidRPr="009B20CC" w:rsidRDefault="00C75F2A" w:rsidP="009B20CC">
      <w:pPr>
        <w:pStyle w:val="Caption"/>
        <w:jc w:val="center"/>
        <w:rPr>
          <w:b/>
          <w:i w:val="0"/>
          <w:color w:val="auto"/>
          <w:sz w:val="24"/>
          <w:szCs w:val="24"/>
        </w:rPr>
        <w:sectPr w:rsidR="00C75F2A" w:rsidRPr="009B20CC">
          <w:pgSz w:w="11900" w:h="16840"/>
          <w:pgMar w:top="1620" w:right="940" w:bottom="940" w:left="1040" w:header="929" w:footer="744" w:gutter="0"/>
          <w:cols w:space="720"/>
        </w:sectPr>
      </w:pPr>
      <w:r w:rsidRPr="009B20CC">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9B20CC" w:rsidRPr="009B20CC">
        <w:rPr>
          <w:b/>
          <w:i w:val="0"/>
          <w:color w:val="auto"/>
          <w:sz w:val="24"/>
          <w:szCs w:val="24"/>
        </w:rPr>
        <w:t xml:space="preserve">Figure </w:t>
      </w:r>
      <w:r w:rsidR="009B20CC" w:rsidRPr="009B20CC">
        <w:rPr>
          <w:b/>
          <w:i w:val="0"/>
          <w:color w:val="auto"/>
          <w:sz w:val="24"/>
          <w:szCs w:val="24"/>
        </w:rPr>
        <w:fldChar w:fldCharType="begin"/>
      </w:r>
      <w:r w:rsidR="009B20CC" w:rsidRPr="009B20CC">
        <w:rPr>
          <w:b/>
          <w:i w:val="0"/>
          <w:color w:val="auto"/>
          <w:sz w:val="24"/>
          <w:szCs w:val="24"/>
        </w:rPr>
        <w:instrText xml:space="preserve"> SEQ Figure \* ARABIC </w:instrText>
      </w:r>
      <w:r w:rsidR="009B20CC" w:rsidRPr="009B20CC">
        <w:rPr>
          <w:b/>
          <w:i w:val="0"/>
          <w:color w:val="auto"/>
          <w:sz w:val="24"/>
          <w:szCs w:val="24"/>
        </w:rPr>
        <w:fldChar w:fldCharType="separate"/>
      </w:r>
      <w:r w:rsidR="00AD3520">
        <w:rPr>
          <w:b/>
          <w:i w:val="0"/>
          <w:noProof/>
          <w:color w:val="auto"/>
          <w:sz w:val="24"/>
          <w:szCs w:val="24"/>
        </w:rPr>
        <w:t>3</w:t>
      </w:r>
      <w:r w:rsidR="009B20CC" w:rsidRPr="009B20CC">
        <w:rPr>
          <w:b/>
          <w:i w:val="0"/>
          <w:color w:val="auto"/>
          <w:sz w:val="24"/>
          <w:szCs w:val="24"/>
        </w:rPr>
        <w:fldChar w:fldCharType="end"/>
      </w:r>
      <w:r w:rsidR="009B20CC">
        <w:rPr>
          <w:b/>
          <w:i w:val="0"/>
          <w:color w:val="auto"/>
          <w:sz w:val="24"/>
          <w:szCs w:val="24"/>
        </w:rPr>
        <w:t xml:space="preserve">. </w:t>
      </w:r>
      <w:r w:rsidRPr="009B20CC">
        <w:rPr>
          <w:b/>
          <w:i w:val="0"/>
          <w:color w:val="auto"/>
          <w:sz w:val="24"/>
          <w:szCs w:val="24"/>
        </w:rPr>
        <w:t>Sample Container Label</w:t>
      </w:r>
      <w:bookmarkEnd w:id="152"/>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53" w:name="_Toc96073967"/>
      <w:bookmarkStart w:id="154" w:name="_Toc120523975"/>
      <w:r w:rsidRPr="001D5A4D">
        <w:rPr>
          <w:i w:val="0"/>
        </w:rPr>
        <w:t>B4. Analytical Methods</w:t>
      </w:r>
      <w:r w:rsidRPr="001D5A4D">
        <w:rPr>
          <w:i w:val="0"/>
          <w:spacing w:val="-3"/>
        </w:rPr>
        <w:t xml:space="preserve"> </w:t>
      </w:r>
      <w:r w:rsidRPr="001D5A4D">
        <w:rPr>
          <w:i w:val="0"/>
        </w:rPr>
        <w:t>R</w:t>
      </w:r>
      <w:bookmarkEnd w:id="153"/>
      <w:r w:rsidRPr="001D5A4D">
        <w:rPr>
          <w:i w:val="0"/>
        </w:rPr>
        <w:t>equirements</w:t>
      </w:r>
      <w:bookmarkEnd w:id="154"/>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13B51B0A" w:rsidR="001D5A4D" w:rsidRDefault="001D5A4D" w:rsidP="00385894">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55" w:name="_Toc96073968"/>
      <w:r w:rsidR="00B22E6F">
        <w:t xml:space="preserve"> </w:t>
      </w:r>
      <w:r>
        <w:t>Agency Baseline</w:t>
      </w:r>
      <w:bookmarkEnd w:id="155"/>
      <w:r w:rsidR="00F81752">
        <w:t xml:space="preserve">. </w:t>
      </w:r>
      <w:r>
        <w:t xml:space="preserve">Soldotna Wastewater Treatment Lab will analyze samples for Total Suspended Solids, </w:t>
      </w:r>
      <w:r w:rsidR="00385894">
        <w:t xml:space="preserve">as well as for Fecal Coliforms when resources allow. As collaboration permits, they will also analyze samples for turbidity, </w:t>
      </w:r>
      <w:r>
        <w:t xml:space="preserve">conductivity, </w:t>
      </w:r>
      <w:r w:rsidR="00385894">
        <w:t xml:space="preserve">and </w:t>
      </w:r>
      <w:proofErr w:type="spellStart"/>
      <w:r>
        <w:t>pH</w:t>
      </w:r>
      <w:r w:rsidR="00385894">
        <w:t>.</w:t>
      </w:r>
      <w:proofErr w:type="spellEnd"/>
      <w:r w:rsidR="00385894">
        <w:t xml:space="preserve"> </w:t>
      </w:r>
      <w:r>
        <w:t xml:space="preserve">SGS will perform laboratory analysis of water quality beyond the capacity of the Soldotna Wastewater Treatment Plant. Their Quality Management Plan is </w:t>
      </w:r>
      <w:commentRangeStart w:id="156"/>
      <w:r>
        <w:t>on file with the ADEC QA Officer.</w:t>
      </w:r>
      <w:commentRangeEnd w:id="156"/>
      <w:r w:rsidR="00385894">
        <w:rPr>
          <w:rStyle w:val="CommentReference"/>
        </w:rPr>
        <w:commentReference w:id="156"/>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57" w:name="B5._QUALITY_CONTROL_REQUIREMENTS"/>
      <w:bookmarkEnd w:id="157"/>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635CAAE9" w:rsidR="00C10D15" w:rsidRDefault="001D5A4D" w:rsidP="00C10D15">
      <w:pPr>
        <w:pStyle w:val="BodyText"/>
        <w:ind w:left="72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Tables </w:t>
      </w:r>
      <w:r w:rsidR="00385894">
        <w:t>9</w:t>
      </w:r>
      <w:r>
        <w:t xml:space="preserve"> and 1</w:t>
      </w:r>
      <w:r w:rsidR="00385894">
        <w:t>0</w:t>
      </w:r>
      <w:r>
        <w:t>.</w:t>
      </w:r>
      <w:bookmarkStart w:id="158"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59" w:name="_Toc120523976"/>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58"/>
      <w:bookmarkEnd w:id="159"/>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01E57C96" w:rsidR="00C10D15" w:rsidRPr="00C10D15" w:rsidRDefault="001D5A4D" w:rsidP="006128E6">
      <w:pPr>
        <w:pStyle w:val="BodyText"/>
        <w:numPr>
          <w:ilvl w:val="0"/>
          <w:numId w:val="18"/>
        </w:numPr>
        <w:spacing w:line="275" w:lineRule="exact"/>
      </w:pPr>
      <w:r w:rsidRPr="00C10D15">
        <w:t xml:space="preserve">Field replicate samples </w:t>
      </w:r>
      <w:r w:rsidRPr="00824D84">
        <w:rPr>
          <w:highlight w:val="yellow"/>
        </w:rPr>
        <w:t>(blind to the laboratory</w:t>
      </w:r>
      <w:r w:rsidRPr="00C10D15">
        <w:t xml:space="preserve">). A minimum of 10% of the field samples will be duplicated with a replicate sample. Two replicate samples will be collected during the spring </w:t>
      </w:r>
      <w:r w:rsidR="00BF5886">
        <w:t>m</w:t>
      </w:r>
      <w:r w:rsidRPr="00C10D15">
        <w:t xml:space="preserve">onitoring event and again during the summer </w:t>
      </w:r>
      <w:r w:rsidR="00BF5886">
        <w:t>m</w:t>
      </w:r>
      <w:r w:rsidRPr="00C10D15">
        <w:t xml:space="preserve">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D2A0816" w14:textId="29E8D540" w:rsidR="00C82A02" w:rsidRDefault="001D5A4D" w:rsidP="00BF5886">
      <w:pPr>
        <w:pStyle w:val="BodyText"/>
        <w:numPr>
          <w:ilvl w:val="0"/>
          <w:numId w:val="18"/>
        </w:numPr>
        <w:spacing w:line="275" w:lineRule="exact"/>
      </w:pPr>
      <w:r w:rsidRPr="00C10D15">
        <w:t xml:space="preserve">Field replicate measurements. </w:t>
      </w:r>
      <w:r w:rsidR="00C82A02">
        <w:t xml:space="preserve">At least </w:t>
      </w:r>
      <w:r w:rsidRPr="00C10D15">
        <w:t>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6449B756" w14:textId="7B0B5C32" w:rsidR="00BF5886" w:rsidRDefault="00BF5886" w:rsidP="00BF5886">
      <w:pPr>
        <w:pStyle w:val="BodyText"/>
        <w:spacing w:line="275" w:lineRule="exact"/>
      </w:pPr>
    </w:p>
    <w:p w14:paraId="7DDCD0F6" w14:textId="77777777" w:rsidR="00BF5886" w:rsidRDefault="00BF5886" w:rsidP="00BF5886">
      <w:pPr>
        <w:pStyle w:val="BodyText"/>
        <w:spacing w:line="275" w:lineRule="exact"/>
      </w:pPr>
    </w:p>
    <w:p w14:paraId="72AB4556" w14:textId="4C052A06" w:rsidR="009D3EAA" w:rsidRPr="00B61701" w:rsidRDefault="00B61701" w:rsidP="00C82A02">
      <w:pPr>
        <w:pStyle w:val="Caption"/>
        <w:keepNext/>
        <w:ind w:left="720"/>
        <w:rPr>
          <w:b/>
          <w:i w:val="0"/>
          <w:color w:val="auto"/>
          <w:sz w:val="24"/>
          <w:szCs w:val="24"/>
        </w:rPr>
      </w:pPr>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xml:space="preserve">. Field Quality Control Samples. Table contains information for </w:t>
      </w:r>
      <w:proofErr w:type="spellStart"/>
      <w:r w:rsidR="009D3EAA" w:rsidRPr="00B61701">
        <w:rPr>
          <w:b/>
          <w:i w:val="0"/>
          <w:color w:val="auto"/>
          <w:sz w:val="24"/>
          <w:szCs w:val="24"/>
        </w:rPr>
        <w:t>Hydrolabs</w:t>
      </w:r>
      <w:proofErr w:type="spellEnd"/>
      <w:r w:rsidR="009D3EAA" w:rsidRPr="00B61701">
        <w:rPr>
          <w:b/>
          <w:i w:val="0"/>
          <w:color w:val="auto"/>
          <w:sz w:val="24"/>
          <w:szCs w:val="24"/>
        </w:rPr>
        <w:t xml:space="preserve">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60" w:name="_bookmark23"/>
      <w:bookmarkEnd w:id="160"/>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r w:rsidRPr="00BE2DF2">
              <w:t>Filter Blank</w:t>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r>
              <w:rPr>
                <w:sz w:val="20"/>
              </w:rPr>
              <w:t>≤ MDL (see Tables 1, 2,</w:t>
            </w:r>
          </w:p>
          <w:p w14:paraId="3D977418" w14:textId="77777777" w:rsidR="009D3EAA" w:rsidRDefault="009D3EAA" w:rsidP="00F13846">
            <w:pPr>
              <w:pStyle w:val="TableParagraph"/>
              <w:jc w:val="center"/>
              <w:rPr>
                <w:b/>
              </w:rPr>
            </w:pPr>
            <w:r>
              <w:rPr>
                <w:sz w:val="20"/>
              </w:rPr>
              <w:t>3, and 4)</w:t>
            </w:r>
          </w:p>
        </w:tc>
        <w:bookmarkStart w:id="161" w:name="_GoBack"/>
        <w:bookmarkEnd w:id="161"/>
      </w:tr>
      <w:tr w:rsidR="00BF5886" w14:paraId="62C16C09"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6CC96CB0" w14:textId="3D1FC256" w:rsidR="00BF5886" w:rsidRPr="00BE2DF2" w:rsidRDefault="00BF5886" w:rsidP="00F13846">
            <w:pPr>
              <w:pStyle w:val="TableParagraph"/>
              <w:jc w:val="center"/>
            </w:pPr>
            <w:commentRangeStart w:id="162"/>
            <w:ins w:id="163" w:author="ben" w:date="2022-11-28T11:57:00Z">
              <w:r>
                <w:t>Trip</w:t>
              </w:r>
            </w:ins>
            <w:ins w:id="164" w:author="ben" w:date="2022-11-28T11:54:00Z">
              <w:r>
                <w:t xml:space="preserve">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B8238" w14:textId="53545271" w:rsidR="00BF5886" w:rsidRDefault="00BF5886" w:rsidP="00F13846">
            <w:pPr>
              <w:pStyle w:val="TableParagraph"/>
              <w:spacing w:line="237" w:lineRule="auto"/>
              <w:ind w:left="113" w:right="93"/>
              <w:jc w:val="center"/>
              <w:rPr>
                <w:position w:val="2"/>
                <w:sz w:val="20"/>
              </w:rPr>
            </w:pPr>
            <w:ins w:id="165" w:author="ben" w:date="2022-11-28T11:54: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ins>
          </w:p>
        </w:tc>
        <w:commentRangeEnd w:id="162"/>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9F4F91" w14:textId="77777777" w:rsidR="00BF5886" w:rsidRDefault="0018739C" w:rsidP="00F13846">
            <w:pPr>
              <w:pStyle w:val="TableParagraph"/>
              <w:jc w:val="center"/>
              <w:rPr>
                <w:sz w:val="20"/>
              </w:rPr>
            </w:pPr>
            <w:r>
              <w:rPr>
                <w:rStyle w:val="CommentReference"/>
              </w:rPr>
              <w:commentReference w:id="162"/>
            </w:r>
          </w:p>
        </w:tc>
        <w:tc>
          <w:tcPr>
            <w:tcW w:w="2328" w:type="dxa"/>
            <w:tcBorders>
              <w:top w:val="single" w:sz="4" w:space="0" w:color="000000"/>
              <w:left w:val="single" w:sz="4" w:space="0" w:color="000000"/>
              <w:bottom w:val="single" w:sz="4" w:space="0" w:color="000000"/>
            </w:tcBorders>
            <w:shd w:val="clear" w:color="auto" w:fill="auto"/>
            <w:vAlign w:val="center"/>
          </w:tcPr>
          <w:p w14:paraId="1DBC7AD8" w14:textId="77777777" w:rsidR="00BF5886" w:rsidRDefault="00BF5886" w:rsidP="00F13846">
            <w:pPr>
              <w:pStyle w:val="TableParagraph"/>
              <w:spacing w:line="230" w:lineRule="exact"/>
              <w:ind w:left="158" w:right="134"/>
              <w:jc w:val="center"/>
              <w:rPr>
                <w:sz w:val="20"/>
              </w:rPr>
            </w:pPr>
          </w:p>
        </w:tc>
      </w:tr>
      <w:tr w:rsidR="009E6A21" w14:paraId="35A303B0" w14:textId="77777777" w:rsidTr="00F13846">
        <w:trPr>
          <w:trHeight w:val="1839"/>
          <w:ins w:id="166" w:author="ben" w:date="2022-11-28T12:13:00Z"/>
        </w:trPr>
        <w:tc>
          <w:tcPr>
            <w:tcW w:w="2796" w:type="dxa"/>
            <w:tcBorders>
              <w:top w:val="single" w:sz="4" w:space="0" w:color="000000"/>
              <w:bottom w:val="single" w:sz="4" w:space="0" w:color="000000"/>
              <w:right w:val="single" w:sz="4" w:space="0" w:color="000000"/>
            </w:tcBorders>
            <w:shd w:val="clear" w:color="auto" w:fill="auto"/>
            <w:vAlign w:val="center"/>
          </w:tcPr>
          <w:p w14:paraId="5875396D" w14:textId="69EC793B" w:rsidR="009E6A21" w:rsidRDefault="009E6A21" w:rsidP="00F13846">
            <w:pPr>
              <w:pStyle w:val="TableParagraph"/>
              <w:jc w:val="center"/>
              <w:rPr>
                <w:ins w:id="167" w:author="ben" w:date="2022-11-28T12:13:00Z"/>
              </w:rPr>
            </w:pPr>
            <w:commentRangeStart w:id="168"/>
            <w:ins w:id="169" w:author="ben" w:date="2022-11-28T12:13:00Z">
              <w:r>
                <w:t>Filter Blank</w:t>
              </w:r>
            </w:ins>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8FCCA" w14:textId="1A11B630" w:rsidR="009E6A21" w:rsidRDefault="00663565" w:rsidP="00F13846">
            <w:pPr>
              <w:pStyle w:val="TableParagraph"/>
              <w:spacing w:line="237" w:lineRule="auto"/>
              <w:ind w:left="113" w:right="93"/>
              <w:jc w:val="center"/>
              <w:rPr>
                <w:ins w:id="170" w:author="ben" w:date="2022-11-28T12:13:00Z"/>
                <w:position w:val="2"/>
                <w:sz w:val="20"/>
              </w:rPr>
            </w:pPr>
            <w:ins w:id="171" w:author="ben" w:date="2022-11-28T12:23:00Z">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commentRangeEnd w:id="168"/>
              <w:r>
                <w:rPr>
                  <w:rStyle w:val="CommentReference"/>
                </w:rPr>
                <w:commentReference w:id="168"/>
              </w:r>
            </w:ins>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6A454" w14:textId="77777777" w:rsidR="009E6A21" w:rsidRDefault="009E6A21" w:rsidP="00F13846">
            <w:pPr>
              <w:pStyle w:val="TableParagraph"/>
              <w:jc w:val="center"/>
              <w:rPr>
                <w:ins w:id="172" w:author="ben" w:date="2022-11-28T12:13:00Z"/>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098B0748" w14:textId="77777777" w:rsidR="009E6A21" w:rsidRDefault="009E6A21" w:rsidP="00F13846">
            <w:pPr>
              <w:pStyle w:val="TableParagraph"/>
              <w:spacing w:line="230" w:lineRule="exact"/>
              <w:ind w:left="158" w:right="134"/>
              <w:jc w:val="center"/>
              <w:rPr>
                <w:ins w:id="173" w:author="ben" w:date="2022-11-28T12:13:00Z"/>
                <w:sz w:val="20"/>
              </w:rPr>
            </w:pP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lastRenderedPageBreak/>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lastRenderedPageBreak/>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05B0BB39" w:rsidR="009D3EAA" w:rsidRDefault="009D3EAA" w:rsidP="004A6F10">
      <w:pPr>
        <w:pStyle w:val="Heading2"/>
      </w:pPr>
      <w:bookmarkStart w:id="174" w:name="B6._INSTRUMENT_/_EQUIPMENT_TESTING,_INSP"/>
      <w:bookmarkStart w:id="175" w:name="_Toc96073971"/>
      <w:bookmarkStart w:id="176" w:name="_Toc120523977"/>
      <w:bookmarkEnd w:id="174"/>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r w:rsidR="00C82A02">
        <w:t>a</w:t>
      </w:r>
      <w:r w:rsidR="004A6F10">
        <w:t>nd</w:t>
      </w:r>
      <w:r>
        <w:t xml:space="preserve"> M</w:t>
      </w:r>
      <w:bookmarkEnd w:id="175"/>
      <w:r w:rsidR="004A6F10">
        <w:t>aintenance</w:t>
      </w:r>
      <w:bookmarkEnd w:id="176"/>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77" w:name="_Toc96073972"/>
      <w:bookmarkStart w:id="178" w:name="_Toc120523978"/>
      <w:r>
        <w:t>Agency Baseline</w:t>
      </w:r>
      <w:bookmarkEnd w:id="177"/>
      <w:bookmarkEnd w:id="178"/>
    </w:p>
    <w:p w14:paraId="74E7B033" w14:textId="295DCD37" w:rsidR="009D3EAA" w:rsidRDefault="009D3EAA" w:rsidP="009D3EAA">
      <w:pPr>
        <w:pStyle w:val="BodyText"/>
        <w:ind w:left="687" w:right="248"/>
      </w:pPr>
      <w:r>
        <w:t xml:space="preserve">Training is conducted by the QA Officer and/or SGS staff. The trainers describe the proper handling and maintenance of sample bottles and, once the water samples were taken, how to handle the samples while in transit to the </w:t>
      </w:r>
      <w:r w:rsidR="00C82A02">
        <w:t>drop off point</w:t>
      </w:r>
      <w:r>
        <w: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79" w:name="B7._INSTRUMENT_CALIBRATION_PROCEDURES"/>
      <w:bookmarkStart w:id="180" w:name="_Toc96073973"/>
      <w:bookmarkStart w:id="181" w:name="_Toc120523979"/>
      <w:bookmarkEnd w:id="179"/>
      <w:commentRangeStart w:id="182"/>
      <w:r>
        <w:t>B7.</w:t>
      </w:r>
      <w:r w:rsidR="004A6F10">
        <w:t xml:space="preserve"> </w:t>
      </w:r>
      <w:r>
        <w:t>I</w:t>
      </w:r>
      <w:r w:rsidR="004A6F10">
        <w:t>nstrument</w:t>
      </w:r>
      <w:r>
        <w:t xml:space="preserve"> C</w:t>
      </w:r>
      <w:r w:rsidR="004A6F10">
        <w:t>alibration</w:t>
      </w:r>
      <w:r>
        <w:rPr>
          <w:spacing w:val="-2"/>
        </w:rPr>
        <w:t xml:space="preserve"> </w:t>
      </w:r>
      <w:r>
        <w:t>P</w:t>
      </w:r>
      <w:bookmarkEnd w:id="180"/>
      <w:r w:rsidR="004A6F10">
        <w:t>rocedures</w:t>
      </w:r>
      <w:commentRangeEnd w:id="182"/>
      <w:r w:rsidR="00C82A02">
        <w:rPr>
          <w:rStyle w:val="CommentReference"/>
          <w:b w:val="0"/>
          <w:bCs w:val="0"/>
          <w:i w:val="0"/>
        </w:rPr>
        <w:commentReference w:id="182"/>
      </w:r>
      <w:bookmarkEnd w:id="181"/>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w:t>
      </w:r>
      <w:r w:rsidRPr="00357C38">
        <w:rPr>
          <w:highlight w:val="yellow"/>
        </w:rPr>
        <w:t>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83" w:name="_Toc96073974"/>
      <w:r w:rsidRPr="005A4E5E">
        <w:rPr>
          <w:b/>
        </w:rPr>
        <w:t>Agency Baseline</w:t>
      </w:r>
      <w:bookmarkEnd w:id="183"/>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3F55EFF2" w:rsidR="009D3EAA" w:rsidRDefault="009D3EAA" w:rsidP="00C364A7">
      <w:pPr>
        <w:pStyle w:val="Heading2"/>
      </w:pPr>
      <w:bookmarkStart w:id="184" w:name="B8._INSPECTION_AND_ACCEPTANCE_REQUIREMEN"/>
      <w:bookmarkStart w:id="185" w:name="_Toc96073975"/>
      <w:bookmarkStart w:id="186" w:name="_Toc120523980"/>
      <w:bookmarkEnd w:id="184"/>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bookmarkEnd w:id="185"/>
      <w:r w:rsidR="00C364A7">
        <w:t>upplies</w:t>
      </w:r>
      <w:bookmarkEnd w:id="186"/>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87" w:name="_Toc96073976"/>
      <w:r w:rsidRPr="00C364A7">
        <w:rPr>
          <w:b/>
        </w:rPr>
        <w:t>Agency Baseline</w:t>
      </w:r>
      <w:bookmarkEnd w:id="187"/>
    </w:p>
    <w:p w14:paraId="740EE7C8" w14:textId="1D5211D3" w:rsidR="009D3EAA" w:rsidRDefault="009D3EAA" w:rsidP="009D3EAA">
      <w:pPr>
        <w:pStyle w:val="BodyText"/>
        <w:ind w:left="687" w:right="274"/>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02BCFD4D" w:rsidR="009D3EAA" w:rsidRDefault="009D3EAA" w:rsidP="00C266A5">
      <w:pPr>
        <w:pStyle w:val="Heading2"/>
        <w:ind w:left="0" w:firstLine="687"/>
      </w:pPr>
      <w:bookmarkStart w:id="188" w:name="B9._DATA_ACQUISITION_REQUIREMENTS_FOR_NO"/>
      <w:bookmarkStart w:id="189" w:name="_Toc96073977"/>
      <w:bookmarkStart w:id="190" w:name="_Toc120523981"/>
      <w:bookmarkEnd w:id="188"/>
      <w:r>
        <w:t>B9.</w:t>
      </w:r>
      <w:r w:rsidR="00C364A7">
        <w:t xml:space="preserve"> </w:t>
      </w:r>
      <w:r>
        <w:t>D</w:t>
      </w:r>
      <w:r w:rsidR="00C364A7">
        <w:t>ata</w:t>
      </w:r>
      <w:r>
        <w:t xml:space="preserve"> A</w:t>
      </w:r>
      <w:r w:rsidR="00C364A7">
        <w:t>cquisition</w:t>
      </w:r>
      <w:r>
        <w:t xml:space="preserve"> R</w:t>
      </w:r>
      <w:r w:rsidR="00C364A7">
        <w:t>equirements</w:t>
      </w:r>
      <w:r>
        <w:t xml:space="preserve"> </w:t>
      </w:r>
      <w:r w:rsidR="0022144D">
        <w:t>f</w:t>
      </w:r>
      <w:r w:rsidR="00C364A7">
        <w:t>or</w:t>
      </w:r>
      <w:r>
        <w:t xml:space="preserve"> N</w:t>
      </w:r>
      <w:r w:rsidR="00C364A7">
        <w:t>on</w:t>
      </w:r>
      <w:r>
        <w:t>-D</w:t>
      </w:r>
      <w:r w:rsidR="00C364A7">
        <w:t xml:space="preserve">irect </w:t>
      </w:r>
      <w:r>
        <w:t>M</w:t>
      </w:r>
      <w:bookmarkEnd w:id="189"/>
      <w:r w:rsidR="00C364A7">
        <w:t>easurements</w:t>
      </w:r>
      <w:bookmarkEnd w:id="190"/>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91" w:name="_Toc96073978"/>
      <w:bookmarkStart w:id="192" w:name="_Toc117087863"/>
      <w:r w:rsidRPr="00F13846">
        <w:rPr>
          <w:b/>
          <w:i/>
        </w:rPr>
        <w:t>Applies to all elements of the monitoring effort</w:t>
      </w:r>
      <w:bookmarkEnd w:id="191"/>
      <w:bookmarkEnd w:id="192"/>
    </w:p>
    <w:p w14:paraId="4C69171C" w14:textId="148BFE2D"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2"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3" w:history="1">
        <w:r w:rsidR="0022144D" w:rsidRPr="0022144D">
          <w:rPr>
            <w:rStyle w:val="Hyperlink"/>
          </w:rPr>
          <w:t>https://maps.waterdata.usgs.gov/mapper/)</w:t>
        </w:r>
      </w:hyperlink>
      <w:r w:rsidR="00E126C6">
        <w:rPr>
          <w:rStyle w:val="Hyperlink"/>
        </w:rPr>
        <w:t xml:space="preserve"> </w:t>
      </w:r>
      <w:r>
        <w:t>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93" w:name="B10._DATA_MANAGEMENT"/>
      <w:bookmarkStart w:id="194" w:name="_Toc96073979"/>
      <w:bookmarkStart w:id="195" w:name="_Toc120523982"/>
      <w:bookmarkEnd w:id="193"/>
      <w:r>
        <w:t>B10.</w:t>
      </w:r>
      <w:r w:rsidR="00C266A5">
        <w:t xml:space="preserve"> </w:t>
      </w:r>
      <w:r>
        <w:t>D</w:t>
      </w:r>
      <w:r w:rsidR="00C266A5">
        <w:t>ata</w:t>
      </w:r>
      <w:r>
        <w:rPr>
          <w:spacing w:val="-2"/>
        </w:rPr>
        <w:t xml:space="preserve"> </w:t>
      </w:r>
      <w:r>
        <w:t>M</w:t>
      </w:r>
      <w:bookmarkEnd w:id="194"/>
      <w:r w:rsidR="00C266A5">
        <w:t>anagement</w:t>
      </w:r>
      <w:bookmarkEnd w:id="195"/>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7C4D6782" w14:textId="77777777" w:rsidR="00362DDF" w:rsidRDefault="00362DDF" w:rsidP="00307E5C">
      <w:pPr>
        <w:pStyle w:val="BodyText"/>
        <w:ind w:right="389"/>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126C6">
        <w:rPr>
          <w:i/>
        </w:rPr>
        <w:t>The sampling team</w:t>
      </w:r>
      <w:r w:rsidRPr="00EA0AA6">
        <w:t xml:space="preserve">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126C6">
        <w:rPr>
          <w:i/>
        </w:rPr>
        <w:t>Laboratories</w:t>
      </w:r>
      <w:r w:rsidRPr="00EA0AA6">
        <w:t xml:space="preserve">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47A1134A" w:rsidR="00EA0AA6" w:rsidRDefault="009D3EAA" w:rsidP="006128E6">
      <w:pPr>
        <w:pStyle w:val="BodyText"/>
        <w:numPr>
          <w:ilvl w:val="0"/>
          <w:numId w:val="20"/>
        </w:numPr>
        <w:ind w:right="389"/>
      </w:pPr>
      <w:r w:rsidRPr="00E126C6">
        <w:rPr>
          <w:i/>
        </w:rPr>
        <w:t>Secondary reviewers</w:t>
      </w:r>
      <w:r w:rsidRPr="00EA0AA6">
        <w:t xml:space="preserve"> (sampling coordinator/supervisor/project supervisor) are responsible for QA/QC review, verification and validation of field and laboratory data and data reformatting as appropriate for reporting to </w:t>
      </w:r>
      <w:r w:rsidR="00307E5C">
        <w:t>the EPA Water Quality Exchange</w:t>
      </w:r>
      <w:r w:rsidRPr="00EA0AA6">
        <w:t>, A</w:t>
      </w:r>
      <w:r w:rsidR="00307E5C">
        <w:t>W</w:t>
      </w:r>
      <w:r w:rsidRPr="00EA0AA6">
        <w:t>QMS,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126C6">
        <w:rPr>
          <w:i/>
        </w:rPr>
        <w:t>The project QA officer</w:t>
      </w:r>
      <w:r w:rsidRPr="00EA0AA6">
        <w:t xml:space="preserve"> is responsible for performing routine independent reviews of data to ensure the monitoring projects data quality objectives are being met. Findings and recommended corrective actions (as appropriate) are reported directly </w:t>
      </w:r>
      <w:r w:rsidRPr="00EA0AA6">
        <w:lastRenderedPageBreak/>
        <w:t>to project management.</w:t>
      </w:r>
    </w:p>
    <w:p w14:paraId="5E8A0F14" w14:textId="77777777" w:rsidR="00EA0AA6" w:rsidRDefault="009D3EAA" w:rsidP="006128E6">
      <w:pPr>
        <w:pStyle w:val="BodyText"/>
        <w:numPr>
          <w:ilvl w:val="0"/>
          <w:numId w:val="20"/>
        </w:numPr>
        <w:ind w:right="389"/>
      </w:pPr>
      <w:r w:rsidRPr="00E126C6">
        <w:rPr>
          <w:i/>
        </w:rPr>
        <w:t>The project manager</w:t>
      </w:r>
      <w:r w:rsidRPr="00EA0AA6">
        <w:t xml:space="preserve"> is responsible for final data</w:t>
      </w:r>
      <w:r w:rsidRPr="00EA0AA6">
        <w:rPr>
          <w:spacing w:val="-4"/>
        </w:rPr>
        <w:t xml:space="preserve"> </w:t>
      </w:r>
      <w:r w:rsidRPr="00EA0AA6">
        <w:t>certification</w:t>
      </w:r>
    </w:p>
    <w:p w14:paraId="19BD3042" w14:textId="01BFDBE6" w:rsidR="00E126C6" w:rsidRPr="00E126C6" w:rsidRDefault="00E126C6" w:rsidP="00E126C6">
      <w:pPr>
        <w:pStyle w:val="BodyText"/>
        <w:numPr>
          <w:ilvl w:val="0"/>
          <w:numId w:val="20"/>
        </w:numPr>
        <w:ind w:right="389"/>
        <w:rPr>
          <w:ins w:id="196" w:author="ben" w:date="2022-11-28T11:33:00Z"/>
        </w:rPr>
      </w:pPr>
      <w:ins w:id="197" w:author="ben" w:date="2022-11-28T11:33:00Z">
        <w:r w:rsidRPr="00E126C6">
          <w:rPr>
            <w:i/>
          </w:rPr>
          <w:t>ADEC DOW Project Manager or Water Quality Assurance Officer</w:t>
        </w:r>
        <w:r w:rsidRPr="00E126C6">
          <w:t xml:space="preserve"> conducts a final review (tertiary review) and submits the validated data, either directly to the EPA Water Quality </w:t>
        </w:r>
        <w:r w:rsidRPr="00E126C6">
          <w:t>Exchange</w:t>
        </w:r>
        <w:r w:rsidRPr="00E126C6">
          <w:t xml:space="preserve"> or via the Ambient Water Quality Monitoring System (AWQMS)</w:t>
        </w:r>
      </w:ins>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98" w:name="_Toc96073980"/>
      <w:r w:rsidRPr="00F13846">
        <w:rPr>
          <w:rStyle w:val="BodyTextChar"/>
          <w:b/>
        </w:rPr>
        <w:t>Agency Baseline</w:t>
      </w:r>
      <w:r w:rsidRPr="00F13846">
        <w:rPr>
          <w:b/>
        </w:rPr>
        <w:t xml:space="preserve"> </w:t>
      </w:r>
      <w:bookmarkEnd w:id="198"/>
    </w:p>
    <w:p w14:paraId="5698A981" w14:textId="48DF3034" w:rsidR="009D3EAA" w:rsidRDefault="009D3EAA" w:rsidP="009D4825">
      <w:pPr>
        <w:pStyle w:val="BodyText"/>
        <w:ind w:left="687" w:right="295"/>
      </w:pPr>
      <w:r>
        <w:t xml:space="preserve">All data are reviewed by the Project QA Officer and the Project Manager before data are accepted. Data will be </w:t>
      </w:r>
      <w:ins w:id="199" w:author="ben" w:date="2022-11-01T10:52:00Z">
        <w:r w:rsidR="00230E63">
          <w:t>converted</w:t>
        </w:r>
      </w:ins>
      <w:del w:id="200" w:author="ben" w:date="2022-11-01T10:52:00Z">
        <w:r w:rsidDel="00230E63">
          <w:delText>entered</w:delText>
        </w:r>
      </w:del>
      <w:r>
        <w:t xml:space="preserve">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Data will be reviewed to determine if water quality problems exist and any values exceed water quality standards. Data files are backed up on KWF server</w:t>
      </w:r>
      <w:r w:rsidR="00230E63">
        <w:t xml:space="preserve">, </w:t>
      </w:r>
      <w:ins w:id="201" w:author="ben" w:date="2022-11-01T10:53:00Z">
        <w:r w:rsidR="00230E63">
          <w:t xml:space="preserve">which in turn is backed up </w:t>
        </w:r>
      </w:ins>
      <w:ins w:id="202" w:author="ben" w:date="2022-11-01T10:54:00Z">
        <w:r w:rsidR="00230E63">
          <w:t>at a</w:t>
        </w:r>
      </w:ins>
      <w:ins w:id="203" w:author="ben" w:date="2022-11-01T10:55:00Z">
        <w:r w:rsidR="00230E63">
          <w:t xml:space="preserve"> </w:t>
        </w:r>
      </w:ins>
      <w:ins w:id="204" w:author="ben" w:date="2022-11-01T10:54:00Z">
        <w:r w:rsidR="00230E63">
          <w:t>remote location</w:t>
        </w:r>
      </w:ins>
      <w:ins w:id="205" w:author="ben" w:date="2022-11-01T10:55:00Z">
        <w:r w:rsidR="00230E63">
          <w:t xml:space="preserve"> </w:t>
        </w:r>
      </w:ins>
      <w:ins w:id="206" w:author="ben" w:date="2022-11-01T10:53:00Z">
        <w:r w:rsidR="00230E63">
          <w:t>by the IT</w:t>
        </w:r>
      </w:ins>
      <w:ins w:id="207" w:author="ben" w:date="2022-11-01T10:54:00Z">
        <w:r w:rsidR="00230E63">
          <w:t xml:space="preserve"> service provider North Tech Group (</w:t>
        </w:r>
      </w:ins>
      <w:r w:rsidR="00230E63">
        <w:fldChar w:fldCharType="begin"/>
      </w:r>
      <w:r w:rsidR="00230E63">
        <w:instrText xml:space="preserve"> HYPERLINK "</w:instrText>
      </w:r>
      <w:ins w:id="208" w:author="ben" w:date="2022-11-01T10:54:00Z">
        <w:r w:rsidR="00230E63" w:rsidRPr="00230E63">
          <w:instrText>https://northtechgroup.com/</w:instrText>
        </w:r>
      </w:ins>
      <w:r w:rsidR="00230E63">
        <w:instrText xml:space="preserve">" </w:instrText>
      </w:r>
      <w:r w:rsidR="00230E63">
        <w:fldChar w:fldCharType="separate"/>
      </w:r>
      <w:ins w:id="209" w:author="ben" w:date="2022-11-01T10:54:00Z">
        <w:r w:rsidR="00230E63" w:rsidRPr="00EC698C">
          <w:rPr>
            <w:rStyle w:val="Hyperlink"/>
          </w:rPr>
          <w:t>https://northtechgroup.com/</w:t>
        </w:r>
      </w:ins>
      <w:r w:rsidR="00230E63">
        <w:fldChar w:fldCharType="end"/>
      </w:r>
      <w:ins w:id="210" w:author="ben" w:date="2022-11-01T10:54:00Z">
        <w:r w:rsidR="00230E63">
          <w:t>).</w:t>
        </w:r>
      </w:ins>
      <w:r w:rsidR="00230E63">
        <w:t xml:space="preserve"> </w:t>
      </w:r>
      <w:ins w:id="211" w:author="ben" w:date="2022-11-01T10:55:00Z">
        <w:r w:rsidR="00230E63">
          <w:t>See Figure 4 for the data management flowchart.</w:t>
        </w:r>
      </w:ins>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2BAC1775" w14:textId="77777777" w:rsidR="009D3EAA" w:rsidRDefault="009D3EAA" w:rsidP="009D3EAA">
      <w:pPr>
        <w:rPr>
          <w:sz w:val="24"/>
        </w:rPr>
      </w:pPr>
    </w:p>
    <w:p w14:paraId="13A8DDF8" w14:textId="77777777" w:rsidR="00846D72" w:rsidRDefault="00846D72" w:rsidP="009D3EAA">
      <w:pPr>
        <w:rPr>
          <w:sz w:val="24"/>
        </w:rPr>
      </w:pPr>
    </w:p>
    <w:p w14:paraId="64B7B393" w14:textId="77777777" w:rsidR="00846D72" w:rsidRDefault="00846D72" w:rsidP="009D3EAA">
      <w:pPr>
        <w:rPr>
          <w:sz w:val="24"/>
        </w:rPr>
      </w:pPr>
    </w:p>
    <w:p w14:paraId="77F2F862" w14:textId="77777777" w:rsidR="00846D72" w:rsidRDefault="00846D72" w:rsidP="009D3EAA">
      <w:pPr>
        <w:rPr>
          <w:sz w:val="24"/>
        </w:rPr>
      </w:pPr>
    </w:p>
    <w:p w14:paraId="27BD73D3" w14:textId="77777777" w:rsidR="00846D72" w:rsidRDefault="00846D72" w:rsidP="009D3EAA">
      <w:pPr>
        <w:rPr>
          <w:sz w:val="24"/>
        </w:rPr>
      </w:pPr>
    </w:p>
    <w:p w14:paraId="712848AD" w14:textId="77777777" w:rsidR="00846D72" w:rsidRDefault="00846D72" w:rsidP="009D3EAA">
      <w:pPr>
        <w:rPr>
          <w:sz w:val="24"/>
        </w:rPr>
      </w:pPr>
    </w:p>
    <w:p w14:paraId="709F8979" w14:textId="77777777" w:rsidR="00846D72" w:rsidRDefault="00AD3520" w:rsidP="009D3EAA">
      <w:pPr>
        <w:rPr>
          <w:sz w:val="24"/>
        </w:rPr>
      </w:pPr>
      <w:r>
        <w:rPr>
          <w:noProof/>
          <w:sz w:val="24"/>
        </w:rPr>
        <w:lastRenderedPageBreak/>
        <w:drawing>
          <wp:inline distT="0" distB="0" distL="0" distR="0" wp14:anchorId="4CDBFFD0" wp14:editId="05482B8B">
            <wp:extent cx="6299200" cy="7239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FT Figure 5 Data Management Flowchart.png"/>
                    <pic:cNvPicPr/>
                  </pic:nvPicPr>
                  <pic:blipFill rotWithShape="1">
                    <a:blip r:embed="rId34">
                      <a:extLst>
                        <a:ext uri="{28A0092B-C50C-407E-A947-70E740481C1C}">
                          <a14:useLocalDpi xmlns:a14="http://schemas.microsoft.com/office/drawing/2010/main" val="0"/>
                        </a:ext>
                      </a:extLst>
                    </a:blip>
                    <a:srcRect b="11201"/>
                    <a:stretch/>
                  </pic:blipFill>
                  <pic:spPr bwMode="auto">
                    <a:xfrm>
                      <a:off x="0" y="0"/>
                      <a:ext cx="6299200" cy="7239000"/>
                    </a:xfrm>
                    <a:prstGeom prst="rect">
                      <a:avLst/>
                    </a:prstGeom>
                    <a:ln>
                      <a:noFill/>
                    </a:ln>
                    <a:extLst>
                      <a:ext uri="{53640926-AAD7-44D8-BBD7-CCE9431645EC}">
                        <a14:shadowObscured xmlns:a14="http://schemas.microsoft.com/office/drawing/2010/main"/>
                      </a:ext>
                    </a:extLst>
                  </pic:spPr>
                </pic:pic>
              </a:graphicData>
            </a:graphic>
          </wp:inline>
        </w:drawing>
      </w:r>
    </w:p>
    <w:p w14:paraId="02CB789F" w14:textId="2F562070"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212" w:name="_Toc118195318"/>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Pr="00AD3520">
        <w:rPr>
          <w:b/>
          <w:i w:val="0"/>
          <w:noProof/>
          <w:color w:val="auto"/>
          <w:sz w:val="24"/>
          <w:szCs w:val="24"/>
        </w:rPr>
        <w:t>4</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t>
      </w:r>
      <w:proofErr w:type="gramStart"/>
      <w:r>
        <w:rPr>
          <w:b/>
          <w:i w:val="0"/>
          <w:color w:val="auto"/>
          <w:sz w:val="24"/>
          <w:szCs w:val="24"/>
        </w:rPr>
        <w:t>Water  Quality</w:t>
      </w:r>
      <w:proofErr w:type="gramEnd"/>
      <w:r>
        <w:rPr>
          <w:b/>
          <w:i w:val="0"/>
          <w:color w:val="auto"/>
          <w:sz w:val="24"/>
          <w:szCs w:val="24"/>
        </w:rPr>
        <w:t xml:space="preserve"> Monitoring Project.</w:t>
      </w:r>
      <w:bookmarkEnd w:id="212"/>
    </w:p>
    <w:p w14:paraId="51EE4E10" w14:textId="77777777" w:rsidR="00846D72" w:rsidRDefault="00846D72" w:rsidP="00AD3520">
      <w:pPr>
        <w:pStyle w:val="Heading2"/>
        <w:ind w:left="0"/>
      </w:pPr>
      <w:bookmarkStart w:id="213" w:name="C1._ASSESSMENTS_AND_RESPONSE_ACTIONS"/>
      <w:bookmarkEnd w:id="213"/>
    </w:p>
    <w:p w14:paraId="52DF2694" w14:textId="3DFA99E2" w:rsidR="009D3EAA" w:rsidRDefault="009D3EAA" w:rsidP="00593B5E">
      <w:pPr>
        <w:pStyle w:val="Heading2"/>
      </w:pPr>
      <w:bookmarkStart w:id="214" w:name="_Toc120523983"/>
      <w:r>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214"/>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03888045" w:rsidR="009D3EAA" w:rsidRDefault="009D3EAA" w:rsidP="006128E6">
      <w:pPr>
        <w:pStyle w:val="ListParagraph"/>
        <w:numPr>
          <w:ilvl w:val="3"/>
          <w:numId w:val="14"/>
        </w:numPr>
        <w:tabs>
          <w:tab w:val="left" w:pos="1407"/>
          <w:tab w:val="left" w:pos="1408"/>
        </w:tabs>
        <w:ind w:right="332"/>
        <w:contextualSpacing w:val="0"/>
        <w:rPr>
          <w:sz w:val="24"/>
        </w:rPr>
      </w:pPr>
      <w:r>
        <w:rPr>
          <w:sz w:val="24"/>
        </w:rPr>
        <w:t xml:space="preserve">Precision (replicate) sample measurements. Precision criteria are specified in Section A7, Table </w:t>
      </w:r>
      <w:r w:rsidR="0030482F">
        <w:rPr>
          <w:sz w:val="24"/>
        </w:rPr>
        <w:t>2 through Table 6.</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66C76A29" w:rsidR="009D3EAA" w:rsidRDefault="009D3EAA" w:rsidP="009D3EAA">
      <w:pPr>
        <w:pStyle w:val="BodyText"/>
        <w:ind w:left="688"/>
      </w:pPr>
      <w:r>
        <w:rPr>
          <w:u w:val="single"/>
        </w:rPr>
        <w:t>Field samples collected for subsequent laboratory analysis (each pollutant)</w:t>
      </w:r>
    </w:p>
    <w:p w14:paraId="37EF5364" w14:textId="29D1D3F0"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 xml:space="preserve">Blind replicate samples for each pollutant to be measured. Precision criteria are specified in Section A7, Tables </w:t>
      </w:r>
      <w:r w:rsidR="00D23A1E">
        <w:rPr>
          <w:sz w:val="24"/>
        </w:rPr>
        <w:t>3 through Table 5.</w:t>
      </w:r>
    </w:p>
    <w:p w14:paraId="735EF23A" w14:textId="46D56C23"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w:t>
      </w:r>
      <w:r w:rsidR="00D23A1E">
        <w:rPr>
          <w:sz w:val="24"/>
        </w:rPr>
        <w:t>easurement Quality Objectives (MQO)</w:t>
      </w:r>
      <w:r>
        <w:rPr>
          <w:sz w:val="24"/>
        </w:rPr>
        <w:t xml:space="preserve"> table</w:t>
      </w:r>
      <w:r w:rsidR="00D23A1E">
        <w:rPr>
          <w:sz w:val="24"/>
        </w:rPr>
        <w:t>s</w:t>
      </w:r>
      <w:r>
        <w:rPr>
          <w:sz w:val="24"/>
        </w:rPr>
        <w:t>, see section</w:t>
      </w:r>
      <w:r>
        <w:rPr>
          <w:spacing w:val="-6"/>
          <w:sz w:val="24"/>
        </w:rPr>
        <w:t xml:space="preserve"> </w:t>
      </w:r>
      <w:r>
        <w:rPr>
          <w:sz w:val="24"/>
        </w:rPr>
        <w:t>A7.</w:t>
      </w:r>
    </w:p>
    <w:p w14:paraId="1C7F7F2D" w14:textId="04A25BFA"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w:t>
      </w:r>
      <w:r w:rsidR="00D23A1E">
        <w:rPr>
          <w:sz w:val="24"/>
        </w:rPr>
        <w:t>s</w:t>
      </w:r>
      <w:r>
        <w:rPr>
          <w:sz w:val="24"/>
        </w:rPr>
        <w:t>,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Pr="00BF13C9" w:rsidRDefault="009D3EAA" w:rsidP="006128E6">
      <w:pPr>
        <w:pStyle w:val="ListParagraph"/>
        <w:numPr>
          <w:ilvl w:val="3"/>
          <w:numId w:val="14"/>
        </w:numPr>
        <w:tabs>
          <w:tab w:val="left" w:pos="1407"/>
          <w:tab w:val="left" w:pos="1408"/>
        </w:tabs>
        <w:spacing w:line="293" w:lineRule="exact"/>
        <w:ind w:hanging="361"/>
        <w:contextualSpacing w:val="0"/>
        <w:rPr>
          <w:sz w:val="24"/>
        </w:rPr>
      </w:pPr>
      <w:r w:rsidRPr="00BF13C9">
        <w:rPr>
          <w:sz w:val="24"/>
        </w:rPr>
        <w:t>Audit of project field measurement data</w:t>
      </w:r>
      <w:r w:rsidRPr="00BF13C9">
        <w:rPr>
          <w:spacing w:val="-2"/>
          <w:sz w:val="24"/>
        </w:rPr>
        <w:t xml:space="preserve"> </w:t>
      </w:r>
      <w:r w:rsidRPr="00BF13C9">
        <w:rPr>
          <w:sz w:val="24"/>
        </w:rPr>
        <w:t>results.</w:t>
      </w:r>
    </w:p>
    <w:p w14:paraId="374E1AE5" w14:textId="77777777" w:rsidR="009D3EAA" w:rsidRPr="002B33B9" w:rsidRDefault="009D3EAA" w:rsidP="009D3EAA">
      <w:pPr>
        <w:pStyle w:val="BodyText"/>
        <w:spacing w:before="10"/>
        <w:rPr>
          <w:sz w:val="23"/>
        </w:rPr>
      </w:pPr>
    </w:p>
    <w:p w14:paraId="4A6A9829" w14:textId="77777777" w:rsidR="009D3EAA" w:rsidRPr="002B33B9" w:rsidRDefault="009D3EAA" w:rsidP="00593B5E">
      <w:pPr>
        <w:pStyle w:val="BodyText"/>
        <w:spacing w:before="1"/>
        <w:ind w:firstLine="720"/>
      </w:pPr>
      <w:r w:rsidRPr="002B33B9">
        <w:rPr>
          <w:u w:val="single"/>
        </w:rPr>
        <w:t>Project Data Assessments</w:t>
      </w:r>
    </w:p>
    <w:p w14:paraId="765C35FB" w14:textId="2F7942FA" w:rsidR="009D3EAA" w:rsidRPr="001279A1" w:rsidRDefault="009D3EAA" w:rsidP="006128E6">
      <w:pPr>
        <w:pStyle w:val="ListParagraph"/>
        <w:numPr>
          <w:ilvl w:val="3"/>
          <w:numId w:val="14"/>
        </w:numPr>
        <w:tabs>
          <w:tab w:val="left" w:pos="1407"/>
          <w:tab w:val="left" w:pos="1408"/>
        </w:tabs>
        <w:ind w:left="1407" w:right="360"/>
        <w:contextualSpacing w:val="0"/>
        <w:rPr>
          <w:sz w:val="24"/>
        </w:rPr>
      </w:pPr>
      <w:r w:rsidRPr="002B33B9">
        <w:rPr>
          <w:sz w:val="24"/>
        </w:rPr>
        <w:t>QA review (verification and validation) of Monitoring Data. Recommended QA coverage</w:t>
      </w:r>
      <w:r>
        <w:rPr>
          <w:sz w:val="24"/>
        </w:rPr>
        <w:t xml:space="preserve"> is 100% QA for data entered by hand</w:t>
      </w:r>
      <w:r w:rsidRPr="00BF13C9">
        <w:rPr>
          <w:sz w:val="24"/>
        </w:rPr>
        <w:t xml:space="preserve">. </w:t>
      </w:r>
      <w:r w:rsidRPr="001279A1">
        <w:rPr>
          <w:sz w:val="24"/>
        </w:rPr>
        <w:t>A 10% QA is recommended for data copy/pasted or downloaded from a</w:t>
      </w:r>
      <w:r w:rsidRPr="001279A1">
        <w:rPr>
          <w:spacing w:val="-5"/>
          <w:sz w:val="24"/>
        </w:rPr>
        <w:t xml:space="preserve"> </w:t>
      </w:r>
      <w:r w:rsidRPr="001279A1">
        <w:rPr>
          <w:sz w:val="24"/>
        </w:rPr>
        <w:t>database.</w:t>
      </w:r>
      <w:r w:rsidR="00BF13C9" w:rsidRPr="001279A1">
        <w:rPr>
          <w:sz w:val="24"/>
        </w:rPr>
        <w:t xml:space="preserve"> </w:t>
      </w:r>
      <w:ins w:id="215" w:author="ben" w:date="2022-11-01T11:12:00Z">
        <w:r w:rsidR="00BF13C9" w:rsidRPr="001279A1">
          <w:rPr>
            <w:sz w:val="24"/>
          </w:rPr>
          <w:t>Data that receives manual QA review</w:t>
        </w:r>
      </w:ins>
      <w:ins w:id="216" w:author="ben" w:date="2022-11-01T11:17:00Z">
        <w:r w:rsidR="00BF13C9" w:rsidRPr="001279A1">
          <w:rPr>
            <w:sz w:val="24"/>
          </w:rPr>
          <w:t xml:space="preserve"> will be recorded</w:t>
        </w:r>
      </w:ins>
      <w:ins w:id="217" w:author="ben" w:date="2022-11-01T11:19:00Z">
        <w:r w:rsidR="00BF13C9" w:rsidRPr="001279A1">
          <w:rPr>
            <w:sz w:val="24"/>
          </w:rPr>
          <w:t xml:space="preserve"> as such</w:t>
        </w:r>
      </w:ins>
      <w:ins w:id="218" w:author="ben" w:date="2022-11-01T11:17:00Z">
        <w:r w:rsidR="00BF13C9" w:rsidRPr="001279A1">
          <w:rPr>
            <w:sz w:val="24"/>
          </w:rPr>
          <w:t xml:space="preserve"> in the </w:t>
        </w:r>
      </w:ins>
      <w:ins w:id="219" w:author="ben" w:date="2022-11-28T10:12:00Z">
        <w:r w:rsidR="001279A1">
          <w:rPr>
            <w:sz w:val="24"/>
          </w:rPr>
          <w:t xml:space="preserve">same </w:t>
        </w:r>
      </w:ins>
      <w:ins w:id="220" w:author="ben" w:date="2022-11-01T11:17:00Z">
        <w:r w:rsidR="00BF13C9" w:rsidRPr="001279A1">
          <w:rPr>
            <w:sz w:val="24"/>
          </w:rPr>
          <w:t>spreadsheet</w:t>
        </w:r>
      </w:ins>
      <w:ins w:id="221" w:author="ben" w:date="2022-11-01T11:18:00Z">
        <w:r w:rsidR="00BF13C9" w:rsidRPr="001279A1">
          <w:rPr>
            <w:sz w:val="24"/>
          </w:rPr>
          <w:t xml:space="preserve"> </w:t>
        </w:r>
      </w:ins>
      <w:ins w:id="222" w:author="ben" w:date="2022-11-28T10:12:00Z">
        <w:r w:rsidR="001279A1">
          <w:rPr>
            <w:sz w:val="24"/>
          </w:rPr>
          <w:t xml:space="preserve">that itself is </w:t>
        </w:r>
      </w:ins>
      <w:ins w:id="223" w:author="ben" w:date="2022-11-01T11:18:00Z">
        <w:r w:rsidR="00BF13C9" w:rsidRPr="001279A1">
          <w:rPr>
            <w:sz w:val="24"/>
          </w:rPr>
          <w:t>being reviewed</w:t>
        </w:r>
      </w:ins>
      <w:ins w:id="224" w:author="ben" w:date="2022-11-01T11:17:00Z">
        <w:r w:rsidR="00BF13C9" w:rsidRPr="001279A1">
          <w:rPr>
            <w:sz w:val="24"/>
          </w:rPr>
          <w:t>. The reviewer</w:t>
        </w:r>
      </w:ins>
      <w:ins w:id="225" w:author="ben" w:date="2022-11-01T11:18:00Z">
        <w:r w:rsidR="00BF13C9" w:rsidRPr="001279A1">
          <w:rPr>
            <w:sz w:val="24"/>
          </w:rPr>
          <w:t xml:space="preserve"> will record their initials and the date in a column adjacent to each row that has been</w:t>
        </w:r>
      </w:ins>
      <w:ins w:id="226" w:author="ben" w:date="2022-11-01T11:19:00Z">
        <w:r w:rsidR="00BF13C9" w:rsidRPr="001279A1">
          <w:rPr>
            <w:sz w:val="24"/>
          </w:rPr>
          <w:t xml:space="preserve"> manually </w:t>
        </w:r>
      </w:ins>
      <w:ins w:id="227" w:author="ben" w:date="2022-11-28T10:12:00Z">
        <w:r w:rsidR="001279A1">
          <w:rPr>
            <w:sz w:val="24"/>
          </w:rPr>
          <w:t>checked</w:t>
        </w:r>
      </w:ins>
      <w:ins w:id="228" w:author="ben" w:date="2022-11-01T11:19:00Z">
        <w:r w:rsidR="00BF13C9" w:rsidRPr="001279A1">
          <w:rPr>
            <w:sz w:val="24"/>
          </w:rPr>
          <w:t xml:space="preserve">. If the </w:t>
        </w:r>
        <w:r w:rsidR="00BF13C9" w:rsidRPr="001279A1">
          <w:rPr>
            <w:sz w:val="24"/>
          </w:rPr>
          <w:lastRenderedPageBreak/>
          <w:t>records are being checked against a paper copy, the reviewer will note their initials and the date in the lower right corner of the paper sheet once complete</w:t>
        </w:r>
      </w:ins>
      <w:ins w:id="229" w:author="ben" w:date="2022-11-01T11:20:00Z">
        <w:r w:rsidR="00BF13C9" w:rsidRPr="001279A1">
          <w:rPr>
            <w:sz w:val="24"/>
          </w:rPr>
          <w:t xml:space="preserve"> in the following format: “QA1: AB 10/30/2022.”</w:t>
        </w:r>
      </w:ins>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230" w:name="_Toc96073981"/>
      <w:r w:rsidRPr="00593B5E">
        <w:rPr>
          <w:b/>
        </w:rPr>
        <w:t>Agency Baseline</w:t>
      </w:r>
      <w:bookmarkEnd w:id="230"/>
    </w:p>
    <w:p w14:paraId="182C7F02" w14:textId="74FFDEDB" w:rsidR="009D3EAA" w:rsidRDefault="009D3EAA" w:rsidP="002B33B9">
      <w:pPr>
        <w:pStyle w:val="BodyText"/>
        <w:ind w:left="687"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231" w:author="ben" w:date="2022-11-01T11:22:00Z">
        <w:r w:rsidR="002B33B9">
          <w:t>, which m</w:t>
        </w:r>
      </w:ins>
      <w:r w:rsidR="002B33B9">
        <w:t>a</w:t>
      </w:r>
      <w:ins w:id="232" w:author="ben" w:date="2022-11-01T11:22:00Z">
        <w:r w:rsidR="002B33B9">
          <w:t>y include a corrective action report.</w:t>
        </w:r>
      </w:ins>
      <w:r w:rsidR="002B33B9">
        <w:rPr>
          <w:sz w:val="23"/>
        </w:rPr>
        <w:t xml:space="preserve"> </w:t>
      </w: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 xml:space="preserve">The Technical Advisory Committee (Appendix A) </w:t>
      </w:r>
      <w:r w:rsidRPr="002B33B9">
        <w:rPr>
          <w:highlight w:val="yellow"/>
        </w:rPr>
        <w:t>will review this QAPP and the overall project design bi-annually</w:t>
      </w:r>
      <w:r>
        <w:t xml:space="preserve">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35706EEE" w:rsidR="009D3EAA" w:rsidRDefault="009D3EAA" w:rsidP="009D3EAA">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233" w:name="C2._QA_REPORTS_to_Management"/>
      <w:bookmarkStart w:id="234" w:name="_Toc96073982"/>
      <w:bookmarkEnd w:id="233"/>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234"/>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rsidRPr="002B33B9">
        <w:rPr>
          <w:highlight w:val="yellow"/>
        </w:rPr>
        <w:t xml:space="preserve">Annually a QA summary report will be produced and submitted to the Project Manager, </w:t>
      </w:r>
      <w:commentRangeStart w:id="235"/>
      <w:r w:rsidRPr="002B33B9">
        <w:rPr>
          <w:highlight w:val="yellow"/>
        </w:rPr>
        <w:t>ADEC</w:t>
      </w:r>
      <w:commentRangeEnd w:id="235"/>
      <w:r w:rsidR="002B33B9">
        <w:rPr>
          <w:rStyle w:val="CommentReference"/>
        </w:rPr>
        <w:commentReference w:id="235"/>
      </w:r>
      <w:r w:rsidRPr="002B33B9">
        <w:rPr>
          <w:highlight w:val="yellow"/>
        </w:rPr>
        <w:t xml:space="preserve"> Project Manager</w:t>
      </w:r>
      <w:r>
        <w:t xml:space="preserve">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 xml:space="preserve">Calculated individual precision of each paired field replicate where both values ≥ analyte specific practical quantification limit/reporting limit (PQL </w:t>
      </w:r>
      <w:r>
        <w:rPr>
          <w:sz w:val="24"/>
        </w:rPr>
        <w:lastRenderedPageBreak/>
        <w:t>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5D56CB93" w14:textId="3B8AB184" w:rsidR="009D3EAA" w:rsidRDefault="009D3EAA" w:rsidP="00877D5B">
      <w:pPr>
        <w:pStyle w:val="BodyText"/>
        <w:ind w:left="2128"/>
      </w:pPr>
      <w:r>
        <w:t>Note: Accuracy for spiked sample results is determined by calculation percent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236" w:name="_Toc96073983"/>
      <w:bookmarkStart w:id="237" w:name="_Toc120523984"/>
      <w:r>
        <w:t>Agency Baseline</w:t>
      </w:r>
      <w:bookmarkEnd w:id="236"/>
      <w:bookmarkEnd w:id="237"/>
    </w:p>
    <w:p w14:paraId="0DDB526E" w14:textId="77777777" w:rsidR="009D3EAA" w:rsidRDefault="009D3EAA" w:rsidP="003E0C23">
      <w:pPr>
        <w:pStyle w:val="BodyText"/>
        <w:ind w:right="388"/>
      </w:pPr>
      <w:r w:rsidRPr="00877D5B">
        <w:rPr>
          <w:highlight w:val="yellow"/>
        </w:rPr>
        <w:t>A comprehensive report will be produced every 5 years. An open data report will be produced within one year of data collection.</w:t>
      </w:r>
      <w:r>
        <w:t xml:space="preserve"> The open data reports will be available on line through a lin</w:t>
      </w:r>
      <w:hyperlink r:id="rId35">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238" w:name="D1._DATA_REVIEW,_VALIDATION_AND_VERIFICA"/>
      <w:bookmarkStart w:id="239" w:name="_Toc96073985"/>
      <w:bookmarkStart w:id="240" w:name="_Toc120523985"/>
      <w:bookmarkEnd w:id="238"/>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239"/>
      <w:r w:rsidR="00B075AD">
        <w:t>Verification Requirements</w:t>
      </w:r>
      <w:bookmarkEnd w:id="240"/>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241" w:name="D2._VALIDATION_AND_VERIFICATION_METHODS"/>
      <w:bookmarkStart w:id="242" w:name="_Toc96073986"/>
      <w:bookmarkStart w:id="243" w:name="_Toc120523986"/>
      <w:bookmarkEnd w:id="241"/>
      <w:r>
        <w:t>D2. V</w:t>
      </w:r>
      <w:r w:rsidR="00411993">
        <w:t>alidation and</w:t>
      </w:r>
      <w:r>
        <w:t xml:space="preserve"> V</w:t>
      </w:r>
      <w:r w:rsidR="00411993">
        <w:t>erification</w:t>
      </w:r>
      <w:r>
        <w:t xml:space="preserve"> M</w:t>
      </w:r>
      <w:bookmarkEnd w:id="242"/>
      <w:r w:rsidR="00411993">
        <w:t>ethods</w:t>
      </w:r>
      <w:bookmarkEnd w:id="243"/>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244" w:name="_Toc96073987"/>
      <w:r w:rsidRPr="00F961E9">
        <w:rPr>
          <w:b/>
          <w:i/>
        </w:rPr>
        <w:t>Laboratory Quality Control (QC) Measures</w:t>
      </w:r>
      <w:bookmarkEnd w:id="244"/>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5245CE7F" w:rsidR="009D3EAA" w:rsidRDefault="009D3EAA" w:rsidP="00DD7EEA">
      <w:pPr>
        <w:pStyle w:val="Heading2"/>
        <w:ind w:left="0"/>
      </w:pPr>
      <w:bookmarkStart w:id="245" w:name="D3._RECONCILIATION_WITH_DATA_QUALITY_OBJ"/>
      <w:bookmarkStart w:id="246" w:name="_Toc96073988"/>
      <w:bookmarkStart w:id="247" w:name="_Toc120523987"/>
      <w:bookmarkEnd w:id="245"/>
      <w:r>
        <w:t>D3.</w:t>
      </w:r>
      <w:r w:rsidR="003A402A">
        <w:t xml:space="preserve"> </w:t>
      </w:r>
      <w:r>
        <w:t>R</w:t>
      </w:r>
      <w:r w:rsidR="003A402A">
        <w:t>econciliation</w:t>
      </w:r>
      <w:r>
        <w:t xml:space="preserve"> </w:t>
      </w:r>
      <w:r w:rsidR="00877D5B">
        <w:t>with</w:t>
      </w:r>
      <w:r>
        <w:t xml:space="preserve"> D</w:t>
      </w:r>
      <w:r w:rsidR="003A402A">
        <w:t>ata</w:t>
      </w:r>
      <w:r>
        <w:t xml:space="preserve"> Q</w:t>
      </w:r>
      <w:r w:rsidR="003A402A">
        <w:t>uality</w:t>
      </w:r>
      <w:r>
        <w:rPr>
          <w:spacing w:val="-4"/>
        </w:rPr>
        <w:t xml:space="preserve"> </w:t>
      </w:r>
      <w:r>
        <w:t>O</w:t>
      </w:r>
      <w:bookmarkEnd w:id="246"/>
      <w:r w:rsidR="003A402A">
        <w:t>bjectives</w:t>
      </w:r>
      <w:bookmarkEnd w:id="247"/>
    </w:p>
    <w:p w14:paraId="41A93C57" w14:textId="77777777" w:rsidR="009D3EAA" w:rsidRDefault="009D3EAA" w:rsidP="009D3EAA">
      <w:pPr>
        <w:pStyle w:val="BodyText"/>
        <w:spacing w:before="9"/>
        <w:rPr>
          <w:b/>
          <w:sz w:val="23"/>
        </w:rPr>
      </w:pPr>
    </w:p>
    <w:p w14:paraId="1A5C05DD" w14:textId="7CF3886B" w:rsidR="003E0C23" w:rsidRDefault="009D3EAA" w:rsidP="00DD7EEA">
      <w:pPr>
        <w:pStyle w:val="BodyText"/>
        <w:spacing w:before="1"/>
        <w:ind w:right="89"/>
      </w:pPr>
      <w:r>
        <w:t>The Project QA Officer and/or the Project Manager will compare the results and associated variability, accuracy, precision, and completeness with project objectives. If data quality indicators do not meet program specifications (see Tables 1</w:t>
      </w:r>
      <w:r w:rsidR="00877D5B">
        <w:t xml:space="preserve"> through Table 6</w:t>
      </w:r>
      <w:r>
        <w:t xml:space="preserve">) data will not </w:t>
      </w:r>
      <w:proofErr w:type="spellStart"/>
      <w:r>
        <w:t>be</w:t>
      </w:r>
      <w:del w:id="248" w:author="ben" w:date="2022-11-01T11:37:00Z">
        <w:r w:rsidDel="00877D5B">
          <w:delText xml:space="preserve"> </w:delText>
        </w:r>
      </w:del>
      <w:ins w:id="249" w:author="ben" w:date="2022-11-01T11:37:00Z">
        <w:r w:rsidR="00877D5B">
          <w:t>uplifted</w:t>
        </w:r>
        <w:proofErr w:type="spellEnd"/>
        <w:r w:rsidR="00877D5B">
          <w:t xml:space="preserve"> to AQWMS nor </w:t>
        </w:r>
      </w:ins>
      <w:ins w:id="250" w:author="ben" w:date="2022-11-01T11:38:00Z">
        <w:r w:rsidR="00877D5B">
          <w:t>to the EPA WQX</w:t>
        </w:r>
      </w:ins>
      <w:del w:id="251" w:author="ben" w:date="2022-11-01T11:37:00Z">
        <w:r w:rsidDel="00877D5B">
          <w:delText>entered in the data system</w:delText>
        </w:r>
      </w:del>
      <w:r>
        <w:t xml:space="preserve">.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w:t>
      </w:r>
      <w:r>
        <w:lastRenderedPageBreak/>
        <w:t>this case the 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8ACCA19" w14:textId="0242001A" w:rsidR="00DD7EEA" w:rsidRPr="00AB11A8" w:rsidRDefault="00461CAC" w:rsidP="00AB11A8">
      <w:pPr>
        <w:pStyle w:val="AppendixHeading"/>
        <w:rPr>
          <w:ins w:id="252" w:author="ben" w:date="2022-11-28T10:13:00Z"/>
        </w:rPr>
      </w:pPr>
      <w:bookmarkStart w:id="253" w:name="_Toc112073505"/>
      <w:bookmarkStart w:id="254" w:name="_Toc120523988"/>
      <w:commentRangeStart w:id="255"/>
      <w:commentRangeStart w:id="256"/>
      <w:r w:rsidRPr="00AB11A8">
        <w:t xml:space="preserve">Appendix </w:t>
      </w:r>
      <w:bookmarkEnd w:id="253"/>
      <w:r w:rsidR="00DD7EEA" w:rsidRPr="00AB11A8">
        <w:t>A</w:t>
      </w:r>
      <w:commentRangeEnd w:id="255"/>
      <w:r w:rsidR="00DD7EEA" w:rsidRPr="00AB11A8">
        <w:rPr>
          <w:rStyle w:val="CommentReference"/>
          <w:sz w:val="24"/>
          <w:szCs w:val="24"/>
        </w:rPr>
        <w:commentReference w:id="255"/>
      </w:r>
      <w:commentRangeEnd w:id="256"/>
      <w:r w:rsidR="00AB11A8" w:rsidRPr="00AB11A8">
        <w:t xml:space="preserve">: </w:t>
      </w:r>
      <w:r w:rsidR="00307E5C" w:rsidRPr="00AB11A8">
        <w:rPr>
          <w:rStyle w:val="CommentReference"/>
          <w:sz w:val="24"/>
          <w:szCs w:val="24"/>
        </w:rPr>
        <w:commentReference w:id="256"/>
      </w:r>
      <w:r w:rsidR="00DD7EEA" w:rsidRPr="00AB11A8">
        <w:t>Technical Advisory Committee</w:t>
      </w:r>
      <w:bookmarkEnd w:id="254"/>
    </w:p>
    <w:p w14:paraId="698E3AFD" w14:textId="77777777" w:rsidR="00AB11A8" w:rsidRPr="008043F1" w:rsidRDefault="00AB11A8" w:rsidP="008043F1">
      <w:pPr>
        <w:pStyle w:val="AppendixSubheadings"/>
        <w:jc w:val="center"/>
        <w:rPr>
          <w:b/>
          <w:sz w:val="24"/>
          <w:szCs w:val="24"/>
        </w:rPr>
      </w:pPr>
    </w:p>
    <w:p w14:paraId="1CAC84D1" w14:textId="77777777" w:rsidR="00DD7EEA" w:rsidRDefault="00DD7EEA" w:rsidP="00DD7EEA">
      <w:pPr>
        <w:pStyle w:val="BodyText"/>
        <w:rPr>
          <w:b/>
          <w:sz w:val="22"/>
        </w:rPr>
      </w:pPr>
    </w:p>
    <w:p w14:paraId="217007AD" w14:textId="77777777" w:rsidR="00DD7EEA" w:rsidRPr="00996B9A" w:rsidRDefault="00DD7EEA" w:rsidP="00996B9A">
      <w:pPr>
        <w:pStyle w:val="BodyText"/>
        <w:ind w:firstLine="688"/>
        <w:rPr>
          <w:b/>
        </w:rPr>
      </w:pPr>
      <w:bookmarkStart w:id="257" w:name="_Toc96073990"/>
      <w:bookmarkStart w:id="258" w:name="_Toc117087870"/>
      <w:bookmarkStart w:id="259" w:name="_Toc120523392"/>
      <w:bookmarkStart w:id="260" w:name="_Toc120523989"/>
      <w:r w:rsidRPr="00996B9A">
        <w:rPr>
          <w:b/>
        </w:rPr>
        <w:t>Scott Curtin</w:t>
      </w:r>
      <w:bookmarkEnd w:id="257"/>
      <w:bookmarkEnd w:id="258"/>
      <w:bookmarkEnd w:id="259"/>
      <w:bookmarkEnd w:id="260"/>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 xml:space="preserve">210 </w:t>
      </w:r>
      <w:proofErr w:type="spellStart"/>
      <w:r>
        <w:t>Fidalgo</w:t>
      </w:r>
      <w:proofErr w:type="spellEnd"/>
      <w:r>
        <w:t xml:space="preserve">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Pr="00996B9A" w:rsidRDefault="00DD7EEA" w:rsidP="00996B9A">
      <w:pPr>
        <w:pStyle w:val="BodyText"/>
        <w:ind w:firstLine="688"/>
        <w:rPr>
          <w:b/>
        </w:rPr>
      </w:pPr>
      <w:bookmarkStart w:id="261" w:name="_Toc96073991"/>
      <w:bookmarkStart w:id="262" w:name="_Toc117087871"/>
      <w:bookmarkStart w:id="263" w:name="_Toc120523393"/>
      <w:bookmarkStart w:id="264" w:name="_Toc120523990"/>
      <w:r w:rsidRPr="00996B9A">
        <w:rPr>
          <w:b/>
        </w:rPr>
        <w:t>Jeff Anderson</w:t>
      </w:r>
      <w:bookmarkEnd w:id="261"/>
      <w:bookmarkEnd w:id="262"/>
      <w:bookmarkEnd w:id="263"/>
      <w:bookmarkEnd w:id="264"/>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w:t>
      </w:r>
      <w:proofErr w:type="spellStart"/>
      <w:r>
        <w:t>Kalifornsky</w:t>
      </w:r>
      <w:proofErr w:type="spellEnd"/>
      <w:r>
        <w:t xml:space="preserve">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Pr="00996B9A" w:rsidRDefault="00DD7EEA" w:rsidP="00996B9A">
      <w:pPr>
        <w:pStyle w:val="BodyText"/>
        <w:ind w:firstLine="688"/>
        <w:rPr>
          <w:b/>
        </w:rPr>
      </w:pPr>
      <w:bookmarkStart w:id="265" w:name="_Toc96073992"/>
      <w:bookmarkStart w:id="266" w:name="_Toc117087872"/>
      <w:bookmarkStart w:id="267" w:name="_Toc120523394"/>
      <w:bookmarkStart w:id="268" w:name="_Toc120523991"/>
      <w:r w:rsidRPr="00996B9A">
        <w:rPr>
          <w:b/>
        </w:rPr>
        <w:t>Jack Blackwell</w:t>
      </w:r>
      <w:bookmarkEnd w:id="265"/>
      <w:bookmarkEnd w:id="266"/>
      <w:bookmarkEnd w:id="267"/>
      <w:bookmarkEnd w:id="268"/>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996B9A" w:rsidRDefault="00DD7EEA" w:rsidP="00996B9A">
      <w:pPr>
        <w:pStyle w:val="BodyText"/>
        <w:ind w:firstLine="688"/>
        <w:rPr>
          <w:b/>
        </w:rPr>
      </w:pPr>
      <w:bookmarkStart w:id="269" w:name="_Toc96073993"/>
      <w:bookmarkStart w:id="270" w:name="_Toc117087873"/>
      <w:bookmarkStart w:id="271" w:name="_Toc120523395"/>
      <w:bookmarkStart w:id="272" w:name="_Toc120523992"/>
      <w:commentRangeStart w:id="273"/>
      <w:r w:rsidRPr="00996B9A">
        <w:rPr>
          <w:b/>
        </w:rPr>
        <w:t>Francisco B</w:t>
      </w:r>
      <w:r w:rsidRPr="00996B9A">
        <w:rPr>
          <w:b/>
          <w:spacing w:val="-8"/>
        </w:rPr>
        <w:t xml:space="preserve"> </w:t>
      </w:r>
      <w:r w:rsidRPr="00996B9A">
        <w:rPr>
          <w:b/>
        </w:rPr>
        <w:t>Sanchez</w:t>
      </w:r>
      <w:bookmarkEnd w:id="269"/>
      <w:bookmarkEnd w:id="270"/>
      <w:commentRangeEnd w:id="273"/>
      <w:r w:rsidR="00307E5C" w:rsidRPr="00996B9A">
        <w:rPr>
          <w:rStyle w:val="CommentReference"/>
          <w:b/>
          <w:bCs/>
          <w:i/>
        </w:rPr>
        <w:commentReference w:id="273"/>
      </w:r>
      <w:bookmarkEnd w:id="271"/>
      <w:bookmarkEnd w:id="272"/>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Pr="00996B9A" w:rsidRDefault="00DD7EEA" w:rsidP="00996B9A">
      <w:pPr>
        <w:pStyle w:val="BodyText"/>
        <w:ind w:firstLine="688"/>
        <w:rPr>
          <w:b/>
        </w:rPr>
      </w:pPr>
      <w:bookmarkStart w:id="274" w:name="_Toc96073994"/>
      <w:bookmarkStart w:id="275" w:name="_Toc117087874"/>
      <w:bookmarkStart w:id="276" w:name="_Toc120523396"/>
      <w:bookmarkStart w:id="277" w:name="_Toc120523993"/>
      <w:r w:rsidRPr="00996B9A">
        <w:rPr>
          <w:b/>
        </w:rPr>
        <w:t>Dean Day</w:t>
      </w:r>
      <w:bookmarkEnd w:id="274"/>
      <w:bookmarkEnd w:id="275"/>
      <w:bookmarkEnd w:id="276"/>
      <w:bookmarkEnd w:id="277"/>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w:t>
      </w:r>
      <w:proofErr w:type="spellStart"/>
      <w:r>
        <w:t>Kalifornsky</w:t>
      </w:r>
      <w:proofErr w:type="spellEnd"/>
      <w:r>
        <w:t xml:space="preserve">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Pr="00996B9A" w:rsidRDefault="008043F1" w:rsidP="00996B9A">
      <w:pPr>
        <w:pStyle w:val="BodyText"/>
        <w:ind w:firstLine="688"/>
        <w:rPr>
          <w:b/>
        </w:rPr>
      </w:pPr>
      <w:bookmarkStart w:id="278" w:name="_Toc117087875"/>
      <w:bookmarkStart w:id="279" w:name="_Toc120523397"/>
      <w:bookmarkStart w:id="280" w:name="_Toc120523994"/>
      <w:r w:rsidRPr="00996B9A">
        <w:rPr>
          <w:b/>
        </w:rPr>
        <w:t>Justin Nelson</w:t>
      </w:r>
      <w:bookmarkEnd w:id="278"/>
      <w:bookmarkEnd w:id="279"/>
      <w:bookmarkEnd w:id="280"/>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60C60E6A" w:rsidR="00DD7EEA" w:rsidRDefault="00AB11A8" w:rsidP="00AB11A8">
      <w:pPr>
        <w:pStyle w:val="BodyText"/>
        <w:tabs>
          <w:tab w:val="left" w:pos="2587"/>
        </w:tabs>
        <w:spacing w:before="2"/>
      </w:pPr>
      <w:r>
        <w:tab/>
      </w:r>
    </w:p>
    <w:p w14:paraId="2923D5CC" w14:textId="77777777" w:rsidR="00AB11A8" w:rsidRDefault="00AB11A8" w:rsidP="00AB11A8">
      <w:pPr>
        <w:pStyle w:val="BodyText"/>
        <w:tabs>
          <w:tab w:val="left" w:pos="2587"/>
        </w:tabs>
        <w:spacing w:before="2"/>
      </w:pPr>
    </w:p>
    <w:p w14:paraId="614A930C" w14:textId="77777777" w:rsidR="00DD7EEA" w:rsidRPr="00996B9A" w:rsidRDefault="00DD7EEA" w:rsidP="00996B9A">
      <w:pPr>
        <w:pStyle w:val="BodyText"/>
        <w:ind w:firstLine="688"/>
        <w:rPr>
          <w:b/>
        </w:rPr>
      </w:pPr>
      <w:bookmarkStart w:id="281" w:name="_Toc96073996"/>
      <w:bookmarkStart w:id="282" w:name="_Toc117087876"/>
      <w:bookmarkStart w:id="283" w:name="_Toc120523995"/>
      <w:r w:rsidRPr="00996B9A">
        <w:rPr>
          <w:b/>
        </w:rPr>
        <w:lastRenderedPageBreak/>
        <w:t>Jon Essert</w:t>
      </w:r>
      <w:bookmarkEnd w:id="281"/>
      <w:bookmarkEnd w:id="282"/>
      <w:bookmarkEnd w:id="283"/>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208234D5" w14:textId="4FAF7119" w:rsidR="008043F1" w:rsidRDefault="00461CAC" w:rsidP="00AB11A8">
      <w:pPr>
        <w:pStyle w:val="AppendixHeading"/>
      </w:pPr>
      <w:bookmarkStart w:id="284" w:name="_Toc112073506"/>
      <w:bookmarkStart w:id="285" w:name="_Toc120523996"/>
      <w:r w:rsidRPr="008043F1">
        <w:lastRenderedPageBreak/>
        <w:t xml:space="preserve">Appendix </w:t>
      </w:r>
      <w:bookmarkEnd w:id="284"/>
      <w:r w:rsidR="00DD7EEA" w:rsidRPr="008043F1">
        <w:t>B</w:t>
      </w:r>
      <w:r w:rsidR="00AB11A8">
        <w:t xml:space="preserve">: </w:t>
      </w:r>
      <w:r w:rsidR="008043F1" w:rsidRPr="008043F1">
        <w:t>Fieldwork Sampling SOP</w:t>
      </w:r>
      <w:bookmarkEnd w:id="285"/>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6">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7"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8"/>
          <w:footerReference w:type="default" r:id="rId39"/>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3"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4"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5"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6"/>
          <w:footerReference w:type="default" r:id="rId47"/>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6A849703" w14:textId="42F5C646" w:rsidR="00DC2B02" w:rsidRPr="00F5489C" w:rsidRDefault="009D2B50" w:rsidP="00996B9A">
      <w:pPr>
        <w:pStyle w:val="AppendixHeading"/>
      </w:pPr>
      <w:bookmarkStart w:id="286" w:name="_Toc120523997"/>
      <w:r w:rsidRPr="009D2B50">
        <w:t>Appendix C</w:t>
      </w:r>
      <w:r w:rsidR="00996B9A">
        <w:t xml:space="preserve">: </w:t>
      </w:r>
      <w:r w:rsidRPr="009D2B50">
        <w:t>Kenai River Watershed Water Quality Monitoring Field Data Form KWF-WQ</w:t>
      </w:r>
      <w:r w:rsidR="00DC2B02">
        <w:t xml:space="preserve"> Form 6.1</w:t>
      </w:r>
      <w:bookmarkEnd w:id="286"/>
    </w:p>
    <w:p w14:paraId="046C4C26" w14:textId="77777777" w:rsidR="00DC2B02" w:rsidRPr="00DC2B02" w:rsidRDefault="00DC2B02" w:rsidP="00996B9A">
      <w:pPr>
        <w:pStyle w:val="AppendixHeading"/>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524538">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proofErr w:type="spellStart"/>
            <w:r w:rsidRPr="00DC2B02">
              <w:rPr>
                <w:sz w:val="24"/>
                <w:szCs w:val="24"/>
              </w:rPr>
              <w:t>coord</w:t>
            </w:r>
            <w:proofErr w:type="spellEnd"/>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524538">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524538">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524538">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524538">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524538">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lastRenderedPageBreak/>
        <w:t xml:space="preserve">Kenai River Watershed Water Quality Monitoring, SGS Chain of Custody Form KWF-WQ </w:t>
      </w:r>
      <w:commentRangeStart w:id="287"/>
      <w:r>
        <w:rPr>
          <w:b/>
          <w:sz w:val="24"/>
          <w:u w:val="thick"/>
        </w:rPr>
        <w:t xml:space="preserve">Form </w:t>
      </w:r>
      <w:r w:rsidRPr="00F5489C">
        <w:rPr>
          <w:b/>
          <w:sz w:val="24"/>
          <w:highlight w:val="yellow"/>
          <w:u w:val="thick"/>
        </w:rPr>
        <w:t>6.3</w:t>
      </w:r>
      <w:commentRangeEnd w:id="287"/>
      <w:r>
        <w:rPr>
          <w:rStyle w:val="CommentReference"/>
        </w:rPr>
        <w:commentReference w:id="287"/>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8" cstate="print"/>
                    <a:stretch>
                      <a:fillRect/>
                    </a:stretch>
                  </pic:blipFill>
                  <pic:spPr>
                    <a:xfrm>
                      <a:off x="0" y="0"/>
                      <a:ext cx="7487831" cy="4776882"/>
                    </a:xfrm>
                    <a:prstGeom prst="rect">
                      <a:avLst/>
                    </a:prstGeom>
                  </pic:spPr>
                </pic:pic>
              </a:graphicData>
            </a:graphic>
          </wp:anchor>
        </w:drawing>
      </w:r>
    </w:p>
    <w:p w14:paraId="668414E7" w14:textId="77777777" w:rsidR="00F5489C" w:rsidRDefault="00F5489C" w:rsidP="00F5489C">
      <w:pPr>
        <w:pStyle w:val="AppendixSubheadings"/>
      </w:pPr>
    </w:p>
    <w:p w14:paraId="125D150F" w14:textId="77777777" w:rsidR="00EB4E69" w:rsidRDefault="00EB4E69" w:rsidP="00F5489C">
      <w:pPr>
        <w:pStyle w:val="AppendixSubheadings"/>
      </w:pPr>
    </w:p>
    <w:p w14:paraId="750CC92F" w14:textId="77777777" w:rsidR="00EB4E69" w:rsidRDefault="00EB4E69" w:rsidP="00F5489C">
      <w:pPr>
        <w:pStyle w:val="AppendixSubheadings"/>
      </w:pPr>
    </w:p>
    <w:p w14:paraId="356B33D7" w14:textId="77777777" w:rsidR="00EB4E69" w:rsidRDefault="00EB4E69" w:rsidP="00F5489C">
      <w:pPr>
        <w:pStyle w:val="AppendixSubheadings"/>
      </w:pPr>
    </w:p>
    <w:p w14:paraId="4BC34649" w14:textId="77777777" w:rsidR="00EB4E69" w:rsidRDefault="00EB4E69" w:rsidP="00F5489C">
      <w:pPr>
        <w:pStyle w:val="AppendixSubheadings"/>
      </w:pPr>
    </w:p>
    <w:p w14:paraId="72556DF4" w14:textId="77777777" w:rsidR="00EB4E69" w:rsidRPr="00996B9A" w:rsidRDefault="00EB4E69" w:rsidP="00996B9A">
      <w:pPr>
        <w:pStyle w:val="BodyText"/>
        <w:rPr>
          <w:b/>
          <w:color w:val="FF0000"/>
        </w:rPr>
      </w:pPr>
      <w:r w:rsidRPr="00996B9A">
        <w:rPr>
          <w:b/>
          <w:color w:val="FF0000"/>
        </w:rPr>
        <w:t xml:space="preserve">Here: </w:t>
      </w:r>
    </w:p>
    <w:p w14:paraId="2CF93456" w14:textId="77777777" w:rsidR="00EB4E69" w:rsidRPr="00996B9A" w:rsidRDefault="00EB4E69" w:rsidP="00996B9A">
      <w:pPr>
        <w:pStyle w:val="BodyText"/>
        <w:rPr>
          <w:b/>
          <w:color w:val="FF0000"/>
        </w:rPr>
      </w:pPr>
      <w:proofErr w:type="spellStart"/>
      <w:r w:rsidRPr="00996B9A">
        <w:rPr>
          <w:b/>
          <w:color w:val="FF0000"/>
        </w:rPr>
        <w:t>CoC</w:t>
      </w:r>
      <w:proofErr w:type="spellEnd"/>
      <w:r w:rsidRPr="00996B9A">
        <w:rPr>
          <w:b/>
          <w:color w:val="FF0000"/>
        </w:rPr>
        <w:t xml:space="preserve"> for </w:t>
      </w:r>
      <w:proofErr w:type="spellStart"/>
      <w:r w:rsidRPr="00996B9A">
        <w:rPr>
          <w:b/>
          <w:color w:val="FF0000"/>
        </w:rPr>
        <w:t>taurianen</w:t>
      </w:r>
      <w:proofErr w:type="spellEnd"/>
    </w:p>
    <w:p w14:paraId="36241258" w14:textId="2497CD3E" w:rsidR="00EB4E69" w:rsidRPr="00996B9A" w:rsidRDefault="00EB4E69" w:rsidP="00996B9A">
      <w:pPr>
        <w:pStyle w:val="BodyText"/>
        <w:rPr>
          <w:b/>
          <w:color w:val="FF0000"/>
        </w:rPr>
        <w:sectPr w:rsidR="00EB4E69" w:rsidRPr="00996B9A" w:rsidSect="009D2B50">
          <w:pgSz w:w="15840" w:h="12240" w:orient="landscape"/>
          <w:pgMar w:top="1440" w:right="1440" w:bottom="1440" w:left="1440" w:header="720" w:footer="720" w:gutter="0"/>
          <w:cols w:space="720"/>
          <w:docGrid w:linePitch="360"/>
        </w:sectPr>
      </w:pPr>
      <w:r w:rsidRPr="00996B9A">
        <w:rPr>
          <w:b/>
          <w:color w:val="FF0000"/>
        </w:rPr>
        <w:t>COC for SWWTP</w:t>
      </w:r>
    </w:p>
    <w:p w14:paraId="7F635660" w14:textId="4B2A7054" w:rsidR="00B61701" w:rsidRDefault="00B61701" w:rsidP="00F5489C">
      <w:pPr>
        <w:pStyle w:val="Heading2"/>
        <w:ind w:left="0"/>
      </w:pPr>
    </w:p>
    <w:p w14:paraId="356668A9" w14:textId="0E384902" w:rsidR="00F5489C" w:rsidRPr="00F5489C" w:rsidRDefault="00F5489C" w:rsidP="00996B9A">
      <w:pPr>
        <w:pStyle w:val="AppendixHeading"/>
      </w:pPr>
      <w:bookmarkStart w:id="288" w:name="_Hlk117091594"/>
      <w:bookmarkStart w:id="289" w:name="_Toc120523998"/>
      <w:r w:rsidRPr="00F5489C">
        <w:t>Appendix D</w:t>
      </w:r>
      <w:r w:rsidR="00996B9A">
        <w:t xml:space="preserve">: </w:t>
      </w:r>
      <w:r w:rsidRPr="00F5489C">
        <w:t>A</w:t>
      </w:r>
      <w:r>
        <w:t>gency</w:t>
      </w:r>
      <w:r w:rsidRPr="00F5489C">
        <w:t xml:space="preserve"> B</w:t>
      </w:r>
      <w:r>
        <w:t>aseline</w:t>
      </w:r>
      <w:r w:rsidRPr="00F5489C">
        <w:t xml:space="preserve"> L</w:t>
      </w:r>
      <w:r>
        <w:t>ab</w:t>
      </w:r>
      <w:r w:rsidRPr="00F5489C">
        <w:t xml:space="preserve"> T</w:t>
      </w:r>
      <w:r>
        <w:t>est</w:t>
      </w:r>
      <w:r w:rsidRPr="00F5489C">
        <w:t xml:space="preserve"> R</w:t>
      </w:r>
      <w:r>
        <w:t>esults</w:t>
      </w:r>
      <w:r w:rsidRPr="00F5489C">
        <w:t xml:space="preserve"> (KWF: WQ FORM 4)</w:t>
      </w:r>
      <w:bookmarkEnd w:id="289"/>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524538">
        <w:trPr>
          <w:trHeight w:val="459"/>
        </w:trPr>
        <w:tc>
          <w:tcPr>
            <w:tcW w:w="810" w:type="dxa"/>
          </w:tcPr>
          <w:p w14:paraId="0CE52D13" w14:textId="77777777" w:rsidR="00F5489C" w:rsidRDefault="00F5489C" w:rsidP="00524538">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524538">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524538">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524538">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524538">
            <w:pPr>
              <w:pStyle w:val="TableParagraph"/>
              <w:spacing w:line="229" w:lineRule="exact"/>
              <w:ind w:left="107"/>
              <w:rPr>
                <w:b/>
                <w:sz w:val="20"/>
              </w:rPr>
            </w:pPr>
            <w:r>
              <w:rPr>
                <w:b/>
                <w:sz w:val="20"/>
              </w:rPr>
              <w:t>pH</w:t>
            </w:r>
          </w:p>
        </w:tc>
        <w:tc>
          <w:tcPr>
            <w:tcW w:w="1350" w:type="dxa"/>
          </w:tcPr>
          <w:p w14:paraId="7AE4EFE1" w14:textId="77777777" w:rsidR="00F5489C" w:rsidRDefault="00F5489C" w:rsidP="00524538">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524538">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524538">
            <w:pPr>
              <w:pStyle w:val="TableParagraph"/>
              <w:rPr>
                <w:sz w:val="18"/>
              </w:rPr>
            </w:pPr>
          </w:p>
        </w:tc>
      </w:tr>
      <w:tr w:rsidR="00F5489C" w14:paraId="17D21A21" w14:textId="77777777" w:rsidTr="00524538">
        <w:trPr>
          <w:trHeight w:val="457"/>
        </w:trPr>
        <w:tc>
          <w:tcPr>
            <w:tcW w:w="810" w:type="dxa"/>
          </w:tcPr>
          <w:p w14:paraId="051F8040" w14:textId="77777777" w:rsidR="00F5489C" w:rsidRDefault="00F5489C" w:rsidP="00524538">
            <w:pPr>
              <w:pStyle w:val="TableParagraph"/>
              <w:spacing w:before="5"/>
              <w:rPr>
                <w:sz w:val="19"/>
              </w:rPr>
            </w:pPr>
          </w:p>
          <w:p w14:paraId="2487BD64" w14:textId="77777777" w:rsidR="00F5489C" w:rsidRDefault="00F5489C" w:rsidP="00524538">
            <w:pPr>
              <w:pStyle w:val="TableParagraph"/>
              <w:spacing w:line="213" w:lineRule="exact"/>
              <w:ind w:left="107"/>
              <w:rPr>
                <w:sz w:val="20"/>
              </w:rPr>
            </w:pPr>
            <w:r>
              <w:rPr>
                <w:sz w:val="20"/>
              </w:rPr>
              <w:t>0</w:t>
            </w:r>
          </w:p>
        </w:tc>
        <w:tc>
          <w:tcPr>
            <w:tcW w:w="1980" w:type="dxa"/>
          </w:tcPr>
          <w:p w14:paraId="06796A44" w14:textId="77777777" w:rsidR="00F5489C" w:rsidRDefault="00F5489C" w:rsidP="00524538">
            <w:pPr>
              <w:pStyle w:val="TableParagraph"/>
              <w:spacing w:line="225" w:lineRule="exact"/>
              <w:ind w:left="107"/>
              <w:rPr>
                <w:sz w:val="20"/>
              </w:rPr>
            </w:pPr>
            <w:r>
              <w:rPr>
                <w:sz w:val="20"/>
              </w:rPr>
              <w:t>No Name Creek</w:t>
            </w:r>
          </w:p>
        </w:tc>
        <w:tc>
          <w:tcPr>
            <w:tcW w:w="1530" w:type="dxa"/>
          </w:tcPr>
          <w:p w14:paraId="7AEE6A5F" w14:textId="77777777" w:rsidR="00F5489C" w:rsidRDefault="00F5489C" w:rsidP="00524538">
            <w:pPr>
              <w:pStyle w:val="TableParagraph"/>
              <w:rPr>
                <w:sz w:val="18"/>
              </w:rPr>
            </w:pPr>
          </w:p>
        </w:tc>
        <w:tc>
          <w:tcPr>
            <w:tcW w:w="1530" w:type="dxa"/>
          </w:tcPr>
          <w:p w14:paraId="2773BD24" w14:textId="77777777" w:rsidR="00F5489C" w:rsidRDefault="00F5489C" w:rsidP="00524538">
            <w:pPr>
              <w:pStyle w:val="TableParagraph"/>
              <w:rPr>
                <w:sz w:val="18"/>
              </w:rPr>
            </w:pPr>
          </w:p>
        </w:tc>
        <w:tc>
          <w:tcPr>
            <w:tcW w:w="900" w:type="dxa"/>
          </w:tcPr>
          <w:p w14:paraId="1E2BE705" w14:textId="77777777" w:rsidR="00F5489C" w:rsidRDefault="00F5489C" w:rsidP="00524538">
            <w:pPr>
              <w:pStyle w:val="TableParagraph"/>
              <w:rPr>
                <w:sz w:val="18"/>
              </w:rPr>
            </w:pPr>
          </w:p>
        </w:tc>
        <w:tc>
          <w:tcPr>
            <w:tcW w:w="1350" w:type="dxa"/>
          </w:tcPr>
          <w:p w14:paraId="154A7599" w14:textId="77777777" w:rsidR="00F5489C" w:rsidRDefault="00F5489C" w:rsidP="00524538">
            <w:pPr>
              <w:pStyle w:val="TableParagraph"/>
              <w:rPr>
                <w:sz w:val="18"/>
              </w:rPr>
            </w:pPr>
          </w:p>
        </w:tc>
        <w:tc>
          <w:tcPr>
            <w:tcW w:w="1260" w:type="dxa"/>
          </w:tcPr>
          <w:p w14:paraId="648E2CB2" w14:textId="77777777" w:rsidR="00F5489C" w:rsidRDefault="00F5489C" w:rsidP="00524538">
            <w:pPr>
              <w:pStyle w:val="TableParagraph"/>
              <w:rPr>
                <w:sz w:val="18"/>
              </w:rPr>
            </w:pPr>
          </w:p>
        </w:tc>
        <w:tc>
          <w:tcPr>
            <w:tcW w:w="1260" w:type="dxa"/>
          </w:tcPr>
          <w:p w14:paraId="3D5598C2" w14:textId="77777777" w:rsidR="00F5489C" w:rsidRDefault="00F5489C" w:rsidP="00524538">
            <w:pPr>
              <w:pStyle w:val="TableParagraph"/>
              <w:rPr>
                <w:sz w:val="18"/>
              </w:rPr>
            </w:pPr>
          </w:p>
        </w:tc>
      </w:tr>
      <w:tr w:rsidR="00F5489C" w14:paraId="35621BA8" w14:textId="77777777" w:rsidTr="00524538">
        <w:trPr>
          <w:trHeight w:val="460"/>
        </w:trPr>
        <w:tc>
          <w:tcPr>
            <w:tcW w:w="810" w:type="dxa"/>
          </w:tcPr>
          <w:p w14:paraId="72411AAF" w14:textId="77777777" w:rsidR="00F5489C" w:rsidRDefault="00F5489C" w:rsidP="00524538">
            <w:pPr>
              <w:pStyle w:val="TableParagraph"/>
              <w:spacing w:line="227" w:lineRule="exact"/>
              <w:ind w:left="107"/>
              <w:rPr>
                <w:sz w:val="20"/>
              </w:rPr>
            </w:pPr>
            <w:r>
              <w:rPr>
                <w:sz w:val="20"/>
              </w:rPr>
              <w:t>1.5</w:t>
            </w:r>
          </w:p>
        </w:tc>
        <w:tc>
          <w:tcPr>
            <w:tcW w:w="1980" w:type="dxa"/>
          </w:tcPr>
          <w:p w14:paraId="46A99C57" w14:textId="77777777" w:rsidR="00F5489C" w:rsidRDefault="00F5489C" w:rsidP="00524538">
            <w:pPr>
              <w:pStyle w:val="TableParagraph"/>
              <w:spacing w:line="227" w:lineRule="exact"/>
              <w:ind w:left="107"/>
              <w:rPr>
                <w:sz w:val="20"/>
              </w:rPr>
            </w:pPr>
            <w:r>
              <w:rPr>
                <w:sz w:val="20"/>
              </w:rPr>
              <w:t>Kenai Dock</w:t>
            </w:r>
          </w:p>
        </w:tc>
        <w:tc>
          <w:tcPr>
            <w:tcW w:w="1530" w:type="dxa"/>
          </w:tcPr>
          <w:p w14:paraId="73DF9DAE" w14:textId="77777777" w:rsidR="00F5489C" w:rsidRDefault="00F5489C" w:rsidP="00524538">
            <w:pPr>
              <w:pStyle w:val="TableParagraph"/>
              <w:rPr>
                <w:sz w:val="18"/>
              </w:rPr>
            </w:pPr>
          </w:p>
        </w:tc>
        <w:tc>
          <w:tcPr>
            <w:tcW w:w="1530" w:type="dxa"/>
          </w:tcPr>
          <w:p w14:paraId="64B10183" w14:textId="77777777" w:rsidR="00F5489C" w:rsidRDefault="00F5489C" w:rsidP="00524538">
            <w:pPr>
              <w:pStyle w:val="TableParagraph"/>
              <w:rPr>
                <w:sz w:val="18"/>
              </w:rPr>
            </w:pPr>
          </w:p>
        </w:tc>
        <w:tc>
          <w:tcPr>
            <w:tcW w:w="900" w:type="dxa"/>
          </w:tcPr>
          <w:p w14:paraId="7593EE9B" w14:textId="77777777" w:rsidR="00F5489C" w:rsidRDefault="00F5489C" w:rsidP="00524538">
            <w:pPr>
              <w:pStyle w:val="TableParagraph"/>
              <w:rPr>
                <w:sz w:val="18"/>
              </w:rPr>
            </w:pPr>
          </w:p>
        </w:tc>
        <w:tc>
          <w:tcPr>
            <w:tcW w:w="1350" w:type="dxa"/>
          </w:tcPr>
          <w:p w14:paraId="47359F5A" w14:textId="77777777" w:rsidR="00F5489C" w:rsidRDefault="00F5489C" w:rsidP="00524538">
            <w:pPr>
              <w:pStyle w:val="TableParagraph"/>
              <w:rPr>
                <w:sz w:val="18"/>
              </w:rPr>
            </w:pPr>
          </w:p>
        </w:tc>
        <w:tc>
          <w:tcPr>
            <w:tcW w:w="1260" w:type="dxa"/>
          </w:tcPr>
          <w:p w14:paraId="6F2F2106" w14:textId="77777777" w:rsidR="00F5489C" w:rsidRDefault="00F5489C" w:rsidP="00524538">
            <w:pPr>
              <w:pStyle w:val="TableParagraph"/>
              <w:rPr>
                <w:sz w:val="18"/>
              </w:rPr>
            </w:pPr>
          </w:p>
        </w:tc>
        <w:tc>
          <w:tcPr>
            <w:tcW w:w="1260" w:type="dxa"/>
          </w:tcPr>
          <w:p w14:paraId="7E12E181" w14:textId="77777777" w:rsidR="00F5489C" w:rsidRDefault="00F5489C" w:rsidP="00524538">
            <w:pPr>
              <w:pStyle w:val="TableParagraph"/>
              <w:rPr>
                <w:sz w:val="18"/>
              </w:rPr>
            </w:pPr>
          </w:p>
        </w:tc>
      </w:tr>
      <w:tr w:rsidR="00F5489C" w14:paraId="1C7961A1" w14:textId="77777777" w:rsidTr="00524538">
        <w:trPr>
          <w:trHeight w:val="459"/>
        </w:trPr>
        <w:tc>
          <w:tcPr>
            <w:tcW w:w="810" w:type="dxa"/>
          </w:tcPr>
          <w:p w14:paraId="0FCBD75F" w14:textId="77777777" w:rsidR="00F5489C" w:rsidRDefault="00F5489C" w:rsidP="00524538">
            <w:pPr>
              <w:pStyle w:val="TableParagraph"/>
              <w:spacing w:line="227" w:lineRule="exact"/>
              <w:ind w:left="107"/>
              <w:rPr>
                <w:sz w:val="20"/>
              </w:rPr>
            </w:pPr>
            <w:r>
              <w:rPr>
                <w:sz w:val="20"/>
              </w:rPr>
              <w:t>6.5</w:t>
            </w:r>
          </w:p>
        </w:tc>
        <w:tc>
          <w:tcPr>
            <w:tcW w:w="1980" w:type="dxa"/>
          </w:tcPr>
          <w:p w14:paraId="1A121B1A" w14:textId="77777777" w:rsidR="00F5489C" w:rsidRDefault="00F5489C" w:rsidP="00524538">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524538">
            <w:pPr>
              <w:pStyle w:val="TableParagraph"/>
              <w:rPr>
                <w:sz w:val="18"/>
              </w:rPr>
            </w:pPr>
          </w:p>
        </w:tc>
        <w:tc>
          <w:tcPr>
            <w:tcW w:w="1530" w:type="dxa"/>
          </w:tcPr>
          <w:p w14:paraId="6101E502" w14:textId="77777777" w:rsidR="00F5489C" w:rsidRDefault="00F5489C" w:rsidP="00524538">
            <w:pPr>
              <w:pStyle w:val="TableParagraph"/>
              <w:rPr>
                <w:sz w:val="18"/>
              </w:rPr>
            </w:pPr>
          </w:p>
        </w:tc>
        <w:tc>
          <w:tcPr>
            <w:tcW w:w="900" w:type="dxa"/>
          </w:tcPr>
          <w:p w14:paraId="20BB7623" w14:textId="77777777" w:rsidR="00F5489C" w:rsidRDefault="00F5489C" w:rsidP="00524538">
            <w:pPr>
              <w:pStyle w:val="TableParagraph"/>
              <w:rPr>
                <w:sz w:val="18"/>
              </w:rPr>
            </w:pPr>
          </w:p>
        </w:tc>
        <w:tc>
          <w:tcPr>
            <w:tcW w:w="1350" w:type="dxa"/>
          </w:tcPr>
          <w:p w14:paraId="52AFF295" w14:textId="77777777" w:rsidR="00F5489C" w:rsidRDefault="00F5489C" w:rsidP="00524538">
            <w:pPr>
              <w:pStyle w:val="TableParagraph"/>
              <w:rPr>
                <w:sz w:val="18"/>
              </w:rPr>
            </w:pPr>
          </w:p>
        </w:tc>
        <w:tc>
          <w:tcPr>
            <w:tcW w:w="1260" w:type="dxa"/>
          </w:tcPr>
          <w:p w14:paraId="42FA1E1D" w14:textId="77777777" w:rsidR="00F5489C" w:rsidRDefault="00F5489C" w:rsidP="00524538">
            <w:pPr>
              <w:pStyle w:val="TableParagraph"/>
              <w:rPr>
                <w:sz w:val="18"/>
              </w:rPr>
            </w:pPr>
          </w:p>
        </w:tc>
        <w:tc>
          <w:tcPr>
            <w:tcW w:w="1260" w:type="dxa"/>
          </w:tcPr>
          <w:p w14:paraId="10620C2A" w14:textId="77777777" w:rsidR="00F5489C" w:rsidRDefault="00F5489C" w:rsidP="00524538">
            <w:pPr>
              <w:pStyle w:val="TableParagraph"/>
              <w:rPr>
                <w:sz w:val="18"/>
              </w:rPr>
            </w:pPr>
          </w:p>
        </w:tc>
      </w:tr>
      <w:tr w:rsidR="00F5489C" w14:paraId="50657E5D" w14:textId="77777777" w:rsidTr="00524538">
        <w:trPr>
          <w:trHeight w:val="460"/>
        </w:trPr>
        <w:tc>
          <w:tcPr>
            <w:tcW w:w="810" w:type="dxa"/>
          </w:tcPr>
          <w:p w14:paraId="77A32411" w14:textId="77777777" w:rsidR="00F5489C" w:rsidRDefault="00F5489C" w:rsidP="00524538">
            <w:pPr>
              <w:pStyle w:val="TableParagraph"/>
              <w:spacing w:line="228" w:lineRule="exact"/>
              <w:ind w:left="107"/>
              <w:rPr>
                <w:sz w:val="20"/>
              </w:rPr>
            </w:pPr>
            <w:r>
              <w:rPr>
                <w:sz w:val="20"/>
              </w:rPr>
              <w:t>10</w:t>
            </w:r>
          </w:p>
        </w:tc>
        <w:tc>
          <w:tcPr>
            <w:tcW w:w="1980" w:type="dxa"/>
          </w:tcPr>
          <w:p w14:paraId="48ABA46D" w14:textId="77777777" w:rsidR="00F5489C" w:rsidRDefault="00F5489C" w:rsidP="00524538">
            <w:pPr>
              <w:pStyle w:val="TableParagraph"/>
              <w:spacing w:line="228" w:lineRule="exact"/>
              <w:ind w:left="107"/>
              <w:rPr>
                <w:sz w:val="20"/>
              </w:rPr>
            </w:pPr>
            <w:r>
              <w:rPr>
                <w:sz w:val="20"/>
              </w:rPr>
              <w:t>Beaver Creek</w:t>
            </w:r>
          </w:p>
        </w:tc>
        <w:tc>
          <w:tcPr>
            <w:tcW w:w="1530" w:type="dxa"/>
          </w:tcPr>
          <w:p w14:paraId="7BCFB400" w14:textId="77777777" w:rsidR="00F5489C" w:rsidRDefault="00F5489C" w:rsidP="00524538">
            <w:pPr>
              <w:pStyle w:val="TableParagraph"/>
              <w:rPr>
                <w:sz w:val="18"/>
              </w:rPr>
            </w:pPr>
          </w:p>
        </w:tc>
        <w:tc>
          <w:tcPr>
            <w:tcW w:w="1530" w:type="dxa"/>
          </w:tcPr>
          <w:p w14:paraId="6A394C00" w14:textId="77777777" w:rsidR="00F5489C" w:rsidRDefault="00F5489C" w:rsidP="00524538">
            <w:pPr>
              <w:pStyle w:val="TableParagraph"/>
              <w:rPr>
                <w:sz w:val="18"/>
              </w:rPr>
            </w:pPr>
          </w:p>
        </w:tc>
        <w:tc>
          <w:tcPr>
            <w:tcW w:w="900" w:type="dxa"/>
          </w:tcPr>
          <w:p w14:paraId="33257A56" w14:textId="77777777" w:rsidR="00F5489C" w:rsidRDefault="00F5489C" w:rsidP="00524538">
            <w:pPr>
              <w:pStyle w:val="TableParagraph"/>
              <w:rPr>
                <w:sz w:val="18"/>
              </w:rPr>
            </w:pPr>
          </w:p>
        </w:tc>
        <w:tc>
          <w:tcPr>
            <w:tcW w:w="1350" w:type="dxa"/>
          </w:tcPr>
          <w:p w14:paraId="3FD30305" w14:textId="77777777" w:rsidR="00F5489C" w:rsidRDefault="00F5489C" w:rsidP="00524538">
            <w:pPr>
              <w:pStyle w:val="TableParagraph"/>
              <w:rPr>
                <w:sz w:val="18"/>
              </w:rPr>
            </w:pPr>
          </w:p>
        </w:tc>
        <w:tc>
          <w:tcPr>
            <w:tcW w:w="1260" w:type="dxa"/>
          </w:tcPr>
          <w:p w14:paraId="1D279F20" w14:textId="77777777" w:rsidR="00F5489C" w:rsidRDefault="00F5489C" w:rsidP="00524538">
            <w:pPr>
              <w:pStyle w:val="TableParagraph"/>
              <w:rPr>
                <w:sz w:val="18"/>
              </w:rPr>
            </w:pPr>
          </w:p>
        </w:tc>
        <w:tc>
          <w:tcPr>
            <w:tcW w:w="1260" w:type="dxa"/>
          </w:tcPr>
          <w:p w14:paraId="14104CF8" w14:textId="77777777" w:rsidR="00F5489C" w:rsidRDefault="00F5489C" w:rsidP="00524538">
            <w:pPr>
              <w:pStyle w:val="TableParagraph"/>
              <w:rPr>
                <w:sz w:val="18"/>
              </w:rPr>
            </w:pPr>
          </w:p>
        </w:tc>
      </w:tr>
      <w:tr w:rsidR="00F5489C" w14:paraId="0F927F65" w14:textId="77777777" w:rsidTr="00524538">
        <w:trPr>
          <w:trHeight w:val="460"/>
        </w:trPr>
        <w:tc>
          <w:tcPr>
            <w:tcW w:w="810" w:type="dxa"/>
          </w:tcPr>
          <w:p w14:paraId="60AD9F6F" w14:textId="77777777" w:rsidR="00F5489C" w:rsidRDefault="00F5489C" w:rsidP="00524538">
            <w:pPr>
              <w:pStyle w:val="TableParagraph"/>
              <w:spacing w:line="227" w:lineRule="exact"/>
              <w:ind w:left="107"/>
              <w:rPr>
                <w:sz w:val="20"/>
              </w:rPr>
            </w:pPr>
            <w:r>
              <w:rPr>
                <w:sz w:val="20"/>
              </w:rPr>
              <w:t>10.1</w:t>
            </w:r>
          </w:p>
        </w:tc>
        <w:tc>
          <w:tcPr>
            <w:tcW w:w="1980" w:type="dxa"/>
          </w:tcPr>
          <w:p w14:paraId="7FCA4381" w14:textId="77777777" w:rsidR="00F5489C" w:rsidRDefault="00F5489C" w:rsidP="00524538">
            <w:pPr>
              <w:pStyle w:val="TableParagraph"/>
              <w:spacing w:line="227" w:lineRule="exact"/>
              <w:ind w:left="107"/>
              <w:rPr>
                <w:sz w:val="20"/>
              </w:rPr>
            </w:pPr>
            <w:r>
              <w:rPr>
                <w:sz w:val="20"/>
              </w:rPr>
              <w:t>Kenai River</w:t>
            </w:r>
          </w:p>
        </w:tc>
        <w:tc>
          <w:tcPr>
            <w:tcW w:w="1530" w:type="dxa"/>
          </w:tcPr>
          <w:p w14:paraId="0D8CB86F" w14:textId="77777777" w:rsidR="00F5489C" w:rsidRDefault="00F5489C" w:rsidP="00524538">
            <w:pPr>
              <w:pStyle w:val="TableParagraph"/>
              <w:rPr>
                <w:sz w:val="18"/>
              </w:rPr>
            </w:pPr>
          </w:p>
        </w:tc>
        <w:tc>
          <w:tcPr>
            <w:tcW w:w="1530" w:type="dxa"/>
          </w:tcPr>
          <w:p w14:paraId="6A8C2482" w14:textId="77777777" w:rsidR="00F5489C" w:rsidRDefault="00F5489C" w:rsidP="00524538">
            <w:pPr>
              <w:pStyle w:val="TableParagraph"/>
              <w:rPr>
                <w:sz w:val="18"/>
              </w:rPr>
            </w:pPr>
          </w:p>
        </w:tc>
        <w:tc>
          <w:tcPr>
            <w:tcW w:w="900" w:type="dxa"/>
          </w:tcPr>
          <w:p w14:paraId="1D61732F" w14:textId="77777777" w:rsidR="00F5489C" w:rsidRDefault="00F5489C" w:rsidP="00524538">
            <w:pPr>
              <w:pStyle w:val="TableParagraph"/>
              <w:rPr>
                <w:sz w:val="18"/>
              </w:rPr>
            </w:pPr>
          </w:p>
        </w:tc>
        <w:tc>
          <w:tcPr>
            <w:tcW w:w="1350" w:type="dxa"/>
          </w:tcPr>
          <w:p w14:paraId="3E8C9164" w14:textId="77777777" w:rsidR="00F5489C" w:rsidRDefault="00F5489C" w:rsidP="00524538">
            <w:pPr>
              <w:pStyle w:val="TableParagraph"/>
              <w:rPr>
                <w:sz w:val="18"/>
              </w:rPr>
            </w:pPr>
          </w:p>
        </w:tc>
        <w:tc>
          <w:tcPr>
            <w:tcW w:w="1260" w:type="dxa"/>
          </w:tcPr>
          <w:p w14:paraId="31B26F76" w14:textId="77777777" w:rsidR="00F5489C" w:rsidRDefault="00F5489C" w:rsidP="00524538">
            <w:pPr>
              <w:pStyle w:val="TableParagraph"/>
              <w:rPr>
                <w:sz w:val="18"/>
              </w:rPr>
            </w:pPr>
          </w:p>
        </w:tc>
        <w:tc>
          <w:tcPr>
            <w:tcW w:w="1260" w:type="dxa"/>
          </w:tcPr>
          <w:p w14:paraId="256ADC4F" w14:textId="77777777" w:rsidR="00F5489C" w:rsidRDefault="00F5489C" w:rsidP="00524538">
            <w:pPr>
              <w:pStyle w:val="TableParagraph"/>
              <w:rPr>
                <w:sz w:val="18"/>
              </w:rPr>
            </w:pPr>
          </w:p>
        </w:tc>
      </w:tr>
      <w:tr w:rsidR="00F5489C" w14:paraId="06B93B68" w14:textId="77777777" w:rsidTr="00524538">
        <w:trPr>
          <w:trHeight w:val="459"/>
        </w:trPr>
        <w:tc>
          <w:tcPr>
            <w:tcW w:w="810" w:type="dxa"/>
          </w:tcPr>
          <w:p w14:paraId="022DFE1E" w14:textId="77777777" w:rsidR="00F5489C" w:rsidRDefault="00F5489C" w:rsidP="00524538">
            <w:pPr>
              <w:pStyle w:val="TableParagraph"/>
              <w:spacing w:line="227" w:lineRule="exact"/>
              <w:ind w:left="107"/>
              <w:rPr>
                <w:sz w:val="20"/>
              </w:rPr>
            </w:pPr>
            <w:r>
              <w:rPr>
                <w:sz w:val="20"/>
              </w:rPr>
              <w:t>12.5</w:t>
            </w:r>
          </w:p>
        </w:tc>
        <w:tc>
          <w:tcPr>
            <w:tcW w:w="1980" w:type="dxa"/>
          </w:tcPr>
          <w:p w14:paraId="397A6FC2" w14:textId="77777777" w:rsidR="00F5489C" w:rsidRDefault="00F5489C" w:rsidP="00524538">
            <w:pPr>
              <w:pStyle w:val="TableParagraph"/>
              <w:spacing w:line="227" w:lineRule="exact"/>
              <w:ind w:left="107"/>
              <w:rPr>
                <w:sz w:val="20"/>
              </w:rPr>
            </w:pPr>
            <w:r>
              <w:rPr>
                <w:sz w:val="20"/>
              </w:rPr>
              <w:t>Pillars</w:t>
            </w:r>
          </w:p>
        </w:tc>
        <w:tc>
          <w:tcPr>
            <w:tcW w:w="1530" w:type="dxa"/>
          </w:tcPr>
          <w:p w14:paraId="291E3B6C" w14:textId="77777777" w:rsidR="00F5489C" w:rsidRDefault="00F5489C" w:rsidP="00524538">
            <w:pPr>
              <w:pStyle w:val="TableParagraph"/>
              <w:rPr>
                <w:sz w:val="18"/>
              </w:rPr>
            </w:pPr>
          </w:p>
        </w:tc>
        <w:tc>
          <w:tcPr>
            <w:tcW w:w="1530" w:type="dxa"/>
          </w:tcPr>
          <w:p w14:paraId="07DA75D4" w14:textId="77777777" w:rsidR="00F5489C" w:rsidRDefault="00F5489C" w:rsidP="00524538">
            <w:pPr>
              <w:pStyle w:val="TableParagraph"/>
              <w:rPr>
                <w:sz w:val="18"/>
              </w:rPr>
            </w:pPr>
          </w:p>
        </w:tc>
        <w:tc>
          <w:tcPr>
            <w:tcW w:w="900" w:type="dxa"/>
          </w:tcPr>
          <w:p w14:paraId="62E70674" w14:textId="77777777" w:rsidR="00F5489C" w:rsidRDefault="00F5489C" w:rsidP="00524538">
            <w:pPr>
              <w:pStyle w:val="TableParagraph"/>
              <w:rPr>
                <w:sz w:val="18"/>
              </w:rPr>
            </w:pPr>
          </w:p>
        </w:tc>
        <w:tc>
          <w:tcPr>
            <w:tcW w:w="1350" w:type="dxa"/>
          </w:tcPr>
          <w:p w14:paraId="53EF7212" w14:textId="77777777" w:rsidR="00F5489C" w:rsidRDefault="00F5489C" w:rsidP="00524538">
            <w:pPr>
              <w:pStyle w:val="TableParagraph"/>
              <w:rPr>
                <w:sz w:val="18"/>
              </w:rPr>
            </w:pPr>
          </w:p>
        </w:tc>
        <w:tc>
          <w:tcPr>
            <w:tcW w:w="1260" w:type="dxa"/>
          </w:tcPr>
          <w:p w14:paraId="23F805E4" w14:textId="77777777" w:rsidR="00F5489C" w:rsidRDefault="00F5489C" w:rsidP="00524538">
            <w:pPr>
              <w:pStyle w:val="TableParagraph"/>
              <w:rPr>
                <w:sz w:val="18"/>
              </w:rPr>
            </w:pPr>
          </w:p>
        </w:tc>
        <w:tc>
          <w:tcPr>
            <w:tcW w:w="1260" w:type="dxa"/>
          </w:tcPr>
          <w:p w14:paraId="7D06BE23" w14:textId="77777777" w:rsidR="00F5489C" w:rsidRDefault="00F5489C" w:rsidP="00524538">
            <w:pPr>
              <w:pStyle w:val="TableParagraph"/>
              <w:rPr>
                <w:sz w:val="18"/>
              </w:rPr>
            </w:pPr>
          </w:p>
        </w:tc>
      </w:tr>
      <w:tr w:rsidR="00F5489C" w14:paraId="2A1B6353" w14:textId="77777777" w:rsidTr="00524538">
        <w:trPr>
          <w:trHeight w:val="460"/>
        </w:trPr>
        <w:tc>
          <w:tcPr>
            <w:tcW w:w="810" w:type="dxa"/>
          </w:tcPr>
          <w:p w14:paraId="0B28AD79" w14:textId="77777777" w:rsidR="00F5489C" w:rsidRDefault="00F5489C" w:rsidP="00524538">
            <w:pPr>
              <w:pStyle w:val="TableParagraph"/>
              <w:spacing w:line="228" w:lineRule="exact"/>
              <w:ind w:left="107"/>
              <w:rPr>
                <w:sz w:val="20"/>
              </w:rPr>
            </w:pPr>
            <w:r>
              <w:rPr>
                <w:sz w:val="20"/>
              </w:rPr>
              <w:t>18</w:t>
            </w:r>
          </w:p>
        </w:tc>
        <w:tc>
          <w:tcPr>
            <w:tcW w:w="1980" w:type="dxa"/>
          </w:tcPr>
          <w:p w14:paraId="3293A046" w14:textId="77777777" w:rsidR="00F5489C" w:rsidRDefault="00F5489C" w:rsidP="00524538">
            <w:pPr>
              <w:pStyle w:val="TableParagraph"/>
              <w:spacing w:line="228" w:lineRule="exact"/>
              <w:ind w:left="107"/>
              <w:rPr>
                <w:sz w:val="20"/>
              </w:rPr>
            </w:pPr>
            <w:r>
              <w:rPr>
                <w:sz w:val="20"/>
              </w:rPr>
              <w:t>Poachers Cove</w:t>
            </w:r>
          </w:p>
        </w:tc>
        <w:tc>
          <w:tcPr>
            <w:tcW w:w="1530" w:type="dxa"/>
          </w:tcPr>
          <w:p w14:paraId="64786270" w14:textId="77777777" w:rsidR="00F5489C" w:rsidRDefault="00F5489C" w:rsidP="00524538">
            <w:pPr>
              <w:pStyle w:val="TableParagraph"/>
              <w:rPr>
                <w:sz w:val="18"/>
              </w:rPr>
            </w:pPr>
          </w:p>
        </w:tc>
        <w:tc>
          <w:tcPr>
            <w:tcW w:w="1530" w:type="dxa"/>
          </w:tcPr>
          <w:p w14:paraId="796547B0" w14:textId="77777777" w:rsidR="00F5489C" w:rsidRDefault="00F5489C" w:rsidP="00524538">
            <w:pPr>
              <w:pStyle w:val="TableParagraph"/>
              <w:rPr>
                <w:sz w:val="18"/>
              </w:rPr>
            </w:pPr>
          </w:p>
        </w:tc>
        <w:tc>
          <w:tcPr>
            <w:tcW w:w="900" w:type="dxa"/>
          </w:tcPr>
          <w:p w14:paraId="3D7C2572" w14:textId="77777777" w:rsidR="00F5489C" w:rsidRDefault="00F5489C" w:rsidP="00524538">
            <w:pPr>
              <w:pStyle w:val="TableParagraph"/>
              <w:rPr>
                <w:sz w:val="18"/>
              </w:rPr>
            </w:pPr>
          </w:p>
        </w:tc>
        <w:tc>
          <w:tcPr>
            <w:tcW w:w="1350" w:type="dxa"/>
          </w:tcPr>
          <w:p w14:paraId="5EB55FA7" w14:textId="77777777" w:rsidR="00F5489C" w:rsidRDefault="00F5489C" w:rsidP="00524538">
            <w:pPr>
              <w:pStyle w:val="TableParagraph"/>
              <w:rPr>
                <w:sz w:val="18"/>
              </w:rPr>
            </w:pPr>
          </w:p>
        </w:tc>
        <w:tc>
          <w:tcPr>
            <w:tcW w:w="1260" w:type="dxa"/>
          </w:tcPr>
          <w:p w14:paraId="6F237051" w14:textId="77777777" w:rsidR="00F5489C" w:rsidRDefault="00F5489C" w:rsidP="00524538">
            <w:pPr>
              <w:pStyle w:val="TableParagraph"/>
              <w:rPr>
                <w:sz w:val="18"/>
              </w:rPr>
            </w:pPr>
          </w:p>
        </w:tc>
        <w:tc>
          <w:tcPr>
            <w:tcW w:w="1260" w:type="dxa"/>
          </w:tcPr>
          <w:p w14:paraId="3D98CDC9" w14:textId="77777777" w:rsidR="00F5489C" w:rsidRDefault="00F5489C" w:rsidP="00524538">
            <w:pPr>
              <w:pStyle w:val="TableParagraph"/>
              <w:rPr>
                <w:sz w:val="18"/>
              </w:rPr>
            </w:pPr>
          </w:p>
        </w:tc>
      </w:tr>
      <w:tr w:rsidR="00F5489C" w14:paraId="1D175906" w14:textId="77777777" w:rsidTr="00524538">
        <w:trPr>
          <w:trHeight w:val="460"/>
        </w:trPr>
        <w:tc>
          <w:tcPr>
            <w:tcW w:w="810" w:type="dxa"/>
          </w:tcPr>
          <w:p w14:paraId="77BE2FAE" w14:textId="77777777" w:rsidR="00F5489C" w:rsidRDefault="00F5489C" w:rsidP="00524538">
            <w:pPr>
              <w:pStyle w:val="TableParagraph"/>
              <w:spacing w:line="227" w:lineRule="exact"/>
              <w:ind w:left="107"/>
              <w:rPr>
                <w:sz w:val="20"/>
              </w:rPr>
            </w:pPr>
            <w:r>
              <w:rPr>
                <w:sz w:val="20"/>
              </w:rPr>
              <w:t>21</w:t>
            </w:r>
          </w:p>
        </w:tc>
        <w:tc>
          <w:tcPr>
            <w:tcW w:w="1980" w:type="dxa"/>
          </w:tcPr>
          <w:p w14:paraId="56381FD2" w14:textId="77777777" w:rsidR="00F5489C" w:rsidRDefault="00F5489C" w:rsidP="00524538">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524538">
            <w:pPr>
              <w:pStyle w:val="TableParagraph"/>
              <w:rPr>
                <w:sz w:val="18"/>
              </w:rPr>
            </w:pPr>
          </w:p>
        </w:tc>
        <w:tc>
          <w:tcPr>
            <w:tcW w:w="1530" w:type="dxa"/>
          </w:tcPr>
          <w:p w14:paraId="4F2B7198" w14:textId="77777777" w:rsidR="00F5489C" w:rsidRDefault="00F5489C" w:rsidP="00524538">
            <w:pPr>
              <w:pStyle w:val="TableParagraph"/>
              <w:rPr>
                <w:sz w:val="18"/>
              </w:rPr>
            </w:pPr>
          </w:p>
        </w:tc>
        <w:tc>
          <w:tcPr>
            <w:tcW w:w="900" w:type="dxa"/>
          </w:tcPr>
          <w:p w14:paraId="50B1A3B8" w14:textId="77777777" w:rsidR="00F5489C" w:rsidRDefault="00F5489C" w:rsidP="00524538">
            <w:pPr>
              <w:pStyle w:val="TableParagraph"/>
              <w:rPr>
                <w:sz w:val="18"/>
              </w:rPr>
            </w:pPr>
          </w:p>
        </w:tc>
        <w:tc>
          <w:tcPr>
            <w:tcW w:w="1350" w:type="dxa"/>
          </w:tcPr>
          <w:p w14:paraId="49E298F8" w14:textId="77777777" w:rsidR="00F5489C" w:rsidRDefault="00F5489C" w:rsidP="00524538">
            <w:pPr>
              <w:pStyle w:val="TableParagraph"/>
              <w:rPr>
                <w:sz w:val="18"/>
              </w:rPr>
            </w:pPr>
          </w:p>
        </w:tc>
        <w:tc>
          <w:tcPr>
            <w:tcW w:w="1260" w:type="dxa"/>
          </w:tcPr>
          <w:p w14:paraId="151334BE" w14:textId="77777777" w:rsidR="00F5489C" w:rsidRDefault="00F5489C" w:rsidP="00524538">
            <w:pPr>
              <w:pStyle w:val="TableParagraph"/>
              <w:rPr>
                <w:sz w:val="18"/>
              </w:rPr>
            </w:pPr>
          </w:p>
        </w:tc>
        <w:tc>
          <w:tcPr>
            <w:tcW w:w="1260" w:type="dxa"/>
          </w:tcPr>
          <w:p w14:paraId="1CDB1DEA" w14:textId="77777777" w:rsidR="00F5489C" w:rsidRDefault="00F5489C" w:rsidP="00524538">
            <w:pPr>
              <w:pStyle w:val="TableParagraph"/>
              <w:rPr>
                <w:sz w:val="18"/>
              </w:rPr>
            </w:pPr>
          </w:p>
        </w:tc>
      </w:tr>
      <w:tr w:rsidR="00F5489C" w14:paraId="68DA513F" w14:textId="77777777" w:rsidTr="00524538">
        <w:trPr>
          <w:trHeight w:val="459"/>
        </w:trPr>
        <w:tc>
          <w:tcPr>
            <w:tcW w:w="810" w:type="dxa"/>
          </w:tcPr>
          <w:p w14:paraId="23BF0BCE" w14:textId="77777777" w:rsidR="00F5489C" w:rsidRDefault="00F5489C" w:rsidP="00524538">
            <w:pPr>
              <w:pStyle w:val="TableParagraph"/>
              <w:spacing w:line="227" w:lineRule="exact"/>
              <w:ind w:left="107"/>
              <w:rPr>
                <w:sz w:val="20"/>
              </w:rPr>
            </w:pPr>
            <w:r>
              <w:rPr>
                <w:sz w:val="20"/>
              </w:rPr>
              <w:t>23</w:t>
            </w:r>
          </w:p>
        </w:tc>
        <w:tc>
          <w:tcPr>
            <w:tcW w:w="1980" w:type="dxa"/>
          </w:tcPr>
          <w:p w14:paraId="7334A264" w14:textId="77777777" w:rsidR="00F5489C" w:rsidRDefault="00F5489C" w:rsidP="00524538">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524538">
            <w:pPr>
              <w:pStyle w:val="TableParagraph"/>
              <w:rPr>
                <w:sz w:val="18"/>
              </w:rPr>
            </w:pPr>
          </w:p>
        </w:tc>
        <w:tc>
          <w:tcPr>
            <w:tcW w:w="1530" w:type="dxa"/>
          </w:tcPr>
          <w:p w14:paraId="4AC903E8" w14:textId="77777777" w:rsidR="00F5489C" w:rsidRDefault="00F5489C" w:rsidP="00524538">
            <w:pPr>
              <w:pStyle w:val="TableParagraph"/>
              <w:rPr>
                <w:sz w:val="18"/>
              </w:rPr>
            </w:pPr>
          </w:p>
        </w:tc>
        <w:tc>
          <w:tcPr>
            <w:tcW w:w="900" w:type="dxa"/>
          </w:tcPr>
          <w:p w14:paraId="1CA7C023" w14:textId="77777777" w:rsidR="00F5489C" w:rsidRDefault="00F5489C" w:rsidP="00524538">
            <w:pPr>
              <w:pStyle w:val="TableParagraph"/>
              <w:rPr>
                <w:sz w:val="18"/>
              </w:rPr>
            </w:pPr>
          </w:p>
        </w:tc>
        <w:tc>
          <w:tcPr>
            <w:tcW w:w="1350" w:type="dxa"/>
          </w:tcPr>
          <w:p w14:paraId="6A82C4EC" w14:textId="77777777" w:rsidR="00F5489C" w:rsidRDefault="00F5489C" w:rsidP="00524538">
            <w:pPr>
              <w:pStyle w:val="TableParagraph"/>
              <w:rPr>
                <w:sz w:val="18"/>
              </w:rPr>
            </w:pPr>
          </w:p>
        </w:tc>
        <w:tc>
          <w:tcPr>
            <w:tcW w:w="1260" w:type="dxa"/>
          </w:tcPr>
          <w:p w14:paraId="35C97324" w14:textId="77777777" w:rsidR="00F5489C" w:rsidRDefault="00F5489C" w:rsidP="00524538">
            <w:pPr>
              <w:pStyle w:val="TableParagraph"/>
              <w:rPr>
                <w:sz w:val="18"/>
              </w:rPr>
            </w:pPr>
          </w:p>
        </w:tc>
        <w:tc>
          <w:tcPr>
            <w:tcW w:w="1260" w:type="dxa"/>
          </w:tcPr>
          <w:p w14:paraId="0C530B04" w14:textId="77777777" w:rsidR="00F5489C" w:rsidRDefault="00F5489C" w:rsidP="00524538">
            <w:pPr>
              <w:pStyle w:val="TableParagraph"/>
              <w:rPr>
                <w:sz w:val="18"/>
              </w:rPr>
            </w:pPr>
          </w:p>
        </w:tc>
      </w:tr>
      <w:tr w:rsidR="00F5489C" w14:paraId="237A6DA5" w14:textId="77777777" w:rsidTr="00524538">
        <w:trPr>
          <w:trHeight w:val="460"/>
        </w:trPr>
        <w:tc>
          <w:tcPr>
            <w:tcW w:w="810" w:type="dxa"/>
          </w:tcPr>
          <w:p w14:paraId="1A6BD1F4" w14:textId="77777777" w:rsidR="00F5489C" w:rsidRDefault="00F5489C" w:rsidP="00524538">
            <w:pPr>
              <w:pStyle w:val="TableParagraph"/>
              <w:spacing w:line="227" w:lineRule="exact"/>
              <w:ind w:left="107"/>
              <w:rPr>
                <w:sz w:val="20"/>
              </w:rPr>
            </w:pPr>
            <w:r>
              <w:rPr>
                <w:sz w:val="20"/>
              </w:rPr>
              <w:t>19</w:t>
            </w:r>
          </w:p>
        </w:tc>
        <w:tc>
          <w:tcPr>
            <w:tcW w:w="1980" w:type="dxa"/>
          </w:tcPr>
          <w:p w14:paraId="35623EFB" w14:textId="77777777" w:rsidR="00F5489C" w:rsidRDefault="00F5489C" w:rsidP="00524538">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516E5A6" w14:textId="77777777" w:rsidR="00F5489C" w:rsidRDefault="00F5489C" w:rsidP="00524538">
            <w:pPr>
              <w:pStyle w:val="TableParagraph"/>
              <w:rPr>
                <w:sz w:val="18"/>
              </w:rPr>
            </w:pPr>
          </w:p>
        </w:tc>
        <w:tc>
          <w:tcPr>
            <w:tcW w:w="1530" w:type="dxa"/>
          </w:tcPr>
          <w:p w14:paraId="2A74C934" w14:textId="77777777" w:rsidR="00F5489C" w:rsidRDefault="00F5489C" w:rsidP="00524538">
            <w:pPr>
              <w:pStyle w:val="TableParagraph"/>
              <w:rPr>
                <w:sz w:val="18"/>
              </w:rPr>
            </w:pPr>
          </w:p>
        </w:tc>
        <w:tc>
          <w:tcPr>
            <w:tcW w:w="900" w:type="dxa"/>
          </w:tcPr>
          <w:p w14:paraId="5D5796B2" w14:textId="77777777" w:rsidR="00F5489C" w:rsidRDefault="00F5489C" w:rsidP="00524538">
            <w:pPr>
              <w:pStyle w:val="TableParagraph"/>
              <w:rPr>
                <w:sz w:val="18"/>
              </w:rPr>
            </w:pPr>
          </w:p>
        </w:tc>
        <w:tc>
          <w:tcPr>
            <w:tcW w:w="1350" w:type="dxa"/>
          </w:tcPr>
          <w:p w14:paraId="043D1D75" w14:textId="77777777" w:rsidR="00F5489C" w:rsidRDefault="00F5489C" w:rsidP="00524538">
            <w:pPr>
              <w:pStyle w:val="TableParagraph"/>
              <w:rPr>
                <w:sz w:val="18"/>
              </w:rPr>
            </w:pPr>
          </w:p>
        </w:tc>
        <w:tc>
          <w:tcPr>
            <w:tcW w:w="1260" w:type="dxa"/>
          </w:tcPr>
          <w:p w14:paraId="379FCF78" w14:textId="77777777" w:rsidR="00F5489C" w:rsidRDefault="00F5489C" w:rsidP="00524538">
            <w:pPr>
              <w:pStyle w:val="TableParagraph"/>
              <w:rPr>
                <w:sz w:val="18"/>
              </w:rPr>
            </w:pPr>
          </w:p>
        </w:tc>
        <w:tc>
          <w:tcPr>
            <w:tcW w:w="1260" w:type="dxa"/>
          </w:tcPr>
          <w:p w14:paraId="08E710C1" w14:textId="77777777" w:rsidR="00F5489C" w:rsidRDefault="00F5489C" w:rsidP="00524538">
            <w:pPr>
              <w:pStyle w:val="TableParagraph"/>
              <w:rPr>
                <w:sz w:val="18"/>
              </w:rPr>
            </w:pPr>
          </w:p>
        </w:tc>
      </w:tr>
      <w:tr w:rsidR="00F5489C" w14:paraId="18DBFECF" w14:textId="77777777" w:rsidTr="00524538">
        <w:trPr>
          <w:trHeight w:val="459"/>
        </w:trPr>
        <w:tc>
          <w:tcPr>
            <w:tcW w:w="810" w:type="dxa"/>
          </w:tcPr>
          <w:p w14:paraId="2ACD08E4" w14:textId="77777777" w:rsidR="00F5489C" w:rsidRDefault="00F5489C" w:rsidP="00524538">
            <w:pPr>
              <w:pStyle w:val="TableParagraph"/>
              <w:spacing w:line="227" w:lineRule="exact"/>
              <w:ind w:left="107"/>
              <w:rPr>
                <w:sz w:val="20"/>
              </w:rPr>
            </w:pPr>
            <w:r>
              <w:rPr>
                <w:sz w:val="20"/>
              </w:rPr>
              <w:t>22</w:t>
            </w:r>
          </w:p>
        </w:tc>
        <w:tc>
          <w:tcPr>
            <w:tcW w:w="1980" w:type="dxa"/>
          </w:tcPr>
          <w:p w14:paraId="16DAE447" w14:textId="77777777" w:rsidR="00F5489C" w:rsidRDefault="00F5489C" w:rsidP="00524538">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524538">
            <w:pPr>
              <w:pStyle w:val="TableParagraph"/>
              <w:rPr>
                <w:sz w:val="18"/>
              </w:rPr>
            </w:pPr>
          </w:p>
        </w:tc>
        <w:tc>
          <w:tcPr>
            <w:tcW w:w="1530" w:type="dxa"/>
          </w:tcPr>
          <w:p w14:paraId="14394A62" w14:textId="77777777" w:rsidR="00F5489C" w:rsidRDefault="00F5489C" w:rsidP="00524538">
            <w:pPr>
              <w:pStyle w:val="TableParagraph"/>
              <w:rPr>
                <w:sz w:val="18"/>
              </w:rPr>
            </w:pPr>
          </w:p>
        </w:tc>
        <w:tc>
          <w:tcPr>
            <w:tcW w:w="900" w:type="dxa"/>
          </w:tcPr>
          <w:p w14:paraId="74E75C3A" w14:textId="77777777" w:rsidR="00F5489C" w:rsidRDefault="00F5489C" w:rsidP="00524538">
            <w:pPr>
              <w:pStyle w:val="TableParagraph"/>
              <w:rPr>
                <w:sz w:val="18"/>
              </w:rPr>
            </w:pPr>
          </w:p>
        </w:tc>
        <w:tc>
          <w:tcPr>
            <w:tcW w:w="1350" w:type="dxa"/>
          </w:tcPr>
          <w:p w14:paraId="6ACA19F9" w14:textId="77777777" w:rsidR="00F5489C" w:rsidRDefault="00F5489C" w:rsidP="00524538">
            <w:pPr>
              <w:pStyle w:val="TableParagraph"/>
              <w:rPr>
                <w:sz w:val="18"/>
              </w:rPr>
            </w:pPr>
          </w:p>
        </w:tc>
        <w:tc>
          <w:tcPr>
            <w:tcW w:w="1260" w:type="dxa"/>
          </w:tcPr>
          <w:p w14:paraId="66535DDD" w14:textId="77777777" w:rsidR="00F5489C" w:rsidRDefault="00F5489C" w:rsidP="00524538">
            <w:pPr>
              <w:pStyle w:val="TableParagraph"/>
              <w:rPr>
                <w:sz w:val="18"/>
              </w:rPr>
            </w:pPr>
          </w:p>
        </w:tc>
        <w:tc>
          <w:tcPr>
            <w:tcW w:w="1260" w:type="dxa"/>
          </w:tcPr>
          <w:p w14:paraId="2744E398" w14:textId="77777777" w:rsidR="00F5489C" w:rsidRDefault="00F5489C" w:rsidP="00524538">
            <w:pPr>
              <w:pStyle w:val="TableParagraph"/>
              <w:rPr>
                <w:sz w:val="18"/>
              </w:rPr>
            </w:pPr>
          </w:p>
        </w:tc>
      </w:tr>
      <w:tr w:rsidR="00F5489C" w14:paraId="0572EA11" w14:textId="77777777" w:rsidTr="00524538">
        <w:trPr>
          <w:trHeight w:val="460"/>
        </w:trPr>
        <w:tc>
          <w:tcPr>
            <w:tcW w:w="810" w:type="dxa"/>
          </w:tcPr>
          <w:p w14:paraId="4ACB14B4" w14:textId="77777777" w:rsidR="00F5489C" w:rsidRDefault="00F5489C" w:rsidP="00524538">
            <w:pPr>
              <w:pStyle w:val="TableParagraph"/>
              <w:spacing w:line="228" w:lineRule="exact"/>
              <w:ind w:left="107"/>
              <w:rPr>
                <w:sz w:val="20"/>
              </w:rPr>
            </w:pPr>
            <w:r>
              <w:rPr>
                <w:sz w:val="20"/>
              </w:rPr>
              <w:t>30</w:t>
            </w:r>
          </w:p>
        </w:tc>
        <w:tc>
          <w:tcPr>
            <w:tcW w:w="1980" w:type="dxa"/>
          </w:tcPr>
          <w:p w14:paraId="6BE61E7F" w14:textId="77777777" w:rsidR="00F5489C" w:rsidRDefault="00F5489C" w:rsidP="00524538">
            <w:pPr>
              <w:pStyle w:val="TableParagraph"/>
              <w:spacing w:line="228" w:lineRule="exact"/>
              <w:ind w:left="107"/>
              <w:rPr>
                <w:sz w:val="20"/>
              </w:rPr>
            </w:pPr>
            <w:r>
              <w:rPr>
                <w:sz w:val="20"/>
              </w:rPr>
              <w:t>Funny River</w:t>
            </w:r>
          </w:p>
        </w:tc>
        <w:tc>
          <w:tcPr>
            <w:tcW w:w="1530" w:type="dxa"/>
          </w:tcPr>
          <w:p w14:paraId="762CD78F" w14:textId="77777777" w:rsidR="00F5489C" w:rsidRDefault="00F5489C" w:rsidP="00524538">
            <w:pPr>
              <w:pStyle w:val="TableParagraph"/>
              <w:rPr>
                <w:sz w:val="18"/>
              </w:rPr>
            </w:pPr>
          </w:p>
        </w:tc>
        <w:tc>
          <w:tcPr>
            <w:tcW w:w="1530" w:type="dxa"/>
          </w:tcPr>
          <w:p w14:paraId="315678AB" w14:textId="77777777" w:rsidR="00F5489C" w:rsidRDefault="00F5489C" w:rsidP="00524538">
            <w:pPr>
              <w:pStyle w:val="TableParagraph"/>
              <w:rPr>
                <w:sz w:val="18"/>
              </w:rPr>
            </w:pPr>
          </w:p>
        </w:tc>
        <w:tc>
          <w:tcPr>
            <w:tcW w:w="900" w:type="dxa"/>
          </w:tcPr>
          <w:p w14:paraId="5D600B5D" w14:textId="77777777" w:rsidR="00F5489C" w:rsidRDefault="00F5489C" w:rsidP="00524538">
            <w:pPr>
              <w:pStyle w:val="TableParagraph"/>
              <w:rPr>
                <w:sz w:val="18"/>
              </w:rPr>
            </w:pPr>
          </w:p>
        </w:tc>
        <w:tc>
          <w:tcPr>
            <w:tcW w:w="1350" w:type="dxa"/>
          </w:tcPr>
          <w:p w14:paraId="48A0E76B" w14:textId="77777777" w:rsidR="00F5489C" w:rsidRDefault="00F5489C" w:rsidP="00524538">
            <w:pPr>
              <w:pStyle w:val="TableParagraph"/>
              <w:rPr>
                <w:sz w:val="18"/>
              </w:rPr>
            </w:pPr>
          </w:p>
        </w:tc>
        <w:tc>
          <w:tcPr>
            <w:tcW w:w="1260" w:type="dxa"/>
          </w:tcPr>
          <w:p w14:paraId="5FDADEA4" w14:textId="77777777" w:rsidR="00F5489C" w:rsidRDefault="00F5489C" w:rsidP="00524538">
            <w:pPr>
              <w:pStyle w:val="TableParagraph"/>
              <w:rPr>
                <w:sz w:val="18"/>
              </w:rPr>
            </w:pPr>
          </w:p>
        </w:tc>
        <w:tc>
          <w:tcPr>
            <w:tcW w:w="1260" w:type="dxa"/>
          </w:tcPr>
          <w:p w14:paraId="6A9C338F" w14:textId="77777777" w:rsidR="00F5489C" w:rsidRDefault="00F5489C" w:rsidP="00524538">
            <w:pPr>
              <w:pStyle w:val="TableParagraph"/>
              <w:rPr>
                <w:sz w:val="18"/>
              </w:rPr>
            </w:pPr>
          </w:p>
        </w:tc>
      </w:tr>
      <w:tr w:rsidR="00F5489C" w14:paraId="7461C691" w14:textId="77777777" w:rsidTr="00524538">
        <w:trPr>
          <w:trHeight w:val="460"/>
        </w:trPr>
        <w:tc>
          <w:tcPr>
            <w:tcW w:w="810" w:type="dxa"/>
          </w:tcPr>
          <w:p w14:paraId="248A3DFB" w14:textId="77777777" w:rsidR="00F5489C" w:rsidRDefault="00F5489C" w:rsidP="00524538">
            <w:pPr>
              <w:pStyle w:val="TableParagraph"/>
              <w:spacing w:line="227" w:lineRule="exact"/>
              <w:ind w:left="107"/>
              <w:rPr>
                <w:sz w:val="20"/>
              </w:rPr>
            </w:pPr>
            <w:r>
              <w:rPr>
                <w:sz w:val="20"/>
              </w:rPr>
              <w:t>31</w:t>
            </w:r>
          </w:p>
        </w:tc>
        <w:tc>
          <w:tcPr>
            <w:tcW w:w="1980" w:type="dxa"/>
          </w:tcPr>
          <w:p w14:paraId="66789BAD" w14:textId="77777777" w:rsidR="00F5489C" w:rsidRDefault="00F5489C" w:rsidP="00524538">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524538">
            <w:pPr>
              <w:pStyle w:val="TableParagraph"/>
              <w:rPr>
                <w:sz w:val="18"/>
              </w:rPr>
            </w:pPr>
          </w:p>
        </w:tc>
        <w:tc>
          <w:tcPr>
            <w:tcW w:w="1530" w:type="dxa"/>
          </w:tcPr>
          <w:p w14:paraId="5F34A1ED" w14:textId="77777777" w:rsidR="00F5489C" w:rsidRDefault="00F5489C" w:rsidP="00524538">
            <w:pPr>
              <w:pStyle w:val="TableParagraph"/>
              <w:rPr>
                <w:sz w:val="18"/>
              </w:rPr>
            </w:pPr>
          </w:p>
        </w:tc>
        <w:tc>
          <w:tcPr>
            <w:tcW w:w="900" w:type="dxa"/>
          </w:tcPr>
          <w:p w14:paraId="0134DFF6" w14:textId="77777777" w:rsidR="00F5489C" w:rsidRDefault="00F5489C" w:rsidP="00524538">
            <w:pPr>
              <w:pStyle w:val="TableParagraph"/>
              <w:rPr>
                <w:sz w:val="18"/>
              </w:rPr>
            </w:pPr>
          </w:p>
        </w:tc>
        <w:tc>
          <w:tcPr>
            <w:tcW w:w="1350" w:type="dxa"/>
          </w:tcPr>
          <w:p w14:paraId="64809231" w14:textId="77777777" w:rsidR="00F5489C" w:rsidRDefault="00F5489C" w:rsidP="00524538">
            <w:pPr>
              <w:pStyle w:val="TableParagraph"/>
              <w:rPr>
                <w:sz w:val="18"/>
              </w:rPr>
            </w:pPr>
          </w:p>
        </w:tc>
        <w:tc>
          <w:tcPr>
            <w:tcW w:w="1260" w:type="dxa"/>
          </w:tcPr>
          <w:p w14:paraId="337559FD" w14:textId="77777777" w:rsidR="00F5489C" w:rsidRDefault="00F5489C" w:rsidP="00524538">
            <w:pPr>
              <w:pStyle w:val="TableParagraph"/>
              <w:rPr>
                <w:sz w:val="18"/>
              </w:rPr>
            </w:pPr>
          </w:p>
        </w:tc>
        <w:tc>
          <w:tcPr>
            <w:tcW w:w="1260" w:type="dxa"/>
          </w:tcPr>
          <w:p w14:paraId="380A0B56" w14:textId="77777777" w:rsidR="00F5489C" w:rsidRDefault="00F5489C" w:rsidP="00524538">
            <w:pPr>
              <w:pStyle w:val="TableParagraph"/>
              <w:rPr>
                <w:sz w:val="18"/>
              </w:rPr>
            </w:pPr>
          </w:p>
        </w:tc>
      </w:tr>
      <w:tr w:rsidR="00F5489C" w14:paraId="0D7DCF56" w14:textId="77777777" w:rsidTr="00524538">
        <w:trPr>
          <w:trHeight w:val="459"/>
        </w:trPr>
        <w:tc>
          <w:tcPr>
            <w:tcW w:w="810" w:type="dxa"/>
          </w:tcPr>
          <w:p w14:paraId="660BB131" w14:textId="77777777" w:rsidR="00F5489C" w:rsidRDefault="00F5489C" w:rsidP="00524538">
            <w:pPr>
              <w:pStyle w:val="TableParagraph"/>
              <w:spacing w:line="227" w:lineRule="exact"/>
              <w:ind w:left="107"/>
              <w:rPr>
                <w:sz w:val="20"/>
              </w:rPr>
            </w:pPr>
            <w:r>
              <w:rPr>
                <w:sz w:val="20"/>
              </w:rPr>
              <w:t>36</w:t>
            </w:r>
          </w:p>
        </w:tc>
        <w:tc>
          <w:tcPr>
            <w:tcW w:w="1980" w:type="dxa"/>
          </w:tcPr>
          <w:p w14:paraId="6999A334" w14:textId="77777777" w:rsidR="00F5489C" w:rsidRDefault="00F5489C" w:rsidP="00524538">
            <w:pPr>
              <w:pStyle w:val="TableParagraph"/>
              <w:spacing w:line="227" w:lineRule="exact"/>
              <w:ind w:left="107"/>
              <w:rPr>
                <w:sz w:val="20"/>
              </w:rPr>
            </w:pPr>
            <w:r>
              <w:rPr>
                <w:sz w:val="20"/>
              </w:rPr>
              <w:t>Moose River</w:t>
            </w:r>
          </w:p>
        </w:tc>
        <w:tc>
          <w:tcPr>
            <w:tcW w:w="1530" w:type="dxa"/>
          </w:tcPr>
          <w:p w14:paraId="4616EC24" w14:textId="77777777" w:rsidR="00F5489C" w:rsidRDefault="00F5489C" w:rsidP="00524538">
            <w:pPr>
              <w:pStyle w:val="TableParagraph"/>
              <w:rPr>
                <w:sz w:val="18"/>
              </w:rPr>
            </w:pPr>
          </w:p>
        </w:tc>
        <w:tc>
          <w:tcPr>
            <w:tcW w:w="1530" w:type="dxa"/>
          </w:tcPr>
          <w:p w14:paraId="786DEA48" w14:textId="77777777" w:rsidR="00F5489C" w:rsidRDefault="00F5489C" w:rsidP="00524538">
            <w:pPr>
              <w:pStyle w:val="TableParagraph"/>
              <w:rPr>
                <w:sz w:val="18"/>
              </w:rPr>
            </w:pPr>
          </w:p>
        </w:tc>
        <w:tc>
          <w:tcPr>
            <w:tcW w:w="900" w:type="dxa"/>
          </w:tcPr>
          <w:p w14:paraId="2BC1B7C1" w14:textId="77777777" w:rsidR="00F5489C" w:rsidRDefault="00F5489C" w:rsidP="00524538">
            <w:pPr>
              <w:pStyle w:val="TableParagraph"/>
              <w:rPr>
                <w:sz w:val="18"/>
              </w:rPr>
            </w:pPr>
          </w:p>
        </w:tc>
        <w:tc>
          <w:tcPr>
            <w:tcW w:w="1350" w:type="dxa"/>
          </w:tcPr>
          <w:p w14:paraId="41B33AA9" w14:textId="77777777" w:rsidR="00F5489C" w:rsidRDefault="00F5489C" w:rsidP="00524538">
            <w:pPr>
              <w:pStyle w:val="TableParagraph"/>
              <w:rPr>
                <w:sz w:val="18"/>
              </w:rPr>
            </w:pPr>
          </w:p>
        </w:tc>
        <w:tc>
          <w:tcPr>
            <w:tcW w:w="1260" w:type="dxa"/>
          </w:tcPr>
          <w:p w14:paraId="13DE2D2E" w14:textId="77777777" w:rsidR="00F5489C" w:rsidRDefault="00F5489C" w:rsidP="00524538">
            <w:pPr>
              <w:pStyle w:val="TableParagraph"/>
              <w:rPr>
                <w:sz w:val="18"/>
              </w:rPr>
            </w:pPr>
          </w:p>
        </w:tc>
        <w:tc>
          <w:tcPr>
            <w:tcW w:w="1260" w:type="dxa"/>
          </w:tcPr>
          <w:p w14:paraId="4D77F1A3" w14:textId="77777777" w:rsidR="00F5489C" w:rsidRDefault="00F5489C" w:rsidP="00524538">
            <w:pPr>
              <w:pStyle w:val="TableParagraph"/>
              <w:rPr>
                <w:sz w:val="18"/>
              </w:rPr>
            </w:pPr>
          </w:p>
        </w:tc>
      </w:tr>
      <w:tr w:rsidR="00F5489C" w14:paraId="6FC62DC3" w14:textId="77777777" w:rsidTr="00524538">
        <w:trPr>
          <w:trHeight w:val="460"/>
        </w:trPr>
        <w:tc>
          <w:tcPr>
            <w:tcW w:w="810" w:type="dxa"/>
          </w:tcPr>
          <w:p w14:paraId="2E87D6E8" w14:textId="77777777" w:rsidR="00F5489C" w:rsidRDefault="00F5489C" w:rsidP="00524538">
            <w:pPr>
              <w:pStyle w:val="TableParagraph"/>
              <w:spacing w:line="228" w:lineRule="exact"/>
              <w:ind w:left="107"/>
              <w:rPr>
                <w:sz w:val="20"/>
              </w:rPr>
            </w:pPr>
            <w:r>
              <w:rPr>
                <w:sz w:val="20"/>
              </w:rPr>
              <w:t>40</w:t>
            </w:r>
          </w:p>
        </w:tc>
        <w:tc>
          <w:tcPr>
            <w:tcW w:w="1980" w:type="dxa"/>
          </w:tcPr>
          <w:p w14:paraId="2C4C52C1" w14:textId="77777777" w:rsidR="00F5489C" w:rsidRDefault="00F5489C" w:rsidP="00524538">
            <w:pPr>
              <w:pStyle w:val="TableParagraph"/>
              <w:spacing w:line="228" w:lineRule="exact"/>
              <w:ind w:left="107"/>
              <w:rPr>
                <w:sz w:val="20"/>
              </w:rPr>
            </w:pPr>
            <w:r>
              <w:rPr>
                <w:sz w:val="20"/>
              </w:rPr>
              <w:t>Bing’s Landing</w:t>
            </w:r>
          </w:p>
        </w:tc>
        <w:tc>
          <w:tcPr>
            <w:tcW w:w="1530" w:type="dxa"/>
          </w:tcPr>
          <w:p w14:paraId="070F931A" w14:textId="77777777" w:rsidR="00F5489C" w:rsidRDefault="00F5489C" w:rsidP="00524538">
            <w:pPr>
              <w:pStyle w:val="TableParagraph"/>
              <w:rPr>
                <w:sz w:val="18"/>
              </w:rPr>
            </w:pPr>
          </w:p>
        </w:tc>
        <w:tc>
          <w:tcPr>
            <w:tcW w:w="1530" w:type="dxa"/>
          </w:tcPr>
          <w:p w14:paraId="7B8B0FE1" w14:textId="77777777" w:rsidR="00F5489C" w:rsidRDefault="00F5489C" w:rsidP="00524538">
            <w:pPr>
              <w:pStyle w:val="TableParagraph"/>
              <w:rPr>
                <w:sz w:val="18"/>
              </w:rPr>
            </w:pPr>
          </w:p>
        </w:tc>
        <w:tc>
          <w:tcPr>
            <w:tcW w:w="900" w:type="dxa"/>
          </w:tcPr>
          <w:p w14:paraId="20ED16DD" w14:textId="77777777" w:rsidR="00F5489C" w:rsidRDefault="00F5489C" w:rsidP="00524538">
            <w:pPr>
              <w:pStyle w:val="TableParagraph"/>
              <w:rPr>
                <w:sz w:val="18"/>
              </w:rPr>
            </w:pPr>
          </w:p>
        </w:tc>
        <w:tc>
          <w:tcPr>
            <w:tcW w:w="1350" w:type="dxa"/>
          </w:tcPr>
          <w:p w14:paraId="4292D3F5" w14:textId="77777777" w:rsidR="00F5489C" w:rsidRDefault="00F5489C" w:rsidP="00524538">
            <w:pPr>
              <w:pStyle w:val="TableParagraph"/>
              <w:rPr>
                <w:sz w:val="18"/>
              </w:rPr>
            </w:pPr>
          </w:p>
        </w:tc>
        <w:tc>
          <w:tcPr>
            <w:tcW w:w="1260" w:type="dxa"/>
          </w:tcPr>
          <w:p w14:paraId="15DA3646" w14:textId="77777777" w:rsidR="00F5489C" w:rsidRDefault="00F5489C" w:rsidP="00524538">
            <w:pPr>
              <w:pStyle w:val="TableParagraph"/>
              <w:rPr>
                <w:sz w:val="18"/>
              </w:rPr>
            </w:pPr>
          </w:p>
        </w:tc>
        <w:tc>
          <w:tcPr>
            <w:tcW w:w="1260" w:type="dxa"/>
          </w:tcPr>
          <w:p w14:paraId="6F60CDDB" w14:textId="77777777" w:rsidR="00F5489C" w:rsidRDefault="00F5489C" w:rsidP="00524538">
            <w:pPr>
              <w:pStyle w:val="TableParagraph"/>
              <w:rPr>
                <w:sz w:val="18"/>
              </w:rPr>
            </w:pPr>
          </w:p>
        </w:tc>
      </w:tr>
      <w:tr w:rsidR="00F5489C" w14:paraId="47BF2ED4" w14:textId="77777777" w:rsidTr="00524538">
        <w:trPr>
          <w:trHeight w:val="460"/>
        </w:trPr>
        <w:tc>
          <w:tcPr>
            <w:tcW w:w="810" w:type="dxa"/>
          </w:tcPr>
          <w:p w14:paraId="20D67E90" w14:textId="77777777" w:rsidR="00F5489C" w:rsidRDefault="00F5489C" w:rsidP="00524538">
            <w:pPr>
              <w:pStyle w:val="TableParagraph"/>
              <w:spacing w:line="227" w:lineRule="exact"/>
              <w:ind w:left="107"/>
              <w:rPr>
                <w:sz w:val="20"/>
              </w:rPr>
            </w:pPr>
            <w:r>
              <w:rPr>
                <w:sz w:val="20"/>
              </w:rPr>
              <w:t>43</w:t>
            </w:r>
          </w:p>
        </w:tc>
        <w:tc>
          <w:tcPr>
            <w:tcW w:w="1980" w:type="dxa"/>
          </w:tcPr>
          <w:p w14:paraId="5FC2235E" w14:textId="77777777" w:rsidR="00F5489C" w:rsidRDefault="00F5489C" w:rsidP="00524538">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524538">
            <w:pPr>
              <w:pStyle w:val="TableParagraph"/>
              <w:rPr>
                <w:sz w:val="18"/>
              </w:rPr>
            </w:pPr>
          </w:p>
        </w:tc>
        <w:tc>
          <w:tcPr>
            <w:tcW w:w="1530" w:type="dxa"/>
          </w:tcPr>
          <w:p w14:paraId="144CA2FD" w14:textId="77777777" w:rsidR="00F5489C" w:rsidRDefault="00F5489C" w:rsidP="00524538">
            <w:pPr>
              <w:pStyle w:val="TableParagraph"/>
              <w:rPr>
                <w:sz w:val="18"/>
              </w:rPr>
            </w:pPr>
          </w:p>
        </w:tc>
        <w:tc>
          <w:tcPr>
            <w:tcW w:w="900" w:type="dxa"/>
          </w:tcPr>
          <w:p w14:paraId="5B158AF1" w14:textId="77777777" w:rsidR="00F5489C" w:rsidRDefault="00F5489C" w:rsidP="00524538">
            <w:pPr>
              <w:pStyle w:val="TableParagraph"/>
              <w:rPr>
                <w:sz w:val="18"/>
              </w:rPr>
            </w:pPr>
          </w:p>
        </w:tc>
        <w:tc>
          <w:tcPr>
            <w:tcW w:w="1350" w:type="dxa"/>
          </w:tcPr>
          <w:p w14:paraId="648020E1" w14:textId="77777777" w:rsidR="00F5489C" w:rsidRDefault="00F5489C" w:rsidP="00524538">
            <w:pPr>
              <w:pStyle w:val="TableParagraph"/>
              <w:rPr>
                <w:sz w:val="18"/>
              </w:rPr>
            </w:pPr>
          </w:p>
        </w:tc>
        <w:tc>
          <w:tcPr>
            <w:tcW w:w="1260" w:type="dxa"/>
          </w:tcPr>
          <w:p w14:paraId="227A5612" w14:textId="77777777" w:rsidR="00F5489C" w:rsidRDefault="00F5489C" w:rsidP="00524538">
            <w:pPr>
              <w:pStyle w:val="TableParagraph"/>
              <w:rPr>
                <w:sz w:val="18"/>
              </w:rPr>
            </w:pPr>
          </w:p>
        </w:tc>
        <w:tc>
          <w:tcPr>
            <w:tcW w:w="1260" w:type="dxa"/>
          </w:tcPr>
          <w:p w14:paraId="4A44AD75" w14:textId="77777777" w:rsidR="00F5489C" w:rsidRDefault="00F5489C" w:rsidP="00524538">
            <w:pPr>
              <w:pStyle w:val="TableParagraph"/>
              <w:rPr>
                <w:sz w:val="18"/>
              </w:rPr>
            </w:pPr>
          </w:p>
        </w:tc>
      </w:tr>
      <w:tr w:rsidR="00F5489C" w14:paraId="612819E7" w14:textId="77777777" w:rsidTr="00524538">
        <w:trPr>
          <w:trHeight w:val="459"/>
        </w:trPr>
        <w:tc>
          <w:tcPr>
            <w:tcW w:w="810" w:type="dxa"/>
          </w:tcPr>
          <w:p w14:paraId="0C74663E" w14:textId="77777777" w:rsidR="00F5489C" w:rsidRDefault="00F5489C" w:rsidP="00524538">
            <w:pPr>
              <w:pStyle w:val="TableParagraph"/>
              <w:spacing w:line="227" w:lineRule="exact"/>
              <w:ind w:left="107"/>
              <w:rPr>
                <w:sz w:val="20"/>
              </w:rPr>
            </w:pPr>
            <w:r>
              <w:rPr>
                <w:sz w:val="20"/>
              </w:rPr>
              <w:t>44</w:t>
            </w:r>
          </w:p>
        </w:tc>
        <w:tc>
          <w:tcPr>
            <w:tcW w:w="1980" w:type="dxa"/>
          </w:tcPr>
          <w:p w14:paraId="6883093A" w14:textId="77777777" w:rsidR="00F5489C" w:rsidRDefault="00F5489C" w:rsidP="00524538">
            <w:pPr>
              <w:pStyle w:val="TableParagraph"/>
              <w:spacing w:line="227" w:lineRule="exact"/>
              <w:ind w:left="107"/>
              <w:rPr>
                <w:sz w:val="20"/>
              </w:rPr>
            </w:pPr>
            <w:r>
              <w:rPr>
                <w:sz w:val="20"/>
              </w:rPr>
              <w:t xml:space="preserve">Mouth of </w:t>
            </w:r>
            <w:proofErr w:type="spellStart"/>
            <w:r>
              <w:rPr>
                <w:sz w:val="20"/>
              </w:rPr>
              <w:t>Killey</w:t>
            </w:r>
            <w:proofErr w:type="spellEnd"/>
          </w:p>
          <w:p w14:paraId="0605D276" w14:textId="77777777" w:rsidR="00F5489C" w:rsidRDefault="00F5489C" w:rsidP="00524538">
            <w:pPr>
              <w:pStyle w:val="TableParagraph"/>
              <w:spacing w:line="212" w:lineRule="exact"/>
              <w:ind w:left="107"/>
              <w:rPr>
                <w:sz w:val="20"/>
              </w:rPr>
            </w:pPr>
            <w:r>
              <w:rPr>
                <w:sz w:val="20"/>
              </w:rPr>
              <w:t>River</w:t>
            </w:r>
          </w:p>
        </w:tc>
        <w:tc>
          <w:tcPr>
            <w:tcW w:w="1530" w:type="dxa"/>
          </w:tcPr>
          <w:p w14:paraId="2867AAEC" w14:textId="77777777" w:rsidR="00F5489C" w:rsidRDefault="00F5489C" w:rsidP="00524538">
            <w:pPr>
              <w:pStyle w:val="TableParagraph"/>
              <w:rPr>
                <w:sz w:val="18"/>
              </w:rPr>
            </w:pPr>
          </w:p>
        </w:tc>
        <w:tc>
          <w:tcPr>
            <w:tcW w:w="1530" w:type="dxa"/>
          </w:tcPr>
          <w:p w14:paraId="2C14E019" w14:textId="77777777" w:rsidR="00F5489C" w:rsidRDefault="00F5489C" w:rsidP="00524538">
            <w:pPr>
              <w:pStyle w:val="TableParagraph"/>
              <w:rPr>
                <w:sz w:val="18"/>
              </w:rPr>
            </w:pPr>
          </w:p>
        </w:tc>
        <w:tc>
          <w:tcPr>
            <w:tcW w:w="900" w:type="dxa"/>
          </w:tcPr>
          <w:p w14:paraId="37E5FA0C" w14:textId="77777777" w:rsidR="00F5489C" w:rsidRDefault="00F5489C" w:rsidP="00524538">
            <w:pPr>
              <w:pStyle w:val="TableParagraph"/>
              <w:rPr>
                <w:sz w:val="18"/>
              </w:rPr>
            </w:pPr>
          </w:p>
        </w:tc>
        <w:tc>
          <w:tcPr>
            <w:tcW w:w="1350" w:type="dxa"/>
          </w:tcPr>
          <w:p w14:paraId="0CB66578" w14:textId="77777777" w:rsidR="00F5489C" w:rsidRDefault="00F5489C" w:rsidP="00524538">
            <w:pPr>
              <w:pStyle w:val="TableParagraph"/>
              <w:rPr>
                <w:sz w:val="18"/>
              </w:rPr>
            </w:pPr>
          </w:p>
        </w:tc>
        <w:tc>
          <w:tcPr>
            <w:tcW w:w="1260" w:type="dxa"/>
          </w:tcPr>
          <w:p w14:paraId="4C5F6E88" w14:textId="77777777" w:rsidR="00F5489C" w:rsidRDefault="00F5489C" w:rsidP="00524538">
            <w:pPr>
              <w:pStyle w:val="TableParagraph"/>
              <w:rPr>
                <w:sz w:val="18"/>
              </w:rPr>
            </w:pPr>
          </w:p>
        </w:tc>
        <w:tc>
          <w:tcPr>
            <w:tcW w:w="1260" w:type="dxa"/>
          </w:tcPr>
          <w:p w14:paraId="04202B41" w14:textId="77777777" w:rsidR="00F5489C" w:rsidRDefault="00F5489C" w:rsidP="00524538">
            <w:pPr>
              <w:pStyle w:val="TableParagraph"/>
              <w:rPr>
                <w:sz w:val="18"/>
              </w:rPr>
            </w:pPr>
          </w:p>
        </w:tc>
      </w:tr>
      <w:tr w:rsidR="00F5489C" w14:paraId="22F27A30" w14:textId="77777777" w:rsidTr="00524538">
        <w:trPr>
          <w:trHeight w:val="460"/>
        </w:trPr>
        <w:tc>
          <w:tcPr>
            <w:tcW w:w="810" w:type="dxa"/>
          </w:tcPr>
          <w:p w14:paraId="5A76A316" w14:textId="77777777" w:rsidR="00F5489C" w:rsidRDefault="00F5489C" w:rsidP="00524538">
            <w:pPr>
              <w:pStyle w:val="TableParagraph"/>
              <w:spacing w:line="228" w:lineRule="exact"/>
              <w:ind w:left="107"/>
              <w:rPr>
                <w:sz w:val="20"/>
              </w:rPr>
            </w:pPr>
            <w:r>
              <w:rPr>
                <w:sz w:val="20"/>
              </w:rPr>
              <w:t>50</w:t>
            </w:r>
          </w:p>
        </w:tc>
        <w:tc>
          <w:tcPr>
            <w:tcW w:w="1980" w:type="dxa"/>
          </w:tcPr>
          <w:p w14:paraId="145B599D" w14:textId="77777777" w:rsidR="00F5489C" w:rsidRDefault="00F5489C" w:rsidP="00524538">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0F898E9D" w14:textId="77777777" w:rsidR="00F5489C" w:rsidRDefault="00F5489C" w:rsidP="00524538">
            <w:pPr>
              <w:pStyle w:val="TableParagraph"/>
              <w:rPr>
                <w:sz w:val="18"/>
              </w:rPr>
            </w:pPr>
          </w:p>
        </w:tc>
        <w:tc>
          <w:tcPr>
            <w:tcW w:w="1530" w:type="dxa"/>
          </w:tcPr>
          <w:p w14:paraId="2B30E7D1" w14:textId="77777777" w:rsidR="00F5489C" w:rsidRDefault="00F5489C" w:rsidP="00524538">
            <w:pPr>
              <w:pStyle w:val="TableParagraph"/>
              <w:rPr>
                <w:sz w:val="18"/>
              </w:rPr>
            </w:pPr>
          </w:p>
        </w:tc>
        <w:tc>
          <w:tcPr>
            <w:tcW w:w="900" w:type="dxa"/>
          </w:tcPr>
          <w:p w14:paraId="0E39FB0B" w14:textId="77777777" w:rsidR="00F5489C" w:rsidRDefault="00F5489C" w:rsidP="00524538">
            <w:pPr>
              <w:pStyle w:val="TableParagraph"/>
              <w:rPr>
                <w:sz w:val="18"/>
              </w:rPr>
            </w:pPr>
          </w:p>
        </w:tc>
        <w:tc>
          <w:tcPr>
            <w:tcW w:w="1350" w:type="dxa"/>
          </w:tcPr>
          <w:p w14:paraId="61609EB9" w14:textId="77777777" w:rsidR="00F5489C" w:rsidRDefault="00F5489C" w:rsidP="00524538">
            <w:pPr>
              <w:pStyle w:val="TableParagraph"/>
              <w:rPr>
                <w:sz w:val="18"/>
              </w:rPr>
            </w:pPr>
          </w:p>
        </w:tc>
        <w:tc>
          <w:tcPr>
            <w:tcW w:w="1260" w:type="dxa"/>
          </w:tcPr>
          <w:p w14:paraId="52B61538" w14:textId="77777777" w:rsidR="00F5489C" w:rsidRDefault="00F5489C" w:rsidP="00524538">
            <w:pPr>
              <w:pStyle w:val="TableParagraph"/>
              <w:rPr>
                <w:sz w:val="18"/>
              </w:rPr>
            </w:pPr>
          </w:p>
        </w:tc>
        <w:tc>
          <w:tcPr>
            <w:tcW w:w="1260" w:type="dxa"/>
          </w:tcPr>
          <w:p w14:paraId="2E58E268" w14:textId="77777777" w:rsidR="00F5489C" w:rsidRDefault="00F5489C" w:rsidP="00524538">
            <w:pPr>
              <w:pStyle w:val="TableParagraph"/>
              <w:rPr>
                <w:sz w:val="18"/>
              </w:rPr>
            </w:pPr>
          </w:p>
        </w:tc>
      </w:tr>
      <w:tr w:rsidR="00F5489C" w14:paraId="5BBECF6B" w14:textId="77777777" w:rsidTr="00524538">
        <w:trPr>
          <w:trHeight w:val="459"/>
        </w:trPr>
        <w:tc>
          <w:tcPr>
            <w:tcW w:w="810" w:type="dxa"/>
          </w:tcPr>
          <w:p w14:paraId="4B464513" w14:textId="77777777" w:rsidR="00F5489C" w:rsidRDefault="00F5489C" w:rsidP="00524538">
            <w:pPr>
              <w:pStyle w:val="TableParagraph"/>
              <w:spacing w:line="227" w:lineRule="exact"/>
              <w:ind w:left="107"/>
              <w:rPr>
                <w:sz w:val="20"/>
              </w:rPr>
            </w:pPr>
            <w:r>
              <w:rPr>
                <w:sz w:val="20"/>
              </w:rPr>
              <w:t>70</w:t>
            </w:r>
          </w:p>
        </w:tc>
        <w:tc>
          <w:tcPr>
            <w:tcW w:w="1980" w:type="dxa"/>
          </w:tcPr>
          <w:p w14:paraId="61D4C83C" w14:textId="77777777" w:rsidR="00F5489C" w:rsidRDefault="00F5489C" w:rsidP="00524538">
            <w:pPr>
              <w:pStyle w:val="TableParagraph"/>
              <w:spacing w:line="227" w:lineRule="exact"/>
              <w:ind w:left="107"/>
              <w:rPr>
                <w:sz w:val="20"/>
              </w:rPr>
            </w:pPr>
            <w:r>
              <w:rPr>
                <w:sz w:val="20"/>
              </w:rPr>
              <w:t>Jim’s Landing</w:t>
            </w:r>
          </w:p>
        </w:tc>
        <w:tc>
          <w:tcPr>
            <w:tcW w:w="1530" w:type="dxa"/>
          </w:tcPr>
          <w:p w14:paraId="3B1299F0" w14:textId="77777777" w:rsidR="00F5489C" w:rsidRDefault="00F5489C" w:rsidP="00524538">
            <w:pPr>
              <w:pStyle w:val="TableParagraph"/>
              <w:rPr>
                <w:sz w:val="18"/>
              </w:rPr>
            </w:pPr>
          </w:p>
        </w:tc>
        <w:tc>
          <w:tcPr>
            <w:tcW w:w="1530" w:type="dxa"/>
          </w:tcPr>
          <w:p w14:paraId="53A8547E" w14:textId="77777777" w:rsidR="00F5489C" w:rsidRDefault="00F5489C" w:rsidP="00524538">
            <w:pPr>
              <w:pStyle w:val="TableParagraph"/>
              <w:rPr>
                <w:sz w:val="18"/>
              </w:rPr>
            </w:pPr>
          </w:p>
        </w:tc>
        <w:tc>
          <w:tcPr>
            <w:tcW w:w="900" w:type="dxa"/>
          </w:tcPr>
          <w:p w14:paraId="7BBE4A79" w14:textId="77777777" w:rsidR="00F5489C" w:rsidRDefault="00F5489C" w:rsidP="00524538">
            <w:pPr>
              <w:pStyle w:val="TableParagraph"/>
              <w:rPr>
                <w:sz w:val="18"/>
              </w:rPr>
            </w:pPr>
          </w:p>
        </w:tc>
        <w:tc>
          <w:tcPr>
            <w:tcW w:w="1350" w:type="dxa"/>
          </w:tcPr>
          <w:p w14:paraId="4E3C08F4" w14:textId="77777777" w:rsidR="00F5489C" w:rsidRDefault="00F5489C" w:rsidP="00524538">
            <w:pPr>
              <w:pStyle w:val="TableParagraph"/>
              <w:rPr>
                <w:sz w:val="18"/>
              </w:rPr>
            </w:pPr>
          </w:p>
        </w:tc>
        <w:tc>
          <w:tcPr>
            <w:tcW w:w="1260" w:type="dxa"/>
          </w:tcPr>
          <w:p w14:paraId="7030625D" w14:textId="77777777" w:rsidR="00F5489C" w:rsidRDefault="00F5489C" w:rsidP="00524538">
            <w:pPr>
              <w:pStyle w:val="TableParagraph"/>
              <w:rPr>
                <w:sz w:val="18"/>
              </w:rPr>
            </w:pPr>
          </w:p>
        </w:tc>
        <w:tc>
          <w:tcPr>
            <w:tcW w:w="1260" w:type="dxa"/>
          </w:tcPr>
          <w:p w14:paraId="0B3A6EF1" w14:textId="77777777" w:rsidR="00F5489C" w:rsidRDefault="00F5489C" w:rsidP="00524538">
            <w:pPr>
              <w:pStyle w:val="TableParagraph"/>
              <w:rPr>
                <w:sz w:val="18"/>
              </w:rPr>
            </w:pPr>
          </w:p>
        </w:tc>
      </w:tr>
      <w:tr w:rsidR="00F5489C" w14:paraId="58CBD794" w14:textId="77777777" w:rsidTr="00524538">
        <w:trPr>
          <w:trHeight w:val="460"/>
        </w:trPr>
        <w:tc>
          <w:tcPr>
            <w:tcW w:w="810" w:type="dxa"/>
          </w:tcPr>
          <w:p w14:paraId="42281ABB" w14:textId="77777777" w:rsidR="00F5489C" w:rsidRDefault="00F5489C" w:rsidP="00524538">
            <w:pPr>
              <w:pStyle w:val="TableParagraph"/>
              <w:spacing w:line="228" w:lineRule="exact"/>
              <w:ind w:left="107"/>
              <w:rPr>
                <w:sz w:val="20"/>
              </w:rPr>
            </w:pPr>
            <w:r>
              <w:rPr>
                <w:sz w:val="20"/>
              </w:rPr>
              <w:t>74</w:t>
            </w:r>
          </w:p>
        </w:tc>
        <w:tc>
          <w:tcPr>
            <w:tcW w:w="1980" w:type="dxa"/>
          </w:tcPr>
          <w:p w14:paraId="17965021" w14:textId="77777777" w:rsidR="00F5489C" w:rsidRDefault="00F5489C" w:rsidP="00524538">
            <w:pPr>
              <w:pStyle w:val="TableParagraph"/>
              <w:spacing w:line="228" w:lineRule="exact"/>
              <w:ind w:left="107"/>
              <w:rPr>
                <w:sz w:val="20"/>
              </w:rPr>
            </w:pPr>
            <w:r>
              <w:rPr>
                <w:sz w:val="20"/>
              </w:rPr>
              <w:t>Russian River</w:t>
            </w:r>
          </w:p>
        </w:tc>
        <w:tc>
          <w:tcPr>
            <w:tcW w:w="1530" w:type="dxa"/>
          </w:tcPr>
          <w:p w14:paraId="7C8CAD71" w14:textId="77777777" w:rsidR="00F5489C" w:rsidRDefault="00F5489C" w:rsidP="00524538">
            <w:pPr>
              <w:pStyle w:val="TableParagraph"/>
              <w:rPr>
                <w:sz w:val="18"/>
              </w:rPr>
            </w:pPr>
          </w:p>
        </w:tc>
        <w:tc>
          <w:tcPr>
            <w:tcW w:w="1530" w:type="dxa"/>
          </w:tcPr>
          <w:p w14:paraId="3BE6D5BE" w14:textId="77777777" w:rsidR="00F5489C" w:rsidRDefault="00F5489C" w:rsidP="00524538">
            <w:pPr>
              <w:pStyle w:val="TableParagraph"/>
              <w:rPr>
                <w:sz w:val="18"/>
              </w:rPr>
            </w:pPr>
          </w:p>
        </w:tc>
        <w:tc>
          <w:tcPr>
            <w:tcW w:w="900" w:type="dxa"/>
          </w:tcPr>
          <w:p w14:paraId="21A2A015" w14:textId="77777777" w:rsidR="00F5489C" w:rsidRDefault="00F5489C" w:rsidP="00524538">
            <w:pPr>
              <w:pStyle w:val="TableParagraph"/>
              <w:rPr>
                <w:sz w:val="18"/>
              </w:rPr>
            </w:pPr>
          </w:p>
        </w:tc>
        <w:tc>
          <w:tcPr>
            <w:tcW w:w="1350" w:type="dxa"/>
          </w:tcPr>
          <w:p w14:paraId="76E41919" w14:textId="77777777" w:rsidR="00F5489C" w:rsidRDefault="00F5489C" w:rsidP="00524538">
            <w:pPr>
              <w:pStyle w:val="TableParagraph"/>
              <w:rPr>
                <w:sz w:val="18"/>
              </w:rPr>
            </w:pPr>
          </w:p>
        </w:tc>
        <w:tc>
          <w:tcPr>
            <w:tcW w:w="1260" w:type="dxa"/>
          </w:tcPr>
          <w:p w14:paraId="27A3BB43" w14:textId="77777777" w:rsidR="00F5489C" w:rsidRDefault="00F5489C" w:rsidP="00524538">
            <w:pPr>
              <w:pStyle w:val="TableParagraph"/>
              <w:rPr>
                <w:sz w:val="18"/>
              </w:rPr>
            </w:pPr>
          </w:p>
        </w:tc>
        <w:tc>
          <w:tcPr>
            <w:tcW w:w="1260" w:type="dxa"/>
          </w:tcPr>
          <w:p w14:paraId="4F53B176" w14:textId="77777777" w:rsidR="00F5489C" w:rsidRDefault="00F5489C" w:rsidP="00524538">
            <w:pPr>
              <w:pStyle w:val="TableParagraph"/>
              <w:rPr>
                <w:sz w:val="18"/>
              </w:rPr>
            </w:pPr>
          </w:p>
        </w:tc>
      </w:tr>
      <w:tr w:rsidR="00F5489C" w14:paraId="54871DF0" w14:textId="77777777" w:rsidTr="00524538">
        <w:trPr>
          <w:trHeight w:val="460"/>
        </w:trPr>
        <w:tc>
          <w:tcPr>
            <w:tcW w:w="810" w:type="dxa"/>
          </w:tcPr>
          <w:p w14:paraId="1F1A2F32" w14:textId="77777777" w:rsidR="00F5489C" w:rsidRDefault="00F5489C" w:rsidP="00524538">
            <w:pPr>
              <w:pStyle w:val="TableParagraph"/>
              <w:spacing w:line="227" w:lineRule="exact"/>
              <w:ind w:left="107"/>
              <w:rPr>
                <w:sz w:val="20"/>
              </w:rPr>
            </w:pPr>
            <w:r>
              <w:rPr>
                <w:sz w:val="20"/>
              </w:rPr>
              <w:t>79.5</w:t>
            </w:r>
          </w:p>
        </w:tc>
        <w:tc>
          <w:tcPr>
            <w:tcW w:w="1980" w:type="dxa"/>
          </w:tcPr>
          <w:p w14:paraId="4A915041" w14:textId="77777777" w:rsidR="00F5489C" w:rsidRDefault="00F5489C" w:rsidP="00524538">
            <w:pPr>
              <w:pStyle w:val="TableParagraph"/>
              <w:spacing w:line="227" w:lineRule="exact"/>
              <w:ind w:left="107"/>
              <w:rPr>
                <w:sz w:val="20"/>
              </w:rPr>
            </w:pPr>
            <w:r>
              <w:rPr>
                <w:sz w:val="20"/>
              </w:rPr>
              <w:t>Juneau Creek</w:t>
            </w:r>
          </w:p>
        </w:tc>
        <w:tc>
          <w:tcPr>
            <w:tcW w:w="1530" w:type="dxa"/>
          </w:tcPr>
          <w:p w14:paraId="43C0A534" w14:textId="77777777" w:rsidR="00F5489C" w:rsidRDefault="00F5489C" w:rsidP="00524538">
            <w:pPr>
              <w:pStyle w:val="TableParagraph"/>
              <w:rPr>
                <w:sz w:val="18"/>
              </w:rPr>
            </w:pPr>
          </w:p>
        </w:tc>
        <w:tc>
          <w:tcPr>
            <w:tcW w:w="1530" w:type="dxa"/>
          </w:tcPr>
          <w:p w14:paraId="508EA2B1" w14:textId="77777777" w:rsidR="00F5489C" w:rsidRDefault="00F5489C" w:rsidP="00524538">
            <w:pPr>
              <w:pStyle w:val="TableParagraph"/>
              <w:rPr>
                <w:sz w:val="18"/>
              </w:rPr>
            </w:pPr>
          </w:p>
        </w:tc>
        <w:tc>
          <w:tcPr>
            <w:tcW w:w="900" w:type="dxa"/>
          </w:tcPr>
          <w:p w14:paraId="0B04423C" w14:textId="77777777" w:rsidR="00F5489C" w:rsidRDefault="00F5489C" w:rsidP="00524538">
            <w:pPr>
              <w:pStyle w:val="TableParagraph"/>
              <w:rPr>
                <w:sz w:val="18"/>
              </w:rPr>
            </w:pPr>
          </w:p>
        </w:tc>
        <w:tc>
          <w:tcPr>
            <w:tcW w:w="1350" w:type="dxa"/>
          </w:tcPr>
          <w:p w14:paraId="3D6DBAC9" w14:textId="77777777" w:rsidR="00F5489C" w:rsidRDefault="00F5489C" w:rsidP="00524538">
            <w:pPr>
              <w:pStyle w:val="TableParagraph"/>
              <w:rPr>
                <w:sz w:val="18"/>
              </w:rPr>
            </w:pPr>
          </w:p>
        </w:tc>
        <w:tc>
          <w:tcPr>
            <w:tcW w:w="1260" w:type="dxa"/>
          </w:tcPr>
          <w:p w14:paraId="35A37355" w14:textId="77777777" w:rsidR="00F5489C" w:rsidRDefault="00F5489C" w:rsidP="00524538">
            <w:pPr>
              <w:pStyle w:val="TableParagraph"/>
              <w:rPr>
                <w:sz w:val="18"/>
              </w:rPr>
            </w:pPr>
          </w:p>
        </w:tc>
        <w:tc>
          <w:tcPr>
            <w:tcW w:w="1260" w:type="dxa"/>
          </w:tcPr>
          <w:p w14:paraId="5A8C5433" w14:textId="77777777" w:rsidR="00F5489C" w:rsidRDefault="00F5489C" w:rsidP="00524538">
            <w:pPr>
              <w:pStyle w:val="TableParagraph"/>
              <w:rPr>
                <w:sz w:val="18"/>
              </w:rPr>
            </w:pPr>
          </w:p>
        </w:tc>
      </w:tr>
      <w:tr w:rsidR="00F5489C" w14:paraId="77F23B86" w14:textId="77777777" w:rsidTr="00524538">
        <w:trPr>
          <w:trHeight w:val="459"/>
        </w:trPr>
        <w:tc>
          <w:tcPr>
            <w:tcW w:w="810" w:type="dxa"/>
          </w:tcPr>
          <w:p w14:paraId="5E94723A" w14:textId="77777777" w:rsidR="00F5489C" w:rsidRDefault="00F5489C" w:rsidP="00524538">
            <w:pPr>
              <w:pStyle w:val="TableParagraph"/>
              <w:spacing w:line="227" w:lineRule="exact"/>
              <w:ind w:left="107"/>
              <w:rPr>
                <w:sz w:val="20"/>
              </w:rPr>
            </w:pPr>
            <w:r>
              <w:rPr>
                <w:sz w:val="20"/>
              </w:rPr>
              <w:t>82</w:t>
            </w:r>
          </w:p>
        </w:tc>
        <w:tc>
          <w:tcPr>
            <w:tcW w:w="1980" w:type="dxa"/>
          </w:tcPr>
          <w:p w14:paraId="7FEF0670" w14:textId="77777777" w:rsidR="00F5489C" w:rsidRDefault="00F5489C" w:rsidP="00524538">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524538">
            <w:pPr>
              <w:pStyle w:val="TableParagraph"/>
              <w:rPr>
                <w:sz w:val="18"/>
              </w:rPr>
            </w:pPr>
          </w:p>
        </w:tc>
        <w:tc>
          <w:tcPr>
            <w:tcW w:w="1530" w:type="dxa"/>
          </w:tcPr>
          <w:p w14:paraId="4676A73B" w14:textId="77777777" w:rsidR="00F5489C" w:rsidRDefault="00F5489C" w:rsidP="00524538">
            <w:pPr>
              <w:pStyle w:val="TableParagraph"/>
              <w:rPr>
                <w:sz w:val="18"/>
              </w:rPr>
            </w:pPr>
          </w:p>
        </w:tc>
        <w:tc>
          <w:tcPr>
            <w:tcW w:w="900" w:type="dxa"/>
          </w:tcPr>
          <w:p w14:paraId="50FA5B99" w14:textId="77777777" w:rsidR="00F5489C" w:rsidRDefault="00F5489C" w:rsidP="00524538">
            <w:pPr>
              <w:pStyle w:val="TableParagraph"/>
              <w:rPr>
                <w:sz w:val="18"/>
              </w:rPr>
            </w:pPr>
          </w:p>
        </w:tc>
        <w:tc>
          <w:tcPr>
            <w:tcW w:w="1350" w:type="dxa"/>
          </w:tcPr>
          <w:p w14:paraId="2F98DC44" w14:textId="77777777" w:rsidR="00F5489C" w:rsidRDefault="00F5489C" w:rsidP="00524538">
            <w:pPr>
              <w:pStyle w:val="TableParagraph"/>
              <w:rPr>
                <w:sz w:val="18"/>
              </w:rPr>
            </w:pPr>
          </w:p>
        </w:tc>
        <w:tc>
          <w:tcPr>
            <w:tcW w:w="1260" w:type="dxa"/>
          </w:tcPr>
          <w:p w14:paraId="1646F4D2" w14:textId="77777777" w:rsidR="00F5489C" w:rsidRDefault="00F5489C" w:rsidP="00524538">
            <w:pPr>
              <w:pStyle w:val="TableParagraph"/>
              <w:rPr>
                <w:sz w:val="18"/>
              </w:rPr>
            </w:pPr>
          </w:p>
        </w:tc>
        <w:tc>
          <w:tcPr>
            <w:tcW w:w="1260" w:type="dxa"/>
          </w:tcPr>
          <w:p w14:paraId="3B2AE725" w14:textId="77777777" w:rsidR="00F5489C" w:rsidRDefault="00F5489C" w:rsidP="00524538">
            <w:pPr>
              <w:pStyle w:val="TableParagraph"/>
              <w:rPr>
                <w:sz w:val="18"/>
              </w:rPr>
            </w:pPr>
          </w:p>
        </w:tc>
      </w:tr>
      <w:tr w:rsidR="00F5489C" w14:paraId="2A2E6A5F" w14:textId="77777777" w:rsidTr="00524538">
        <w:trPr>
          <w:trHeight w:val="460"/>
        </w:trPr>
        <w:tc>
          <w:tcPr>
            <w:tcW w:w="810" w:type="dxa"/>
          </w:tcPr>
          <w:p w14:paraId="22E26FA7" w14:textId="77777777" w:rsidR="00F5489C" w:rsidRDefault="00F5489C" w:rsidP="00524538">
            <w:pPr>
              <w:pStyle w:val="TableParagraph"/>
              <w:spacing w:before="8"/>
              <w:rPr>
                <w:sz w:val="19"/>
              </w:rPr>
            </w:pPr>
          </w:p>
          <w:p w14:paraId="63E229C4" w14:textId="77777777" w:rsidR="00F5489C" w:rsidRDefault="00F5489C" w:rsidP="00524538">
            <w:pPr>
              <w:pStyle w:val="TableParagraph"/>
              <w:spacing w:line="213" w:lineRule="exact"/>
              <w:ind w:left="107"/>
              <w:rPr>
                <w:sz w:val="20"/>
              </w:rPr>
            </w:pPr>
            <w:r>
              <w:rPr>
                <w:sz w:val="20"/>
              </w:rPr>
              <w:t>DUP</w:t>
            </w:r>
          </w:p>
        </w:tc>
        <w:tc>
          <w:tcPr>
            <w:tcW w:w="1980" w:type="dxa"/>
          </w:tcPr>
          <w:p w14:paraId="766924B5" w14:textId="77777777" w:rsidR="00F5489C" w:rsidRDefault="00F5489C" w:rsidP="00524538">
            <w:pPr>
              <w:pStyle w:val="TableParagraph"/>
              <w:rPr>
                <w:sz w:val="18"/>
              </w:rPr>
            </w:pPr>
          </w:p>
        </w:tc>
        <w:tc>
          <w:tcPr>
            <w:tcW w:w="1530" w:type="dxa"/>
          </w:tcPr>
          <w:p w14:paraId="3AB23229" w14:textId="77777777" w:rsidR="00F5489C" w:rsidRDefault="00F5489C" w:rsidP="00524538">
            <w:pPr>
              <w:pStyle w:val="TableParagraph"/>
              <w:rPr>
                <w:sz w:val="18"/>
              </w:rPr>
            </w:pPr>
          </w:p>
        </w:tc>
        <w:tc>
          <w:tcPr>
            <w:tcW w:w="1530" w:type="dxa"/>
          </w:tcPr>
          <w:p w14:paraId="613B12DA" w14:textId="77777777" w:rsidR="00F5489C" w:rsidRDefault="00F5489C" w:rsidP="00524538">
            <w:pPr>
              <w:pStyle w:val="TableParagraph"/>
              <w:rPr>
                <w:sz w:val="18"/>
              </w:rPr>
            </w:pPr>
          </w:p>
        </w:tc>
        <w:tc>
          <w:tcPr>
            <w:tcW w:w="900" w:type="dxa"/>
          </w:tcPr>
          <w:p w14:paraId="324F2BBC" w14:textId="77777777" w:rsidR="00F5489C" w:rsidRDefault="00F5489C" w:rsidP="00524538">
            <w:pPr>
              <w:pStyle w:val="TableParagraph"/>
              <w:rPr>
                <w:sz w:val="18"/>
              </w:rPr>
            </w:pPr>
          </w:p>
        </w:tc>
        <w:tc>
          <w:tcPr>
            <w:tcW w:w="1350" w:type="dxa"/>
          </w:tcPr>
          <w:p w14:paraId="224D8C69" w14:textId="77777777" w:rsidR="00F5489C" w:rsidRDefault="00F5489C" w:rsidP="00524538">
            <w:pPr>
              <w:pStyle w:val="TableParagraph"/>
              <w:rPr>
                <w:sz w:val="18"/>
              </w:rPr>
            </w:pPr>
          </w:p>
        </w:tc>
        <w:tc>
          <w:tcPr>
            <w:tcW w:w="1260" w:type="dxa"/>
          </w:tcPr>
          <w:p w14:paraId="14106C11" w14:textId="77777777" w:rsidR="00F5489C" w:rsidRDefault="00F5489C" w:rsidP="00524538">
            <w:pPr>
              <w:pStyle w:val="TableParagraph"/>
              <w:rPr>
                <w:sz w:val="18"/>
              </w:rPr>
            </w:pPr>
          </w:p>
        </w:tc>
        <w:tc>
          <w:tcPr>
            <w:tcW w:w="1260" w:type="dxa"/>
          </w:tcPr>
          <w:p w14:paraId="550E8C6F" w14:textId="77777777" w:rsidR="00F5489C" w:rsidRDefault="00F5489C" w:rsidP="00524538">
            <w:pPr>
              <w:pStyle w:val="TableParagraph"/>
              <w:rPr>
                <w:sz w:val="18"/>
              </w:rPr>
            </w:pPr>
          </w:p>
        </w:tc>
      </w:tr>
      <w:tr w:rsidR="00F5489C" w14:paraId="37178EDC" w14:textId="77777777" w:rsidTr="00524538">
        <w:trPr>
          <w:trHeight w:val="460"/>
        </w:trPr>
        <w:tc>
          <w:tcPr>
            <w:tcW w:w="810" w:type="dxa"/>
          </w:tcPr>
          <w:p w14:paraId="51B39581" w14:textId="77777777" w:rsidR="00F5489C" w:rsidRDefault="00F5489C" w:rsidP="00524538">
            <w:pPr>
              <w:pStyle w:val="TableParagraph"/>
              <w:spacing w:before="8"/>
              <w:rPr>
                <w:sz w:val="19"/>
              </w:rPr>
            </w:pPr>
          </w:p>
          <w:p w14:paraId="717B4B47" w14:textId="77777777" w:rsidR="00F5489C" w:rsidRDefault="00F5489C" w:rsidP="00524538">
            <w:pPr>
              <w:pStyle w:val="TableParagraph"/>
              <w:spacing w:line="213" w:lineRule="exact"/>
              <w:ind w:left="107"/>
              <w:rPr>
                <w:sz w:val="20"/>
              </w:rPr>
            </w:pPr>
            <w:r>
              <w:rPr>
                <w:sz w:val="20"/>
              </w:rPr>
              <w:t>DUP</w:t>
            </w:r>
          </w:p>
        </w:tc>
        <w:tc>
          <w:tcPr>
            <w:tcW w:w="1980" w:type="dxa"/>
          </w:tcPr>
          <w:p w14:paraId="2203E5B2" w14:textId="77777777" w:rsidR="00F5489C" w:rsidRDefault="00F5489C" w:rsidP="00524538">
            <w:pPr>
              <w:pStyle w:val="TableParagraph"/>
              <w:rPr>
                <w:sz w:val="18"/>
              </w:rPr>
            </w:pPr>
          </w:p>
        </w:tc>
        <w:tc>
          <w:tcPr>
            <w:tcW w:w="1530" w:type="dxa"/>
          </w:tcPr>
          <w:p w14:paraId="0A8F9DBB" w14:textId="77777777" w:rsidR="00F5489C" w:rsidRDefault="00F5489C" w:rsidP="00524538">
            <w:pPr>
              <w:pStyle w:val="TableParagraph"/>
              <w:rPr>
                <w:sz w:val="18"/>
              </w:rPr>
            </w:pPr>
          </w:p>
        </w:tc>
        <w:tc>
          <w:tcPr>
            <w:tcW w:w="1530" w:type="dxa"/>
          </w:tcPr>
          <w:p w14:paraId="42A2CE06" w14:textId="77777777" w:rsidR="00F5489C" w:rsidRDefault="00F5489C" w:rsidP="00524538">
            <w:pPr>
              <w:pStyle w:val="TableParagraph"/>
              <w:rPr>
                <w:sz w:val="18"/>
              </w:rPr>
            </w:pPr>
          </w:p>
        </w:tc>
        <w:tc>
          <w:tcPr>
            <w:tcW w:w="900" w:type="dxa"/>
          </w:tcPr>
          <w:p w14:paraId="7AC693C5" w14:textId="77777777" w:rsidR="00F5489C" w:rsidRDefault="00F5489C" w:rsidP="00524538">
            <w:pPr>
              <w:pStyle w:val="TableParagraph"/>
              <w:rPr>
                <w:sz w:val="18"/>
              </w:rPr>
            </w:pPr>
          </w:p>
        </w:tc>
        <w:tc>
          <w:tcPr>
            <w:tcW w:w="1350" w:type="dxa"/>
          </w:tcPr>
          <w:p w14:paraId="2F1FD35F" w14:textId="77777777" w:rsidR="00F5489C" w:rsidRDefault="00F5489C" w:rsidP="00524538">
            <w:pPr>
              <w:pStyle w:val="TableParagraph"/>
              <w:rPr>
                <w:sz w:val="18"/>
              </w:rPr>
            </w:pPr>
          </w:p>
        </w:tc>
        <w:tc>
          <w:tcPr>
            <w:tcW w:w="1260" w:type="dxa"/>
          </w:tcPr>
          <w:p w14:paraId="72FC9F14" w14:textId="77777777" w:rsidR="00F5489C" w:rsidRDefault="00F5489C" w:rsidP="00524538">
            <w:pPr>
              <w:pStyle w:val="TableParagraph"/>
              <w:rPr>
                <w:sz w:val="18"/>
              </w:rPr>
            </w:pPr>
          </w:p>
        </w:tc>
        <w:tc>
          <w:tcPr>
            <w:tcW w:w="1260" w:type="dxa"/>
          </w:tcPr>
          <w:p w14:paraId="606FAB9D" w14:textId="77777777" w:rsidR="00F5489C" w:rsidRDefault="00F5489C" w:rsidP="00524538">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 xml:space="preserve">ANALYSIS PERFORMED </w:t>
      </w:r>
      <w:proofErr w:type="gramStart"/>
      <w:r>
        <w:t>BY</w:t>
      </w:r>
      <w:r>
        <w:rPr>
          <w:spacing w:val="-12"/>
        </w:rPr>
        <w:t xml:space="preserve"> </w:t>
      </w:r>
      <w:r>
        <w:t>:</w:t>
      </w:r>
      <w:proofErr w:type="gramEnd"/>
      <w:r>
        <w:rPr>
          <w:u w:val="single"/>
        </w:rPr>
        <w:t xml:space="preserve"> ______________________________________________</w:t>
      </w:r>
    </w:p>
    <w:p w14:paraId="26D86EBA" w14:textId="77777777" w:rsidR="00F5489C" w:rsidRDefault="00F5489C" w:rsidP="00F5489C">
      <w:pPr>
        <w:rPr>
          <w:sz w:val="18"/>
        </w:rPr>
      </w:pPr>
    </w:p>
    <w:p w14:paraId="58219C38" w14:textId="58023C42" w:rsidR="00726460" w:rsidRPr="00726460" w:rsidRDefault="00726460" w:rsidP="00996B9A">
      <w:pPr>
        <w:pStyle w:val="AppendixHeading"/>
      </w:pPr>
      <w:bookmarkStart w:id="290" w:name="_Toc120523999"/>
      <w:r w:rsidRPr="00726460">
        <w:lastRenderedPageBreak/>
        <w:t>Appendix E</w:t>
      </w:r>
      <w:r w:rsidR="00996B9A">
        <w:t xml:space="preserve">: </w:t>
      </w:r>
      <w:proofErr w:type="spellStart"/>
      <w:r w:rsidRPr="00726460">
        <w:t>Hydrolab</w:t>
      </w:r>
      <w:proofErr w:type="spellEnd"/>
      <w:r w:rsidRPr="00726460">
        <w:t xml:space="preserve"> Downloads</w:t>
      </w:r>
      <w:bookmarkEnd w:id="290"/>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524538">
        <w:trPr>
          <w:trHeight w:val="551"/>
        </w:trPr>
        <w:tc>
          <w:tcPr>
            <w:tcW w:w="677" w:type="dxa"/>
          </w:tcPr>
          <w:p w14:paraId="0235403B" w14:textId="77777777" w:rsidR="00726460" w:rsidRDefault="00726460" w:rsidP="00524538">
            <w:pPr>
              <w:pStyle w:val="TableParagraph"/>
              <w:spacing w:line="274" w:lineRule="exact"/>
              <w:ind w:left="107"/>
              <w:rPr>
                <w:sz w:val="24"/>
              </w:rPr>
            </w:pPr>
            <w:r>
              <w:rPr>
                <w:sz w:val="24"/>
              </w:rPr>
              <w:t>Date</w:t>
            </w:r>
          </w:p>
        </w:tc>
        <w:tc>
          <w:tcPr>
            <w:tcW w:w="1411" w:type="dxa"/>
          </w:tcPr>
          <w:p w14:paraId="4FEDBCF9" w14:textId="77777777" w:rsidR="00726460" w:rsidRDefault="00726460" w:rsidP="00524538">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6E77765F" w14:textId="77777777" w:rsidR="00726460" w:rsidRDefault="00726460" w:rsidP="00524538">
            <w:pPr>
              <w:pStyle w:val="TableParagraph"/>
              <w:spacing w:line="274" w:lineRule="exact"/>
              <w:ind w:left="107"/>
              <w:rPr>
                <w:sz w:val="24"/>
              </w:rPr>
            </w:pPr>
            <w:r>
              <w:rPr>
                <w:sz w:val="24"/>
              </w:rPr>
              <w:t>File Name</w:t>
            </w:r>
          </w:p>
        </w:tc>
        <w:tc>
          <w:tcPr>
            <w:tcW w:w="990" w:type="dxa"/>
          </w:tcPr>
          <w:p w14:paraId="78050A27" w14:textId="77777777" w:rsidR="00726460" w:rsidRDefault="00726460" w:rsidP="00524538">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524538">
            <w:pPr>
              <w:pStyle w:val="TableParagraph"/>
              <w:spacing w:line="274" w:lineRule="exact"/>
              <w:ind w:left="107"/>
              <w:rPr>
                <w:sz w:val="24"/>
              </w:rPr>
            </w:pPr>
            <w:r>
              <w:rPr>
                <w:sz w:val="24"/>
              </w:rPr>
              <w:t>Notes</w:t>
            </w:r>
          </w:p>
        </w:tc>
      </w:tr>
      <w:tr w:rsidR="00726460" w14:paraId="7BD1F519" w14:textId="77777777" w:rsidTr="00524538">
        <w:trPr>
          <w:trHeight w:val="276"/>
        </w:trPr>
        <w:tc>
          <w:tcPr>
            <w:tcW w:w="677" w:type="dxa"/>
          </w:tcPr>
          <w:p w14:paraId="47A93017" w14:textId="77777777" w:rsidR="00726460" w:rsidRDefault="00726460" w:rsidP="00524538">
            <w:pPr>
              <w:pStyle w:val="TableParagraph"/>
              <w:rPr>
                <w:sz w:val="20"/>
              </w:rPr>
            </w:pPr>
          </w:p>
        </w:tc>
        <w:tc>
          <w:tcPr>
            <w:tcW w:w="1411" w:type="dxa"/>
          </w:tcPr>
          <w:p w14:paraId="40A6BCB8" w14:textId="77777777" w:rsidR="00726460" w:rsidRDefault="00726460" w:rsidP="00524538">
            <w:pPr>
              <w:pStyle w:val="TableParagraph"/>
              <w:rPr>
                <w:sz w:val="20"/>
              </w:rPr>
            </w:pPr>
          </w:p>
        </w:tc>
        <w:tc>
          <w:tcPr>
            <w:tcW w:w="2160" w:type="dxa"/>
          </w:tcPr>
          <w:p w14:paraId="57A2BAEE" w14:textId="77777777" w:rsidR="00726460" w:rsidRDefault="00726460" w:rsidP="00524538">
            <w:pPr>
              <w:pStyle w:val="TableParagraph"/>
              <w:rPr>
                <w:sz w:val="20"/>
              </w:rPr>
            </w:pPr>
          </w:p>
        </w:tc>
        <w:tc>
          <w:tcPr>
            <w:tcW w:w="990" w:type="dxa"/>
          </w:tcPr>
          <w:p w14:paraId="18EA1F5E" w14:textId="77777777" w:rsidR="00726460" w:rsidRDefault="00726460" w:rsidP="00524538">
            <w:pPr>
              <w:pStyle w:val="TableParagraph"/>
              <w:rPr>
                <w:sz w:val="20"/>
              </w:rPr>
            </w:pPr>
          </w:p>
        </w:tc>
        <w:tc>
          <w:tcPr>
            <w:tcW w:w="3870" w:type="dxa"/>
          </w:tcPr>
          <w:p w14:paraId="68C229FE" w14:textId="77777777" w:rsidR="00726460" w:rsidRDefault="00726460" w:rsidP="00524538">
            <w:pPr>
              <w:pStyle w:val="TableParagraph"/>
              <w:rPr>
                <w:sz w:val="20"/>
              </w:rPr>
            </w:pPr>
          </w:p>
        </w:tc>
      </w:tr>
      <w:tr w:rsidR="00726460" w14:paraId="3A6237C2" w14:textId="77777777" w:rsidTr="00524538">
        <w:trPr>
          <w:trHeight w:val="275"/>
        </w:trPr>
        <w:tc>
          <w:tcPr>
            <w:tcW w:w="677" w:type="dxa"/>
          </w:tcPr>
          <w:p w14:paraId="40B4BBA4" w14:textId="77777777" w:rsidR="00726460" w:rsidRDefault="00726460" w:rsidP="00524538">
            <w:pPr>
              <w:pStyle w:val="TableParagraph"/>
              <w:rPr>
                <w:sz w:val="20"/>
              </w:rPr>
            </w:pPr>
          </w:p>
        </w:tc>
        <w:tc>
          <w:tcPr>
            <w:tcW w:w="1411" w:type="dxa"/>
          </w:tcPr>
          <w:p w14:paraId="708F4A48" w14:textId="77777777" w:rsidR="00726460" w:rsidRDefault="00726460" w:rsidP="00524538">
            <w:pPr>
              <w:pStyle w:val="TableParagraph"/>
              <w:rPr>
                <w:sz w:val="20"/>
              </w:rPr>
            </w:pPr>
          </w:p>
        </w:tc>
        <w:tc>
          <w:tcPr>
            <w:tcW w:w="2160" w:type="dxa"/>
          </w:tcPr>
          <w:p w14:paraId="4421A5D7" w14:textId="77777777" w:rsidR="00726460" w:rsidRDefault="00726460" w:rsidP="00524538">
            <w:pPr>
              <w:pStyle w:val="TableParagraph"/>
              <w:rPr>
                <w:sz w:val="20"/>
              </w:rPr>
            </w:pPr>
          </w:p>
        </w:tc>
        <w:tc>
          <w:tcPr>
            <w:tcW w:w="990" w:type="dxa"/>
          </w:tcPr>
          <w:p w14:paraId="59E40258" w14:textId="77777777" w:rsidR="00726460" w:rsidRDefault="00726460" w:rsidP="00524538">
            <w:pPr>
              <w:pStyle w:val="TableParagraph"/>
              <w:rPr>
                <w:sz w:val="20"/>
              </w:rPr>
            </w:pPr>
          </w:p>
        </w:tc>
        <w:tc>
          <w:tcPr>
            <w:tcW w:w="3870" w:type="dxa"/>
          </w:tcPr>
          <w:p w14:paraId="1B3AD0A0" w14:textId="77777777" w:rsidR="00726460" w:rsidRDefault="00726460" w:rsidP="00524538">
            <w:pPr>
              <w:pStyle w:val="TableParagraph"/>
              <w:rPr>
                <w:sz w:val="20"/>
              </w:rPr>
            </w:pPr>
          </w:p>
        </w:tc>
      </w:tr>
      <w:tr w:rsidR="00726460" w14:paraId="6A27A03C" w14:textId="77777777" w:rsidTr="00524538">
        <w:trPr>
          <w:trHeight w:val="275"/>
        </w:trPr>
        <w:tc>
          <w:tcPr>
            <w:tcW w:w="677" w:type="dxa"/>
          </w:tcPr>
          <w:p w14:paraId="6501D8B4" w14:textId="77777777" w:rsidR="00726460" w:rsidRDefault="00726460" w:rsidP="00524538">
            <w:pPr>
              <w:pStyle w:val="TableParagraph"/>
              <w:rPr>
                <w:sz w:val="20"/>
              </w:rPr>
            </w:pPr>
          </w:p>
        </w:tc>
        <w:tc>
          <w:tcPr>
            <w:tcW w:w="1411" w:type="dxa"/>
          </w:tcPr>
          <w:p w14:paraId="12E35952" w14:textId="77777777" w:rsidR="00726460" w:rsidRDefault="00726460" w:rsidP="00524538">
            <w:pPr>
              <w:pStyle w:val="TableParagraph"/>
              <w:rPr>
                <w:sz w:val="20"/>
              </w:rPr>
            </w:pPr>
          </w:p>
        </w:tc>
        <w:tc>
          <w:tcPr>
            <w:tcW w:w="2160" w:type="dxa"/>
          </w:tcPr>
          <w:p w14:paraId="36E64FCB" w14:textId="77777777" w:rsidR="00726460" w:rsidRDefault="00726460" w:rsidP="00524538">
            <w:pPr>
              <w:pStyle w:val="TableParagraph"/>
              <w:rPr>
                <w:sz w:val="20"/>
              </w:rPr>
            </w:pPr>
          </w:p>
        </w:tc>
        <w:tc>
          <w:tcPr>
            <w:tcW w:w="990" w:type="dxa"/>
          </w:tcPr>
          <w:p w14:paraId="3C8FF0A5" w14:textId="77777777" w:rsidR="00726460" w:rsidRDefault="00726460" w:rsidP="00524538">
            <w:pPr>
              <w:pStyle w:val="TableParagraph"/>
              <w:rPr>
                <w:sz w:val="20"/>
              </w:rPr>
            </w:pPr>
          </w:p>
        </w:tc>
        <w:tc>
          <w:tcPr>
            <w:tcW w:w="3870" w:type="dxa"/>
          </w:tcPr>
          <w:p w14:paraId="790FB1DF" w14:textId="77777777" w:rsidR="00726460" w:rsidRDefault="00726460" w:rsidP="00524538">
            <w:pPr>
              <w:pStyle w:val="TableParagraph"/>
              <w:rPr>
                <w:sz w:val="20"/>
              </w:rPr>
            </w:pPr>
          </w:p>
        </w:tc>
      </w:tr>
      <w:tr w:rsidR="00726460" w14:paraId="4669C719" w14:textId="77777777" w:rsidTr="00524538">
        <w:trPr>
          <w:trHeight w:val="276"/>
        </w:trPr>
        <w:tc>
          <w:tcPr>
            <w:tcW w:w="677" w:type="dxa"/>
          </w:tcPr>
          <w:p w14:paraId="0D3B111D" w14:textId="77777777" w:rsidR="00726460" w:rsidRDefault="00726460" w:rsidP="00524538">
            <w:pPr>
              <w:pStyle w:val="TableParagraph"/>
              <w:rPr>
                <w:sz w:val="20"/>
              </w:rPr>
            </w:pPr>
          </w:p>
        </w:tc>
        <w:tc>
          <w:tcPr>
            <w:tcW w:w="1411" w:type="dxa"/>
          </w:tcPr>
          <w:p w14:paraId="2E0C4DEB" w14:textId="77777777" w:rsidR="00726460" w:rsidRDefault="00726460" w:rsidP="00524538">
            <w:pPr>
              <w:pStyle w:val="TableParagraph"/>
              <w:rPr>
                <w:sz w:val="20"/>
              </w:rPr>
            </w:pPr>
          </w:p>
        </w:tc>
        <w:tc>
          <w:tcPr>
            <w:tcW w:w="2160" w:type="dxa"/>
          </w:tcPr>
          <w:p w14:paraId="2915F5AE" w14:textId="77777777" w:rsidR="00726460" w:rsidRDefault="00726460" w:rsidP="00524538">
            <w:pPr>
              <w:pStyle w:val="TableParagraph"/>
              <w:rPr>
                <w:sz w:val="20"/>
              </w:rPr>
            </w:pPr>
          </w:p>
        </w:tc>
        <w:tc>
          <w:tcPr>
            <w:tcW w:w="990" w:type="dxa"/>
          </w:tcPr>
          <w:p w14:paraId="4A7EEEB9" w14:textId="77777777" w:rsidR="00726460" w:rsidRDefault="00726460" w:rsidP="00524538">
            <w:pPr>
              <w:pStyle w:val="TableParagraph"/>
              <w:rPr>
                <w:sz w:val="20"/>
              </w:rPr>
            </w:pPr>
          </w:p>
        </w:tc>
        <w:tc>
          <w:tcPr>
            <w:tcW w:w="3870" w:type="dxa"/>
          </w:tcPr>
          <w:p w14:paraId="0299193C" w14:textId="77777777" w:rsidR="00726460" w:rsidRDefault="00726460" w:rsidP="00524538">
            <w:pPr>
              <w:pStyle w:val="TableParagraph"/>
              <w:rPr>
                <w:sz w:val="20"/>
              </w:rPr>
            </w:pPr>
          </w:p>
        </w:tc>
      </w:tr>
      <w:tr w:rsidR="00726460" w14:paraId="0464CD11" w14:textId="77777777" w:rsidTr="00524538">
        <w:trPr>
          <w:trHeight w:val="275"/>
        </w:trPr>
        <w:tc>
          <w:tcPr>
            <w:tcW w:w="677" w:type="dxa"/>
          </w:tcPr>
          <w:p w14:paraId="6307DBAE" w14:textId="77777777" w:rsidR="00726460" w:rsidRDefault="00726460" w:rsidP="00524538">
            <w:pPr>
              <w:pStyle w:val="TableParagraph"/>
              <w:rPr>
                <w:sz w:val="20"/>
              </w:rPr>
            </w:pPr>
          </w:p>
        </w:tc>
        <w:tc>
          <w:tcPr>
            <w:tcW w:w="1411" w:type="dxa"/>
          </w:tcPr>
          <w:p w14:paraId="3F838BA3" w14:textId="77777777" w:rsidR="00726460" w:rsidRDefault="00726460" w:rsidP="00524538">
            <w:pPr>
              <w:pStyle w:val="TableParagraph"/>
              <w:rPr>
                <w:sz w:val="20"/>
              </w:rPr>
            </w:pPr>
          </w:p>
        </w:tc>
        <w:tc>
          <w:tcPr>
            <w:tcW w:w="2160" w:type="dxa"/>
          </w:tcPr>
          <w:p w14:paraId="3490B57F" w14:textId="77777777" w:rsidR="00726460" w:rsidRDefault="00726460" w:rsidP="00524538">
            <w:pPr>
              <w:pStyle w:val="TableParagraph"/>
              <w:rPr>
                <w:sz w:val="20"/>
              </w:rPr>
            </w:pPr>
          </w:p>
        </w:tc>
        <w:tc>
          <w:tcPr>
            <w:tcW w:w="990" w:type="dxa"/>
          </w:tcPr>
          <w:p w14:paraId="2E8F9557" w14:textId="77777777" w:rsidR="00726460" w:rsidRDefault="00726460" w:rsidP="00524538">
            <w:pPr>
              <w:pStyle w:val="TableParagraph"/>
              <w:rPr>
                <w:sz w:val="20"/>
              </w:rPr>
            </w:pPr>
          </w:p>
        </w:tc>
        <w:tc>
          <w:tcPr>
            <w:tcW w:w="3870" w:type="dxa"/>
          </w:tcPr>
          <w:p w14:paraId="5560FA07" w14:textId="77777777" w:rsidR="00726460" w:rsidRDefault="00726460" w:rsidP="00524538">
            <w:pPr>
              <w:pStyle w:val="TableParagraph"/>
              <w:rPr>
                <w:sz w:val="20"/>
              </w:rPr>
            </w:pPr>
          </w:p>
        </w:tc>
      </w:tr>
      <w:tr w:rsidR="00726460" w14:paraId="04C1D473" w14:textId="77777777" w:rsidTr="00524538">
        <w:trPr>
          <w:trHeight w:val="275"/>
        </w:trPr>
        <w:tc>
          <w:tcPr>
            <w:tcW w:w="677" w:type="dxa"/>
          </w:tcPr>
          <w:p w14:paraId="2A1BB595" w14:textId="77777777" w:rsidR="00726460" w:rsidRDefault="00726460" w:rsidP="00524538">
            <w:pPr>
              <w:pStyle w:val="TableParagraph"/>
              <w:rPr>
                <w:sz w:val="20"/>
              </w:rPr>
            </w:pPr>
          </w:p>
        </w:tc>
        <w:tc>
          <w:tcPr>
            <w:tcW w:w="1411" w:type="dxa"/>
          </w:tcPr>
          <w:p w14:paraId="0411D5A5" w14:textId="77777777" w:rsidR="00726460" w:rsidRDefault="00726460" w:rsidP="00524538">
            <w:pPr>
              <w:pStyle w:val="TableParagraph"/>
              <w:rPr>
                <w:sz w:val="20"/>
              </w:rPr>
            </w:pPr>
          </w:p>
        </w:tc>
        <w:tc>
          <w:tcPr>
            <w:tcW w:w="2160" w:type="dxa"/>
          </w:tcPr>
          <w:p w14:paraId="3B3DDD7A" w14:textId="77777777" w:rsidR="00726460" w:rsidRDefault="00726460" w:rsidP="00524538">
            <w:pPr>
              <w:pStyle w:val="TableParagraph"/>
              <w:rPr>
                <w:sz w:val="20"/>
              </w:rPr>
            </w:pPr>
          </w:p>
        </w:tc>
        <w:tc>
          <w:tcPr>
            <w:tcW w:w="990" w:type="dxa"/>
          </w:tcPr>
          <w:p w14:paraId="4F66768C" w14:textId="77777777" w:rsidR="00726460" w:rsidRDefault="00726460" w:rsidP="00524538">
            <w:pPr>
              <w:pStyle w:val="TableParagraph"/>
              <w:rPr>
                <w:sz w:val="20"/>
              </w:rPr>
            </w:pPr>
          </w:p>
        </w:tc>
        <w:tc>
          <w:tcPr>
            <w:tcW w:w="3870" w:type="dxa"/>
          </w:tcPr>
          <w:p w14:paraId="28DEC1E9" w14:textId="77777777" w:rsidR="00726460" w:rsidRDefault="00726460" w:rsidP="00524538">
            <w:pPr>
              <w:pStyle w:val="TableParagraph"/>
              <w:rPr>
                <w:sz w:val="20"/>
              </w:rPr>
            </w:pPr>
          </w:p>
        </w:tc>
      </w:tr>
      <w:tr w:rsidR="00726460" w14:paraId="7748327A" w14:textId="77777777" w:rsidTr="00524538">
        <w:trPr>
          <w:trHeight w:val="276"/>
        </w:trPr>
        <w:tc>
          <w:tcPr>
            <w:tcW w:w="677" w:type="dxa"/>
          </w:tcPr>
          <w:p w14:paraId="1AFFFA39" w14:textId="77777777" w:rsidR="00726460" w:rsidRDefault="00726460" w:rsidP="00524538">
            <w:pPr>
              <w:pStyle w:val="TableParagraph"/>
              <w:rPr>
                <w:sz w:val="20"/>
              </w:rPr>
            </w:pPr>
          </w:p>
        </w:tc>
        <w:tc>
          <w:tcPr>
            <w:tcW w:w="1411" w:type="dxa"/>
          </w:tcPr>
          <w:p w14:paraId="692F2A41" w14:textId="77777777" w:rsidR="00726460" w:rsidRDefault="00726460" w:rsidP="00524538">
            <w:pPr>
              <w:pStyle w:val="TableParagraph"/>
              <w:rPr>
                <w:sz w:val="20"/>
              </w:rPr>
            </w:pPr>
          </w:p>
        </w:tc>
        <w:tc>
          <w:tcPr>
            <w:tcW w:w="2160" w:type="dxa"/>
          </w:tcPr>
          <w:p w14:paraId="5174FFBD" w14:textId="77777777" w:rsidR="00726460" w:rsidRDefault="00726460" w:rsidP="00524538">
            <w:pPr>
              <w:pStyle w:val="TableParagraph"/>
              <w:rPr>
                <w:sz w:val="20"/>
              </w:rPr>
            </w:pPr>
          </w:p>
        </w:tc>
        <w:tc>
          <w:tcPr>
            <w:tcW w:w="990" w:type="dxa"/>
          </w:tcPr>
          <w:p w14:paraId="1083E6BB" w14:textId="77777777" w:rsidR="00726460" w:rsidRDefault="00726460" w:rsidP="00524538">
            <w:pPr>
              <w:pStyle w:val="TableParagraph"/>
              <w:rPr>
                <w:sz w:val="20"/>
              </w:rPr>
            </w:pPr>
          </w:p>
        </w:tc>
        <w:tc>
          <w:tcPr>
            <w:tcW w:w="3870" w:type="dxa"/>
          </w:tcPr>
          <w:p w14:paraId="2F374B15" w14:textId="77777777" w:rsidR="00726460" w:rsidRDefault="00726460" w:rsidP="00524538">
            <w:pPr>
              <w:pStyle w:val="TableParagraph"/>
              <w:rPr>
                <w:sz w:val="20"/>
              </w:rPr>
            </w:pPr>
          </w:p>
        </w:tc>
      </w:tr>
      <w:tr w:rsidR="00726460" w14:paraId="394437FD" w14:textId="77777777" w:rsidTr="00524538">
        <w:trPr>
          <w:trHeight w:val="275"/>
        </w:trPr>
        <w:tc>
          <w:tcPr>
            <w:tcW w:w="677" w:type="dxa"/>
          </w:tcPr>
          <w:p w14:paraId="27C567F6" w14:textId="77777777" w:rsidR="00726460" w:rsidRDefault="00726460" w:rsidP="00524538">
            <w:pPr>
              <w:pStyle w:val="TableParagraph"/>
              <w:rPr>
                <w:sz w:val="20"/>
              </w:rPr>
            </w:pPr>
          </w:p>
        </w:tc>
        <w:tc>
          <w:tcPr>
            <w:tcW w:w="1411" w:type="dxa"/>
          </w:tcPr>
          <w:p w14:paraId="5B3202BC" w14:textId="77777777" w:rsidR="00726460" w:rsidRDefault="00726460" w:rsidP="00524538">
            <w:pPr>
              <w:pStyle w:val="TableParagraph"/>
              <w:rPr>
                <w:sz w:val="20"/>
              </w:rPr>
            </w:pPr>
          </w:p>
        </w:tc>
        <w:tc>
          <w:tcPr>
            <w:tcW w:w="2160" w:type="dxa"/>
          </w:tcPr>
          <w:p w14:paraId="289FD33F" w14:textId="77777777" w:rsidR="00726460" w:rsidRDefault="00726460" w:rsidP="00524538">
            <w:pPr>
              <w:pStyle w:val="TableParagraph"/>
              <w:rPr>
                <w:sz w:val="20"/>
              </w:rPr>
            </w:pPr>
          </w:p>
        </w:tc>
        <w:tc>
          <w:tcPr>
            <w:tcW w:w="990" w:type="dxa"/>
          </w:tcPr>
          <w:p w14:paraId="1677CF69" w14:textId="77777777" w:rsidR="00726460" w:rsidRDefault="00726460" w:rsidP="00524538">
            <w:pPr>
              <w:pStyle w:val="TableParagraph"/>
              <w:rPr>
                <w:sz w:val="20"/>
              </w:rPr>
            </w:pPr>
          </w:p>
        </w:tc>
        <w:tc>
          <w:tcPr>
            <w:tcW w:w="3870" w:type="dxa"/>
          </w:tcPr>
          <w:p w14:paraId="0D5CB97A" w14:textId="77777777" w:rsidR="00726460" w:rsidRDefault="00726460" w:rsidP="00524538">
            <w:pPr>
              <w:pStyle w:val="TableParagraph"/>
              <w:rPr>
                <w:sz w:val="20"/>
              </w:rPr>
            </w:pPr>
          </w:p>
        </w:tc>
      </w:tr>
      <w:tr w:rsidR="00726460" w14:paraId="3CE59B25" w14:textId="77777777" w:rsidTr="00524538">
        <w:trPr>
          <w:trHeight w:val="275"/>
        </w:trPr>
        <w:tc>
          <w:tcPr>
            <w:tcW w:w="677" w:type="dxa"/>
          </w:tcPr>
          <w:p w14:paraId="0924C75F" w14:textId="77777777" w:rsidR="00726460" w:rsidRDefault="00726460" w:rsidP="00524538">
            <w:pPr>
              <w:pStyle w:val="TableParagraph"/>
              <w:rPr>
                <w:sz w:val="20"/>
              </w:rPr>
            </w:pPr>
          </w:p>
        </w:tc>
        <w:tc>
          <w:tcPr>
            <w:tcW w:w="1411" w:type="dxa"/>
          </w:tcPr>
          <w:p w14:paraId="63012E8C" w14:textId="77777777" w:rsidR="00726460" w:rsidRDefault="00726460" w:rsidP="00524538">
            <w:pPr>
              <w:pStyle w:val="TableParagraph"/>
              <w:rPr>
                <w:sz w:val="20"/>
              </w:rPr>
            </w:pPr>
          </w:p>
        </w:tc>
        <w:tc>
          <w:tcPr>
            <w:tcW w:w="2160" w:type="dxa"/>
          </w:tcPr>
          <w:p w14:paraId="3F63A30D" w14:textId="77777777" w:rsidR="00726460" w:rsidRDefault="00726460" w:rsidP="00524538">
            <w:pPr>
              <w:pStyle w:val="TableParagraph"/>
              <w:rPr>
                <w:sz w:val="20"/>
              </w:rPr>
            </w:pPr>
          </w:p>
        </w:tc>
        <w:tc>
          <w:tcPr>
            <w:tcW w:w="990" w:type="dxa"/>
          </w:tcPr>
          <w:p w14:paraId="6C72FCAA" w14:textId="77777777" w:rsidR="00726460" w:rsidRDefault="00726460" w:rsidP="00524538">
            <w:pPr>
              <w:pStyle w:val="TableParagraph"/>
              <w:rPr>
                <w:sz w:val="20"/>
              </w:rPr>
            </w:pPr>
          </w:p>
        </w:tc>
        <w:tc>
          <w:tcPr>
            <w:tcW w:w="3870" w:type="dxa"/>
          </w:tcPr>
          <w:p w14:paraId="125408E3" w14:textId="77777777" w:rsidR="00726460" w:rsidRDefault="00726460" w:rsidP="00524538">
            <w:pPr>
              <w:pStyle w:val="TableParagraph"/>
              <w:rPr>
                <w:sz w:val="20"/>
              </w:rPr>
            </w:pPr>
          </w:p>
        </w:tc>
      </w:tr>
      <w:tr w:rsidR="00726460" w14:paraId="0F386CE6" w14:textId="77777777" w:rsidTr="00524538">
        <w:trPr>
          <w:trHeight w:val="276"/>
        </w:trPr>
        <w:tc>
          <w:tcPr>
            <w:tcW w:w="677" w:type="dxa"/>
          </w:tcPr>
          <w:p w14:paraId="4F7DBA80" w14:textId="77777777" w:rsidR="00726460" w:rsidRDefault="00726460" w:rsidP="00524538">
            <w:pPr>
              <w:pStyle w:val="TableParagraph"/>
              <w:rPr>
                <w:sz w:val="20"/>
              </w:rPr>
            </w:pPr>
          </w:p>
        </w:tc>
        <w:tc>
          <w:tcPr>
            <w:tcW w:w="1411" w:type="dxa"/>
          </w:tcPr>
          <w:p w14:paraId="25689519" w14:textId="77777777" w:rsidR="00726460" w:rsidRDefault="00726460" w:rsidP="00524538">
            <w:pPr>
              <w:pStyle w:val="TableParagraph"/>
              <w:rPr>
                <w:sz w:val="20"/>
              </w:rPr>
            </w:pPr>
          </w:p>
        </w:tc>
        <w:tc>
          <w:tcPr>
            <w:tcW w:w="2160" w:type="dxa"/>
          </w:tcPr>
          <w:p w14:paraId="382C9655" w14:textId="77777777" w:rsidR="00726460" w:rsidRDefault="00726460" w:rsidP="00524538">
            <w:pPr>
              <w:pStyle w:val="TableParagraph"/>
              <w:rPr>
                <w:sz w:val="20"/>
              </w:rPr>
            </w:pPr>
          </w:p>
        </w:tc>
        <w:tc>
          <w:tcPr>
            <w:tcW w:w="990" w:type="dxa"/>
          </w:tcPr>
          <w:p w14:paraId="219001D7" w14:textId="77777777" w:rsidR="00726460" w:rsidRDefault="00726460" w:rsidP="00524538">
            <w:pPr>
              <w:pStyle w:val="TableParagraph"/>
              <w:rPr>
                <w:sz w:val="20"/>
              </w:rPr>
            </w:pPr>
          </w:p>
        </w:tc>
        <w:tc>
          <w:tcPr>
            <w:tcW w:w="3870" w:type="dxa"/>
          </w:tcPr>
          <w:p w14:paraId="2CA3491B" w14:textId="77777777" w:rsidR="00726460" w:rsidRDefault="00726460" w:rsidP="00524538">
            <w:pPr>
              <w:pStyle w:val="TableParagraph"/>
              <w:rPr>
                <w:sz w:val="20"/>
              </w:rPr>
            </w:pPr>
          </w:p>
        </w:tc>
      </w:tr>
      <w:tr w:rsidR="00726460" w14:paraId="5A19D386" w14:textId="77777777" w:rsidTr="00524538">
        <w:trPr>
          <w:trHeight w:val="275"/>
        </w:trPr>
        <w:tc>
          <w:tcPr>
            <w:tcW w:w="677" w:type="dxa"/>
          </w:tcPr>
          <w:p w14:paraId="02B6701A" w14:textId="77777777" w:rsidR="00726460" w:rsidRDefault="00726460" w:rsidP="00524538">
            <w:pPr>
              <w:pStyle w:val="TableParagraph"/>
              <w:rPr>
                <w:sz w:val="20"/>
              </w:rPr>
            </w:pPr>
          </w:p>
        </w:tc>
        <w:tc>
          <w:tcPr>
            <w:tcW w:w="1411" w:type="dxa"/>
          </w:tcPr>
          <w:p w14:paraId="2BF73FEE" w14:textId="77777777" w:rsidR="00726460" w:rsidRDefault="00726460" w:rsidP="00524538">
            <w:pPr>
              <w:pStyle w:val="TableParagraph"/>
              <w:rPr>
                <w:sz w:val="20"/>
              </w:rPr>
            </w:pPr>
          </w:p>
        </w:tc>
        <w:tc>
          <w:tcPr>
            <w:tcW w:w="2160" w:type="dxa"/>
          </w:tcPr>
          <w:p w14:paraId="475C66ED" w14:textId="77777777" w:rsidR="00726460" w:rsidRDefault="00726460" w:rsidP="00524538">
            <w:pPr>
              <w:pStyle w:val="TableParagraph"/>
              <w:rPr>
                <w:sz w:val="20"/>
              </w:rPr>
            </w:pPr>
          </w:p>
        </w:tc>
        <w:tc>
          <w:tcPr>
            <w:tcW w:w="990" w:type="dxa"/>
          </w:tcPr>
          <w:p w14:paraId="3EE57E4B" w14:textId="77777777" w:rsidR="00726460" w:rsidRDefault="00726460" w:rsidP="00524538">
            <w:pPr>
              <w:pStyle w:val="TableParagraph"/>
              <w:rPr>
                <w:sz w:val="20"/>
              </w:rPr>
            </w:pPr>
          </w:p>
        </w:tc>
        <w:tc>
          <w:tcPr>
            <w:tcW w:w="3870" w:type="dxa"/>
          </w:tcPr>
          <w:p w14:paraId="052AE82E" w14:textId="77777777" w:rsidR="00726460" w:rsidRDefault="00726460" w:rsidP="00524538">
            <w:pPr>
              <w:pStyle w:val="TableParagraph"/>
              <w:rPr>
                <w:sz w:val="20"/>
              </w:rPr>
            </w:pPr>
          </w:p>
        </w:tc>
      </w:tr>
      <w:tr w:rsidR="00726460" w14:paraId="76BE12D4" w14:textId="77777777" w:rsidTr="00524538">
        <w:trPr>
          <w:trHeight w:val="275"/>
        </w:trPr>
        <w:tc>
          <w:tcPr>
            <w:tcW w:w="677" w:type="dxa"/>
          </w:tcPr>
          <w:p w14:paraId="2BD498F8" w14:textId="77777777" w:rsidR="00726460" w:rsidRDefault="00726460" w:rsidP="00524538">
            <w:pPr>
              <w:pStyle w:val="TableParagraph"/>
              <w:rPr>
                <w:sz w:val="20"/>
              </w:rPr>
            </w:pPr>
          </w:p>
        </w:tc>
        <w:tc>
          <w:tcPr>
            <w:tcW w:w="1411" w:type="dxa"/>
          </w:tcPr>
          <w:p w14:paraId="15FD1B0B" w14:textId="77777777" w:rsidR="00726460" w:rsidRDefault="00726460" w:rsidP="00524538">
            <w:pPr>
              <w:pStyle w:val="TableParagraph"/>
              <w:rPr>
                <w:sz w:val="20"/>
              </w:rPr>
            </w:pPr>
          </w:p>
        </w:tc>
        <w:tc>
          <w:tcPr>
            <w:tcW w:w="2160" w:type="dxa"/>
          </w:tcPr>
          <w:p w14:paraId="2A032A46" w14:textId="77777777" w:rsidR="00726460" w:rsidRDefault="00726460" w:rsidP="00524538">
            <w:pPr>
              <w:pStyle w:val="TableParagraph"/>
              <w:rPr>
                <w:sz w:val="20"/>
              </w:rPr>
            </w:pPr>
          </w:p>
        </w:tc>
        <w:tc>
          <w:tcPr>
            <w:tcW w:w="990" w:type="dxa"/>
          </w:tcPr>
          <w:p w14:paraId="56797886" w14:textId="77777777" w:rsidR="00726460" w:rsidRDefault="00726460" w:rsidP="00524538">
            <w:pPr>
              <w:pStyle w:val="TableParagraph"/>
              <w:rPr>
                <w:sz w:val="20"/>
              </w:rPr>
            </w:pPr>
          </w:p>
        </w:tc>
        <w:tc>
          <w:tcPr>
            <w:tcW w:w="3870" w:type="dxa"/>
          </w:tcPr>
          <w:p w14:paraId="0D119642" w14:textId="77777777" w:rsidR="00726460" w:rsidRDefault="00726460" w:rsidP="00524538">
            <w:pPr>
              <w:pStyle w:val="TableParagraph"/>
              <w:rPr>
                <w:sz w:val="20"/>
              </w:rPr>
            </w:pPr>
          </w:p>
        </w:tc>
      </w:tr>
      <w:tr w:rsidR="00726460" w14:paraId="012C42BE" w14:textId="77777777" w:rsidTr="00524538">
        <w:trPr>
          <w:trHeight w:val="276"/>
        </w:trPr>
        <w:tc>
          <w:tcPr>
            <w:tcW w:w="677" w:type="dxa"/>
          </w:tcPr>
          <w:p w14:paraId="74E53956" w14:textId="77777777" w:rsidR="00726460" w:rsidRDefault="00726460" w:rsidP="00524538">
            <w:pPr>
              <w:pStyle w:val="TableParagraph"/>
              <w:rPr>
                <w:sz w:val="20"/>
              </w:rPr>
            </w:pPr>
          </w:p>
        </w:tc>
        <w:tc>
          <w:tcPr>
            <w:tcW w:w="1411" w:type="dxa"/>
          </w:tcPr>
          <w:p w14:paraId="18D58EDB" w14:textId="77777777" w:rsidR="00726460" w:rsidRDefault="00726460" w:rsidP="00524538">
            <w:pPr>
              <w:pStyle w:val="TableParagraph"/>
              <w:rPr>
                <w:sz w:val="20"/>
              </w:rPr>
            </w:pPr>
          </w:p>
        </w:tc>
        <w:tc>
          <w:tcPr>
            <w:tcW w:w="2160" w:type="dxa"/>
          </w:tcPr>
          <w:p w14:paraId="53D62FB7" w14:textId="77777777" w:rsidR="00726460" w:rsidRDefault="00726460" w:rsidP="00524538">
            <w:pPr>
              <w:pStyle w:val="TableParagraph"/>
              <w:rPr>
                <w:sz w:val="20"/>
              </w:rPr>
            </w:pPr>
          </w:p>
        </w:tc>
        <w:tc>
          <w:tcPr>
            <w:tcW w:w="990" w:type="dxa"/>
          </w:tcPr>
          <w:p w14:paraId="5AF1563F" w14:textId="77777777" w:rsidR="00726460" w:rsidRDefault="00726460" w:rsidP="00524538">
            <w:pPr>
              <w:pStyle w:val="TableParagraph"/>
              <w:rPr>
                <w:sz w:val="20"/>
              </w:rPr>
            </w:pPr>
          </w:p>
        </w:tc>
        <w:tc>
          <w:tcPr>
            <w:tcW w:w="3870" w:type="dxa"/>
          </w:tcPr>
          <w:p w14:paraId="778695C3" w14:textId="77777777" w:rsidR="00726460" w:rsidRDefault="00726460" w:rsidP="00524538">
            <w:pPr>
              <w:pStyle w:val="TableParagraph"/>
              <w:rPr>
                <w:sz w:val="20"/>
              </w:rPr>
            </w:pPr>
          </w:p>
        </w:tc>
      </w:tr>
      <w:tr w:rsidR="00726460" w14:paraId="377E093F" w14:textId="77777777" w:rsidTr="00524538">
        <w:trPr>
          <w:trHeight w:val="275"/>
        </w:trPr>
        <w:tc>
          <w:tcPr>
            <w:tcW w:w="677" w:type="dxa"/>
          </w:tcPr>
          <w:p w14:paraId="1A0931E4" w14:textId="77777777" w:rsidR="00726460" w:rsidRDefault="00726460" w:rsidP="00524538">
            <w:pPr>
              <w:pStyle w:val="TableParagraph"/>
              <w:rPr>
                <w:sz w:val="20"/>
              </w:rPr>
            </w:pPr>
          </w:p>
        </w:tc>
        <w:tc>
          <w:tcPr>
            <w:tcW w:w="1411" w:type="dxa"/>
          </w:tcPr>
          <w:p w14:paraId="6DCBBA83" w14:textId="77777777" w:rsidR="00726460" w:rsidRDefault="00726460" w:rsidP="00524538">
            <w:pPr>
              <w:pStyle w:val="TableParagraph"/>
              <w:rPr>
                <w:sz w:val="20"/>
              </w:rPr>
            </w:pPr>
          </w:p>
        </w:tc>
        <w:tc>
          <w:tcPr>
            <w:tcW w:w="2160" w:type="dxa"/>
          </w:tcPr>
          <w:p w14:paraId="3BBF3242" w14:textId="77777777" w:rsidR="00726460" w:rsidRDefault="00726460" w:rsidP="00524538">
            <w:pPr>
              <w:pStyle w:val="TableParagraph"/>
              <w:rPr>
                <w:sz w:val="20"/>
              </w:rPr>
            </w:pPr>
          </w:p>
        </w:tc>
        <w:tc>
          <w:tcPr>
            <w:tcW w:w="990" w:type="dxa"/>
          </w:tcPr>
          <w:p w14:paraId="30F7D72F" w14:textId="77777777" w:rsidR="00726460" w:rsidRDefault="00726460" w:rsidP="00524538">
            <w:pPr>
              <w:pStyle w:val="TableParagraph"/>
              <w:rPr>
                <w:sz w:val="20"/>
              </w:rPr>
            </w:pPr>
          </w:p>
        </w:tc>
        <w:tc>
          <w:tcPr>
            <w:tcW w:w="3870" w:type="dxa"/>
          </w:tcPr>
          <w:p w14:paraId="2F06EB4F" w14:textId="77777777" w:rsidR="00726460" w:rsidRDefault="00726460" w:rsidP="00524538">
            <w:pPr>
              <w:pStyle w:val="TableParagraph"/>
              <w:rPr>
                <w:sz w:val="20"/>
              </w:rPr>
            </w:pPr>
          </w:p>
        </w:tc>
      </w:tr>
      <w:tr w:rsidR="00726460" w14:paraId="2EF1EFF4" w14:textId="77777777" w:rsidTr="00524538">
        <w:trPr>
          <w:trHeight w:val="275"/>
        </w:trPr>
        <w:tc>
          <w:tcPr>
            <w:tcW w:w="677" w:type="dxa"/>
          </w:tcPr>
          <w:p w14:paraId="79357DAA" w14:textId="77777777" w:rsidR="00726460" w:rsidRDefault="00726460" w:rsidP="00524538">
            <w:pPr>
              <w:pStyle w:val="TableParagraph"/>
              <w:rPr>
                <w:sz w:val="20"/>
              </w:rPr>
            </w:pPr>
          </w:p>
        </w:tc>
        <w:tc>
          <w:tcPr>
            <w:tcW w:w="1411" w:type="dxa"/>
          </w:tcPr>
          <w:p w14:paraId="1422E36A" w14:textId="77777777" w:rsidR="00726460" w:rsidRDefault="00726460" w:rsidP="00524538">
            <w:pPr>
              <w:pStyle w:val="TableParagraph"/>
              <w:rPr>
                <w:sz w:val="20"/>
              </w:rPr>
            </w:pPr>
          </w:p>
        </w:tc>
        <w:tc>
          <w:tcPr>
            <w:tcW w:w="2160" w:type="dxa"/>
          </w:tcPr>
          <w:p w14:paraId="197B0857" w14:textId="77777777" w:rsidR="00726460" w:rsidRDefault="00726460" w:rsidP="00524538">
            <w:pPr>
              <w:pStyle w:val="TableParagraph"/>
              <w:rPr>
                <w:sz w:val="20"/>
              </w:rPr>
            </w:pPr>
          </w:p>
        </w:tc>
        <w:tc>
          <w:tcPr>
            <w:tcW w:w="990" w:type="dxa"/>
          </w:tcPr>
          <w:p w14:paraId="1FFBB93D" w14:textId="77777777" w:rsidR="00726460" w:rsidRDefault="00726460" w:rsidP="00524538">
            <w:pPr>
              <w:pStyle w:val="TableParagraph"/>
              <w:rPr>
                <w:sz w:val="20"/>
              </w:rPr>
            </w:pPr>
          </w:p>
        </w:tc>
        <w:tc>
          <w:tcPr>
            <w:tcW w:w="3870" w:type="dxa"/>
          </w:tcPr>
          <w:p w14:paraId="16FE2584" w14:textId="77777777" w:rsidR="00726460" w:rsidRDefault="00726460" w:rsidP="00524538">
            <w:pPr>
              <w:pStyle w:val="TableParagraph"/>
              <w:rPr>
                <w:sz w:val="20"/>
              </w:rPr>
            </w:pPr>
          </w:p>
        </w:tc>
      </w:tr>
      <w:tr w:rsidR="00726460" w14:paraId="6781C63F" w14:textId="77777777" w:rsidTr="00524538">
        <w:trPr>
          <w:trHeight w:val="275"/>
        </w:trPr>
        <w:tc>
          <w:tcPr>
            <w:tcW w:w="677" w:type="dxa"/>
          </w:tcPr>
          <w:p w14:paraId="128F238F" w14:textId="77777777" w:rsidR="00726460" w:rsidRDefault="00726460" w:rsidP="00524538">
            <w:pPr>
              <w:pStyle w:val="TableParagraph"/>
              <w:rPr>
                <w:sz w:val="20"/>
              </w:rPr>
            </w:pPr>
          </w:p>
        </w:tc>
        <w:tc>
          <w:tcPr>
            <w:tcW w:w="1411" w:type="dxa"/>
          </w:tcPr>
          <w:p w14:paraId="1853D61B" w14:textId="77777777" w:rsidR="00726460" w:rsidRDefault="00726460" w:rsidP="00524538">
            <w:pPr>
              <w:pStyle w:val="TableParagraph"/>
              <w:rPr>
                <w:sz w:val="20"/>
              </w:rPr>
            </w:pPr>
          </w:p>
        </w:tc>
        <w:tc>
          <w:tcPr>
            <w:tcW w:w="2160" w:type="dxa"/>
          </w:tcPr>
          <w:p w14:paraId="63498347" w14:textId="77777777" w:rsidR="00726460" w:rsidRDefault="00726460" w:rsidP="00524538">
            <w:pPr>
              <w:pStyle w:val="TableParagraph"/>
              <w:rPr>
                <w:sz w:val="20"/>
              </w:rPr>
            </w:pPr>
          </w:p>
        </w:tc>
        <w:tc>
          <w:tcPr>
            <w:tcW w:w="990" w:type="dxa"/>
          </w:tcPr>
          <w:p w14:paraId="163E20D9" w14:textId="77777777" w:rsidR="00726460" w:rsidRDefault="00726460" w:rsidP="00524538">
            <w:pPr>
              <w:pStyle w:val="TableParagraph"/>
              <w:rPr>
                <w:sz w:val="20"/>
              </w:rPr>
            </w:pPr>
          </w:p>
        </w:tc>
        <w:tc>
          <w:tcPr>
            <w:tcW w:w="3870" w:type="dxa"/>
          </w:tcPr>
          <w:p w14:paraId="687EE771" w14:textId="77777777" w:rsidR="00726460" w:rsidRDefault="00726460" w:rsidP="00524538">
            <w:pPr>
              <w:pStyle w:val="TableParagraph"/>
              <w:rPr>
                <w:sz w:val="20"/>
              </w:rPr>
            </w:pPr>
          </w:p>
        </w:tc>
      </w:tr>
      <w:tr w:rsidR="00726460" w14:paraId="208F5FD6" w14:textId="77777777" w:rsidTr="00524538">
        <w:trPr>
          <w:trHeight w:val="276"/>
        </w:trPr>
        <w:tc>
          <w:tcPr>
            <w:tcW w:w="677" w:type="dxa"/>
          </w:tcPr>
          <w:p w14:paraId="789F43D0" w14:textId="77777777" w:rsidR="00726460" w:rsidRDefault="00726460" w:rsidP="00524538">
            <w:pPr>
              <w:pStyle w:val="TableParagraph"/>
              <w:rPr>
                <w:sz w:val="20"/>
              </w:rPr>
            </w:pPr>
          </w:p>
        </w:tc>
        <w:tc>
          <w:tcPr>
            <w:tcW w:w="1411" w:type="dxa"/>
          </w:tcPr>
          <w:p w14:paraId="10F9761B" w14:textId="77777777" w:rsidR="00726460" w:rsidRDefault="00726460" w:rsidP="00524538">
            <w:pPr>
              <w:pStyle w:val="TableParagraph"/>
              <w:rPr>
                <w:sz w:val="20"/>
              </w:rPr>
            </w:pPr>
          </w:p>
        </w:tc>
        <w:tc>
          <w:tcPr>
            <w:tcW w:w="2160" w:type="dxa"/>
          </w:tcPr>
          <w:p w14:paraId="4D34A0E1" w14:textId="77777777" w:rsidR="00726460" w:rsidRDefault="00726460" w:rsidP="00524538">
            <w:pPr>
              <w:pStyle w:val="TableParagraph"/>
              <w:rPr>
                <w:sz w:val="20"/>
              </w:rPr>
            </w:pPr>
          </w:p>
        </w:tc>
        <w:tc>
          <w:tcPr>
            <w:tcW w:w="990" w:type="dxa"/>
          </w:tcPr>
          <w:p w14:paraId="770CC4FB" w14:textId="77777777" w:rsidR="00726460" w:rsidRDefault="00726460" w:rsidP="00524538">
            <w:pPr>
              <w:pStyle w:val="TableParagraph"/>
              <w:rPr>
                <w:sz w:val="20"/>
              </w:rPr>
            </w:pPr>
          </w:p>
        </w:tc>
        <w:tc>
          <w:tcPr>
            <w:tcW w:w="3870" w:type="dxa"/>
          </w:tcPr>
          <w:p w14:paraId="3FEDCAF1" w14:textId="77777777" w:rsidR="00726460" w:rsidRDefault="00726460" w:rsidP="00524538">
            <w:pPr>
              <w:pStyle w:val="TableParagraph"/>
              <w:rPr>
                <w:sz w:val="20"/>
              </w:rPr>
            </w:pPr>
          </w:p>
        </w:tc>
      </w:tr>
      <w:tr w:rsidR="00726460" w14:paraId="28F043F3" w14:textId="77777777" w:rsidTr="00524538">
        <w:trPr>
          <w:trHeight w:val="275"/>
        </w:trPr>
        <w:tc>
          <w:tcPr>
            <w:tcW w:w="677" w:type="dxa"/>
          </w:tcPr>
          <w:p w14:paraId="375C57E1" w14:textId="77777777" w:rsidR="00726460" w:rsidRDefault="00726460" w:rsidP="00524538">
            <w:pPr>
              <w:pStyle w:val="TableParagraph"/>
              <w:rPr>
                <w:sz w:val="20"/>
              </w:rPr>
            </w:pPr>
          </w:p>
        </w:tc>
        <w:tc>
          <w:tcPr>
            <w:tcW w:w="1411" w:type="dxa"/>
          </w:tcPr>
          <w:p w14:paraId="6CA422FC" w14:textId="77777777" w:rsidR="00726460" w:rsidRDefault="00726460" w:rsidP="00524538">
            <w:pPr>
              <w:pStyle w:val="TableParagraph"/>
              <w:rPr>
                <w:sz w:val="20"/>
              </w:rPr>
            </w:pPr>
          </w:p>
        </w:tc>
        <w:tc>
          <w:tcPr>
            <w:tcW w:w="2160" w:type="dxa"/>
          </w:tcPr>
          <w:p w14:paraId="6FDF0BFD" w14:textId="77777777" w:rsidR="00726460" w:rsidRDefault="00726460" w:rsidP="00524538">
            <w:pPr>
              <w:pStyle w:val="TableParagraph"/>
              <w:rPr>
                <w:sz w:val="20"/>
              </w:rPr>
            </w:pPr>
          </w:p>
        </w:tc>
        <w:tc>
          <w:tcPr>
            <w:tcW w:w="990" w:type="dxa"/>
          </w:tcPr>
          <w:p w14:paraId="5ADBDF38" w14:textId="77777777" w:rsidR="00726460" w:rsidRDefault="00726460" w:rsidP="00524538">
            <w:pPr>
              <w:pStyle w:val="TableParagraph"/>
              <w:rPr>
                <w:sz w:val="20"/>
              </w:rPr>
            </w:pPr>
          </w:p>
        </w:tc>
        <w:tc>
          <w:tcPr>
            <w:tcW w:w="3870" w:type="dxa"/>
          </w:tcPr>
          <w:p w14:paraId="400F605A" w14:textId="77777777" w:rsidR="00726460" w:rsidRDefault="00726460" w:rsidP="00524538">
            <w:pPr>
              <w:pStyle w:val="TableParagraph"/>
              <w:rPr>
                <w:sz w:val="20"/>
              </w:rPr>
            </w:pPr>
          </w:p>
        </w:tc>
      </w:tr>
      <w:tr w:rsidR="00726460" w14:paraId="684CC703" w14:textId="77777777" w:rsidTr="00524538">
        <w:trPr>
          <w:trHeight w:val="275"/>
        </w:trPr>
        <w:tc>
          <w:tcPr>
            <w:tcW w:w="677" w:type="dxa"/>
          </w:tcPr>
          <w:p w14:paraId="246B804B" w14:textId="77777777" w:rsidR="00726460" w:rsidRDefault="00726460" w:rsidP="00524538">
            <w:pPr>
              <w:pStyle w:val="TableParagraph"/>
              <w:rPr>
                <w:sz w:val="20"/>
              </w:rPr>
            </w:pPr>
          </w:p>
        </w:tc>
        <w:tc>
          <w:tcPr>
            <w:tcW w:w="1411" w:type="dxa"/>
          </w:tcPr>
          <w:p w14:paraId="4B258DDE" w14:textId="77777777" w:rsidR="00726460" w:rsidRDefault="00726460" w:rsidP="00524538">
            <w:pPr>
              <w:pStyle w:val="TableParagraph"/>
              <w:rPr>
                <w:sz w:val="20"/>
              </w:rPr>
            </w:pPr>
          </w:p>
        </w:tc>
        <w:tc>
          <w:tcPr>
            <w:tcW w:w="2160" w:type="dxa"/>
          </w:tcPr>
          <w:p w14:paraId="7AC06891" w14:textId="77777777" w:rsidR="00726460" w:rsidRDefault="00726460" w:rsidP="00524538">
            <w:pPr>
              <w:pStyle w:val="TableParagraph"/>
              <w:rPr>
                <w:sz w:val="20"/>
              </w:rPr>
            </w:pPr>
          </w:p>
        </w:tc>
        <w:tc>
          <w:tcPr>
            <w:tcW w:w="990" w:type="dxa"/>
          </w:tcPr>
          <w:p w14:paraId="42788A99" w14:textId="77777777" w:rsidR="00726460" w:rsidRDefault="00726460" w:rsidP="00524538">
            <w:pPr>
              <w:pStyle w:val="TableParagraph"/>
              <w:rPr>
                <w:sz w:val="20"/>
              </w:rPr>
            </w:pPr>
          </w:p>
        </w:tc>
        <w:tc>
          <w:tcPr>
            <w:tcW w:w="3870" w:type="dxa"/>
          </w:tcPr>
          <w:p w14:paraId="2569D63E" w14:textId="77777777" w:rsidR="00726460" w:rsidRDefault="00726460" w:rsidP="00524538">
            <w:pPr>
              <w:pStyle w:val="TableParagraph"/>
              <w:rPr>
                <w:sz w:val="20"/>
              </w:rPr>
            </w:pPr>
          </w:p>
        </w:tc>
      </w:tr>
      <w:tr w:rsidR="00726460" w14:paraId="7B4224FD" w14:textId="77777777" w:rsidTr="00524538">
        <w:trPr>
          <w:trHeight w:val="276"/>
        </w:trPr>
        <w:tc>
          <w:tcPr>
            <w:tcW w:w="677" w:type="dxa"/>
          </w:tcPr>
          <w:p w14:paraId="647BAAA9" w14:textId="77777777" w:rsidR="00726460" w:rsidRDefault="00726460" w:rsidP="00524538">
            <w:pPr>
              <w:pStyle w:val="TableParagraph"/>
              <w:rPr>
                <w:sz w:val="20"/>
              </w:rPr>
            </w:pPr>
          </w:p>
        </w:tc>
        <w:tc>
          <w:tcPr>
            <w:tcW w:w="1411" w:type="dxa"/>
          </w:tcPr>
          <w:p w14:paraId="774EF6CC" w14:textId="77777777" w:rsidR="00726460" w:rsidRDefault="00726460" w:rsidP="00524538">
            <w:pPr>
              <w:pStyle w:val="TableParagraph"/>
              <w:rPr>
                <w:sz w:val="20"/>
              </w:rPr>
            </w:pPr>
          </w:p>
        </w:tc>
        <w:tc>
          <w:tcPr>
            <w:tcW w:w="2160" w:type="dxa"/>
          </w:tcPr>
          <w:p w14:paraId="2B5EF569" w14:textId="77777777" w:rsidR="00726460" w:rsidRDefault="00726460" w:rsidP="00524538">
            <w:pPr>
              <w:pStyle w:val="TableParagraph"/>
              <w:rPr>
                <w:sz w:val="20"/>
              </w:rPr>
            </w:pPr>
          </w:p>
        </w:tc>
        <w:tc>
          <w:tcPr>
            <w:tcW w:w="990" w:type="dxa"/>
          </w:tcPr>
          <w:p w14:paraId="74F97603" w14:textId="77777777" w:rsidR="00726460" w:rsidRDefault="00726460" w:rsidP="00524538">
            <w:pPr>
              <w:pStyle w:val="TableParagraph"/>
              <w:rPr>
                <w:sz w:val="20"/>
              </w:rPr>
            </w:pPr>
          </w:p>
        </w:tc>
        <w:tc>
          <w:tcPr>
            <w:tcW w:w="3870" w:type="dxa"/>
          </w:tcPr>
          <w:p w14:paraId="21314C20" w14:textId="77777777" w:rsidR="00726460" w:rsidRDefault="00726460" w:rsidP="00524538">
            <w:pPr>
              <w:pStyle w:val="TableParagraph"/>
              <w:rPr>
                <w:sz w:val="20"/>
              </w:rPr>
            </w:pPr>
          </w:p>
        </w:tc>
      </w:tr>
      <w:tr w:rsidR="00726460" w14:paraId="3D7CCD10" w14:textId="77777777" w:rsidTr="00524538">
        <w:trPr>
          <w:trHeight w:val="275"/>
        </w:trPr>
        <w:tc>
          <w:tcPr>
            <w:tcW w:w="677" w:type="dxa"/>
          </w:tcPr>
          <w:p w14:paraId="3391F50C" w14:textId="77777777" w:rsidR="00726460" w:rsidRDefault="00726460" w:rsidP="00524538">
            <w:pPr>
              <w:pStyle w:val="TableParagraph"/>
              <w:rPr>
                <w:sz w:val="20"/>
              </w:rPr>
            </w:pPr>
          </w:p>
        </w:tc>
        <w:tc>
          <w:tcPr>
            <w:tcW w:w="1411" w:type="dxa"/>
          </w:tcPr>
          <w:p w14:paraId="0172A002" w14:textId="77777777" w:rsidR="00726460" w:rsidRDefault="00726460" w:rsidP="00524538">
            <w:pPr>
              <w:pStyle w:val="TableParagraph"/>
              <w:rPr>
                <w:sz w:val="20"/>
              </w:rPr>
            </w:pPr>
          </w:p>
        </w:tc>
        <w:tc>
          <w:tcPr>
            <w:tcW w:w="2160" w:type="dxa"/>
          </w:tcPr>
          <w:p w14:paraId="25712D9E" w14:textId="77777777" w:rsidR="00726460" w:rsidRDefault="00726460" w:rsidP="00524538">
            <w:pPr>
              <w:pStyle w:val="TableParagraph"/>
              <w:rPr>
                <w:sz w:val="20"/>
              </w:rPr>
            </w:pPr>
          </w:p>
        </w:tc>
        <w:tc>
          <w:tcPr>
            <w:tcW w:w="990" w:type="dxa"/>
          </w:tcPr>
          <w:p w14:paraId="01EFC56B" w14:textId="77777777" w:rsidR="00726460" w:rsidRDefault="00726460" w:rsidP="00524538">
            <w:pPr>
              <w:pStyle w:val="TableParagraph"/>
              <w:rPr>
                <w:sz w:val="20"/>
              </w:rPr>
            </w:pPr>
          </w:p>
        </w:tc>
        <w:tc>
          <w:tcPr>
            <w:tcW w:w="3870" w:type="dxa"/>
          </w:tcPr>
          <w:p w14:paraId="66754FA1" w14:textId="77777777" w:rsidR="00726460" w:rsidRDefault="00726460" w:rsidP="00524538">
            <w:pPr>
              <w:pStyle w:val="TableParagraph"/>
              <w:rPr>
                <w:sz w:val="20"/>
              </w:rPr>
            </w:pPr>
          </w:p>
        </w:tc>
      </w:tr>
      <w:tr w:rsidR="00726460" w14:paraId="450781E3" w14:textId="77777777" w:rsidTr="00524538">
        <w:trPr>
          <w:trHeight w:val="275"/>
        </w:trPr>
        <w:tc>
          <w:tcPr>
            <w:tcW w:w="677" w:type="dxa"/>
          </w:tcPr>
          <w:p w14:paraId="77D3B161" w14:textId="77777777" w:rsidR="00726460" w:rsidRDefault="00726460" w:rsidP="00524538">
            <w:pPr>
              <w:pStyle w:val="TableParagraph"/>
              <w:rPr>
                <w:sz w:val="20"/>
              </w:rPr>
            </w:pPr>
          </w:p>
        </w:tc>
        <w:tc>
          <w:tcPr>
            <w:tcW w:w="1411" w:type="dxa"/>
          </w:tcPr>
          <w:p w14:paraId="0F48DCE3" w14:textId="77777777" w:rsidR="00726460" w:rsidRDefault="00726460" w:rsidP="00524538">
            <w:pPr>
              <w:pStyle w:val="TableParagraph"/>
              <w:rPr>
                <w:sz w:val="20"/>
              </w:rPr>
            </w:pPr>
          </w:p>
        </w:tc>
        <w:tc>
          <w:tcPr>
            <w:tcW w:w="2160" w:type="dxa"/>
          </w:tcPr>
          <w:p w14:paraId="794EB3AC" w14:textId="77777777" w:rsidR="00726460" w:rsidRDefault="00726460" w:rsidP="00524538">
            <w:pPr>
              <w:pStyle w:val="TableParagraph"/>
              <w:rPr>
                <w:sz w:val="20"/>
              </w:rPr>
            </w:pPr>
          </w:p>
        </w:tc>
        <w:tc>
          <w:tcPr>
            <w:tcW w:w="990" w:type="dxa"/>
          </w:tcPr>
          <w:p w14:paraId="5B4FCB10" w14:textId="77777777" w:rsidR="00726460" w:rsidRDefault="00726460" w:rsidP="00524538">
            <w:pPr>
              <w:pStyle w:val="TableParagraph"/>
              <w:rPr>
                <w:sz w:val="20"/>
              </w:rPr>
            </w:pPr>
          </w:p>
        </w:tc>
        <w:tc>
          <w:tcPr>
            <w:tcW w:w="3870" w:type="dxa"/>
          </w:tcPr>
          <w:p w14:paraId="1F2E0F23" w14:textId="77777777" w:rsidR="00726460" w:rsidRDefault="00726460" w:rsidP="00524538">
            <w:pPr>
              <w:pStyle w:val="TableParagraph"/>
              <w:rPr>
                <w:sz w:val="20"/>
              </w:rPr>
            </w:pPr>
          </w:p>
        </w:tc>
      </w:tr>
      <w:tr w:rsidR="00726460" w14:paraId="1C8A9F15" w14:textId="77777777" w:rsidTr="00524538">
        <w:trPr>
          <w:trHeight w:val="276"/>
        </w:trPr>
        <w:tc>
          <w:tcPr>
            <w:tcW w:w="677" w:type="dxa"/>
          </w:tcPr>
          <w:p w14:paraId="4C0EC8F1" w14:textId="77777777" w:rsidR="00726460" w:rsidRDefault="00726460" w:rsidP="00524538">
            <w:pPr>
              <w:pStyle w:val="TableParagraph"/>
              <w:rPr>
                <w:sz w:val="20"/>
              </w:rPr>
            </w:pPr>
          </w:p>
        </w:tc>
        <w:tc>
          <w:tcPr>
            <w:tcW w:w="1411" w:type="dxa"/>
          </w:tcPr>
          <w:p w14:paraId="6E3F9978" w14:textId="77777777" w:rsidR="00726460" w:rsidRDefault="00726460" w:rsidP="00524538">
            <w:pPr>
              <w:pStyle w:val="TableParagraph"/>
              <w:rPr>
                <w:sz w:val="20"/>
              </w:rPr>
            </w:pPr>
          </w:p>
        </w:tc>
        <w:tc>
          <w:tcPr>
            <w:tcW w:w="2160" w:type="dxa"/>
          </w:tcPr>
          <w:p w14:paraId="18EF7B38" w14:textId="77777777" w:rsidR="00726460" w:rsidRDefault="00726460" w:rsidP="00524538">
            <w:pPr>
              <w:pStyle w:val="TableParagraph"/>
              <w:rPr>
                <w:sz w:val="20"/>
              </w:rPr>
            </w:pPr>
          </w:p>
        </w:tc>
        <w:tc>
          <w:tcPr>
            <w:tcW w:w="990" w:type="dxa"/>
          </w:tcPr>
          <w:p w14:paraId="3656D91A" w14:textId="77777777" w:rsidR="00726460" w:rsidRDefault="00726460" w:rsidP="00524538">
            <w:pPr>
              <w:pStyle w:val="TableParagraph"/>
              <w:rPr>
                <w:sz w:val="20"/>
              </w:rPr>
            </w:pPr>
          </w:p>
        </w:tc>
        <w:tc>
          <w:tcPr>
            <w:tcW w:w="3870" w:type="dxa"/>
          </w:tcPr>
          <w:p w14:paraId="3CD39868" w14:textId="77777777" w:rsidR="00726460" w:rsidRDefault="00726460" w:rsidP="00524538">
            <w:pPr>
              <w:pStyle w:val="TableParagraph"/>
              <w:rPr>
                <w:sz w:val="20"/>
              </w:rPr>
            </w:pPr>
          </w:p>
        </w:tc>
      </w:tr>
      <w:tr w:rsidR="00726460" w14:paraId="17EC052B" w14:textId="77777777" w:rsidTr="00524538">
        <w:trPr>
          <w:trHeight w:val="275"/>
        </w:trPr>
        <w:tc>
          <w:tcPr>
            <w:tcW w:w="677" w:type="dxa"/>
          </w:tcPr>
          <w:p w14:paraId="0D059F2E" w14:textId="77777777" w:rsidR="00726460" w:rsidRDefault="00726460" w:rsidP="00524538">
            <w:pPr>
              <w:pStyle w:val="TableParagraph"/>
              <w:rPr>
                <w:sz w:val="20"/>
              </w:rPr>
            </w:pPr>
          </w:p>
        </w:tc>
        <w:tc>
          <w:tcPr>
            <w:tcW w:w="1411" w:type="dxa"/>
          </w:tcPr>
          <w:p w14:paraId="2BB8642E" w14:textId="77777777" w:rsidR="00726460" w:rsidRDefault="00726460" w:rsidP="00524538">
            <w:pPr>
              <w:pStyle w:val="TableParagraph"/>
              <w:rPr>
                <w:sz w:val="20"/>
              </w:rPr>
            </w:pPr>
          </w:p>
        </w:tc>
        <w:tc>
          <w:tcPr>
            <w:tcW w:w="2160" w:type="dxa"/>
          </w:tcPr>
          <w:p w14:paraId="5BE80297" w14:textId="77777777" w:rsidR="00726460" w:rsidRDefault="00726460" w:rsidP="00524538">
            <w:pPr>
              <w:pStyle w:val="TableParagraph"/>
              <w:rPr>
                <w:sz w:val="20"/>
              </w:rPr>
            </w:pPr>
          </w:p>
        </w:tc>
        <w:tc>
          <w:tcPr>
            <w:tcW w:w="990" w:type="dxa"/>
          </w:tcPr>
          <w:p w14:paraId="6EB83870" w14:textId="77777777" w:rsidR="00726460" w:rsidRDefault="00726460" w:rsidP="00524538">
            <w:pPr>
              <w:pStyle w:val="TableParagraph"/>
              <w:rPr>
                <w:sz w:val="20"/>
              </w:rPr>
            </w:pPr>
          </w:p>
        </w:tc>
        <w:tc>
          <w:tcPr>
            <w:tcW w:w="3870" w:type="dxa"/>
          </w:tcPr>
          <w:p w14:paraId="2C5A1BDF" w14:textId="77777777" w:rsidR="00726460" w:rsidRDefault="00726460" w:rsidP="00524538">
            <w:pPr>
              <w:pStyle w:val="TableParagraph"/>
              <w:rPr>
                <w:sz w:val="20"/>
              </w:rPr>
            </w:pPr>
          </w:p>
        </w:tc>
      </w:tr>
      <w:tr w:rsidR="00726460" w14:paraId="1E60FA43" w14:textId="77777777" w:rsidTr="00524538">
        <w:trPr>
          <w:trHeight w:val="275"/>
        </w:trPr>
        <w:tc>
          <w:tcPr>
            <w:tcW w:w="677" w:type="dxa"/>
          </w:tcPr>
          <w:p w14:paraId="548EFD37" w14:textId="77777777" w:rsidR="00726460" w:rsidRDefault="00726460" w:rsidP="00524538">
            <w:pPr>
              <w:pStyle w:val="TableParagraph"/>
              <w:rPr>
                <w:sz w:val="20"/>
              </w:rPr>
            </w:pPr>
          </w:p>
        </w:tc>
        <w:tc>
          <w:tcPr>
            <w:tcW w:w="1411" w:type="dxa"/>
          </w:tcPr>
          <w:p w14:paraId="0C950279" w14:textId="77777777" w:rsidR="00726460" w:rsidRDefault="00726460" w:rsidP="00524538">
            <w:pPr>
              <w:pStyle w:val="TableParagraph"/>
              <w:rPr>
                <w:sz w:val="20"/>
              </w:rPr>
            </w:pPr>
          </w:p>
        </w:tc>
        <w:tc>
          <w:tcPr>
            <w:tcW w:w="2160" w:type="dxa"/>
          </w:tcPr>
          <w:p w14:paraId="4B8C871E" w14:textId="77777777" w:rsidR="00726460" w:rsidRDefault="00726460" w:rsidP="00524538">
            <w:pPr>
              <w:pStyle w:val="TableParagraph"/>
              <w:rPr>
                <w:sz w:val="20"/>
              </w:rPr>
            </w:pPr>
          </w:p>
        </w:tc>
        <w:tc>
          <w:tcPr>
            <w:tcW w:w="990" w:type="dxa"/>
          </w:tcPr>
          <w:p w14:paraId="69285559" w14:textId="77777777" w:rsidR="00726460" w:rsidRDefault="00726460" w:rsidP="00524538">
            <w:pPr>
              <w:pStyle w:val="TableParagraph"/>
              <w:rPr>
                <w:sz w:val="20"/>
              </w:rPr>
            </w:pPr>
          </w:p>
        </w:tc>
        <w:tc>
          <w:tcPr>
            <w:tcW w:w="3870" w:type="dxa"/>
          </w:tcPr>
          <w:p w14:paraId="4B5F342A" w14:textId="77777777" w:rsidR="00726460" w:rsidRDefault="00726460" w:rsidP="00524538">
            <w:pPr>
              <w:pStyle w:val="TableParagraph"/>
              <w:rPr>
                <w:sz w:val="20"/>
              </w:rPr>
            </w:pPr>
          </w:p>
        </w:tc>
      </w:tr>
      <w:tr w:rsidR="00726460" w14:paraId="6EA19D1A" w14:textId="77777777" w:rsidTr="00524538">
        <w:trPr>
          <w:trHeight w:val="276"/>
        </w:trPr>
        <w:tc>
          <w:tcPr>
            <w:tcW w:w="677" w:type="dxa"/>
          </w:tcPr>
          <w:p w14:paraId="096DAF5D" w14:textId="77777777" w:rsidR="00726460" w:rsidRDefault="00726460" w:rsidP="00524538">
            <w:pPr>
              <w:pStyle w:val="TableParagraph"/>
              <w:rPr>
                <w:sz w:val="20"/>
              </w:rPr>
            </w:pPr>
          </w:p>
        </w:tc>
        <w:tc>
          <w:tcPr>
            <w:tcW w:w="1411" w:type="dxa"/>
          </w:tcPr>
          <w:p w14:paraId="4FED4027" w14:textId="77777777" w:rsidR="00726460" w:rsidRDefault="00726460" w:rsidP="00524538">
            <w:pPr>
              <w:pStyle w:val="TableParagraph"/>
              <w:rPr>
                <w:sz w:val="20"/>
              </w:rPr>
            </w:pPr>
          </w:p>
        </w:tc>
        <w:tc>
          <w:tcPr>
            <w:tcW w:w="2160" w:type="dxa"/>
          </w:tcPr>
          <w:p w14:paraId="5BC2E8F0" w14:textId="77777777" w:rsidR="00726460" w:rsidRDefault="00726460" w:rsidP="00524538">
            <w:pPr>
              <w:pStyle w:val="TableParagraph"/>
              <w:rPr>
                <w:sz w:val="20"/>
              </w:rPr>
            </w:pPr>
          </w:p>
        </w:tc>
        <w:tc>
          <w:tcPr>
            <w:tcW w:w="990" w:type="dxa"/>
          </w:tcPr>
          <w:p w14:paraId="5F6F380C" w14:textId="77777777" w:rsidR="00726460" w:rsidRDefault="00726460" w:rsidP="00524538">
            <w:pPr>
              <w:pStyle w:val="TableParagraph"/>
              <w:rPr>
                <w:sz w:val="20"/>
              </w:rPr>
            </w:pPr>
          </w:p>
        </w:tc>
        <w:tc>
          <w:tcPr>
            <w:tcW w:w="3870" w:type="dxa"/>
          </w:tcPr>
          <w:p w14:paraId="48C5FDAC" w14:textId="77777777" w:rsidR="00726460" w:rsidRDefault="00726460" w:rsidP="00524538">
            <w:pPr>
              <w:pStyle w:val="TableParagraph"/>
              <w:rPr>
                <w:sz w:val="20"/>
              </w:rPr>
            </w:pPr>
          </w:p>
        </w:tc>
      </w:tr>
      <w:tr w:rsidR="00726460" w14:paraId="2FF3B8DE" w14:textId="77777777" w:rsidTr="00524538">
        <w:trPr>
          <w:trHeight w:val="275"/>
        </w:trPr>
        <w:tc>
          <w:tcPr>
            <w:tcW w:w="677" w:type="dxa"/>
          </w:tcPr>
          <w:p w14:paraId="4914E4AF" w14:textId="77777777" w:rsidR="00726460" w:rsidRDefault="00726460" w:rsidP="00524538">
            <w:pPr>
              <w:pStyle w:val="TableParagraph"/>
              <w:rPr>
                <w:sz w:val="20"/>
              </w:rPr>
            </w:pPr>
          </w:p>
        </w:tc>
        <w:tc>
          <w:tcPr>
            <w:tcW w:w="1411" w:type="dxa"/>
          </w:tcPr>
          <w:p w14:paraId="4195D954" w14:textId="77777777" w:rsidR="00726460" w:rsidRDefault="00726460" w:rsidP="00524538">
            <w:pPr>
              <w:pStyle w:val="TableParagraph"/>
              <w:rPr>
                <w:sz w:val="20"/>
              </w:rPr>
            </w:pPr>
          </w:p>
        </w:tc>
        <w:tc>
          <w:tcPr>
            <w:tcW w:w="2160" w:type="dxa"/>
          </w:tcPr>
          <w:p w14:paraId="2CBF377F" w14:textId="77777777" w:rsidR="00726460" w:rsidRDefault="00726460" w:rsidP="00524538">
            <w:pPr>
              <w:pStyle w:val="TableParagraph"/>
              <w:rPr>
                <w:sz w:val="20"/>
              </w:rPr>
            </w:pPr>
          </w:p>
        </w:tc>
        <w:tc>
          <w:tcPr>
            <w:tcW w:w="990" w:type="dxa"/>
          </w:tcPr>
          <w:p w14:paraId="3EC0BDA8" w14:textId="77777777" w:rsidR="00726460" w:rsidRDefault="00726460" w:rsidP="00524538">
            <w:pPr>
              <w:pStyle w:val="TableParagraph"/>
              <w:rPr>
                <w:sz w:val="20"/>
              </w:rPr>
            </w:pPr>
          </w:p>
        </w:tc>
        <w:tc>
          <w:tcPr>
            <w:tcW w:w="3870" w:type="dxa"/>
          </w:tcPr>
          <w:p w14:paraId="0338AA8E" w14:textId="77777777" w:rsidR="00726460" w:rsidRDefault="00726460" w:rsidP="00524538">
            <w:pPr>
              <w:pStyle w:val="TableParagraph"/>
              <w:rPr>
                <w:sz w:val="20"/>
              </w:rPr>
            </w:pPr>
          </w:p>
        </w:tc>
      </w:tr>
      <w:tr w:rsidR="00726460" w14:paraId="63E5BC70" w14:textId="77777777" w:rsidTr="00524538">
        <w:trPr>
          <w:trHeight w:val="275"/>
        </w:trPr>
        <w:tc>
          <w:tcPr>
            <w:tcW w:w="677" w:type="dxa"/>
          </w:tcPr>
          <w:p w14:paraId="3407E7BB" w14:textId="77777777" w:rsidR="00726460" w:rsidRDefault="00726460" w:rsidP="00524538">
            <w:pPr>
              <w:pStyle w:val="TableParagraph"/>
              <w:rPr>
                <w:sz w:val="20"/>
              </w:rPr>
            </w:pPr>
          </w:p>
        </w:tc>
        <w:tc>
          <w:tcPr>
            <w:tcW w:w="1411" w:type="dxa"/>
          </w:tcPr>
          <w:p w14:paraId="2E51BB90" w14:textId="77777777" w:rsidR="00726460" w:rsidRDefault="00726460" w:rsidP="00524538">
            <w:pPr>
              <w:pStyle w:val="TableParagraph"/>
              <w:rPr>
                <w:sz w:val="20"/>
              </w:rPr>
            </w:pPr>
          </w:p>
        </w:tc>
        <w:tc>
          <w:tcPr>
            <w:tcW w:w="2160" w:type="dxa"/>
          </w:tcPr>
          <w:p w14:paraId="109559DC" w14:textId="77777777" w:rsidR="00726460" w:rsidRDefault="00726460" w:rsidP="00524538">
            <w:pPr>
              <w:pStyle w:val="TableParagraph"/>
              <w:rPr>
                <w:sz w:val="20"/>
              </w:rPr>
            </w:pPr>
          </w:p>
        </w:tc>
        <w:tc>
          <w:tcPr>
            <w:tcW w:w="990" w:type="dxa"/>
          </w:tcPr>
          <w:p w14:paraId="4CA4F888" w14:textId="77777777" w:rsidR="00726460" w:rsidRDefault="00726460" w:rsidP="00524538">
            <w:pPr>
              <w:pStyle w:val="TableParagraph"/>
              <w:rPr>
                <w:sz w:val="20"/>
              </w:rPr>
            </w:pPr>
          </w:p>
        </w:tc>
        <w:tc>
          <w:tcPr>
            <w:tcW w:w="3870" w:type="dxa"/>
          </w:tcPr>
          <w:p w14:paraId="6FDF484E" w14:textId="77777777" w:rsidR="00726460" w:rsidRDefault="00726460" w:rsidP="00524538">
            <w:pPr>
              <w:pStyle w:val="TableParagraph"/>
              <w:rPr>
                <w:sz w:val="20"/>
              </w:rPr>
            </w:pPr>
          </w:p>
        </w:tc>
      </w:tr>
      <w:tr w:rsidR="00726460" w14:paraId="602033F2" w14:textId="77777777" w:rsidTr="00524538">
        <w:trPr>
          <w:trHeight w:val="276"/>
        </w:trPr>
        <w:tc>
          <w:tcPr>
            <w:tcW w:w="677" w:type="dxa"/>
          </w:tcPr>
          <w:p w14:paraId="7F7B084C" w14:textId="77777777" w:rsidR="00726460" w:rsidRDefault="00726460" w:rsidP="00524538">
            <w:pPr>
              <w:pStyle w:val="TableParagraph"/>
              <w:rPr>
                <w:sz w:val="20"/>
              </w:rPr>
            </w:pPr>
          </w:p>
        </w:tc>
        <w:tc>
          <w:tcPr>
            <w:tcW w:w="1411" w:type="dxa"/>
          </w:tcPr>
          <w:p w14:paraId="2DFA563A" w14:textId="77777777" w:rsidR="00726460" w:rsidRDefault="00726460" w:rsidP="00524538">
            <w:pPr>
              <w:pStyle w:val="TableParagraph"/>
              <w:rPr>
                <w:sz w:val="20"/>
              </w:rPr>
            </w:pPr>
          </w:p>
        </w:tc>
        <w:tc>
          <w:tcPr>
            <w:tcW w:w="2160" w:type="dxa"/>
          </w:tcPr>
          <w:p w14:paraId="77CACA68" w14:textId="77777777" w:rsidR="00726460" w:rsidRDefault="00726460" w:rsidP="00524538">
            <w:pPr>
              <w:pStyle w:val="TableParagraph"/>
              <w:rPr>
                <w:sz w:val="20"/>
              </w:rPr>
            </w:pPr>
          </w:p>
        </w:tc>
        <w:tc>
          <w:tcPr>
            <w:tcW w:w="990" w:type="dxa"/>
          </w:tcPr>
          <w:p w14:paraId="39C3E1BB" w14:textId="77777777" w:rsidR="00726460" w:rsidRDefault="00726460" w:rsidP="00524538">
            <w:pPr>
              <w:pStyle w:val="TableParagraph"/>
              <w:rPr>
                <w:sz w:val="20"/>
              </w:rPr>
            </w:pPr>
          </w:p>
        </w:tc>
        <w:tc>
          <w:tcPr>
            <w:tcW w:w="3870" w:type="dxa"/>
          </w:tcPr>
          <w:p w14:paraId="2AB796C8" w14:textId="77777777" w:rsidR="00726460" w:rsidRDefault="00726460" w:rsidP="00524538">
            <w:pPr>
              <w:pStyle w:val="TableParagraph"/>
              <w:rPr>
                <w:sz w:val="20"/>
              </w:rPr>
            </w:pPr>
          </w:p>
        </w:tc>
      </w:tr>
      <w:tr w:rsidR="00726460" w14:paraId="287B19E0" w14:textId="77777777" w:rsidTr="00524538">
        <w:trPr>
          <w:trHeight w:val="275"/>
        </w:trPr>
        <w:tc>
          <w:tcPr>
            <w:tcW w:w="677" w:type="dxa"/>
          </w:tcPr>
          <w:p w14:paraId="4E75BB15" w14:textId="77777777" w:rsidR="00726460" w:rsidRDefault="00726460" w:rsidP="00524538">
            <w:pPr>
              <w:pStyle w:val="TableParagraph"/>
              <w:rPr>
                <w:sz w:val="20"/>
              </w:rPr>
            </w:pPr>
          </w:p>
        </w:tc>
        <w:tc>
          <w:tcPr>
            <w:tcW w:w="1411" w:type="dxa"/>
          </w:tcPr>
          <w:p w14:paraId="1596EB40" w14:textId="77777777" w:rsidR="00726460" w:rsidRDefault="00726460" w:rsidP="00524538">
            <w:pPr>
              <w:pStyle w:val="TableParagraph"/>
              <w:rPr>
                <w:sz w:val="20"/>
              </w:rPr>
            </w:pPr>
          </w:p>
        </w:tc>
        <w:tc>
          <w:tcPr>
            <w:tcW w:w="2160" w:type="dxa"/>
          </w:tcPr>
          <w:p w14:paraId="59CBA8D3" w14:textId="77777777" w:rsidR="00726460" w:rsidRDefault="00726460" w:rsidP="00524538">
            <w:pPr>
              <w:pStyle w:val="TableParagraph"/>
              <w:rPr>
                <w:sz w:val="20"/>
              </w:rPr>
            </w:pPr>
          </w:p>
        </w:tc>
        <w:tc>
          <w:tcPr>
            <w:tcW w:w="990" w:type="dxa"/>
          </w:tcPr>
          <w:p w14:paraId="751897CB" w14:textId="77777777" w:rsidR="00726460" w:rsidRDefault="00726460" w:rsidP="00524538">
            <w:pPr>
              <w:pStyle w:val="TableParagraph"/>
              <w:rPr>
                <w:sz w:val="20"/>
              </w:rPr>
            </w:pPr>
          </w:p>
        </w:tc>
        <w:tc>
          <w:tcPr>
            <w:tcW w:w="3870" w:type="dxa"/>
          </w:tcPr>
          <w:p w14:paraId="4B842B39" w14:textId="77777777" w:rsidR="00726460" w:rsidRDefault="00726460" w:rsidP="00524538">
            <w:pPr>
              <w:pStyle w:val="TableParagraph"/>
              <w:rPr>
                <w:sz w:val="20"/>
              </w:rPr>
            </w:pPr>
          </w:p>
        </w:tc>
      </w:tr>
      <w:tr w:rsidR="00726460" w14:paraId="409BCEF2" w14:textId="77777777" w:rsidTr="00524538">
        <w:trPr>
          <w:trHeight w:val="275"/>
        </w:trPr>
        <w:tc>
          <w:tcPr>
            <w:tcW w:w="677" w:type="dxa"/>
          </w:tcPr>
          <w:p w14:paraId="159C7CFF" w14:textId="77777777" w:rsidR="00726460" w:rsidRDefault="00726460" w:rsidP="00524538">
            <w:pPr>
              <w:pStyle w:val="TableParagraph"/>
              <w:rPr>
                <w:sz w:val="20"/>
              </w:rPr>
            </w:pPr>
          </w:p>
        </w:tc>
        <w:tc>
          <w:tcPr>
            <w:tcW w:w="1411" w:type="dxa"/>
          </w:tcPr>
          <w:p w14:paraId="2F73F537" w14:textId="77777777" w:rsidR="00726460" w:rsidRDefault="00726460" w:rsidP="00524538">
            <w:pPr>
              <w:pStyle w:val="TableParagraph"/>
              <w:rPr>
                <w:sz w:val="20"/>
              </w:rPr>
            </w:pPr>
          </w:p>
        </w:tc>
        <w:tc>
          <w:tcPr>
            <w:tcW w:w="2160" w:type="dxa"/>
          </w:tcPr>
          <w:p w14:paraId="0E9309C3" w14:textId="77777777" w:rsidR="00726460" w:rsidRDefault="00726460" w:rsidP="00524538">
            <w:pPr>
              <w:pStyle w:val="TableParagraph"/>
              <w:rPr>
                <w:sz w:val="20"/>
              </w:rPr>
            </w:pPr>
          </w:p>
        </w:tc>
        <w:tc>
          <w:tcPr>
            <w:tcW w:w="990" w:type="dxa"/>
          </w:tcPr>
          <w:p w14:paraId="39EA3BF5" w14:textId="77777777" w:rsidR="00726460" w:rsidRDefault="00726460" w:rsidP="00524538">
            <w:pPr>
              <w:pStyle w:val="TableParagraph"/>
              <w:rPr>
                <w:sz w:val="20"/>
              </w:rPr>
            </w:pPr>
          </w:p>
        </w:tc>
        <w:tc>
          <w:tcPr>
            <w:tcW w:w="3870" w:type="dxa"/>
          </w:tcPr>
          <w:p w14:paraId="6A0AEFBB" w14:textId="77777777" w:rsidR="00726460" w:rsidRDefault="00726460" w:rsidP="00524538">
            <w:pPr>
              <w:pStyle w:val="TableParagraph"/>
              <w:rPr>
                <w:sz w:val="20"/>
              </w:rPr>
            </w:pPr>
          </w:p>
        </w:tc>
      </w:tr>
      <w:tr w:rsidR="00726460" w14:paraId="6BA097A8" w14:textId="77777777" w:rsidTr="00524538">
        <w:trPr>
          <w:trHeight w:val="276"/>
        </w:trPr>
        <w:tc>
          <w:tcPr>
            <w:tcW w:w="677" w:type="dxa"/>
          </w:tcPr>
          <w:p w14:paraId="345EF6FA" w14:textId="77777777" w:rsidR="00726460" w:rsidRDefault="00726460" w:rsidP="00524538">
            <w:pPr>
              <w:pStyle w:val="TableParagraph"/>
              <w:rPr>
                <w:sz w:val="20"/>
              </w:rPr>
            </w:pPr>
          </w:p>
        </w:tc>
        <w:tc>
          <w:tcPr>
            <w:tcW w:w="1411" w:type="dxa"/>
          </w:tcPr>
          <w:p w14:paraId="3A359F3A" w14:textId="77777777" w:rsidR="00726460" w:rsidRDefault="00726460" w:rsidP="00524538">
            <w:pPr>
              <w:pStyle w:val="TableParagraph"/>
              <w:rPr>
                <w:sz w:val="20"/>
              </w:rPr>
            </w:pPr>
          </w:p>
        </w:tc>
        <w:tc>
          <w:tcPr>
            <w:tcW w:w="2160" w:type="dxa"/>
          </w:tcPr>
          <w:p w14:paraId="362A35B5" w14:textId="77777777" w:rsidR="00726460" w:rsidRDefault="00726460" w:rsidP="00524538">
            <w:pPr>
              <w:pStyle w:val="TableParagraph"/>
              <w:rPr>
                <w:sz w:val="20"/>
              </w:rPr>
            </w:pPr>
          </w:p>
        </w:tc>
        <w:tc>
          <w:tcPr>
            <w:tcW w:w="990" w:type="dxa"/>
          </w:tcPr>
          <w:p w14:paraId="0C5B3F18" w14:textId="77777777" w:rsidR="00726460" w:rsidRDefault="00726460" w:rsidP="00524538">
            <w:pPr>
              <w:pStyle w:val="TableParagraph"/>
              <w:rPr>
                <w:sz w:val="20"/>
              </w:rPr>
            </w:pPr>
          </w:p>
        </w:tc>
        <w:tc>
          <w:tcPr>
            <w:tcW w:w="3870" w:type="dxa"/>
          </w:tcPr>
          <w:p w14:paraId="23902322" w14:textId="77777777" w:rsidR="00726460" w:rsidRDefault="00726460" w:rsidP="00524538">
            <w:pPr>
              <w:pStyle w:val="TableParagraph"/>
              <w:rPr>
                <w:sz w:val="20"/>
              </w:rPr>
            </w:pPr>
          </w:p>
        </w:tc>
      </w:tr>
      <w:tr w:rsidR="00726460" w14:paraId="2978B9E4" w14:textId="77777777" w:rsidTr="00524538">
        <w:trPr>
          <w:trHeight w:val="275"/>
        </w:trPr>
        <w:tc>
          <w:tcPr>
            <w:tcW w:w="677" w:type="dxa"/>
          </w:tcPr>
          <w:p w14:paraId="0AE6ECBD" w14:textId="77777777" w:rsidR="00726460" w:rsidRDefault="00726460" w:rsidP="00524538">
            <w:pPr>
              <w:pStyle w:val="TableParagraph"/>
              <w:rPr>
                <w:sz w:val="20"/>
              </w:rPr>
            </w:pPr>
          </w:p>
        </w:tc>
        <w:tc>
          <w:tcPr>
            <w:tcW w:w="1411" w:type="dxa"/>
          </w:tcPr>
          <w:p w14:paraId="5814C6EE" w14:textId="77777777" w:rsidR="00726460" w:rsidRDefault="00726460" w:rsidP="00524538">
            <w:pPr>
              <w:pStyle w:val="TableParagraph"/>
              <w:rPr>
                <w:sz w:val="20"/>
              </w:rPr>
            </w:pPr>
          </w:p>
        </w:tc>
        <w:tc>
          <w:tcPr>
            <w:tcW w:w="2160" w:type="dxa"/>
          </w:tcPr>
          <w:p w14:paraId="3020821C" w14:textId="77777777" w:rsidR="00726460" w:rsidRDefault="00726460" w:rsidP="00524538">
            <w:pPr>
              <w:pStyle w:val="TableParagraph"/>
              <w:rPr>
                <w:sz w:val="20"/>
              </w:rPr>
            </w:pPr>
          </w:p>
        </w:tc>
        <w:tc>
          <w:tcPr>
            <w:tcW w:w="990" w:type="dxa"/>
          </w:tcPr>
          <w:p w14:paraId="6A2C4A5B" w14:textId="77777777" w:rsidR="00726460" w:rsidRDefault="00726460" w:rsidP="00524538">
            <w:pPr>
              <w:pStyle w:val="TableParagraph"/>
              <w:rPr>
                <w:sz w:val="20"/>
              </w:rPr>
            </w:pPr>
          </w:p>
        </w:tc>
        <w:tc>
          <w:tcPr>
            <w:tcW w:w="3870" w:type="dxa"/>
          </w:tcPr>
          <w:p w14:paraId="402D6B43" w14:textId="77777777" w:rsidR="00726460" w:rsidRDefault="00726460" w:rsidP="00524538">
            <w:pPr>
              <w:pStyle w:val="TableParagraph"/>
              <w:rPr>
                <w:sz w:val="20"/>
              </w:rPr>
            </w:pPr>
          </w:p>
        </w:tc>
      </w:tr>
      <w:tr w:rsidR="00726460" w14:paraId="480F4475" w14:textId="77777777" w:rsidTr="00524538">
        <w:trPr>
          <w:trHeight w:val="275"/>
        </w:trPr>
        <w:tc>
          <w:tcPr>
            <w:tcW w:w="677" w:type="dxa"/>
          </w:tcPr>
          <w:p w14:paraId="17801D6C" w14:textId="77777777" w:rsidR="00726460" w:rsidRDefault="00726460" w:rsidP="00524538">
            <w:pPr>
              <w:pStyle w:val="TableParagraph"/>
              <w:rPr>
                <w:sz w:val="20"/>
              </w:rPr>
            </w:pPr>
          </w:p>
        </w:tc>
        <w:tc>
          <w:tcPr>
            <w:tcW w:w="1411" w:type="dxa"/>
          </w:tcPr>
          <w:p w14:paraId="28F5778D" w14:textId="77777777" w:rsidR="00726460" w:rsidRDefault="00726460" w:rsidP="00524538">
            <w:pPr>
              <w:pStyle w:val="TableParagraph"/>
              <w:rPr>
                <w:sz w:val="20"/>
              </w:rPr>
            </w:pPr>
          </w:p>
        </w:tc>
        <w:tc>
          <w:tcPr>
            <w:tcW w:w="2160" w:type="dxa"/>
          </w:tcPr>
          <w:p w14:paraId="6BF8225A" w14:textId="77777777" w:rsidR="00726460" w:rsidRDefault="00726460" w:rsidP="00524538">
            <w:pPr>
              <w:pStyle w:val="TableParagraph"/>
              <w:rPr>
                <w:sz w:val="20"/>
              </w:rPr>
            </w:pPr>
          </w:p>
        </w:tc>
        <w:tc>
          <w:tcPr>
            <w:tcW w:w="990" w:type="dxa"/>
          </w:tcPr>
          <w:p w14:paraId="294AD780" w14:textId="77777777" w:rsidR="00726460" w:rsidRDefault="00726460" w:rsidP="00524538">
            <w:pPr>
              <w:pStyle w:val="TableParagraph"/>
              <w:rPr>
                <w:sz w:val="20"/>
              </w:rPr>
            </w:pPr>
          </w:p>
        </w:tc>
        <w:tc>
          <w:tcPr>
            <w:tcW w:w="3870" w:type="dxa"/>
          </w:tcPr>
          <w:p w14:paraId="373A0645" w14:textId="77777777" w:rsidR="00726460" w:rsidRDefault="00726460" w:rsidP="00524538">
            <w:pPr>
              <w:pStyle w:val="TableParagraph"/>
              <w:rPr>
                <w:sz w:val="20"/>
              </w:rPr>
            </w:pPr>
          </w:p>
        </w:tc>
      </w:tr>
      <w:tr w:rsidR="00726460" w14:paraId="295AD661" w14:textId="77777777" w:rsidTr="00524538">
        <w:trPr>
          <w:trHeight w:val="276"/>
        </w:trPr>
        <w:tc>
          <w:tcPr>
            <w:tcW w:w="677" w:type="dxa"/>
          </w:tcPr>
          <w:p w14:paraId="0CC2099C" w14:textId="77777777" w:rsidR="00726460" w:rsidRDefault="00726460" w:rsidP="00524538">
            <w:pPr>
              <w:pStyle w:val="TableParagraph"/>
              <w:rPr>
                <w:sz w:val="20"/>
              </w:rPr>
            </w:pPr>
          </w:p>
        </w:tc>
        <w:tc>
          <w:tcPr>
            <w:tcW w:w="1411" w:type="dxa"/>
          </w:tcPr>
          <w:p w14:paraId="0AF755A1" w14:textId="77777777" w:rsidR="00726460" w:rsidRDefault="00726460" w:rsidP="00524538">
            <w:pPr>
              <w:pStyle w:val="TableParagraph"/>
              <w:rPr>
                <w:sz w:val="20"/>
              </w:rPr>
            </w:pPr>
          </w:p>
        </w:tc>
        <w:tc>
          <w:tcPr>
            <w:tcW w:w="2160" w:type="dxa"/>
          </w:tcPr>
          <w:p w14:paraId="4D9CBE8E" w14:textId="77777777" w:rsidR="00726460" w:rsidRDefault="00726460" w:rsidP="00524538">
            <w:pPr>
              <w:pStyle w:val="TableParagraph"/>
              <w:rPr>
                <w:sz w:val="20"/>
              </w:rPr>
            </w:pPr>
          </w:p>
        </w:tc>
        <w:tc>
          <w:tcPr>
            <w:tcW w:w="990" w:type="dxa"/>
          </w:tcPr>
          <w:p w14:paraId="114728DA" w14:textId="77777777" w:rsidR="00726460" w:rsidRDefault="00726460" w:rsidP="00524538">
            <w:pPr>
              <w:pStyle w:val="TableParagraph"/>
              <w:rPr>
                <w:sz w:val="20"/>
              </w:rPr>
            </w:pPr>
          </w:p>
        </w:tc>
        <w:tc>
          <w:tcPr>
            <w:tcW w:w="3870" w:type="dxa"/>
          </w:tcPr>
          <w:p w14:paraId="71F6EFCF" w14:textId="77777777" w:rsidR="00726460" w:rsidRDefault="00726460" w:rsidP="00524538">
            <w:pPr>
              <w:pStyle w:val="TableParagraph"/>
              <w:rPr>
                <w:sz w:val="20"/>
              </w:rPr>
            </w:pPr>
          </w:p>
        </w:tc>
      </w:tr>
    </w:tbl>
    <w:p w14:paraId="1CDF1C96" w14:textId="77777777" w:rsidR="00726460" w:rsidRDefault="00726460" w:rsidP="00726460">
      <w:pPr>
        <w:rPr>
          <w:sz w:val="20"/>
        </w:rPr>
        <w:sectPr w:rsidR="00726460">
          <w:headerReference w:type="default" r:id="rId49"/>
          <w:footerReference w:type="default" r:id="rId50"/>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79AE1E2" w14:textId="77776434" w:rsidR="00726460" w:rsidRPr="00361ED1" w:rsidRDefault="00726460" w:rsidP="00996B9A">
      <w:pPr>
        <w:pStyle w:val="AppendixHeading"/>
      </w:pPr>
      <w:bookmarkStart w:id="291" w:name="Appendix_F"/>
      <w:bookmarkStart w:id="292" w:name="_bookmark39"/>
      <w:bookmarkStart w:id="293" w:name="_Toc120524000"/>
      <w:bookmarkEnd w:id="291"/>
      <w:bookmarkEnd w:id="292"/>
      <w:r w:rsidRPr="00361ED1">
        <w:t>Appendix F</w:t>
      </w:r>
      <w:r w:rsidR="00996B9A">
        <w:t xml:space="preserve">: </w:t>
      </w:r>
      <w:proofErr w:type="spellStart"/>
      <w:r w:rsidRPr="00361ED1">
        <w:t>Minisonde</w:t>
      </w:r>
      <w:proofErr w:type="spellEnd"/>
      <w:r w:rsidRPr="00361ED1">
        <w:t xml:space="preserve"> Calibration Record (KWF-WQ Form 1)</w:t>
      </w:r>
      <w:bookmarkEnd w:id="293"/>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524538">
        <w:trPr>
          <w:trHeight w:val="368"/>
        </w:trPr>
        <w:tc>
          <w:tcPr>
            <w:tcW w:w="558" w:type="dxa"/>
          </w:tcPr>
          <w:p w14:paraId="6D0269E9" w14:textId="77777777" w:rsidR="00726460" w:rsidRDefault="00726460" w:rsidP="00524538">
            <w:pPr>
              <w:pStyle w:val="TableParagraph"/>
              <w:spacing w:line="180" w:lineRule="exact"/>
              <w:ind w:left="126"/>
              <w:rPr>
                <w:sz w:val="16"/>
              </w:rPr>
            </w:pPr>
            <w:r>
              <w:rPr>
                <w:sz w:val="16"/>
              </w:rPr>
              <w:t>Date</w:t>
            </w:r>
          </w:p>
        </w:tc>
        <w:tc>
          <w:tcPr>
            <w:tcW w:w="720" w:type="dxa"/>
          </w:tcPr>
          <w:p w14:paraId="10A60F53" w14:textId="77777777" w:rsidR="00726460" w:rsidRDefault="00726460" w:rsidP="00524538">
            <w:pPr>
              <w:pStyle w:val="TableParagraph"/>
              <w:spacing w:line="180" w:lineRule="exact"/>
              <w:ind w:left="190"/>
              <w:rPr>
                <w:sz w:val="16"/>
              </w:rPr>
            </w:pPr>
            <w:r>
              <w:rPr>
                <w:sz w:val="16"/>
              </w:rPr>
              <w:t>Time</w:t>
            </w:r>
          </w:p>
        </w:tc>
        <w:tc>
          <w:tcPr>
            <w:tcW w:w="1080" w:type="dxa"/>
          </w:tcPr>
          <w:p w14:paraId="4DA6AA69" w14:textId="77777777" w:rsidR="00726460" w:rsidRDefault="00726460" w:rsidP="00524538">
            <w:pPr>
              <w:pStyle w:val="TableParagraph"/>
              <w:spacing w:line="180" w:lineRule="exact"/>
              <w:ind w:left="215"/>
              <w:rPr>
                <w:sz w:val="16"/>
              </w:rPr>
            </w:pPr>
            <w:r>
              <w:rPr>
                <w:sz w:val="16"/>
              </w:rPr>
              <w:t>Parameter</w:t>
            </w:r>
          </w:p>
        </w:tc>
        <w:tc>
          <w:tcPr>
            <w:tcW w:w="900" w:type="dxa"/>
          </w:tcPr>
          <w:p w14:paraId="0DE44E05" w14:textId="77777777" w:rsidR="00726460" w:rsidRDefault="00726460" w:rsidP="00524538">
            <w:pPr>
              <w:pStyle w:val="TableParagraph"/>
              <w:spacing w:line="180" w:lineRule="exact"/>
              <w:ind w:left="231"/>
              <w:rPr>
                <w:sz w:val="16"/>
              </w:rPr>
            </w:pPr>
            <w:r>
              <w:rPr>
                <w:sz w:val="16"/>
              </w:rPr>
              <w:t>Action</w:t>
            </w:r>
          </w:p>
        </w:tc>
        <w:tc>
          <w:tcPr>
            <w:tcW w:w="1350" w:type="dxa"/>
          </w:tcPr>
          <w:p w14:paraId="0A91E16C" w14:textId="77777777" w:rsidR="00726460" w:rsidRDefault="00726460" w:rsidP="00524538">
            <w:pPr>
              <w:pStyle w:val="TableParagraph"/>
              <w:spacing w:line="180" w:lineRule="exact"/>
              <w:ind w:left="389"/>
              <w:rPr>
                <w:sz w:val="16"/>
              </w:rPr>
            </w:pPr>
            <w:r>
              <w:rPr>
                <w:sz w:val="16"/>
              </w:rPr>
              <w:t>Standard</w:t>
            </w:r>
          </w:p>
        </w:tc>
        <w:tc>
          <w:tcPr>
            <w:tcW w:w="720" w:type="dxa"/>
          </w:tcPr>
          <w:p w14:paraId="1981AA47" w14:textId="77777777" w:rsidR="00726460" w:rsidRDefault="00726460" w:rsidP="00524538">
            <w:pPr>
              <w:pStyle w:val="TableParagraph"/>
              <w:spacing w:line="180" w:lineRule="exact"/>
              <w:ind w:left="172"/>
              <w:rPr>
                <w:sz w:val="16"/>
              </w:rPr>
            </w:pPr>
            <w:r>
              <w:rPr>
                <w:sz w:val="16"/>
              </w:rPr>
              <w:t>Temp</w:t>
            </w:r>
          </w:p>
        </w:tc>
        <w:tc>
          <w:tcPr>
            <w:tcW w:w="1800" w:type="dxa"/>
          </w:tcPr>
          <w:p w14:paraId="1E6E288E" w14:textId="77777777" w:rsidR="00726460" w:rsidRDefault="00726460" w:rsidP="00524538">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524538">
            <w:pPr>
              <w:pStyle w:val="TableParagraph"/>
              <w:spacing w:line="179" w:lineRule="exact"/>
              <w:ind w:left="290"/>
              <w:rPr>
                <w:sz w:val="16"/>
              </w:rPr>
            </w:pPr>
            <w:r>
              <w:rPr>
                <w:sz w:val="16"/>
              </w:rPr>
              <w:t>Over</w:t>
            </w:r>
          </w:p>
          <w:p w14:paraId="1685B6B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524538">
            <w:pPr>
              <w:pStyle w:val="TableParagraph"/>
              <w:spacing w:line="179" w:lineRule="exact"/>
              <w:ind w:left="249"/>
              <w:rPr>
                <w:sz w:val="16"/>
              </w:rPr>
            </w:pPr>
            <w:r>
              <w:rPr>
                <w:sz w:val="16"/>
              </w:rPr>
              <w:t>Under</w:t>
            </w:r>
          </w:p>
          <w:p w14:paraId="4FAD694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524538">
            <w:pPr>
              <w:pStyle w:val="TableParagraph"/>
              <w:spacing w:line="179" w:lineRule="exact"/>
              <w:ind w:left="131" w:right="124"/>
              <w:jc w:val="center"/>
              <w:rPr>
                <w:sz w:val="16"/>
              </w:rPr>
            </w:pPr>
            <w:r>
              <w:rPr>
                <w:sz w:val="16"/>
              </w:rPr>
              <w:t>Correction</w:t>
            </w:r>
          </w:p>
          <w:p w14:paraId="08EEABEE" w14:textId="77777777" w:rsidR="00726460" w:rsidRDefault="00726460" w:rsidP="00524538">
            <w:pPr>
              <w:pStyle w:val="TableParagraph"/>
              <w:spacing w:line="169" w:lineRule="exact"/>
              <w:ind w:left="9"/>
              <w:jc w:val="center"/>
              <w:rPr>
                <w:sz w:val="16"/>
              </w:rPr>
            </w:pPr>
            <w:r>
              <w:rPr>
                <w:w w:val="99"/>
                <w:sz w:val="16"/>
              </w:rPr>
              <w:t>%</w:t>
            </w:r>
          </w:p>
        </w:tc>
      </w:tr>
      <w:tr w:rsidR="00726460" w14:paraId="4BC470A4" w14:textId="77777777" w:rsidTr="00524538">
        <w:trPr>
          <w:trHeight w:val="275"/>
        </w:trPr>
        <w:tc>
          <w:tcPr>
            <w:tcW w:w="558" w:type="dxa"/>
          </w:tcPr>
          <w:p w14:paraId="778145DB" w14:textId="77777777" w:rsidR="00726460" w:rsidRDefault="00726460" w:rsidP="00524538">
            <w:pPr>
              <w:pStyle w:val="TableParagraph"/>
              <w:rPr>
                <w:sz w:val="20"/>
              </w:rPr>
            </w:pPr>
          </w:p>
        </w:tc>
        <w:tc>
          <w:tcPr>
            <w:tcW w:w="720" w:type="dxa"/>
          </w:tcPr>
          <w:p w14:paraId="3561D0A1" w14:textId="77777777" w:rsidR="00726460" w:rsidRDefault="00726460" w:rsidP="00524538">
            <w:pPr>
              <w:pStyle w:val="TableParagraph"/>
              <w:rPr>
                <w:sz w:val="20"/>
              </w:rPr>
            </w:pPr>
          </w:p>
        </w:tc>
        <w:tc>
          <w:tcPr>
            <w:tcW w:w="1080" w:type="dxa"/>
          </w:tcPr>
          <w:p w14:paraId="048D83E3" w14:textId="77777777" w:rsidR="00726460" w:rsidRDefault="00726460" w:rsidP="00524538">
            <w:pPr>
              <w:pStyle w:val="TableParagraph"/>
              <w:rPr>
                <w:sz w:val="20"/>
              </w:rPr>
            </w:pPr>
          </w:p>
        </w:tc>
        <w:tc>
          <w:tcPr>
            <w:tcW w:w="900" w:type="dxa"/>
          </w:tcPr>
          <w:p w14:paraId="4409554F" w14:textId="77777777" w:rsidR="00726460" w:rsidRDefault="00726460" w:rsidP="00524538">
            <w:pPr>
              <w:pStyle w:val="TableParagraph"/>
              <w:rPr>
                <w:sz w:val="20"/>
              </w:rPr>
            </w:pPr>
          </w:p>
        </w:tc>
        <w:tc>
          <w:tcPr>
            <w:tcW w:w="1350" w:type="dxa"/>
          </w:tcPr>
          <w:p w14:paraId="351A9A3B" w14:textId="77777777" w:rsidR="00726460" w:rsidRDefault="00726460" w:rsidP="00524538">
            <w:pPr>
              <w:pStyle w:val="TableParagraph"/>
              <w:rPr>
                <w:sz w:val="20"/>
              </w:rPr>
            </w:pPr>
          </w:p>
        </w:tc>
        <w:tc>
          <w:tcPr>
            <w:tcW w:w="720" w:type="dxa"/>
          </w:tcPr>
          <w:p w14:paraId="589B9DCD" w14:textId="77777777" w:rsidR="00726460" w:rsidRDefault="00726460" w:rsidP="00524538">
            <w:pPr>
              <w:pStyle w:val="TableParagraph"/>
              <w:rPr>
                <w:sz w:val="20"/>
              </w:rPr>
            </w:pPr>
          </w:p>
        </w:tc>
        <w:tc>
          <w:tcPr>
            <w:tcW w:w="1800" w:type="dxa"/>
          </w:tcPr>
          <w:p w14:paraId="6501AF8A" w14:textId="77777777" w:rsidR="00726460" w:rsidRDefault="00726460" w:rsidP="00524538">
            <w:pPr>
              <w:pStyle w:val="TableParagraph"/>
              <w:rPr>
                <w:sz w:val="20"/>
              </w:rPr>
            </w:pPr>
          </w:p>
        </w:tc>
        <w:tc>
          <w:tcPr>
            <w:tcW w:w="900" w:type="dxa"/>
          </w:tcPr>
          <w:p w14:paraId="0CB83AD2" w14:textId="77777777" w:rsidR="00726460" w:rsidRDefault="00726460" w:rsidP="00524538">
            <w:pPr>
              <w:pStyle w:val="TableParagraph"/>
              <w:rPr>
                <w:sz w:val="20"/>
              </w:rPr>
            </w:pPr>
          </w:p>
        </w:tc>
        <w:tc>
          <w:tcPr>
            <w:tcW w:w="900" w:type="dxa"/>
          </w:tcPr>
          <w:p w14:paraId="12B53D2B" w14:textId="77777777" w:rsidR="00726460" w:rsidRDefault="00726460" w:rsidP="00524538">
            <w:pPr>
              <w:pStyle w:val="TableParagraph"/>
              <w:rPr>
                <w:sz w:val="20"/>
              </w:rPr>
            </w:pPr>
          </w:p>
        </w:tc>
        <w:tc>
          <w:tcPr>
            <w:tcW w:w="990" w:type="dxa"/>
          </w:tcPr>
          <w:p w14:paraId="4DF85AE9" w14:textId="77777777" w:rsidR="00726460" w:rsidRDefault="00726460" w:rsidP="00524538">
            <w:pPr>
              <w:pStyle w:val="TableParagraph"/>
              <w:rPr>
                <w:sz w:val="20"/>
              </w:rPr>
            </w:pPr>
          </w:p>
        </w:tc>
      </w:tr>
      <w:tr w:rsidR="00726460" w14:paraId="2D3F8A6B" w14:textId="77777777" w:rsidTr="00524538">
        <w:trPr>
          <w:trHeight w:val="275"/>
        </w:trPr>
        <w:tc>
          <w:tcPr>
            <w:tcW w:w="558" w:type="dxa"/>
          </w:tcPr>
          <w:p w14:paraId="4A220ECE" w14:textId="77777777" w:rsidR="00726460" w:rsidRDefault="00726460" w:rsidP="00524538">
            <w:pPr>
              <w:pStyle w:val="TableParagraph"/>
              <w:rPr>
                <w:sz w:val="20"/>
              </w:rPr>
            </w:pPr>
          </w:p>
        </w:tc>
        <w:tc>
          <w:tcPr>
            <w:tcW w:w="720" w:type="dxa"/>
          </w:tcPr>
          <w:p w14:paraId="179EDCC4" w14:textId="77777777" w:rsidR="00726460" w:rsidRDefault="00726460" w:rsidP="00524538">
            <w:pPr>
              <w:pStyle w:val="TableParagraph"/>
              <w:rPr>
                <w:sz w:val="20"/>
              </w:rPr>
            </w:pPr>
          </w:p>
        </w:tc>
        <w:tc>
          <w:tcPr>
            <w:tcW w:w="1080" w:type="dxa"/>
          </w:tcPr>
          <w:p w14:paraId="4487FC35" w14:textId="77777777" w:rsidR="00726460" w:rsidRDefault="00726460" w:rsidP="00524538">
            <w:pPr>
              <w:pStyle w:val="TableParagraph"/>
              <w:rPr>
                <w:sz w:val="20"/>
              </w:rPr>
            </w:pPr>
          </w:p>
        </w:tc>
        <w:tc>
          <w:tcPr>
            <w:tcW w:w="900" w:type="dxa"/>
          </w:tcPr>
          <w:p w14:paraId="2FE34F27" w14:textId="77777777" w:rsidR="00726460" w:rsidRDefault="00726460" w:rsidP="00524538">
            <w:pPr>
              <w:pStyle w:val="TableParagraph"/>
              <w:rPr>
                <w:sz w:val="20"/>
              </w:rPr>
            </w:pPr>
          </w:p>
        </w:tc>
        <w:tc>
          <w:tcPr>
            <w:tcW w:w="1350" w:type="dxa"/>
          </w:tcPr>
          <w:p w14:paraId="3E605319" w14:textId="77777777" w:rsidR="00726460" w:rsidRDefault="00726460" w:rsidP="00524538">
            <w:pPr>
              <w:pStyle w:val="TableParagraph"/>
              <w:rPr>
                <w:sz w:val="20"/>
              </w:rPr>
            </w:pPr>
          </w:p>
        </w:tc>
        <w:tc>
          <w:tcPr>
            <w:tcW w:w="720" w:type="dxa"/>
          </w:tcPr>
          <w:p w14:paraId="1060CE4F" w14:textId="77777777" w:rsidR="00726460" w:rsidRDefault="00726460" w:rsidP="00524538">
            <w:pPr>
              <w:pStyle w:val="TableParagraph"/>
              <w:rPr>
                <w:sz w:val="20"/>
              </w:rPr>
            </w:pPr>
          </w:p>
        </w:tc>
        <w:tc>
          <w:tcPr>
            <w:tcW w:w="1800" w:type="dxa"/>
          </w:tcPr>
          <w:p w14:paraId="6CD77993" w14:textId="77777777" w:rsidR="00726460" w:rsidRDefault="00726460" w:rsidP="00524538">
            <w:pPr>
              <w:pStyle w:val="TableParagraph"/>
              <w:rPr>
                <w:sz w:val="20"/>
              </w:rPr>
            </w:pPr>
          </w:p>
        </w:tc>
        <w:tc>
          <w:tcPr>
            <w:tcW w:w="900" w:type="dxa"/>
          </w:tcPr>
          <w:p w14:paraId="215FE42E" w14:textId="77777777" w:rsidR="00726460" w:rsidRDefault="00726460" w:rsidP="00524538">
            <w:pPr>
              <w:pStyle w:val="TableParagraph"/>
              <w:rPr>
                <w:sz w:val="20"/>
              </w:rPr>
            </w:pPr>
          </w:p>
        </w:tc>
        <w:tc>
          <w:tcPr>
            <w:tcW w:w="900" w:type="dxa"/>
          </w:tcPr>
          <w:p w14:paraId="76C18236" w14:textId="77777777" w:rsidR="00726460" w:rsidRDefault="00726460" w:rsidP="00524538">
            <w:pPr>
              <w:pStyle w:val="TableParagraph"/>
              <w:rPr>
                <w:sz w:val="20"/>
              </w:rPr>
            </w:pPr>
          </w:p>
        </w:tc>
        <w:tc>
          <w:tcPr>
            <w:tcW w:w="990" w:type="dxa"/>
          </w:tcPr>
          <w:p w14:paraId="78AD5916" w14:textId="77777777" w:rsidR="00726460" w:rsidRDefault="00726460" w:rsidP="00524538">
            <w:pPr>
              <w:pStyle w:val="TableParagraph"/>
              <w:rPr>
                <w:sz w:val="20"/>
              </w:rPr>
            </w:pPr>
          </w:p>
        </w:tc>
      </w:tr>
      <w:tr w:rsidR="00726460" w14:paraId="5A2549BA" w14:textId="77777777" w:rsidTr="00524538">
        <w:trPr>
          <w:trHeight w:val="276"/>
        </w:trPr>
        <w:tc>
          <w:tcPr>
            <w:tcW w:w="558" w:type="dxa"/>
          </w:tcPr>
          <w:p w14:paraId="79ADF439" w14:textId="77777777" w:rsidR="00726460" w:rsidRDefault="00726460" w:rsidP="00524538">
            <w:pPr>
              <w:pStyle w:val="TableParagraph"/>
              <w:rPr>
                <w:sz w:val="20"/>
              </w:rPr>
            </w:pPr>
          </w:p>
        </w:tc>
        <w:tc>
          <w:tcPr>
            <w:tcW w:w="720" w:type="dxa"/>
          </w:tcPr>
          <w:p w14:paraId="217F283E" w14:textId="77777777" w:rsidR="00726460" w:rsidRDefault="00726460" w:rsidP="00524538">
            <w:pPr>
              <w:pStyle w:val="TableParagraph"/>
              <w:rPr>
                <w:sz w:val="20"/>
              </w:rPr>
            </w:pPr>
          </w:p>
        </w:tc>
        <w:tc>
          <w:tcPr>
            <w:tcW w:w="1080" w:type="dxa"/>
          </w:tcPr>
          <w:p w14:paraId="26379DFA" w14:textId="77777777" w:rsidR="00726460" w:rsidRDefault="00726460" w:rsidP="00524538">
            <w:pPr>
              <w:pStyle w:val="TableParagraph"/>
              <w:rPr>
                <w:sz w:val="20"/>
              </w:rPr>
            </w:pPr>
          </w:p>
        </w:tc>
        <w:tc>
          <w:tcPr>
            <w:tcW w:w="900" w:type="dxa"/>
          </w:tcPr>
          <w:p w14:paraId="3EB4564A" w14:textId="77777777" w:rsidR="00726460" w:rsidRDefault="00726460" w:rsidP="00524538">
            <w:pPr>
              <w:pStyle w:val="TableParagraph"/>
              <w:rPr>
                <w:sz w:val="20"/>
              </w:rPr>
            </w:pPr>
          </w:p>
        </w:tc>
        <w:tc>
          <w:tcPr>
            <w:tcW w:w="1350" w:type="dxa"/>
          </w:tcPr>
          <w:p w14:paraId="275F1FE3" w14:textId="77777777" w:rsidR="00726460" w:rsidRDefault="00726460" w:rsidP="00524538">
            <w:pPr>
              <w:pStyle w:val="TableParagraph"/>
              <w:rPr>
                <w:sz w:val="20"/>
              </w:rPr>
            </w:pPr>
          </w:p>
        </w:tc>
        <w:tc>
          <w:tcPr>
            <w:tcW w:w="720" w:type="dxa"/>
          </w:tcPr>
          <w:p w14:paraId="07571A7D" w14:textId="77777777" w:rsidR="00726460" w:rsidRDefault="00726460" w:rsidP="00524538">
            <w:pPr>
              <w:pStyle w:val="TableParagraph"/>
              <w:rPr>
                <w:sz w:val="20"/>
              </w:rPr>
            </w:pPr>
          </w:p>
        </w:tc>
        <w:tc>
          <w:tcPr>
            <w:tcW w:w="1800" w:type="dxa"/>
          </w:tcPr>
          <w:p w14:paraId="339FEAC7" w14:textId="77777777" w:rsidR="00726460" w:rsidRDefault="00726460" w:rsidP="00524538">
            <w:pPr>
              <w:pStyle w:val="TableParagraph"/>
              <w:rPr>
                <w:sz w:val="20"/>
              </w:rPr>
            </w:pPr>
          </w:p>
        </w:tc>
        <w:tc>
          <w:tcPr>
            <w:tcW w:w="900" w:type="dxa"/>
          </w:tcPr>
          <w:p w14:paraId="18FEA512" w14:textId="77777777" w:rsidR="00726460" w:rsidRDefault="00726460" w:rsidP="00524538">
            <w:pPr>
              <w:pStyle w:val="TableParagraph"/>
              <w:rPr>
                <w:sz w:val="20"/>
              </w:rPr>
            </w:pPr>
          </w:p>
        </w:tc>
        <w:tc>
          <w:tcPr>
            <w:tcW w:w="900" w:type="dxa"/>
          </w:tcPr>
          <w:p w14:paraId="7C0F4FAB" w14:textId="77777777" w:rsidR="00726460" w:rsidRDefault="00726460" w:rsidP="00524538">
            <w:pPr>
              <w:pStyle w:val="TableParagraph"/>
              <w:rPr>
                <w:sz w:val="20"/>
              </w:rPr>
            </w:pPr>
          </w:p>
        </w:tc>
        <w:tc>
          <w:tcPr>
            <w:tcW w:w="990" w:type="dxa"/>
          </w:tcPr>
          <w:p w14:paraId="727052CC" w14:textId="77777777" w:rsidR="00726460" w:rsidRDefault="00726460" w:rsidP="00524538">
            <w:pPr>
              <w:pStyle w:val="TableParagraph"/>
              <w:rPr>
                <w:sz w:val="20"/>
              </w:rPr>
            </w:pPr>
          </w:p>
        </w:tc>
      </w:tr>
      <w:tr w:rsidR="00726460" w14:paraId="3A972589" w14:textId="77777777" w:rsidTr="00524538">
        <w:trPr>
          <w:trHeight w:val="275"/>
        </w:trPr>
        <w:tc>
          <w:tcPr>
            <w:tcW w:w="558" w:type="dxa"/>
          </w:tcPr>
          <w:p w14:paraId="638A5AE1" w14:textId="77777777" w:rsidR="00726460" w:rsidRDefault="00726460" w:rsidP="00524538">
            <w:pPr>
              <w:pStyle w:val="TableParagraph"/>
              <w:rPr>
                <w:sz w:val="20"/>
              </w:rPr>
            </w:pPr>
          </w:p>
        </w:tc>
        <w:tc>
          <w:tcPr>
            <w:tcW w:w="720" w:type="dxa"/>
          </w:tcPr>
          <w:p w14:paraId="4DCD62AC" w14:textId="77777777" w:rsidR="00726460" w:rsidRDefault="00726460" w:rsidP="00524538">
            <w:pPr>
              <w:pStyle w:val="TableParagraph"/>
              <w:rPr>
                <w:sz w:val="20"/>
              </w:rPr>
            </w:pPr>
          </w:p>
        </w:tc>
        <w:tc>
          <w:tcPr>
            <w:tcW w:w="1080" w:type="dxa"/>
          </w:tcPr>
          <w:p w14:paraId="5B4F40C4" w14:textId="77777777" w:rsidR="00726460" w:rsidRDefault="00726460" w:rsidP="00524538">
            <w:pPr>
              <w:pStyle w:val="TableParagraph"/>
              <w:rPr>
                <w:sz w:val="20"/>
              </w:rPr>
            </w:pPr>
          </w:p>
        </w:tc>
        <w:tc>
          <w:tcPr>
            <w:tcW w:w="900" w:type="dxa"/>
          </w:tcPr>
          <w:p w14:paraId="0A7488B5" w14:textId="77777777" w:rsidR="00726460" w:rsidRDefault="00726460" w:rsidP="00524538">
            <w:pPr>
              <w:pStyle w:val="TableParagraph"/>
              <w:rPr>
                <w:sz w:val="20"/>
              </w:rPr>
            </w:pPr>
          </w:p>
        </w:tc>
        <w:tc>
          <w:tcPr>
            <w:tcW w:w="1350" w:type="dxa"/>
          </w:tcPr>
          <w:p w14:paraId="33AD31A4" w14:textId="77777777" w:rsidR="00726460" w:rsidRDefault="00726460" w:rsidP="00524538">
            <w:pPr>
              <w:pStyle w:val="TableParagraph"/>
              <w:rPr>
                <w:sz w:val="20"/>
              </w:rPr>
            </w:pPr>
          </w:p>
        </w:tc>
        <w:tc>
          <w:tcPr>
            <w:tcW w:w="720" w:type="dxa"/>
          </w:tcPr>
          <w:p w14:paraId="165628A9" w14:textId="77777777" w:rsidR="00726460" w:rsidRDefault="00726460" w:rsidP="00524538">
            <w:pPr>
              <w:pStyle w:val="TableParagraph"/>
              <w:rPr>
                <w:sz w:val="20"/>
              </w:rPr>
            </w:pPr>
          </w:p>
        </w:tc>
        <w:tc>
          <w:tcPr>
            <w:tcW w:w="1800" w:type="dxa"/>
          </w:tcPr>
          <w:p w14:paraId="0262AB32" w14:textId="77777777" w:rsidR="00726460" w:rsidRDefault="00726460" w:rsidP="00524538">
            <w:pPr>
              <w:pStyle w:val="TableParagraph"/>
              <w:rPr>
                <w:sz w:val="20"/>
              </w:rPr>
            </w:pPr>
          </w:p>
        </w:tc>
        <w:tc>
          <w:tcPr>
            <w:tcW w:w="900" w:type="dxa"/>
          </w:tcPr>
          <w:p w14:paraId="1E4E61CD" w14:textId="77777777" w:rsidR="00726460" w:rsidRDefault="00726460" w:rsidP="00524538">
            <w:pPr>
              <w:pStyle w:val="TableParagraph"/>
              <w:rPr>
                <w:sz w:val="20"/>
              </w:rPr>
            </w:pPr>
          </w:p>
        </w:tc>
        <w:tc>
          <w:tcPr>
            <w:tcW w:w="900" w:type="dxa"/>
          </w:tcPr>
          <w:p w14:paraId="400AB7A3" w14:textId="77777777" w:rsidR="00726460" w:rsidRDefault="00726460" w:rsidP="00524538">
            <w:pPr>
              <w:pStyle w:val="TableParagraph"/>
              <w:rPr>
                <w:sz w:val="20"/>
              </w:rPr>
            </w:pPr>
          </w:p>
        </w:tc>
        <w:tc>
          <w:tcPr>
            <w:tcW w:w="990" w:type="dxa"/>
          </w:tcPr>
          <w:p w14:paraId="7633C19A" w14:textId="77777777" w:rsidR="00726460" w:rsidRDefault="00726460" w:rsidP="00524538">
            <w:pPr>
              <w:pStyle w:val="TableParagraph"/>
              <w:rPr>
                <w:sz w:val="20"/>
              </w:rPr>
            </w:pPr>
          </w:p>
        </w:tc>
      </w:tr>
      <w:tr w:rsidR="00726460" w14:paraId="532D63AA" w14:textId="77777777" w:rsidTr="00524538">
        <w:trPr>
          <w:trHeight w:val="275"/>
        </w:trPr>
        <w:tc>
          <w:tcPr>
            <w:tcW w:w="558" w:type="dxa"/>
          </w:tcPr>
          <w:p w14:paraId="5387C485" w14:textId="77777777" w:rsidR="00726460" w:rsidRDefault="00726460" w:rsidP="00524538">
            <w:pPr>
              <w:pStyle w:val="TableParagraph"/>
              <w:rPr>
                <w:sz w:val="20"/>
              </w:rPr>
            </w:pPr>
          </w:p>
        </w:tc>
        <w:tc>
          <w:tcPr>
            <w:tcW w:w="720" w:type="dxa"/>
          </w:tcPr>
          <w:p w14:paraId="1A8B14A9" w14:textId="77777777" w:rsidR="00726460" w:rsidRDefault="00726460" w:rsidP="00524538">
            <w:pPr>
              <w:pStyle w:val="TableParagraph"/>
              <w:rPr>
                <w:sz w:val="20"/>
              </w:rPr>
            </w:pPr>
          </w:p>
        </w:tc>
        <w:tc>
          <w:tcPr>
            <w:tcW w:w="1080" w:type="dxa"/>
          </w:tcPr>
          <w:p w14:paraId="64A451E9" w14:textId="77777777" w:rsidR="00726460" w:rsidRDefault="00726460" w:rsidP="00524538">
            <w:pPr>
              <w:pStyle w:val="TableParagraph"/>
              <w:rPr>
                <w:sz w:val="20"/>
              </w:rPr>
            </w:pPr>
          </w:p>
        </w:tc>
        <w:tc>
          <w:tcPr>
            <w:tcW w:w="900" w:type="dxa"/>
          </w:tcPr>
          <w:p w14:paraId="0EE75288" w14:textId="77777777" w:rsidR="00726460" w:rsidRDefault="00726460" w:rsidP="00524538">
            <w:pPr>
              <w:pStyle w:val="TableParagraph"/>
              <w:rPr>
                <w:sz w:val="20"/>
              </w:rPr>
            </w:pPr>
          </w:p>
        </w:tc>
        <w:tc>
          <w:tcPr>
            <w:tcW w:w="1350" w:type="dxa"/>
          </w:tcPr>
          <w:p w14:paraId="5B55DAAF" w14:textId="77777777" w:rsidR="00726460" w:rsidRDefault="00726460" w:rsidP="00524538">
            <w:pPr>
              <w:pStyle w:val="TableParagraph"/>
              <w:rPr>
                <w:sz w:val="20"/>
              </w:rPr>
            </w:pPr>
          </w:p>
        </w:tc>
        <w:tc>
          <w:tcPr>
            <w:tcW w:w="720" w:type="dxa"/>
          </w:tcPr>
          <w:p w14:paraId="07B35D05" w14:textId="77777777" w:rsidR="00726460" w:rsidRDefault="00726460" w:rsidP="00524538">
            <w:pPr>
              <w:pStyle w:val="TableParagraph"/>
              <w:rPr>
                <w:sz w:val="20"/>
              </w:rPr>
            </w:pPr>
          </w:p>
        </w:tc>
        <w:tc>
          <w:tcPr>
            <w:tcW w:w="1800" w:type="dxa"/>
          </w:tcPr>
          <w:p w14:paraId="07043C72" w14:textId="77777777" w:rsidR="00726460" w:rsidRDefault="00726460" w:rsidP="00524538">
            <w:pPr>
              <w:pStyle w:val="TableParagraph"/>
              <w:rPr>
                <w:sz w:val="20"/>
              </w:rPr>
            </w:pPr>
          </w:p>
        </w:tc>
        <w:tc>
          <w:tcPr>
            <w:tcW w:w="900" w:type="dxa"/>
          </w:tcPr>
          <w:p w14:paraId="488F9AA9" w14:textId="77777777" w:rsidR="00726460" w:rsidRDefault="00726460" w:rsidP="00524538">
            <w:pPr>
              <w:pStyle w:val="TableParagraph"/>
              <w:rPr>
                <w:sz w:val="20"/>
              </w:rPr>
            </w:pPr>
          </w:p>
        </w:tc>
        <w:tc>
          <w:tcPr>
            <w:tcW w:w="900" w:type="dxa"/>
          </w:tcPr>
          <w:p w14:paraId="482D168B" w14:textId="77777777" w:rsidR="00726460" w:rsidRDefault="00726460" w:rsidP="00524538">
            <w:pPr>
              <w:pStyle w:val="TableParagraph"/>
              <w:rPr>
                <w:sz w:val="20"/>
              </w:rPr>
            </w:pPr>
          </w:p>
        </w:tc>
        <w:tc>
          <w:tcPr>
            <w:tcW w:w="990" w:type="dxa"/>
          </w:tcPr>
          <w:p w14:paraId="04C6A179" w14:textId="77777777" w:rsidR="00726460" w:rsidRDefault="00726460" w:rsidP="00524538">
            <w:pPr>
              <w:pStyle w:val="TableParagraph"/>
              <w:rPr>
                <w:sz w:val="20"/>
              </w:rPr>
            </w:pPr>
          </w:p>
        </w:tc>
      </w:tr>
      <w:tr w:rsidR="00726460" w14:paraId="05A46978" w14:textId="77777777" w:rsidTr="00524538">
        <w:trPr>
          <w:trHeight w:val="276"/>
        </w:trPr>
        <w:tc>
          <w:tcPr>
            <w:tcW w:w="558" w:type="dxa"/>
          </w:tcPr>
          <w:p w14:paraId="0F556041" w14:textId="77777777" w:rsidR="00726460" w:rsidRDefault="00726460" w:rsidP="00524538">
            <w:pPr>
              <w:pStyle w:val="TableParagraph"/>
              <w:rPr>
                <w:sz w:val="20"/>
              </w:rPr>
            </w:pPr>
          </w:p>
        </w:tc>
        <w:tc>
          <w:tcPr>
            <w:tcW w:w="720" w:type="dxa"/>
          </w:tcPr>
          <w:p w14:paraId="595A5BE1" w14:textId="77777777" w:rsidR="00726460" w:rsidRDefault="00726460" w:rsidP="00524538">
            <w:pPr>
              <w:pStyle w:val="TableParagraph"/>
              <w:rPr>
                <w:sz w:val="20"/>
              </w:rPr>
            </w:pPr>
          </w:p>
        </w:tc>
        <w:tc>
          <w:tcPr>
            <w:tcW w:w="1080" w:type="dxa"/>
          </w:tcPr>
          <w:p w14:paraId="7A839E67" w14:textId="77777777" w:rsidR="00726460" w:rsidRDefault="00726460" w:rsidP="00524538">
            <w:pPr>
              <w:pStyle w:val="TableParagraph"/>
              <w:rPr>
                <w:sz w:val="20"/>
              </w:rPr>
            </w:pPr>
          </w:p>
        </w:tc>
        <w:tc>
          <w:tcPr>
            <w:tcW w:w="900" w:type="dxa"/>
          </w:tcPr>
          <w:p w14:paraId="2660C331" w14:textId="77777777" w:rsidR="00726460" w:rsidRDefault="00726460" w:rsidP="00524538">
            <w:pPr>
              <w:pStyle w:val="TableParagraph"/>
              <w:rPr>
                <w:sz w:val="20"/>
              </w:rPr>
            </w:pPr>
          </w:p>
        </w:tc>
        <w:tc>
          <w:tcPr>
            <w:tcW w:w="1350" w:type="dxa"/>
          </w:tcPr>
          <w:p w14:paraId="692CE652" w14:textId="77777777" w:rsidR="00726460" w:rsidRDefault="00726460" w:rsidP="00524538">
            <w:pPr>
              <w:pStyle w:val="TableParagraph"/>
              <w:rPr>
                <w:sz w:val="20"/>
              </w:rPr>
            </w:pPr>
          </w:p>
        </w:tc>
        <w:tc>
          <w:tcPr>
            <w:tcW w:w="720" w:type="dxa"/>
          </w:tcPr>
          <w:p w14:paraId="7A8CC87A" w14:textId="77777777" w:rsidR="00726460" w:rsidRDefault="00726460" w:rsidP="00524538">
            <w:pPr>
              <w:pStyle w:val="TableParagraph"/>
              <w:rPr>
                <w:sz w:val="20"/>
              </w:rPr>
            </w:pPr>
          </w:p>
        </w:tc>
        <w:tc>
          <w:tcPr>
            <w:tcW w:w="1800" w:type="dxa"/>
          </w:tcPr>
          <w:p w14:paraId="05F3F7B8" w14:textId="77777777" w:rsidR="00726460" w:rsidRDefault="00726460" w:rsidP="00524538">
            <w:pPr>
              <w:pStyle w:val="TableParagraph"/>
              <w:rPr>
                <w:sz w:val="20"/>
              </w:rPr>
            </w:pPr>
          </w:p>
        </w:tc>
        <w:tc>
          <w:tcPr>
            <w:tcW w:w="900" w:type="dxa"/>
          </w:tcPr>
          <w:p w14:paraId="7B730A02" w14:textId="77777777" w:rsidR="00726460" w:rsidRDefault="00726460" w:rsidP="00524538">
            <w:pPr>
              <w:pStyle w:val="TableParagraph"/>
              <w:rPr>
                <w:sz w:val="20"/>
              </w:rPr>
            </w:pPr>
          </w:p>
        </w:tc>
        <w:tc>
          <w:tcPr>
            <w:tcW w:w="900" w:type="dxa"/>
          </w:tcPr>
          <w:p w14:paraId="0753E977" w14:textId="77777777" w:rsidR="00726460" w:rsidRDefault="00726460" w:rsidP="00524538">
            <w:pPr>
              <w:pStyle w:val="TableParagraph"/>
              <w:rPr>
                <w:sz w:val="20"/>
              </w:rPr>
            </w:pPr>
          </w:p>
        </w:tc>
        <w:tc>
          <w:tcPr>
            <w:tcW w:w="990" w:type="dxa"/>
          </w:tcPr>
          <w:p w14:paraId="39301BB9" w14:textId="77777777" w:rsidR="00726460" w:rsidRDefault="00726460" w:rsidP="00524538">
            <w:pPr>
              <w:pStyle w:val="TableParagraph"/>
              <w:rPr>
                <w:sz w:val="20"/>
              </w:rPr>
            </w:pPr>
          </w:p>
        </w:tc>
      </w:tr>
      <w:tr w:rsidR="00726460" w14:paraId="1B6A557F" w14:textId="77777777" w:rsidTr="00524538">
        <w:trPr>
          <w:trHeight w:val="275"/>
        </w:trPr>
        <w:tc>
          <w:tcPr>
            <w:tcW w:w="558" w:type="dxa"/>
          </w:tcPr>
          <w:p w14:paraId="0F6ECB3B" w14:textId="77777777" w:rsidR="00726460" w:rsidRDefault="00726460" w:rsidP="00524538">
            <w:pPr>
              <w:pStyle w:val="TableParagraph"/>
              <w:rPr>
                <w:sz w:val="20"/>
              </w:rPr>
            </w:pPr>
          </w:p>
        </w:tc>
        <w:tc>
          <w:tcPr>
            <w:tcW w:w="720" w:type="dxa"/>
          </w:tcPr>
          <w:p w14:paraId="28775779" w14:textId="77777777" w:rsidR="00726460" w:rsidRDefault="00726460" w:rsidP="00524538">
            <w:pPr>
              <w:pStyle w:val="TableParagraph"/>
              <w:rPr>
                <w:sz w:val="20"/>
              </w:rPr>
            </w:pPr>
          </w:p>
        </w:tc>
        <w:tc>
          <w:tcPr>
            <w:tcW w:w="1080" w:type="dxa"/>
          </w:tcPr>
          <w:p w14:paraId="056389EA" w14:textId="77777777" w:rsidR="00726460" w:rsidRDefault="00726460" w:rsidP="00524538">
            <w:pPr>
              <w:pStyle w:val="TableParagraph"/>
              <w:rPr>
                <w:sz w:val="20"/>
              </w:rPr>
            </w:pPr>
          </w:p>
        </w:tc>
        <w:tc>
          <w:tcPr>
            <w:tcW w:w="900" w:type="dxa"/>
          </w:tcPr>
          <w:p w14:paraId="56AE7806" w14:textId="77777777" w:rsidR="00726460" w:rsidRDefault="00726460" w:rsidP="00524538">
            <w:pPr>
              <w:pStyle w:val="TableParagraph"/>
              <w:rPr>
                <w:sz w:val="20"/>
              </w:rPr>
            </w:pPr>
          </w:p>
        </w:tc>
        <w:tc>
          <w:tcPr>
            <w:tcW w:w="1350" w:type="dxa"/>
          </w:tcPr>
          <w:p w14:paraId="7E3F69D9" w14:textId="77777777" w:rsidR="00726460" w:rsidRDefault="00726460" w:rsidP="00524538">
            <w:pPr>
              <w:pStyle w:val="TableParagraph"/>
              <w:rPr>
                <w:sz w:val="20"/>
              </w:rPr>
            </w:pPr>
          </w:p>
        </w:tc>
        <w:tc>
          <w:tcPr>
            <w:tcW w:w="720" w:type="dxa"/>
          </w:tcPr>
          <w:p w14:paraId="61CCAAB5" w14:textId="77777777" w:rsidR="00726460" w:rsidRDefault="00726460" w:rsidP="00524538">
            <w:pPr>
              <w:pStyle w:val="TableParagraph"/>
              <w:rPr>
                <w:sz w:val="20"/>
              </w:rPr>
            </w:pPr>
          </w:p>
        </w:tc>
        <w:tc>
          <w:tcPr>
            <w:tcW w:w="1800" w:type="dxa"/>
          </w:tcPr>
          <w:p w14:paraId="03BDCBC8" w14:textId="77777777" w:rsidR="00726460" w:rsidRDefault="00726460" w:rsidP="00524538">
            <w:pPr>
              <w:pStyle w:val="TableParagraph"/>
              <w:rPr>
                <w:sz w:val="20"/>
              </w:rPr>
            </w:pPr>
          </w:p>
        </w:tc>
        <w:tc>
          <w:tcPr>
            <w:tcW w:w="900" w:type="dxa"/>
          </w:tcPr>
          <w:p w14:paraId="233F6BF5" w14:textId="77777777" w:rsidR="00726460" w:rsidRDefault="00726460" w:rsidP="00524538">
            <w:pPr>
              <w:pStyle w:val="TableParagraph"/>
              <w:rPr>
                <w:sz w:val="20"/>
              </w:rPr>
            </w:pPr>
          </w:p>
        </w:tc>
        <w:tc>
          <w:tcPr>
            <w:tcW w:w="900" w:type="dxa"/>
          </w:tcPr>
          <w:p w14:paraId="531D679A" w14:textId="77777777" w:rsidR="00726460" w:rsidRDefault="00726460" w:rsidP="00524538">
            <w:pPr>
              <w:pStyle w:val="TableParagraph"/>
              <w:rPr>
                <w:sz w:val="20"/>
              </w:rPr>
            </w:pPr>
          </w:p>
        </w:tc>
        <w:tc>
          <w:tcPr>
            <w:tcW w:w="990" w:type="dxa"/>
          </w:tcPr>
          <w:p w14:paraId="2A1C515E" w14:textId="77777777" w:rsidR="00726460" w:rsidRDefault="00726460" w:rsidP="00524538">
            <w:pPr>
              <w:pStyle w:val="TableParagraph"/>
              <w:rPr>
                <w:sz w:val="20"/>
              </w:rPr>
            </w:pPr>
          </w:p>
        </w:tc>
      </w:tr>
      <w:tr w:rsidR="00726460" w14:paraId="644E7730" w14:textId="77777777" w:rsidTr="00524538">
        <w:trPr>
          <w:trHeight w:val="275"/>
        </w:trPr>
        <w:tc>
          <w:tcPr>
            <w:tcW w:w="558" w:type="dxa"/>
          </w:tcPr>
          <w:p w14:paraId="595EB483" w14:textId="77777777" w:rsidR="00726460" w:rsidRDefault="00726460" w:rsidP="00524538">
            <w:pPr>
              <w:pStyle w:val="TableParagraph"/>
              <w:rPr>
                <w:sz w:val="20"/>
              </w:rPr>
            </w:pPr>
          </w:p>
        </w:tc>
        <w:tc>
          <w:tcPr>
            <w:tcW w:w="720" w:type="dxa"/>
          </w:tcPr>
          <w:p w14:paraId="213FFB74" w14:textId="77777777" w:rsidR="00726460" w:rsidRDefault="00726460" w:rsidP="00524538">
            <w:pPr>
              <w:pStyle w:val="TableParagraph"/>
              <w:rPr>
                <w:sz w:val="20"/>
              </w:rPr>
            </w:pPr>
          </w:p>
        </w:tc>
        <w:tc>
          <w:tcPr>
            <w:tcW w:w="1080" w:type="dxa"/>
          </w:tcPr>
          <w:p w14:paraId="2E9E6044" w14:textId="77777777" w:rsidR="00726460" w:rsidRDefault="00726460" w:rsidP="00524538">
            <w:pPr>
              <w:pStyle w:val="TableParagraph"/>
              <w:rPr>
                <w:sz w:val="20"/>
              </w:rPr>
            </w:pPr>
          </w:p>
        </w:tc>
        <w:tc>
          <w:tcPr>
            <w:tcW w:w="900" w:type="dxa"/>
          </w:tcPr>
          <w:p w14:paraId="0CDFE35A" w14:textId="77777777" w:rsidR="00726460" w:rsidRDefault="00726460" w:rsidP="00524538">
            <w:pPr>
              <w:pStyle w:val="TableParagraph"/>
              <w:rPr>
                <w:sz w:val="20"/>
              </w:rPr>
            </w:pPr>
          </w:p>
        </w:tc>
        <w:tc>
          <w:tcPr>
            <w:tcW w:w="1350" w:type="dxa"/>
          </w:tcPr>
          <w:p w14:paraId="0421B496" w14:textId="77777777" w:rsidR="00726460" w:rsidRDefault="00726460" w:rsidP="00524538">
            <w:pPr>
              <w:pStyle w:val="TableParagraph"/>
              <w:rPr>
                <w:sz w:val="20"/>
              </w:rPr>
            </w:pPr>
          </w:p>
        </w:tc>
        <w:tc>
          <w:tcPr>
            <w:tcW w:w="720" w:type="dxa"/>
          </w:tcPr>
          <w:p w14:paraId="1C199D82" w14:textId="77777777" w:rsidR="00726460" w:rsidRDefault="00726460" w:rsidP="00524538">
            <w:pPr>
              <w:pStyle w:val="TableParagraph"/>
              <w:rPr>
                <w:sz w:val="20"/>
              </w:rPr>
            </w:pPr>
          </w:p>
        </w:tc>
        <w:tc>
          <w:tcPr>
            <w:tcW w:w="1800" w:type="dxa"/>
          </w:tcPr>
          <w:p w14:paraId="1DBC54DA" w14:textId="77777777" w:rsidR="00726460" w:rsidRDefault="00726460" w:rsidP="00524538">
            <w:pPr>
              <w:pStyle w:val="TableParagraph"/>
              <w:rPr>
                <w:sz w:val="20"/>
              </w:rPr>
            </w:pPr>
          </w:p>
        </w:tc>
        <w:tc>
          <w:tcPr>
            <w:tcW w:w="900" w:type="dxa"/>
          </w:tcPr>
          <w:p w14:paraId="5D0FF3C1" w14:textId="77777777" w:rsidR="00726460" w:rsidRDefault="00726460" w:rsidP="00524538">
            <w:pPr>
              <w:pStyle w:val="TableParagraph"/>
              <w:rPr>
                <w:sz w:val="20"/>
              </w:rPr>
            </w:pPr>
          </w:p>
        </w:tc>
        <w:tc>
          <w:tcPr>
            <w:tcW w:w="900" w:type="dxa"/>
          </w:tcPr>
          <w:p w14:paraId="480714AB" w14:textId="77777777" w:rsidR="00726460" w:rsidRDefault="00726460" w:rsidP="00524538">
            <w:pPr>
              <w:pStyle w:val="TableParagraph"/>
              <w:rPr>
                <w:sz w:val="20"/>
              </w:rPr>
            </w:pPr>
          </w:p>
        </w:tc>
        <w:tc>
          <w:tcPr>
            <w:tcW w:w="990" w:type="dxa"/>
          </w:tcPr>
          <w:p w14:paraId="52B0D0FE" w14:textId="77777777" w:rsidR="00726460" w:rsidRDefault="00726460" w:rsidP="00524538">
            <w:pPr>
              <w:pStyle w:val="TableParagraph"/>
              <w:rPr>
                <w:sz w:val="20"/>
              </w:rPr>
            </w:pPr>
          </w:p>
        </w:tc>
      </w:tr>
      <w:tr w:rsidR="00726460" w14:paraId="3AAC8D0A" w14:textId="77777777" w:rsidTr="00524538">
        <w:trPr>
          <w:trHeight w:val="276"/>
        </w:trPr>
        <w:tc>
          <w:tcPr>
            <w:tcW w:w="558" w:type="dxa"/>
          </w:tcPr>
          <w:p w14:paraId="313F6140" w14:textId="77777777" w:rsidR="00726460" w:rsidRDefault="00726460" w:rsidP="00524538">
            <w:pPr>
              <w:pStyle w:val="TableParagraph"/>
              <w:rPr>
                <w:sz w:val="20"/>
              </w:rPr>
            </w:pPr>
          </w:p>
        </w:tc>
        <w:tc>
          <w:tcPr>
            <w:tcW w:w="720" w:type="dxa"/>
          </w:tcPr>
          <w:p w14:paraId="6782B4E8" w14:textId="77777777" w:rsidR="00726460" w:rsidRDefault="00726460" w:rsidP="00524538">
            <w:pPr>
              <w:pStyle w:val="TableParagraph"/>
              <w:rPr>
                <w:sz w:val="20"/>
              </w:rPr>
            </w:pPr>
          </w:p>
        </w:tc>
        <w:tc>
          <w:tcPr>
            <w:tcW w:w="1080" w:type="dxa"/>
          </w:tcPr>
          <w:p w14:paraId="1C630E43" w14:textId="77777777" w:rsidR="00726460" w:rsidRDefault="00726460" w:rsidP="00524538">
            <w:pPr>
              <w:pStyle w:val="TableParagraph"/>
              <w:rPr>
                <w:sz w:val="20"/>
              </w:rPr>
            </w:pPr>
          </w:p>
        </w:tc>
        <w:tc>
          <w:tcPr>
            <w:tcW w:w="900" w:type="dxa"/>
          </w:tcPr>
          <w:p w14:paraId="1F26DBFC" w14:textId="77777777" w:rsidR="00726460" w:rsidRDefault="00726460" w:rsidP="00524538">
            <w:pPr>
              <w:pStyle w:val="TableParagraph"/>
              <w:rPr>
                <w:sz w:val="20"/>
              </w:rPr>
            </w:pPr>
          </w:p>
        </w:tc>
        <w:tc>
          <w:tcPr>
            <w:tcW w:w="1350" w:type="dxa"/>
          </w:tcPr>
          <w:p w14:paraId="30D21C81" w14:textId="77777777" w:rsidR="00726460" w:rsidRDefault="00726460" w:rsidP="00524538">
            <w:pPr>
              <w:pStyle w:val="TableParagraph"/>
              <w:rPr>
                <w:sz w:val="20"/>
              </w:rPr>
            </w:pPr>
          </w:p>
        </w:tc>
        <w:tc>
          <w:tcPr>
            <w:tcW w:w="720" w:type="dxa"/>
          </w:tcPr>
          <w:p w14:paraId="079C3F0F" w14:textId="77777777" w:rsidR="00726460" w:rsidRDefault="00726460" w:rsidP="00524538">
            <w:pPr>
              <w:pStyle w:val="TableParagraph"/>
              <w:rPr>
                <w:sz w:val="20"/>
              </w:rPr>
            </w:pPr>
          </w:p>
        </w:tc>
        <w:tc>
          <w:tcPr>
            <w:tcW w:w="1800" w:type="dxa"/>
          </w:tcPr>
          <w:p w14:paraId="102BCCC9" w14:textId="77777777" w:rsidR="00726460" w:rsidRDefault="00726460" w:rsidP="00524538">
            <w:pPr>
              <w:pStyle w:val="TableParagraph"/>
              <w:rPr>
                <w:sz w:val="20"/>
              </w:rPr>
            </w:pPr>
          </w:p>
        </w:tc>
        <w:tc>
          <w:tcPr>
            <w:tcW w:w="900" w:type="dxa"/>
          </w:tcPr>
          <w:p w14:paraId="7B5C068B" w14:textId="77777777" w:rsidR="00726460" w:rsidRDefault="00726460" w:rsidP="00524538">
            <w:pPr>
              <w:pStyle w:val="TableParagraph"/>
              <w:rPr>
                <w:sz w:val="20"/>
              </w:rPr>
            </w:pPr>
          </w:p>
        </w:tc>
        <w:tc>
          <w:tcPr>
            <w:tcW w:w="900" w:type="dxa"/>
          </w:tcPr>
          <w:p w14:paraId="1474064C" w14:textId="77777777" w:rsidR="00726460" w:rsidRDefault="00726460" w:rsidP="00524538">
            <w:pPr>
              <w:pStyle w:val="TableParagraph"/>
              <w:rPr>
                <w:sz w:val="20"/>
              </w:rPr>
            </w:pPr>
          </w:p>
        </w:tc>
        <w:tc>
          <w:tcPr>
            <w:tcW w:w="990" w:type="dxa"/>
          </w:tcPr>
          <w:p w14:paraId="42225891" w14:textId="77777777" w:rsidR="00726460" w:rsidRDefault="00726460" w:rsidP="00524538">
            <w:pPr>
              <w:pStyle w:val="TableParagraph"/>
              <w:rPr>
                <w:sz w:val="20"/>
              </w:rPr>
            </w:pPr>
          </w:p>
        </w:tc>
      </w:tr>
      <w:tr w:rsidR="00726460" w14:paraId="55EA8785" w14:textId="77777777" w:rsidTr="00524538">
        <w:trPr>
          <w:trHeight w:val="275"/>
        </w:trPr>
        <w:tc>
          <w:tcPr>
            <w:tcW w:w="558" w:type="dxa"/>
          </w:tcPr>
          <w:p w14:paraId="08AB94B9" w14:textId="77777777" w:rsidR="00726460" w:rsidRDefault="00726460" w:rsidP="00524538">
            <w:pPr>
              <w:pStyle w:val="TableParagraph"/>
              <w:rPr>
                <w:sz w:val="20"/>
              </w:rPr>
            </w:pPr>
          </w:p>
        </w:tc>
        <w:tc>
          <w:tcPr>
            <w:tcW w:w="720" w:type="dxa"/>
          </w:tcPr>
          <w:p w14:paraId="397539C0" w14:textId="77777777" w:rsidR="00726460" w:rsidRDefault="00726460" w:rsidP="00524538">
            <w:pPr>
              <w:pStyle w:val="TableParagraph"/>
              <w:rPr>
                <w:sz w:val="20"/>
              </w:rPr>
            </w:pPr>
          </w:p>
        </w:tc>
        <w:tc>
          <w:tcPr>
            <w:tcW w:w="1080" w:type="dxa"/>
          </w:tcPr>
          <w:p w14:paraId="61354B99" w14:textId="77777777" w:rsidR="00726460" w:rsidRDefault="00726460" w:rsidP="00524538">
            <w:pPr>
              <w:pStyle w:val="TableParagraph"/>
              <w:rPr>
                <w:sz w:val="20"/>
              </w:rPr>
            </w:pPr>
          </w:p>
        </w:tc>
        <w:tc>
          <w:tcPr>
            <w:tcW w:w="900" w:type="dxa"/>
          </w:tcPr>
          <w:p w14:paraId="54A2060C" w14:textId="77777777" w:rsidR="00726460" w:rsidRDefault="00726460" w:rsidP="00524538">
            <w:pPr>
              <w:pStyle w:val="TableParagraph"/>
              <w:rPr>
                <w:sz w:val="20"/>
              </w:rPr>
            </w:pPr>
          </w:p>
        </w:tc>
        <w:tc>
          <w:tcPr>
            <w:tcW w:w="1350" w:type="dxa"/>
          </w:tcPr>
          <w:p w14:paraId="66CECF8D" w14:textId="77777777" w:rsidR="00726460" w:rsidRDefault="00726460" w:rsidP="00524538">
            <w:pPr>
              <w:pStyle w:val="TableParagraph"/>
              <w:rPr>
                <w:sz w:val="20"/>
              </w:rPr>
            </w:pPr>
          </w:p>
        </w:tc>
        <w:tc>
          <w:tcPr>
            <w:tcW w:w="720" w:type="dxa"/>
          </w:tcPr>
          <w:p w14:paraId="26FD4238" w14:textId="77777777" w:rsidR="00726460" w:rsidRDefault="00726460" w:rsidP="00524538">
            <w:pPr>
              <w:pStyle w:val="TableParagraph"/>
              <w:rPr>
                <w:sz w:val="20"/>
              </w:rPr>
            </w:pPr>
          </w:p>
        </w:tc>
        <w:tc>
          <w:tcPr>
            <w:tcW w:w="1800" w:type="dxa"/>
          </w:tcPr>
          <w:p w14:paraId="5CE22AB2" w14:textId="77777777" w:rsidR="00726460" w:rsidRDefault="00726460" w:rsidP="00524538">
            <w:pPr>
              <w:pStyle w:val="TableParagraph"/>
              <w:rPr>
                <w:sz w:val="20"/>
              </w:rPr>
            </w:pPr>
          </w:p>
        </w:tc>
        <w:tc>
          <w:tcPr>
            <w:tcW w:w="900" w:type="dxa"/>
          </w:tcPr>
          <w:p w14:paraId="6B8CCC06" w14:textId="77777777" w:rsidR="00726460" w:rsidRDefault="00726460" w:rsidP="00524538">
            <w:pPr>
              <w:pStyle w:val="TableParagraph"/>
              <w:rPr>
                <w:sz w:val="20"/>
              </w:rPr>
            </w:pPr>
          </w:p>
        </w:tc>
        <w:tc>
          <w:tcPr>
            <w:tcW w:w="900" w:type="dxa"/>
          </w:tcPr>
          <w:p w14:paraId="137BE876" w14:textId="77777777" w:rsidR="00726460" w:rsidRDefault="00726460" w:rsidP="00524538">
            <w:pPr>
              <w:pStyle w:val="TableParagraph"/>
              <w:rPr>
                <w:sz w:val="20"/>
              </w:rPr>
            </w:pPr>
          </w:p>
        </w:tc>
        <w:tc>
          <w:tcPr>
            <w:tcW w:w="990" w:type="dxa"/>
          </w:tcPr>
          <w:p w14:paraId="1391A819" w14:textId="77777777" w:rsidR="00726460" w:rsidRDefault="00726460" w:rsidP="00524538">
            <w:pPr>
              <w:pStyle w:val="TableParagraph"/>
              <w:rPr>
                <w:sz w:val="20"/>
              </w:rPr>
            </w:pPr>
          </w:p>
        </w:tc>
      </w:tr>
      <w:tr w:rsidR="00726460" w14:paraId="1CF76AE9" w14:textId="77777777" w:rsidTr="00524538">
        <w:trPr>
          <w:trHeight w:val="275"/>
        </w:trPr>
        <w:tc>
          <w:tcPr>
            <w:tcW w:w="558" w:type="dxa"/>
          </w:tcPr>
          <w:p w14:paraId="215DDB40" w14:textId="77777777" w:rsidR="00726460" w:rsidRDefault="00726460" w:rsidP="00524538">
            <w:pPr>
              <w:pStyle w:val="TableParagraph"/>
              <w:rPr>
                <w:sz w:val="20"/>
              </w:rPr>
            </w:pPr>
          </w:p>
        </w:tc>
        <w:tc>
          <w:tcPr>
            <w:tcW w:w="720" w:type="dxa"/>
          </w:tcPr>
          <w:p w14:paraId="28B0E93D" w14:textId="77777777" w:rsidR="00726460" w:rsidRDefault="00726460" w:rsidP="00524538">
            <w:pPr>
              <w:pStyle w:val="TableParagraph"/>
              <w:rPr>
                <w:sz w:val="20"/>
              </w:rPr>
            </w:pPr>
          </w:p>
        </w:tc>
        <w:tc>
          <w:tcPr>
            <w:tcW w:w="1080" w:type="dxa"/>
          </w:tcPr>
          <w:p w14:paraId="25F08B79" w14:textId="77777777" w:rsidR="00726460" w:rsidRDefault="00726460" w:rsidP="00524538">
            <w:pPr>
              <w:pStyle w:val="TableParagraph"/>
              <w:rPr>
                <w:sz w:val="20"/>
              </w:rPr>
            </w:pPr>
          </w:p>
        </w:tc>
        <w:tc>
          <w:tcPr>
            <w:tcW w:w="900" w:type="dxa"/>
          </w:tcPr>
          <w:p w14:paraId="18237148" w14:textId="77777777" w:rsidR="00726460" w:rsidRDefault="00726460" w:rsidP="00524538">
            <w:pPr>
              <w:pStyle w:val="TableParagraph"/>
              <w:rPr>
                <w:sz w:val="20"/>
              </w:rPr>
            </w:pPr>
          </w:p>
        </w:tc>
        <w:tc>
          <w:tcPr>
            <w:tcW w:w="1350" w:type="dxa"/>
          </w:tcPr>
          <w:p w14:paraId="22BDA635" w14:textId="77777777" w:rsidR="00726460" w:rsidRDefault="00726460" w:rsidP="00524538">
            <w:pPr>
              <w:pStyle w:val="TableParagraph"/>
              <w:rPr>
                <w:sz w:val="20"/>
              </w:rPr>
            </w:pPr>
          </w:p>
        </w:tc>
        <w:tc>
          <w:tcPr>
            <w:tcW w:w="720" w:type="dxa"/>
          </w:tcPr>
          <w:p w14:paraId="609E0AEE" w14:textId="77777777" w:rsidR="00726460" w:rsidRDefault="00726460" w:rsidP="00524538">
            <w:pPr>
              <w:pStyle w:val="TableParagraph"/>
              <w:rPr>
                <w:sz w:val="20"/>
              </w:rPr>
            </w:pPr>
          </w:p>
        </w:tc>
        <w:tc>
          <w:tcPr>
            <w:tcW w:w="1800" w:type="dxa"/>
          </w:tcPr>
          <w:p w14:paraId="2A1637D6" w14:textId="77777777" w:rsidR="00726460" w:rsidRDefault="00726460" w:rsidP="00524538">
            <w:pPr>
              <w:pStyle w:val="TableParagraph"/>
              <w:rPr>
                <w:sz w:val="20"/>
              </w:rPr>
            </w:pPr>
          </w:p>
        </w:tc>
        <w:tc>
          <w:tcPr>
            <w:tcW w:w="900" w:type="dxa"/>
          </w:tcPr>
          <w:p w14:paraId="3168CB62" w14:textId="77777777" w:rsidR="00726460" w:rsidRDefault="00726460" w:rsidP="00524538">
            <w:pPr>
              <w:pStyle w:val="TableParagraph"/>
              <w:rPr>
                <w:sz w:val="20"/>
              </w:rPr>
            </w:pPr>
          </w:p>
        </w:tc>
        <w:tc>
          <w:tcPr>
            <w:tcW w:w="900" w:type="dxa"/>
          </w:tcPr>
          <w:p w14:paraId="1C4F42C0" w14:textId="77777777" w:rsidR="00726460" w:rsidRDefault="00726460" w:rsidP="00524538">
            <w:pPr>
              <w:pStyle w:val="TableParagraph"/>
              <w:rPr>
                <w:sz w:val="20"/>
              </w:rPr>
            </w:pPr>
          </w:p>
        </w:tc>
        <w:tc>
          <w:tcPr>
            <w:tcW w:w="990" w:type="dxa"/>
          </w:tcPr>
          <w:p w14:paraId="27C0728E" w14:textId="77777777" w:rsidR="00726460" w:rsidRDefault="00726460" w:rsidP="00524538">
            <w:pPr>
              <w:pStyle w:val="TableParagraph"/>
              <w:rPr>
                <w:sz w:val="20"/>
              </w:rPr>
            </w:pPr>
          </w:p>
        </w:tc>
      </w:tr>
      <w:tr w:rsidR="00726460" w14:paraId="060DE56A" w14:textId="77777777" w:rsidTr="00524538">
        <w:trPr>
          <w:trHeight w:val="276"/>
        </w:trPr>
        <w:tc>
          <w:tcPr>
            <w:tcW w:w="558" w:type="dxa"/>
          </w:tcPr>
          <w:p w14:paraId="5ACD1E65" w14:textId="77777777" w:rsidR="00726460" w:rsidRDefault="00726460" w:rsidP="00524538">
            <w:pPr>
              <w:pStyle w:val="TableParagraph"/>
              <w:rPr>
                <w:sz w:val="20"/>
              </w:rPr>
            </w:pPr>
          </w:p>
        </w:tc>
        <w:tc>
          <w:tcPr>
            <w:tcW w:w="720" w:type="dxa"/>
          </w:tcPr>
          <w:p w14:paraId="0A13F9E9" w14:textId="77777777" w:rsidR="00726460" w:rsidRDefault="00726460" w:rsidP="00524538">
            <w:pPr>
              <w:pStyle w:val="TableParagraph"/>
              <w:rPr>
                <w:sz w:val="20"/>
              </w:rPr>
            </w:pPr>
          </w:p>
        </w:tc>
        <w:tc>
          <w:tcPr>
            <w:tcW w:w="1080" w:type="dxa"/>
          </w:tcPr>
          <w:p w14:paraId="3B6724BB" w14:textId="77777777" w:rsidR="00726460" w:rsidRDefault="00726460" w:rsidP="00524538">
            <w:pPr>
              <w:pStyle w:val="TableParagraph"/>
              <w:rPr>
                <w:sz w:val="20"/>
              </w:rPr>
            </w:pPr>
          </w:p>
        </w:tc>
        <w:tc>
          <w:tcPr>
            <w:tcW w:w="900" w:type="dxa"/>
          </w:tcPr>
          <w:p w14:paraId="7EF8DF8A" w14:textId="77777777" w:rsidR="00726460" w:rsidRDefault="00726460" w:rsidP="00524538">
            <w:pPr>
              <w:pStyle w:val="TableParagraph"/>
              <w:rPr>
                <w:sz w:val="20"/>
              </w:rPr>
            </w:pPr>
          </w:p>
        </w:tc>
        <w:tc>
          <w:tcPr>
            <w:tcW w:w="1350" w:type="dxa"/>
          </w:tcPr>
          <w:p w14:paraId="2CA4A785" w14:textId="77777777" w:rsidR="00726460" w:rsidRDefault="00726460" w:rsidP="00524538">
            <w:pPr>
              <w:pStyle w:val="TableParagraph"/>
              <w:rPr>
                <w:sz w:val="20"/>
              </w:rPr>
            </w:pPr>
          </w:p>
        </w:tc>
        <w:tc>
          <w:tcPr>
            <w:tcW w:w="720" w:type="dxa"/>
          </w:tcPr>
          <w:p w14:paraId="43BB72DB" w14:textId="77777777" w:rsidR="00726460" w:rsidRDefault="00726460" w:rsidP="00524538">
            <w:pPr>
              <w:pStyle w:val="TableParagraph"/>
              <w:rPr>
                <w:sz w:val="20"/>
              </w:rPr>
            </w:pPr>
          </w:p>
        </w:tc>
        <w:tc>
          <w:tcPr>
            <w:tcW w:w="1800" w:type="dxa"/>
          </w:tcPr>
          <w:p w14:paraId="093217B9" w14:textId="77777777" w:rsidR="00726460" w:rsidRDefault="00726460" w:rsidP="00524538">
            <w:pPr>
              <w:pStyle w:val="TableParagraph"/>
              <w:rPr>
                <w:sz w:val="20"/>
              </w:rPr>
            </w:pPr>
          </w:p>
        </w:tc>
        <w:tc>
          <w:tcPr>
            <w:tcW w:w="900" w:type="dxa"/>
          </w:tcPr>
          <w:p w14:paraId="61C4D7B7" w14:textId="77777777" w:rsidR="00726460" w:rsidRDefault="00726460" w:rsidP="00524538">
            <w:pPr>
              <w:pStyle w:val="TableParagraph"/>
              <w:rPr>
                <w:sz w:val="20"/>
              </w:rPr>
            </w:pPr>
          </w:p>
        </w:tc>
        <w:tc>
          <w:tcPr>
            <w:tcW w:w="900" w:type="dxa"/>
          </w:tcPr>
          <w:p w14:paraId="57947A92" w14:textId="77777777" w:rsidR="00726460" w:rsidRDefault="00726460" w:rsidP="00524538">
            <w:pPr>
              <w:pStyle w:val="TableParagraph"/>
              <w:rPr>
                <w:sz w:val="20"/>
              </w:rPr>
            </w:pPr>
          </w:p>
        </w:tc>
        <w:tc>
          <w:tcPr>
            <w:tcW w:w="990" w:type="dxa"/>
          </w:tcPr>
          <w:p w14:paraId="762F0CE0" w14:textId="77777777" w:rsidR="00726460" w:rsidRDefault="00726460" w:rsidP="00524538">
            <w:pPr>
              <w:pStyle w:val="TableParagraph"/>
              <w:rPr>
                <w:sz w:val="20"/>
              </w:rPr>
            </w:pPr>
          </w:p>
        </w:tc>
      </w:tr>
      <w:tr w:rsidR="00726460" w14:paraId="038066EA" w14:textId="77777777" w:rsidTr="00524538">
        <w:trPr>
          <w:trHeight w:val="275"/>
        </w:trPr>
        <w:tc>
          <w:tcPr>
            <w:tcW w:w="558" w:type="dxa"/>
          </w:tcPr>
          <w:p w14:paraId="5E26C6AF" w14:textId="77777777" w:rsidR="00726460" w:rsidRDefault="00726460" w:rsidP="00524538">
            <w:pPr>
              <w:pStyle w:val="TableParagraph"/>
              <w:rPr>
                <w:sz w:val="20"/>
              </w:rPr>
            </w:pPr>
          </w:p>
        </w:tc>
        <w:tc>
          <w:tcPr>
            <w:tcW w:w="720" w:type="dxa"/>
          </w:tcPr>
          <w:p w14:paraId="10A103BD" w14:textId="77777777" w:rsidR="00726460" w:rsidRDefault="00726460" w:rsidP="00524538">
            <w:pPr>
              <w:pStyle w:val="TableParagraph"/>
              <w:rPr>
                <w:sz w:val="20"/>
              </w:rPr>
            </w:pPr>
          </w:p>
        </w:tc>
        <w:tc>
          <w:tcPr>
            <w:tcW w:w="1080" w:type="dxa"/>
          </w:tcPr>
          <w:p w14:paraId="0C192D2D" w14:textId="77777777" w:rsidR="00726460" w:rsidRDefault="00726460" w:rsidP="00524538">
            <w:pPr>
              <w:pStyle w:val="TableParagraph"/>
              <w:rPr>
                <w:sz w:val="20"/>
              </w:rPr>
            </w:pPr>
          </w:p>
        </w:tc>
        <w:tc>
          <w:tcPr>
            <w:tcW w:w="900" w:type="dxa"/>
          </w:tcPr>
          <w:p w14:paraId="3CE6BDB6" w14:textId="77777777" w:rsidR="00726460" w:rsidRDefault="00726460" w:rsidP="00524538">
            <w:pPr>
              <w:pStyle w:val="TableParagraph"/>
              <w:rPr>
                <w:sz w:val="20"/>
              </w:rPr>
            </w:pPr>
          </w:p>
        </w:tc>
        <w:tc>
          <w:tcPr>
            <w:tcW w:w="1350" w:type="dxa"/>
          </w:tcPr>
          <w:p w14:paraId="7B08C8F4" w14:textId="77777777" w:rsidR="00726460" w:rsidRDefault="00726460" w:rsidP="00524538">
            <w:pPr>
              <w:pStyle w:val="TableParagraph"/>
              <w:rPr>
                <w:sz w:val="20"/>
              </w:rPr>
            </w:pPr>
          </w:p>
        </w:tc>
        <w:tc>
          <w:tcPr>
            <w:tcW w:w="720" w:type="dxa"/>
          </w:tcPr>
          <w:p w14:paraId="1B1230AE" w14:textId="77777777" w:rsidR="00726460" w:rsidRDefault="00726460" w:rsidP="00524538">
            <w:pPr>
              <w:pStyle w:val="TableParagraph"/>
              <w:rPr>
                <w:sz w:val="20"/>
              </w:rPr>
            </w:pPr>
          </w:p>
        </w:tc>
        <w:tc>
          <w:tcPr>
            <w:tcW w:w="1800" w:type="dxa"/>
          </w:tcPr>
          <w:p w14:paraId="23E23664" w14:textId="77777777" w:rsidR="00726460" w:rsidRDefault="00726460" w:rsidP="00524538">
            <w:pPr>
              <w:pStyle w:val="TableParagraph"/>
              <w:rPr>
                <w:sz w:val="20"/>
              </w:rPr>
            </w:pPr>
          </w:p>
        </w:tc>
        <w:tc>
          <w:tcPr>
            <w:tcW w:w="900" w:type="dxa"/>
          </w:tcPr>
          <w:p w14:paraId="384D5021" w14:textId="77777777" w:rsidR="00726460" w:rsidRDefault="00726460" w:rsidP="00524538">
            <w:pPr>
              <w:pStyle w:val="TableParagraph"/>
              <w:rPr>
                <w:sz w:val="20"/>
              </w:rPr>
            </w:pPr>
          </w:p>
        </w:tc>
        <w:tc>
          <w:tcPr>
            <w:tcW w:w="900" w:type="dxa"/>
          </w:tcPr>
          <w:p w14:paraId="0907C581" w14:textId="77777777" w:rsidR="00726460" w:rsidRDefault="00726460" w:rsidP="00524538">
            <w:pPr>
              <w:pStyle w:val="TableParagraph"/>
              <w:rPr>
                <w:sz w:val="20"/>
              </w:rPr>
            </w:pPr>
          </w:p>
        </w:tc>
        <w:tc>
          <w:tcPr>
            <w:tcW w:w="990" w:type="dxa"/>
          </w:tcPr>
          <w:p w14:paraId="0A308C3B" w14:textId="77777777" w:rsidR="00726460" w:rsidRDefault="00726460" w:rsidP="00524538">
            <w:pPr>
              <w:pStyle w:val="TableParagraph"/>
              <w:rPr>
                <w:sz w:val="20"/>
              </w:rPr>
            </w:pPr>
          </w:p>
        </w:tc>
      </w:tr>
      <w:tr w:rsidR="00726460" w14:paraId="0F2B52D8" w14:textId="77777777" w:rsidTr="00524538">
        <w:trPr>
          <w:trHeight w:val="275"/>
        </w:trPr>
        <w:tc>
          <w:tcPr>
            <w:tcW w:w="558" w:type="dxa"/>
          </w:tcPr>
          <w:p w14:paraId="6FF8CA50" w14:textId="77777777" w:rsidR="00726460" w:rsidRDefault="00726460" w:rsidP="00524538">
            <w:pPr>
              <w:pStyle w:val="TableParagraph"/>
              <w:rPr>
                <w:sz w:val="20"/>
              </w:rPr>
            </w:pPr>
          </w:p>
        </w:tc>
        <w:tc>
          <w:tcPr>
            <w:tcW w:w="720" w:type="dxa"/>
          </w:tcPr>
          <w:p w14:paraId="36765ED1" w14:textId="77777777" w:rsidR="00726460" w:rsidRDefault="00726460" w:rsidP="00524538">
            <w:pPr>
              <w:pStyle w:val="TableParagraph"/>
              <w:rPr>
                <w:sz w:val="20"/>
              </w:rPr>
            </w:pPr>
          </w:p>
        </w:tc>
        <w:tc>
          <w:tcPr>
            <w:tcW w:w="1080" w:type="dxa"/>
          </w:tcPr>
          <w:p w14:paraId="76204639" w14:textId="77777777" w:rsidR="00726460" w:rsidRDefault="00726460" w:rsidP="00524538">
            <w:pPr>
              <w:pStyle w:val="TableParagraph"/>
              <w:rPr>
                <w:sz w:val="20"/>
              </w:rPr>
            </w:pPr>
          </w:p>
        </w:tc>
        <w:tc>
          <w:tcPr>
            <w:tcW w:w="900" w:type="dxa"/>
          </w:tcPr>
          <w:p w14:paraId="4F32F1CA" w14:textId="77777777" w:rsidR="00726460" w:rsidRDefault="00726460" w:rsidP="00524538">
            <w:pPr>
              <w:pStyle w:val="TableParagraph"/>
              <w:rPr>
                <w:sz w:val="20"/>
              </w:rPr>
            </w:pPr>
          </w:p>
        </w:tc>
        <w:tc>
          <w:tcPr>
            <w:tcW w:w="1350" w:type="dxa"/>
          </w:tcPr>
          <w:p w14:paraId="7072C09A" w14:textId="77777777" w:rsidR="00726460" w:rsidRDefault="00726460" w:rsidP="00524538">
            <w:pPr>
              <w:pStyle w:val="TableParagraph"/>
              <w:rPr>
                <w:sz w:val="20"/>
              </w:rPr>
            </w:pPr>
          </w:p>
        </w:tc>
        <w:tc>
          <w:tcPr>
            <w:tcW w:w="720" w:type="dxa"/>
          </w:tcPr>
          <w:p w14:paraId="7D53B533" w14:textId="77777777" w:rsidR="00726460" w:rsidRDefault="00726460" w:rsidP="00524538">
            <w:pPr>
              <w:pStyle w:val="TableParagraph"/>
              <w:rPr>
                <w:sz w:val="20"/>
              </w:rPr>
            </w:pPr>
          </w:p>
        </w:tc>
        <w:tc>
          <w:tcPr>
            <w:tcW w:w="1800" w:type="dxa"/>
          </w:tcPr>
          <w:p w14:paraId="0F5B5D0B" w14:textId="77777777" w:rsidR="00726460" w:rsidRDefault="00726460" w:rsidP="00524538">
            <w:pPr>
              <w:pStyle w:val="TableParagraph"/>
              <w:rPr>
                <w:sz w:val="20"/>
              </w:rPr>
            </w:pPr>
          </w:p>
        </w:tc>
        <w:tc>
          <w:tcPr>
            <w:tcW w:w="900" w:type="dxa"/>
          </w:tcPr>
          <w:p w14:paraId="3F0D17AF" w14:textId="77777777" w:rsidR="00726460" w:rsidRDefault="00726460" w:rsidP="00524538">
            <w:pPr>
              <w:pStyle w:val="TableParagraph"/>
              <w:rPr>
                <w:sz w:val="20"/>
              </w:rPr>
            </w:pPr>
          </w:p>
        </w:tc>
        <w:tc>
          <w:tcPr>
            <w:tcW w:w="900" w:type="dxa"/>
          </w:tcPr>
          <w:p w14:paraId="74526040" w14:textId="77777777" w:rsidR="00726460" w:rsidRDefault="00726460" w:rsidP="00524538">
            <w:pPr>
              <w:pStyle w:val="TableParagraph"/>
              <w:rPr>
                <w:sz w:val="20"/>
              </w:rPr>
            </w:pPr>
          </w:p>
        </w:tc>
        <w:tc>
          <w:tcPr>
            <w:tcW w:w="990" w:type="dxa"/>
          </w:tcPr>
          <w:p w14:paraId="174362A0" w14:textId="77777777" w:rsidR="00726460" w:rsidRDefault="00726460" w:rsidP="00524538">
            <w:pPr>
              <w:pStyle w:val="TableParagraph"/>
              <w:rPr>
                <w:sz w:val="20"/>
              </w:rPr>
            </w:pPr>
          </w:p>
        </w:tc>
      </w:tr>
      <w:tr w:rsidR="00726460" w14:paraId="417A2033" w14:textId="77777777" w:rsidTr="00524538">
        <w:trPr>
          <w:trHeight w:val="275"/>
        </w:trPr>
        <w:tc>
          <w:tcPr>
            <w:tcW w:w="558" w:type="dxa"/>
          </w:tcPr>
          <w:p w14:paraId="0C15DD39" w14:textId="77777777" w:rsidR="00726460" w:rsidRDefault="00726460" w:rsidP="00524538">
            <w:pPr>
              <w:pStyle w:val="TableParagraph"/>
              <w:rPr>
                <w:sz w:val="20"/>
              </w:rPr>
            </w:pPr>
          </w:p>
        </w:tc>
        <w:tc>
          <w:tcPr>
            <w:tcW w:w="720" w:type="dxa"/>
          </w:tcPr>
          <w:p w14:paraId="3DD48263" w14:textId="77777777" w:rsidR="00726460" w:rsidRDefault="00726460" w:rsidP="00524538">
            <w:pPr>
              <w:pStyle w:val="TableParagraph"/>
              <w:rPr>
                <w:sz w:val="20"/>
              </w:rPr>
            </w:pPr>
          </w:p>
        </w:tc>
        <w:tc>
          <w:tcPr>
            <w:tcW w:w="1080" w:type="dxa"/>
          </w:tcPr>
          <w:p w14:paraId="1C9AF007" w14:textId="77777777" w:rsidR="00726460" w:rsidRDefault="00726460" w:rsidP="00524538">
            <w:pPr>
              <w:pStyle w:val="TableParagraph"/>
              <w:rPr>
                <w:sz w:val="20"/>
              </w:rPr>
            </w:pPr>
          </w:p>
        </w:tc>
        <w:tc>
          <w:tcPr>
            <w:tcW w:w="900" w:type="dxa"/>
          </w:tcPr>
          <w:p w14:paraId="7EF6EAC5" w14:textId="77777777" w:rsidR="00726460" w:rsidRDefault="00726460" w:rsidP="00524538">
            <w:pPr>
              <w:pStyle w:val="TableParagraph"/>
              <w:rPr>
                <w:sz w:val="20"/>
              </w:rPr>
            </w:pPr>
          </w:p>
        </w:tc>
        <w:tc>
          <w:tcPr>
            <w:tcW w:w="1350" w:type="dxa"/>
          </w:tcPr>
          <w:p w14:paraId="61998A8A" w14:textId="77777777" w:rsidR="00726460" w:rsidRDefault="00726460" w:rsidP="00524538">
            <w:pPr>
              <w:pStyle w:val="TableParagraph"/>
              <w:rPr>
                <w:sz w:val="20"/>
              </w:rPr>
            </w:pPr>
          </w:p>
        </w:tc>
        <w:tc>
          <w:tcPr>
            <w:tcW w:w="720" w:type="dxa"/>
          </w:tcPr>
          <w:p w14:paraId="5A64BD74" w14:textId="77777777" w:rsidR="00726460" w:rsidRDefault="00726460" w:rsidP="00524538">
            <w:pPr>
              <w:pStyle w:val="TableParagraph"/>
              <w:rPr>
                <w:sz w:val="20"/>
              </w:rPr>
            </w:pPr>
          </w:p>
        </w:tc>
        <w:tc>
          <w:tcPr>
            <w:tcW w:w="1800" w:type="dxa"/>
          </w:tcPr>
          <w:p w14:paraId="65C4E581" w14:textId="77777777" w:rsidR="00726460" w:rsidRDefault="00726460" w:rsidP="00524538">
            <w:pPr>
              <w:pStyle w:val="TableParagraph"/>
              <w:rPr>
                <w:sz w:val="20"/>
              </w:rPr>
            </w:pPr>
          </w:p>
        </w:tc>
        <w:tc>
          <w:tcPr>
            <w:tcW w:w="900" w:type="dxa"/>
          </w:tcPr>
          <w:p w14:paraId="4DA561F3" w14:textId="77777777" w:rsidR="00726460" w:rsidRDefault="00726460" w:rsidP="00524538">
            <w:pPr>
              <w:pStyle w:val="TableParagraph"/>
              <w:rPr>
                <w:sz w:val="20"/>
              </w:rPr>
            </w:pPr>
          </w:p>
        </w:tc>
        <w:tc>
          <w:tcPr>
            <w:tcW w:w="900" w:type="dxa"/>
          </w:tcPr>
          <w:p w14:paraId="5CAB8A2E" w14:textId="77777777" w:rsidR="00726460" w:rsidRDefault="00726460" w:rsidP="00524538">
            <w:pPr>
              <w:pStyle w:val="TableParagraph"/>
              <w:rPr>
                <w:sz w:val="20"/>
              </w:rPr>
            </w:pPr>
          </w:p>
        </w:tc>
        <w:tc>
          <w:tcPr>
            <w:tcW w:w="990" w:type="dxa"/>
          </w:tcPr>
          <w:p w14:paraId="3BE0FDEC" w14:textId="77777777" w:rsidR="00726460" w:rsidRDefault="00726460" w:rsidP="00524538">
            <w:pPr>
              <w:pStyle w:val="TableParagraph"/>
              <w:rPr>
                <w:sz w:val="20"/>
              </w:rPr>
            </w:pPr>
          </w:p>
        </w:tc>
      </w:tr>
      <w:tr w:rsidR="00726460" w14:paraId="177517F0" w14:textId="77777777" w:rsidTr="00524538">
        <w:trPr>
          <w:trHeight w:val="276"/>
        </w:trPr>
        <w:tc>
          <w:tcPr>
            <w:tcW w:w="558" w:type="dxa"/>
          </w:tcPr>
          <w:p w14:paraId="053219BA" w14:textId="77777777" w:rsidR="00726460" w:rsidRDefault="00726460" w:rsidP="00524538">
            <w:pPr>
              <w:pStyle w:val="TableParagraph"/>
              <w:rPr>
                <w:sz w:val="20"/>
              </w:rPr>
            </w:pPr>
          </w:p>
        </w:tc>
        <w:tc>
          <w:tcPr>
            <w:tcW w:w="720" w:type="dxa"/>
          </w:tcPr>
          <w:p w14:paraId="6E1195D6" w14:textId="77777777" w:rsidR="00726460" w:rsidRDefault="00726460" w:rsidP="00524538">
            <w:pPr>
              <w:pStyle w:val="TableParagraph"/>
              <w:rPr>
                <w:sz w:val="20"/>
              </w:rPr>
            </w:pPr>
          </w:p>
        </w:tc>
        <w:tc>
          <w:tcPr>
            <w:tcW w:w="1080" w:type="dxa"/>
          </w:tcPr>
          <w:p w14:paraId="33AE2575" w14:textId="77777777" w:rsidR="00726460" w:rsidRDefault="00726460" w:rsidP="00524538">
            <w:pPr>
              <w:pStyle w:val="TableParagraph"/>
              <w:rPr>
                <w:sz w:val="20"/>
              </w:rPr>
            </w:pPr>
          </w:p>
        </w:tc>
        <w:tc>
          <w:tcPr>
            <w:tcW w:w="900" w:type="dxa"/>
          </w:tcPr>
          <w:p w14:paraId="3ADFD6F1" w14:textId="77777777" w:rsidR="00726460" w:rsidRDefault="00726460" w:rsidP="00524538">
            <w:pPr>
              <w:pStyle w:val="TableParagraph"/>
              <w:rPr>
                <w:sz w:val="20"/>
              </w:rPr>
            </w:pPr>
          </w:p>
        </w:tc>
        <w:tc>
          <w:tcPr>
            <w:tcW w:w="1350" w:type="dxa"/>
          </w:tcPr>
          <w:p w14:paraId="3845A26F" w14:textId="77777777" w:rsidR="00726460" w:rsidRDefault="00726460" w:rsidP="00524538">
            <w:pPr>
              <w:pStyle w:val="TableParagraph"/>
              <w:rPr>
                <w:sz w:val="20"/>
              </w:rPr>
            </w:pPr>
          </w:p>
        </w:tc>
        <w:tc>
          <w:tcPr>
            <w:tcW w:w="720" w:type="dxa"/>
          </w:tcPr>
          <w:p w14:paraId="62754FB8" w14:textId="77777777" w:rsidR="00726460" w:rsidRDefault="00726460" w:rsidP="00524538">
            <w:pPr>
              <w:pStyle w:val="TableParagraph"/>
              <w:rPr>
                <w:sz w:val="20"/>
              </w:rPr>
            </w:pPr>
          </w:p>
        </w:tc>
        <w:tc>
          <w:tcPr>
            <w:tcW w:w="1800" w:type="dxa"/>
          </w:tcPr>
          <w:p w14:paraId="4980260D" w14:textId="77777777" w:rsidR="00726460" w:rsidRDefault="00726460" w:rsidP="00524538">
            <w:pPr>
              <w:pStyle w:val="TableParagraph"/>
              <w:rPr>
                <w:sz w:val="20"/>
              </w:rPr>
            </w:pPr>
          </w:p>
        </w:tc>
        <w:tc>
          <w:tcPr>
            <w:tcW w:w="900" w:type="dxa"/>
          </w:tcPr>
          <w:p w14:paraId="5440A341" w14:textId="77777777" w:rsidR="00726460" w:rsidRDefault="00726460" w:rsidP="00524538">
            <w:pPr>
              <w:pStyle w:val="TableParagraph"/>
              <w:rPr>
                <w:sz w:val="20"/>
              </w:rPr>
            </w:pPr>
          </w:p>
        </w:tc>
        <w:tc>
          <w:tcPr>
            <w:tcW w:w="900" w:type="dxa"/>
          </w:tcPr>
          <w:p w14:paraId="4EC3C8FB" w14:textId="77777777" w:rsidR="00726460" w:rsidRDefault="00726460" w:rsidP="00524538">
            <w:pPr>
              <w:pStyle w:val="TableParagraph"/>
              <w:rPr>
                <w:sz w:val="20"/>
              </w:rPr>
            </w:pPr>
          </w:p>
        </w:tc>
        <w:tc>
          <w:tcPr>
            <w:tcW w:w="990" w:type="dxa"/>
          </w:tcPr>
          <w:p w14:paraId="48023341" w14:textId="77777777" w:rsidR="00726460" w:rsidRDefault="00726460" w:rsidP="00524538">
            <w:pPr>
              <w:pStyle w:val="TableParagraph"/>
              <w:rPr>
                <w:sz w:val="20"/>
              </w:rPr>
            </w:pPr>
          </w:p>
        </w:tc>
      </w:tr>
      <w:tr w:rsidR="00726460" w14:paraId="1BEB92E9" w14:textId="77777777" w:rsidTr="00524538">
        <w:trPr>
          <w:trHeight w:val="275"/>
        </w:trPr>
        <w:tc>
          <w:tcPr>
            <w:tcW w:w="558" w:type="dxa"/>
          </w:tcPr>
          <w:p w14:paraId="02240511" w14:textId="77777777" w:rsidR="00726460" w:rsidRDefault="00726460" w:rsidP="00524538">
            <w:pPr>
              <w:pStyle w:val="TableParagraph"/>
              <w:rPr>
                <w:sz w:val="20"/>
              </w:rPr>
            </w:pPr>
          </w:p>
        </w:tc>
        <w:tc>
          <w:tcPr>
            <w:tcW w:w="720" w:type="dxa"/>
          </w:tcPr>
          <w:p w14:paraId="3AE31D77" w14:textId="77777777" w:rsidR="00726460" w:rsidRDefault="00726460" w:rsidP="00524538">
            <w:pPr>
              <w:pStyle w:val="TableParagraph"/>
              <w:rPr>
                <w:sz w:val="20"/>
              </w:rPr>
            </w:pPr>
          </w:p>
        </w:tc>
        <w:tc>
          <w:tcPr>
            <w:tcW w:w="1080" w:type="dxa"/>
          </w:tcPr>
          <w:p w14:paraId="35EE323A" w14:textId="77777777" w:rsidR="00726460" w:rsidRDefault="00726460" w:rsidP="00524538">
            <w:pPr>
              <w:pStyle w:val="TableParagraph"/>
              <w:rPr>
                <w:sz w:val="20"/>
              </w:rPr>
            </w:pPr>
          </w:p>
        </w:tc>
        <w:tc>
          <w:tcPr>
            <w:tcW w:w="900" w:type="dxa"/>
          </w:tcPr>
          <w:p w14:paraId="0E09BD4E" w14:textId="77777777" w:rsidR="00726460" w:rsidRDefault="00726460" w:rsidP="00524538">
            <w:pPr>
              <w:pStyle w:val="TableParagraph"/>
              <w:rPr>
                <w:sz w:val="20"/>
              </w:rPr>
            </w:pPr>
          </w:p>
        </w:tc>
        <w:tc>
          <w:tcPr>
            <w:tcW w:w="1350" w:type="dxa"/>
          </w:tcPr>
          <w:p w14:paraId="26B011D5" w14:textId="77777777" w:rsidR="00726460" w:rsidRDefault="00726460" w:rsidP="00524538">
            <w:pPr>
              <w:pStyle w:val="TableParagraph"/>
              <w:rPr>
                <w:sz w:val="20"/>
              </w:rPr>
            </w:pPr>
          </w:p>
        </w:tc>
        <w:tc>
          <w:tcPr>
            <w:tcW w:w="720" w:type="dxa"/>
          </w:tcPr>
          <w:p w14:paraId="4BA8F092" w14:textId="77777777" w:rsidR="00726460" w:rsidRDefault="00726460" w:rsidP="00524538">
            <w:pPr>
              <w:pStyle w:val="TableParagraph"/>
              <w:rPr>
                <w:sz w:val="20"/>
              </w:rPr>
            </w:pPr>
          </w:p>
        </w:tc>
        <w:tc>
          <w:tcPr>
            <w:tcW w:w="1800" w:type="dxa"/>
          </w:tcPr>
          <w:p w14:paraId="2B21E2DD" w14:textId="77777777" w:rsidR="00726460" w:rsidRDefault="00726460" w:rsidP="00524538">
            <w:pPr>
              <w:pStyle w:val="TableParagraph"/>
              <w:rPr>
                <w:sz w:val="20"/>
              </w:rPr>
            </w:pPr>
          </w:p>
        </w:tc>
        <w:tc>
          <w:tcPr>
            <w:tcW w:w="900" w:type="dxa"/>
          </w:tcPr>
          <w:p w14:paraId="4E08F93F" w14:textId="77777777" w:rsidR="00726460" w:rsidRDefault="00726460" w:rsidP="00524538">
            <w:pPr>
              <w:pStyle w:val="TableParagraph"/>
              <w:rPr>
                <w:sz w:val="20"/>
              </w:rPr>
            </w:pPr>
          </w:p>
        </w:tc>
        <w:tc>
          <w:tcPr>
            <w:tcW w:w="900" w:type="dxa"/>
          </w:tcPr>
          <w:p w14:paraId="494ED23C" w14:textId="77777777" w:rsidR="00726460" w:rsidRDefault="00726460" w:rsidP="00524538">
            <w:pPr>
              <w:pStyle w:val="TableParagraph"/>
              <w:rPr>
                <w:sz w:val="20"/>
              </w:rPr>
            </w:pPr>
          </w:p>
        </w:tc>
        <w:tc>
          <w:tcPr>
            <w:tcW w:w="990" w:type="dxa"/>
          </w:tcPr>
          <w:p w14:paraId="6FE4144C" w14:textId="77777777" w:rsidR="00726460" w:rsidRDefault="00726460" w:rsidP="00524538">
            <w:pPr>
              <w:pStyle w:val="TableParagraph"/>
              <w:rPr>
                <w:sz w:val="20"/>
              </w:rPr>
            </w:pPr>
          </w:p>
        </w:tc>
      </w:tr>
      <w:tr w:rsidR="00726460" w14:paraId="24A824E6" w14:textId="77777777" w:rsidTr="00524538">
        <w:trPr>
          <w:trHeight w:val="275"/>
        </w:trPr>
        <w:tc>
          <w:tcPr>
            <w:tcW w:w="558" w:type="dxa"/>
          </w:tcPr>
          <w:p w14:paraId="376FAC51" w14:textId="77777777" w:rsidR="00726460" w:rsidRDefault="00726460" w:rsidP="00524538">
            <w:pPr>
              <w:pStyle w:val="TableParagraph"/>
              <w:rPr>
                <w:sz w:val="20"/>
              </w:rPr>
            </w:pPr>
          </w:p>
        </w:tc>
        <w:tc>
          <w:tcPr>
            <w:tcW w:w="720" w:type="dxa"/>
          </w:tcPr>
          <w:p w14:paraId="523277B1" w14:textId="77777777" w:rsidR="00726460" w:rsidRDefault="00726460" w:rsidP="00524538">
            <w:pPr>
              <w:pStyle w:val="TableParagraph"/>
              <w:rPr>
                <w:sz w:val="20"/>
              </w:rPr>
            </w:pPr>
          </w:p>
        </w:tc>
        <w:tc>
          <w:tcPr>
            <w:tcW w:w="1080" w:type="dxa"/>
          </w:tcPr>
          <w:p w14:paraId="75269A16" w14:textId="77777777" w:rsidR="00726460" w:rsidRDefault="00726460" w:rsidP="00524538">
            <w:pPr>
              <w:pStyle w:val="TableParagraph"/>
              <w:rPr>
                <w:sz w:val="20"/>
              </w:rPr>
            </w:pPr>
          </w:p>
        </w:tc>
        <w:tc>
          <w:tcPr>
            <w:tcW w:w="900" w:type="dxa"/>
          </w:tcPr>
          <w:p w14:paraId="64F2478F" w14:textId="77777777" w:rsidR="00726460" w:rsidRDefault="00726460" w:rsidP="00524538">
            <w:pPr>
              <w:pStyle w:val="TableParagraph"/>
              <w:rPr>
                <w:sz w:val="20"/>
              </w:rPr>
            </w:pPr>
          </w:p>
        </w:tc>
        <w:tc>
          <w:tcPr>
            <w:tcW w:w="1350" w:type="dxa"/>
          </w:tcPr>
          <w:p w14:paraId="3DB025AC" w14:textId="77777777" w:rsidR="00726460" w:rsidRDefault="00726460" w:rsidP="00524538">
            <w:pPr>
              <w:pStyle w:val="TableParagraph"/>
              <w:rPr>
                <w:sz w:val="20"/>
              </w:rPr>
            </w:pPr>
          </w:p>
        </w:tc>
        <w:tc>
          <w:tcPr>
            <w:tcW w:w="720" w:type="dxa"/>
          </w:tcPr>
          <w:p w14:paraId="29A20077" w14:textId="77777777" w:rsidR="00726460" w:rsidRDefault="00726460" w:rsidP="00524538">
            <w:pPr>
              <w:pStyle w:val="TableParagraph"/>
              <w:rPr>
                <w:sz w:val="20"/>
              </w:rPr>
            </w:pPr>
          </w:p>
        </w:tc>
        <w:tc>
          <w:tcPr>
            <w:tcW w:w="1800" w:type="dxa"/>
          </w:tcPr>
          <w:p w14:paraId="46F8ABEC" w14:textId="77777777" w:rsidR="00726460" w:rsidRDefault="00726460" w:rsidP="00524538">
            <w:pPr>
              <w:pStyle w:val="TableParagraph"/>
              <w:rPr>
                <w:sz w:val="20"/>
              </w:rPr>
            </w:pPr>
          </w:p>
        </w:tc>
        <w:tc>
          <w:tcPr>
            <w:tcW w:w="900" w:type="dxa"/>
          </w:tcPr>
          <w:p w14:paraId="4CE85CA4" w14:textId="77777777" w:rsidR="00726460" w:rsidRDefault="00726460" w:rsidP="00524538">
            <w:pPr>
              <w:pStyle w:val="TableParagraph"/>
              <w:rPr>
                <w:sz w:val="20"/>
              </w:rPr>
            </w:pPr>
          </w:p>
        </w:tc>
        <w:tc>
          <w:tcPr>
            <w:tcW w:w="900" w:type="dxa"/>
          </w:tcPr>
          <w:p w14:paraId="0936EC9A" w14:textId="77777777" w:rsidR="00726460" w:rsidRDefault="00726460" w:rsidP="00524538">
            <w:pPr>
              <w:pStyle w:val="TableParagraph"/>
              <w:rPr>
                <w:sz w:val="20"/>
              </w:rPr>
            </w:pPr>
          </w:p>
        </w:tc>
        <w:tc>
          <w:tcPr>
            <w:tcW w:w="990" w:type="dxa"/>
          </w:tcPr>
          <w:p w14:paraId="1B1F8E70" w14:textId="77777777" w:rsidR="00726460" w:rsidRDefault="00726460" w:rsidP="00524538">
            <w:pPr>
              <w:pStyle w:val="TableParagraph"/>
              <w:rPr>
                <w:sz w:val="20"/>
              </w:rPr>
            </w:pPr>
          </w:p>
        </w:tc>
      </w:tr>
      <w:tr w:rsidR="00726460" w14:paraId="583391FA" w14:textId="77777777" w:rsidTr="00524538">
        <w:trPr>
          <w:trHeight w:val="276"/>
        </w:trPr>
        <w:tc>
          <w:tcPr>
            <w:tcW w:w="558" w:type="dxa"/>
          </w:tcPr>
          <w:p w14:paraId="619C4699" w14:textId="77777777" w:rsidR="00726460" w:rsidRDefault="00726460" w:rsidP="00524538">
            <w:pPr>
              <w:pStyle w:val="TableParagraph"/>
              <w:rPr>
                <w:sz w:val="20"/>
              </w:rPr>
            </w:pPr>
          </w:p>
        </w:tc>
        <w:tc>
          <w:tcPr>
            <w:tcW w:w="720" w:type="dxa"/>
          </w:tcPr>
          <w:p w14:paraId="434D3A84" w14:textId="77777777" w:rsidR="00726460" w:rsidRDefault="00726460" w:rsidP="00524538">
            <w:pPr>
              <w:pStyle w:val="TableParagraph"/>
              <w:rPr>
                <w:sz w:val="20"/>
              </w:rPr>
            </w:pPr>
          </w:p>
        </w:tc>
        <w:tc>
          <w:tcPr>
            <w:tcW w:w="1080" w:type="dxa"/>
          </w:tcPr>
          <w:p w14:paraId="04CAB91E" w14:textId="77777777" w:rsidR="00726460" w:rsidRDefault="00726460" w:rsidP="00524538">
            <w:pPr>
              <w:pStyle w:val="TableParagraph"/>
              <w:rPr>
                <w:sz w:val="20"/>
              </w:rPr>
            </w:pPr>
          </w:p>
        </w:tc>
        <w:tc>
          <w:tcPr>
            <w:tcW w:w="900" w:type="dxa"/>
          </w:tcPr>
          <w:p w14:paraId="702C5B3C" w14:textId="77777777" w:rsidR="00726460" w:rsidRDefault="00726460" w:rsidP="00524538">
            <w:pPr>
              <w:pStyle w:val="TableParagraph"/>
              <w:rPr>
                <w:sz w:val="20"/>
              </w:rPr>
            </w:pPr>
          </w:p>
        </w:tc>
        <w:tc>
          <w:tcPr>
            <w:tcW w:w="1350" w:type="dxa"/>
          </w:tcPr>
          <w:p w14:paraId="70B4F47F" w14:textId="77777777" w:rsidR="00726460" w:rsidRDefault="00726460" w:rsidP="00524538">
            <w:pPr>
              <w:pStyle w:val="TableParagraph"/>
              <w:rPr>
                <w:sz w:val="20"/>
              </w:rPr>
            </w:pPr>
          </w:p>
        </w:tc>
        <w:tc>
          <w:tcPr>
            <w:tcW w:w="720" w:type="dxa"/>
          </w:tcPr>
          <w:p w14:paraId="691494F6" w14:textId="77777777" w:rsidR="00726460" w:rsidRDefault="00726460" w:rsidP="00524538">
            <w:pPr>
              <w:pStyle w:val="TableParagraph"/>
              <w:rPr>
                <w:sz w:val="20"/>
              </w:rPr>
            </w:pPr>
          </w:p>
        </w:tc>
        <w:tc>
          <w:tcPr>
            <w:tcW w:w="1800" w:type="dxa"/>
          </w:tcPr>
          <w:p w14:paraId="55A37FB3" w14:textId="77777777" w:rsidR="00726460" w:rsidRDefault="00726460" w:rsidP="00524538">
            <w:pPr>
              <w:pStyle w:val="TableParagraph"/>
              <w:rPr>
                <w:sz w:val="20"/>
              </w:rPr>
            </w:pPr>
          </w:p>
        </w:tc>
        <w:tc>
          <w:tcPr>
            <w:tcW w:w="900" w:type="dxa"/>
          </w:tcPr>
          <w:p w14:paraId="7C66EA2A" w14:textId="77777777" w:rsidR="00726460" w:rsidRDefault="00726460" w:rsidP="00524538">
            <w:pPr>
              <w:pStyle w:val="TableParagraph"/>
              <w:rPr>
                <w:sz w:val="20"/>
              </w:rPr>
            </w:pPr>
          </w:p>
        </w:tc>
        <w:tc>
          <w:tcPr>
            <w:tcW w:w="900" w:type="dxa"/>
          </w:tcPr>
          <w:p w14:paraId="13323BEE" w14:textId="77777777" w:rsidR="00726460" w:rsidRDefault="00726460" w:rsidP="00524538">
            <w:pPr>
              <w:pStyle w:val="TableParagraph"/>
              <w:rPr>
                <w:sz w:val="20"/>
              </w:rPr>
            </w:pPr>
          </w:p>
        </w:tc>
        <w:tc>
          <w:tcPr>
            <w:tcW w:w="990" w:type="dxa"/>
          </w:tcPr>
          <w:p w14:paraId="0931D7E1" w14:textId="77777777" w:rsidR="00726460" w:rsidRDefault="00726460" w:rsidP="00524538">
            <w:pPr>
              <w:pStyle w:val="TableParagraph"/>
              <w:rPr>
                <w:sz w:val="20"/>
              </w:rPr>
            </w:pPr>
          </w:p>
        </w:tc>
      </w:tr>
      <w:tr w:rsidR="00726460" w14:paraId="37DD552F" w14:textId="77777777" w:rsidTr="00524538">
        <w:trPr>
          <w:trHeight w:val="275"/>
        </w:trPr>
        <w:tc>
          <w:tcPr>
            <w:tcW w:w="558" w:type="dxa"/>
          </w:tcPr>
          <w:p w14:paraId="4D740959" w14:textId="77777777" w:rsidR="00726460" w:rsidRDefault="00726460" w:rsidP="00524538">
            <w:pPr>
              <w:pStyle w:val="TableParagraph"/>
              <w:rPr>
                <w:sz w:val="20"/>
              </w:rPr>
            </w:pPr>
          </w:p>
        </w:tc>
        <w:tc>
          <w:tcPr>
            <w:tcW w:w="720" w:type="dxa"/>
          </w:tcPr>
          <w:p w14:paraId="779779E3" w14:textId="77777777" w:rsidR="00726460" w:rsidRDefault="00726460" w:rsidP="00524538">
            <w:pPr>
              <w:pStyle w:val="TableParagraph"/>
              <w:rPr>
                <w:sz w:val="20"/>
              </w:rPr>
            </w:pPr>
          </w:p>
        </w:tc>
        <w:tc>
          <w:tcPr>
            <w:tcW w:w="1080" w:type="dxa"/>
          </w:tcPr>
          <w:p w14:paraId="092C0283" w14:textId="77777777" w:rsidR="00726460" w:rsidRDefault="00726460" w:rsidP="00524538">
            <w:pPr>
              <w:pStyle w:val="TableParagraph"/>
              <w:rPr>
                <w:sz w:val="20"/>
              </w:rPr>
            </w:pPr>
          </w:p>
        </w:tc>
        <w:tc>
          <w:tcPr>
            <w:tcW w:w="900" w:type="dxa"/>
          </w:tcPr>
          <w:p w14:paraId="7869179B" w14:textId="77777777" w:rsidR="00726460" w:rsidRDefault="00726460" w:rsidP="00524538">
            <w:pPr>
              <w:pStyle w:val="TableParagraph"/>
              <w:rPr>
                <w:sz w:val="20"/>
              </w:rPr>
            </w:pPr>
          </w:p>
        </w:tc>
        <w:tc>
          <w:tcPr>
            <w:tcW w:w="1350" w:type="dxa"/>
          </w:tcPr>
          <w:p w14:paraId="72BB821A" w14:textId="77777777" w:rsidR="00726460" w:rsidRDefault="00726460" w:rsidP="00524538">
            <w:pPr>
              <w:pStyle w:val="TableParagraph"/>
              <w:rPr>
                <w:sz w:val="20"/>
              </w:rPr>
            </w:pPr>
          </w:p>
        </w:tc>
        <w:tc>
          <w:tcPr>
            <w:tcW w:w="720" w:type="dxa"/>
          </w:tcPr>
          <w:p w14:paraId="1E7B15C2" w14:textId="77777777" w:rsidR="00726460" w:rsidRDefault="00726460" w:rsidP="00524538">
            <w:pPr>
              <w:pStyle w:val="TableParagraph"/>
              <w:rPr>
                <w:sz w:val="20"/>
              </w:rPr>
            </w:pPr>
          </w:p>
        </w:tc>
        <w:tc>
          <w:tcPr>
            <w:tcW w:w="1800" w:type="dxa"/>
          </w:tcPr>
          <w:p w14:paraId="72FE861F" w14:textId="77777777" w:rsidR="00726460" w:rsidRDefault="00726460" w:rsidP="00524538">
            <w:pPr>
              <w:pStyle w:val="TableParagraph"/>
              <w:rPr>
                <w:sz w:val="20"/>
              </w:rPr>
            </w:pPr>
          </w:p>
        </w:tc>
        <w:tc>
          <w:tcPr>
            <w:tcW w:w="900" w:type="dxa"/>
          </w:tcPr>
          <w:p w14:paraId="296C3A84" w14:textId="77777777" w:rsidR="00726460" w:rsidRDefault="00726460" w:rsidP="00524538">
            <w:pPr>
              <w:pStyle w:val="TableParagraph"/>
              <w:rPr>
                <w:sz w:val="20"/>
              </w:rPr>
            </w:pPr>
          </w:p>
        </w:tc>
        <w:tc>
          <w:tcPr>
            <w:tcW w:w="900" w:type="dxa"/>
          </w:tcPr>
          <w:p w14:paraId="380D991E" w14:textId="77777777" w:rsidR="00726460" w:rsidRDefault="00726460" w:rsidP="00524538">
            <w:pPr>
              <w:pStyle w:val="TableParagraph"/>
              <w:rPr>
                <w:sz w:val="20"/>
              </w:rPr>
            </w:pPr>
          </w:p>
        </w:tc>
        <w:tc>
          <w:tcPr>
            <w:tcW w:w="990" w:type="dxa"/>
          </w:tcPr>
          <w:p w14:paraId="7CB7F274" w14:textId="77777777" w:rsidR="00726460" w:rsidRDefault="00726460" w:rsidP="00524538">
            <w:pPr>
              <w:pStyle w:val="TableParagraph"/>
              <w:rPr>
                <w:sz w:val="20"/>
              </w:rPr>
            </w:pPr>
          </w:p>
        </w:tc>
      </w:tr>
      <w:tr w:rsidR="00726460" w14:paraId="44E04404" w14:textId="77777777" w:rsidTr="00524538">
        <w:trPr>
          <w:trHeight w:val="275"/>
        </w:trPr>
        <w:tc>
          <w:tcPr>
            <w:tcW w:w="558" w:type="dxa"/>
          </w:tcPr>
          <w:p w14:paraId="4119CE75" w14:textId="77777777" w:rsidR="00726460" w:rsidRDefault="00726460" w:rsidP="00524538">
            <w:pPr>
              <w:pStyle w:val="TableParagraph"/>
              <w:rPr>
                <w:sz w:val="20"/>
              </w:rPr>
            </w:pPr>
          </w:p>
        </w:tc>
        <w:tc>
          <w:tcPr>
            <w:tcW w:w="720" w:type="dxa"/>
          </w:tcPr>
          <w:p w14:paraId="161224F0" w14:textId="77777777" w:rsidR="00726460" w:rsidRDefault="00726460" w:rsidP="00524538">
            <w:pPr>
              <w:pStyle w:val="TableParagraph"/>
              <w:rPr>
                <w:sz w:val="20"/>
              </w:rPr>
            </w:pPr>
          </w:p>
        </w:tc>
        <w:tc>
          <w:tcPr>
            <w:tcW w:w="1080" w:type="dxa"/>
          </w:tcPr>
          <w:p w14:paraId="511FDB23" w14:textId="77777777" w:rsidR="00726460" w:rsidRDefault="00726460" w:rsidP="00524538">
            <w:pPr>
              <w:pStyle w:val="TableParagraph"/>
              <w:rPr>
                <w:sz w:val="20"/>
              </w:rPr>
            </w:pPr>
          </w:p>
        </w:tc>
        <w:tc>
          <w:tcPr>
            <w:tcW w:w="900" w:type="dxa"/>
          </w:tcPr>
          <w:p w14:paraId="4E26A049" w14:textId="77777777" w:rsidR="00726460" w:rsidRDefault="00726460" w:rsidP="00524538">
            <w:pPr>
              <w:pStyle w:val="TableParagraph"/>
              <w:rPr>
                <w:sz w:val="20"/>
              </w:rPr>
            </w:pPr>
          </w:p>
        </w:tc>
        <w:tc>
          <w:tcPr>
            <w:tcW w:w="1350" w:type="dxa"/>
          </w:tcPr>
          <w:p w14:paraId="3ADFF0CE" w14:textId="77777777" w:rsidR="00726460" w:rsidRDefault="00726460" w:rsidP="00524538">
            <w:pPr>
              <w:pStyle w:val="TableParagraph"/>
              <w:rPr>
                <w:sz w:val="20"/>
              </w:rPr>
            </w:pPr>
          </w:p>
        </w:tc>
        <w:tc>
          <w:tcPr>
            <w:tcW w:w="720" w:type="dxa"/>
          </w:tcPr>
          <w:p w14:paraId="3C25D1F9" w14:textId="77777777" w:rsidR="00726460" w:rsidRDefault="00726460" w:rsidP="00524538">
            <w:pPr>
              <w:pStyle w:val="TableParagraph"/>
              <w:rPr>
                <w:sz w:val="20"/>
              </w:rPr>
            </w:pPr>
          </w:p>
        </w:tc>
        <w:tc>
          <w:tcPr>
            <w:tcW w:w="1800" w:type="dxa"/>
          </w:tcPr>
          <w:p w14:paraId="11F50DB5" w14:textId="77777777" w:rsidR="00726460" w:rsidRDefault="00726460" w:rsidP="00524538">
            <w:pPr>
              <w:pStyle w:val="TableParagraph"/>
              <w:rPr>
                <w:sz w:val="20"/>
              </w:rPr>
            </w:pPr>
          </w:p>
        </w:tc>
        <w:tc>
          <w:tcPr>
            <w:tcW w:w="900" w:type="dxa"/>
          </w:tcPr>
          <w:p w14:paraId="011BA0D7" w14:textId="77777777" w:rsidR="00726460" w:rsidRDefault="00726460" w:rsidP="00524538">
            <w:pPr>
              <w:pStyle w:val="TableParagraph"/>
              <w:rPr>
                <w:sz w:val="20"/>
              </w:rPr>
            </w:pPr>
          </w:p>
        </w:tc>
        <w:tc>
          <w:tcPr>
            <w:tcW w:w="900" w:type="dxa"/>
          </w:tcPr>
          <w:p w14:paraId="1BF6018B" w14:textId="77777777" w:rsidR="00726460" w:rsidRDefault="00726460" w:rsidP="00524538">
            <w:pPr>
              <w:pStyle w:val="TableParagraph"/>
              <w:rPr>
                <w:sz w:val="20"/>
              </w:rPr>
            </w:pPr>
          </w:p>
        </w:tc>
        <w:tc>
          <w:tcPr>
            <w:tcW w:w="990" w:type="dxa"/>
          </w:tcPr>
          <w:p w14:paraId="47A5F622" w14:textId="77777777" w:rsidR="00726460" w:rsidRDefault="00726460" w:rsidP="00524538">
            <w:pPr>
              <w:pStyle w:val="TableParagraph"/>
              <w:rPr>
                <w:sz w:val="20"/>
              </w:rPr>
            </w:pPr>
          </w:p>
        </w:tc>
      </w:tr>
      <w:tr w:rsidR="00726460" w14:paraId="4150642D" w14:textId="77777777" w:rsidTr="00524538">
        <w:trPr>
          <w:trHeight w:val="276"/>
        </w:trPr>
        <w:tc>
          <w:tcPr>
            <w:tcW w:w="558" w:type="dxa"/>
          </w:tcPr>
          <w:p w14:paraId="6A9E1E86" w14:textId="77777777" w:rsidR="00726460" w:rsidRDefault="00726460" w:rsidP="00524538">
            <w:pPr>
              <w:pStyle w:val="TableParagraph"/>
              <w:rPr>
                <w:sz w:val="20"/>
              </w:rPr>
            </w:pPr>
          </w:p>
        </w:tc>
        <w:tc>
          <w:tcPr>
            <w:tcW w:w="720" w:type="dxa"/>
          </w:tcPr>
          <w:p w14:paraId="4F05E90C" w14:textId="77777777" w:rsidR="00726460" w:rsidRDefault="00726460" w:rsidP="00524538">
            <w:pPr>
              <w:pStyle w:val="TableParagraph"/>
              <w:rPr>
                <w:sz w:val="20"/>
              </w:rPr>
            </w:pPr>
          </w:p>
        </w:tc>
        <w:tc>
          <w:tcPr>
            <w:tcW w:w="1080" w:type="dxa"/>
          </w:tcPr>
          <w:p w14:paraId="30CA608E" w14:textId="77777777" w:rsidR="00726460" w:rsidRDefault="00726460" w:rsidP="00524538">
            <w:pPr>
              <w:pStyle w:val="TableParagraph"/>
              <w:rPr>
                <w:sz w:val="20"/>
              </w:rPr>
            </w:pPr>
          </w:p>
        </w:tc>
        <w:tc>
          <w:tcPr>
            <w:tcW w:w="900" w:type="dxa"/>
          </w:tcPr>
          <w:p w14:paraId="5EE6F057" w14:textId="77777777" w:rsidR="00726460" w:rsidRDefault="00726460" w:rsidP="00524538">
            <w:pPr>
              <w:pStyle w:val="TableParagraph"/>
              <w:rPr>
                <w:sz w:val="20"/>
              </w:rPr>
            </w:pPr>
          </w:p>
        </w:tc>
        <w:tc>
          <w:tcPr>
            <w:tcW w:w="1350" w:type="dxa"/>
          </w:tcPr>
          <w:p w14:paraId="5C9F21C1" w14:textId="77777777" w:rsidR="00726460" w:rsidRDefault="00726460" w:rsidP="00524538">
            <w:pPr>
              <w:pStyle w:val="TableParagraph"/>
              <w:rPr>
                <w:sz w:val="20"/>
              </w:rPr>
            </w:pPr>
          </w:p>
        </w:tc>
        <w:tc>
          <w:tcPr>
            <w:tcW w:w="720" w:type="dxa"/>
          </w:tcPr>
          <w:p w14:paraId="5FDED562" w14:textId="77777777" w:rsidR="00726460" w:rsidRDefault="00726460" w:rsidP="00524538">
            <w:pPr>
              <w:pStyle w:val="TableParagraph"/>
              <w:rPr>
                <w:sz w:val="20"/>
              </w:rPr>
            </w:pPr>
          </w:p>
        </w:tc>
        <w:tc>
          <w:tcPr>
            <w:tcW w:w="1800" w:type="dxa"/>
          </w:tcPr>
          <w:p w14:paraId="02ACFC81" w14:textId="77777777" w:rsidR="00726460" w:rsidRDefault="00726460" w:rsidP="00524538">
            <w:pPr>
              <w:pStyle w:val="TableParagraph"/>
              <w:rPr>
                <w:sz w:val="20"/>
              </w:rPr>
            </w:pPr>
          </w:p>
        </w:tc>
        <w:tc>
          <w:tcPr>
            <w:tcW w:w="900" w:type="dxa"/>
          </w:tcPr>
          <w:p w14:paraId="415F838E" w14:textId="77777777" w:rsidR="00726460" w:rsidRDefault="00726460" w:rsidP="00524538">
            <w:pPr>
              <w:pStyle w:val="TableParagraph"/>
              <w:rPr>
                <w:sz w:val="20"/>
              </w:rPr>
            </w:pPr>
          </w:p>
        </w:tc>
        <w:tc>
          <w:tcPr>
            <w:tcW w:w="900" w:type="dxa"/>
          </w:tcPr>
          <w:p w14:paraId="0846BC41" w14:textId="77777777" w:rsidR="00726460" w:rsidRDefault="00726460" w:rsidP="00524538">
            <w:pPr>
              <w:pStyle w:val="TableParagraph"/>
              <w:rPr>
                <w:sz w:val="20"/>
              </w:rPr>
            </w:pPr>
          </w:p>
        </w:tc>
        <w:tc>
          <w:tcPr>
            <w:tcW w:w="990" w:type="dxa"/>
          </w:tcPr>
          <w:p w14:paraId="1CB0AFAE" w14:textId="77777777" w:rsidR="00726460" w:rsidRDefault="00726460" w:rsidP="00524538">
            <w:pPr>
              <w:pStyle w:val="TableParagraph"/>
              <w:rPr>
                <w:sz w:val="20"/>
              </w:rPr>
            </w:pPr>
          </w:p>
        </w:tc>
      </w:tr>
      <w:tr w:rsidR="00726460" w14:paraId="3E1B382A" w14:textId="77777777" w:rsidTr="00524538">
        <w:trPr>
          <w:trHeight w:val="275"/>
        </w:trPr>
        <w:tc>
          <w:tcPr>
            <w:tcW w:w="558" w:type="dxa"/>
          </w:tcPr>
          <w:p w14:paraId="441FF481" w14:textId="77777777" w:rsidR="00726460" w:rsidRDefault="00726460" w:rsidP="00524538">
            <w:pPr>
              <w:pStyle w:val="TableParagraph"/>
              <w:rPr>
                <w:sz w:val="20"/>
              </w:rPr>
            </w:pPr>
          </w:p>
        </w:tc>
        <w:tc>
          <w:tcPr>
            <w:tcW w:w="720" w:type="dxa"/>
          </w:tcPr>
          <w:p w14:paraId="18F3D0C2" w14:textId="77777777" w:rsidR="00726460" w:rsidRDefault="00726460" w:rsidP="00524538">
            <w:pPr>
              <w:pStyle w:val="TableParagraph"/>
              <w:rPr>
                <w:sz w:val="20"/>
              </w:rPr>
            </w:pPr>
          </w:p>
        </w:tc>
        <w:tc>
          <w:tcPr>
            <w:tcW w:w="1080" w:type="dxa"/>
          </w:tcPr>
          <w:p w14:paraId="5C9C586C" w14:textId="77777777" w:rsidR="00726460" w:rsidRDefault="00726460" w:rsidP="00524538">
            <w:pPr>
              <w:pStyle w:val="TableParagraph"/>
              <w:rPr>
                <w:sz w:val="20"/>
              </w:rPr>
            </w:pPr>
          </w:p>
        </w:tc>
        <w:tc>
          <w:tcPr>
            <w:tcW w:w="900" w:type="dxa"/>
          </w:tcPr>
          <w:p w14:paraId="74F91F0B" w14:textId="77777777" w:rsidR="00726460" w:rsidRDefault="00726460" w:rsidP="00524538">
            <w:pPr>
              <w:pStyle w:val="TableParagraph"/>
              <w:rPr>
                <w:sz w:val="20"/>
              </w:rPr>
            </w:pPr>
          </w:p>
        </w:tc>
        <w:tc>
          <w:tcPr>
            <w:tcW w:w="1350" w:type="dxa"/>
          </w:tcPr>
          <w:p w14:paraId="1428D3D9" w14:textId="77777777" w:rsidR="00726460" w:rsidRDefault="00726460" w:rsidP="00524538">
            <w:pPr>
              <w:pStyle w:val="TableParagraph"/>
              <w:rPr>
                <w:sz w:val="20"/>
              </w:rPr>
            </w:pPr>
          </w:p>
        </w:tc>
        <w:tc>
          <w:tcPr>
            <w:tcW w:w="720" w:type="dxa"/>
          </w:tcPr>
          <w:p w14:paraId="7D53E034" w14:textId="77777777" w:rsidR="00726460" w:rsidRDefault="00726460" w:rsidP="00524538">
            <w:pPr>
              <w:pStyle w:val="TableParagraph"/>
              <w:rPr>
                <w:sz w:val="20"/>
              </w:rPr>
            </w:pPr>
          </w:p>
        </w:tc>
        <w:tc>
          <w:tcPr>
            <w:tcW w:w="1800" w:type="dxa"/>
          </w:tcPr>
          <w:p w14:paraId="15CD29D2" w14:textId="77777777" w:rsidR="00726460" w:rsidRDefault="00726460" w:rsidP="00524538">
            <w:pPr>
              <w:pStyle w:val="TableParagraph"/>
              <w:rPr>
                <w:sz w:val="20"/>
              </w:rPr>
            </w:pPr>
          </w:p>
        </w:tc>
        <w:tc>
          <w:tcPr>
            <w:tcW w:w="900" w:type="dxa"/>
          </w:tcPr>
          <w:p w14:paraId="7ACA2BBC" w14:textId="77777777" w:rsidR="00726460" w:rsidRDefault="00726460" w:rsidP="00524538">
            <w:pPr>
              <w:pStyle w:val="TableParagraph"/>
              <w:rPr>
                <w:sz w:val="20"/>
              </w:rPr>
            </w:pPr>
          </w:p>
        </w:tc>
        <w:tc>
          <w:tcPr>
            <w:tcW w:w="900" w:type="dxa"/>
          </w:tcPr>
          <w:p w14:paraId="38FCD252" w14:textId="77777777" w:rsidR="00726460" w:rsidRDefault="00726460" w:rsidP="00524538">
            <w:pPr>
              <w:pStyle w:val="TableParagraph"/>
              <w:rPr>
                <w:sz w:val="20"/>
              </w:rPr>
            </w:pPr>
          </w:p>
        </w:tc>
        <w:tc>
          <w:tcPr>
            <w:tcW w:w="990" w:type="dxa"/>
          </w:tcPr>
          <w:p w14:paraId="561D538D" w14:textId="77777777" w:rsidR="00726460" w:rsidRDefault="00726460" w:rsidP="00524538">
            <w:pPr>
              <w:pStyle w:val="TableParagraph"/>
              <w:rPr>
                <w:sz w:val="20"/>
              </w:rPr>
            </w:pPr>
          </w:p>
        </w:tc>
      </w:tr>
    </w:tbl>
    <w:p w14:paraId="35468B56" w14:textId="77777777" w:rsidR="00726460" w:rsidRDefault="00726460" w:rsidP="00726460">
      <w:pPr>
        <w:rPr>
          <w:sz w:val="20"/>
        </w:rPr>
        <w:sectPr w:rsidR="00726460">
          <w:headerReference w:type="default" r:id="rId51"/>
          <w:footerReference w:type="default" r:id="rId52"/>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2C87BBB1" w14:textId="132B0C47" w:rsidR="00726460" w:rsidRPr="005E22D9" w:rsidRDefault="00726460" w:rsidP="00996B9A">
      <w:pPr>
        <w:pStyle w:val="AppendixHeading"/>
      </w:pPr>
      <w:bookmarkStart w:id="294" w:name="Appendix_G"/>
      <w:bookmarkStart w:id="295" w:name="_bookmark40"/>
      <w:bookmarkStart w:id="296" w:name="_Toc120524001"/>
      <w:bookmarkEnd w:id="294"/>
      <w:bookmarkEnd w:id="295"/>
      <w:r w:rsidRPr="005E22D9">
        <w:t>Appendix G</w:t>
      </w:r>
      <w:r w:rsidR="00996B9A">
        <w:t xml:space="preserve">: </w:t>
      </w:r>
      <w:r w:rsidRPr="005E22D9">
        <w:t>S</w:t>
      </w:r>
      <w:r w:rsidR="00361ED1" w:rsidRPr="005E22D9">
        <w:t>tream</w:t>
      </w:r>
      <w:r w:rsidRPr="005E22D9">
        <w:t xml:space="preserve"> T</w:t>
      </w:r>
      <w:r w:rsidR="00361ED1" w:rsidRPr="005E22D9">
        <w:t>emperature</w:t>
      </w:r>
      <w:r w:rsidRPr="005E22D9">
        <w:t xml:space="preserve"> M</w:t>
      </w:r>
      <w:r w:rsidR="00361ED1" w:rsidRPr="005E22D9">
        <w:t>onitoring</w:t>
      </w:r>
      <w:r w:rsidRPr="005E22D9">
        <w:t xml:space="preserve"> F</w:t>
      </w:r>
      <w:r w:rsidR="00361ED1" w:rsidRPr="005E22D9">
        <w:t>ield</w:t>
      </w:r>
      <w:r w:rsidRPr="005E22D9">
        <w:t xml:space="preserve"> </w:t>
      </w:r>
      <w:r w:rsidR="00361ED1" w:rsidRPr="005E22D9">
        <w:t>Data</w:t>
      </w:r>
      <w:r w:rsidRPr="005E22D9">
        <w:t xml:space="preserve"> S</w:t>
      </w:r>
      <w:r w:rsidR="00361ED1" w:rsidRPr="005E22D9">
        <w:t>heet</w:t>
      </w:r>
      <w:bookmarkEnd w:id="296"/>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3"/>
          <w:footerReference w:type="default" r:id="rId54"/>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97" w:name="Nitrate"/>
      <w:bookmarkEnd w:id="297"/>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7170D436" w14:textId="48D59E75" w:rsidR="005E22D9" w:rsidRPr="005E22D9" w:rsidRDefault="005E22D9" w:rsidP="00996B9A">
      <w:pPr>
        <w:pStyle w:val="AppendixHeading"/>
      </w:pPr>
      <w:bookmarkStart w:id="298" w:name="_Toc120524002"/>
      <w:commentRangeStart w:id="299"/>
      <w:r w:rsidRPr="005E22D9">
        <w:lastRenderedPageBreak/>
        <w:t>Appendix H</w:t>
      </w:r>
      <w:commentRangeEnd w:id="299"/>
      <w:r w:rsidR="0022144D">
        <w:rPr>
          <w:rStyle w:val="CommentReference"/>
        </w:rPr>
        <w:commentReference w:id="299"/>
      </w:r>
      <w:r w:rsidR="00996B9A">
        <w:t xml:space="preserve">: </w:t>
      </w:r>
      <w:r w:rsidRPr="005E22D9">
        <w:t xml:space="preserve">Standard Calibration Procedure for </w:t>
      </w:r>
      <w:proofErr w:type="spellStart"/>
      <w:r w:rsidRPr="005E22D9">
        <w:t>Hydrolab</w:t>
      </w:r>
      <w:proofErr w:type="spellEnd"/>
      <w:r w:rsidRPr="005E22D9">
        <w:t xml:space="preserve"> </w:t>
      </w:r>
      <w:proofErr w:type="spellStart"/>
      <w:r w:rsidRPr="005E22D9">
        <w:t>Minisonde</w:t>
      </w:r>
      <w:proofErr w:type="spellEnd"/>
      <w:r w:rsidRPr="005E22D9">
        <w:t xml:space="preserve"> MS 5</w:t>
      </w:r>
      <w:bookmarkEnd w:id="298"/>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3FACC287" w14:textId="77777777" w:rsidR="00996B9A" w:rsidRDefault="00996B9A" w:rsidP="005E22D9">
      <w:pPr>
        <w:spacing w:before="88"/>
        <w:ind w:right="198"/>
        <w:jc w:val="center"/>
        <w:rPr>
          <w:b/>
          <w:sz w:val="24"/>
          <w:szCs w:val="24"/>
        </w:rPr>
      </w:pPr>
    </w:p>
    <w:p w14:paraId="26B7E2B7" w14:textId="2E070A0A" w:rsidR="005E22D9" w:rsidRPr="00996B9A" w:rsidRDefault="005E22D9" w:rsidP="00996B9A">
      <w:pPr>
        <w:pStyle w:val="AppendixHeading"/>
      </w:pPr>
      <w:bookmarkStart w:id="300" w:name="_Toc120524003"/>
      <w:r w:rsidRPr="005E22D9">
        <w:lastRenderedPageBreak/>
        <w:t>Appendix I</w:t>
      </w:r>
      <w:r w:rsidR="00996B9A">
        <w:t xml:space="preserve">: </w:t>
      </w:r>
      <w:r>
        <w:t>YSI T</w:t>
      </w:r>
      <w:r w:rsidR="00996B9A">
        <w:t>emperature</w:t>
      </w:r>
      <w:r>
        <w:t xml:space="preserve"> M</w:t>
      </w:r>
      <w:r w:rsidR="00996B9A">
        <w:t>eter</w:t>
      </w:r>
      <w:r>
        <w:t xml:space="preserve"> QA</w:t>
      </w:r>
      <w:bookmarkEnd w:id="300"/>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524538">
        <w:trPr>
          <w:trHeight w:val="551"/>
        </w:trPr>
        <w:tc>
          <w:tcPr>
            <w:tcW w:w="2952" w:type="dxa"/>
          </w:tcPr>
          <w:p w14:paraId="3ACE4F2F" w14:textId="77777777" w:rsidR="005E22D9" w:rsidRDefault="005E22D9" w:rsidP="00524538">
            <w:pPr>
              <w:pStyle w:val="TableParagraph"/>
              <w:spacing w:before="8"/>
              <w:rPr>
                <w:sz w:val="23"/>
              </w:rPr>
            </w:pPr>
          </w:p>
          <w:p w14:paraId="17C0821D" w14:textId="77777777" w:rsidR="005E22D9" w:rsidRDefault="005E22D9" w:rsidP="00524538">
            <w:pPr>
              <w:pStyle w:val="TableParagraph"/>
              <w:spacing w:line="259" w:lineRule="exact"/>
              <w:ind w:left="107"/>
              <w:rPr>
                <w:sz w:val="24"/>
              </w:rPr>
            </w:pPr>
            <w:r>
              <w:rPr>
                <w:sz w:val="24"/>
              </w:rPr>
              <w:t>METER NUMBER</w:t>
            </w:r>
          </w:p>
        </w:tc>
        <w:tc>
          <w:tcPr>
            <w:tcW w:w="2952" w:type="dxa"/>
          </w:tcPr>
          <w:p w14:paraId="4F4C4350" w14:textId="77777777" w:rsidR="005E22D9" w:rsidRDefault="005E22D9" w:rsidP="00524538">
            <w:pPr>
              <w:pStyle w:val="TableParagraph"/>
              <w:spacing w:before="8"/>
              <w:rPr>
                <w:sz w:val="23"/>
              </w:rPr>
            </w:pPr>
          </w:p>
          <w:p w14:paraId="3BBF376B" w14:textId="77777777" w:rsidR="005E22D9" w:rsidRDefault="005E22D9" w:rsidP="00524538">
            <w:pPr>
              <w:pStyle w:val="TableParagraph"/>
              <w:spacing w:line="259" w:lineRule="exact"/>
              <w:ind w:left="107"/>
              <w:rPr>
                <w:sz w:val="24"/>
              </w:rPr>
            </w:pPr>
            <w:r>
              <w:rPr>
                <w:sz w:val="24"/>
              </w:rPr>
              <w:t>MODEL NUMBER</w:t>
            </w:r>
          </w:p>
        </w:tc>
        <w:tc>
          <w:tcPr>
            <w:tcW w:w="2952" w:type="dxa"/>
          </w:tcPr>
          <w:p w14:paraId="31BDD82B" w14:textId="77777777" w:rsidR="005E22D9" w:rsidRDefault="005E22D9" w:rsidP="00524538">
            <w:pPr>
              <w:pStyle w:val="TableParagraph"/>
              <w:spacing w:before="8"/>
              <w:rPr>
                <w:sz w:val="23"/>
              </w:rPr>
            </w:pPr>
          </w:p>
          <w:p w14:paraId="5B1AAA5C" w14:textId="77777777" w:rsidR="005E22D9" w:rsidRDefault="005E22D9" w:rsidP="00524538">
            <w:pPr>
              <w:pStyle w:val="TableParagraph"/>
              <w:spacing w:line="259" w:lineRule="exact"/>
              <w:ind w:left="107"/>
              <w:rPr>
                <w:sz w:val="24"/>
              </w:rPr>
            </w:pPr>
            <w:r>
              <w:rPr>
                <w:sz w:val="24"/>
              </w:rPr>
              <w:t>TEMPERATURE</w:t>
            </w:r>
          </w:p>
        </w:tc>
      </w:tr>
      <w:tr w:rsidR="005E22D9" w14:paraId="6F12E375" w14:textId="77777777" w:rsidTr="00524538">
        <w:trPr>
          <w:trHeight w:val="552"/>
        </w:trPr>
        <w:tc>
          <w:tcPr>
            <w:tcW w:w="2952" w:type="dxa"/>
          </w:tcPr>
          <w:p w14:paraId="750B9126" w14:textId="77777777" w:rsidR="005E22D9" w:rsidRDefault="005E22D9" w:rsidP="00524538">
            <w:pPr>
              <w:pStyle w:val="TableParagraph"/>
            </w:pPr>
          </w:p>
        </w:tc>
        <w:tc>
          <w:tcPr>
            <w:tcW w:w="2952" w:type="dxa"/>
          </w:tcPr>
          <w:p w14:paraId="57CC48FA" w14:textId="77777777" w:rsidR="005E22D9" w:rsidRDefault="005E22D9" w:rsidP="00524538">
            <w:pPr>
              <w:pStyle w:val="TableParagraph"/>
            </w:pPr>
          </w:p>
        </w:tc>
        <w:tc>
          <w:tcPr>
            <w:tcW w:w="2952" w:type="dxa"/>
          </w:tcPr>
          <w:p w14:paraId="5318877F" w14:textId="77777777" w:rsidR="005E22D9" w:rsidRDefault="005E22D9" w:rsidP="00524538">
            <w:pPr>
              <w:pStyle w:val="TableParagraph"/>
            </w:pPr>
          </w:p>
        </w:tc>
      </w:tr>
      <w:tr w:rsidR="005E22D9" w14:paraId="1CDBEED5" w14:textId="77777777" w:rsidTr="00524538">
        <w:trPr>
          <w:trHeight w:val="551"/>
        </w:trPr>
        <w:tc>
          <w:tcPr>
            <w:tcW w:w="2952" w:type="dxa"/>
          </w:tcPr>
          <w:p w14:paraId="42ACF4EB" w14:textId="77777777" w:rsidR="005E22D9" w:rsidRDefault="005E22D9" w:rsidP="00524538">
            <w:pPr>
              <w:pStyle w:val="TableParagraph"/>
            </w:pPr>
          </w:p>
        </w:tc>
        <w:tc>
          <w:tcPr>
            <w:tcW w:w="2952" w:type="dxa"/>
          </w:tcPr>
          <w:p w14:paraId="003CA721" w14:textId="77777777" w:rsidR="005E22D9" w:rsidRDefault="005E22D9" w:rsidP="00524538">
            <w:pPr>
              <w:pStyle w:val="TableParagraph"/>
            </w:pPr>
          </w:p>
        </w:tc>
        <w:tc>
          <w:tcPr>
            <w:tcW w:w="2952" w:type="dxa"/>
          </w:tcPr>
          <w:p w14:paraId="31E4429A" w14:textId="77777777" w:rsidR="005E22D9" w:rsidRDefault="005E22D9" w:rsidP="00524538">
            <w:pPr>
              <w:pStyle w:val="TableParagraph"/>
            </w:pPr>
          </w:p>
        </w:tc>
      </w:tr>
      <w:tr w:rsidR="005E22D9" w14:paraId="4809A469" w14:textId="77777777" w:rsidTr="00524538">
        <w:trPr>
          <w:trHeight w:val="551"/>
        </w:trPr>
        <w:tc>
          <w:tcPr>
            <w:tcW w:w="2952" w:type="dxa"/>
          </w:tcPr>
          <w:p w14:paraId="3C661DEC" w14:textId="77777777" w:rsidR="005E22D9" w:rsidRDefault="005E22D9" w:rsidP="00524538">
            <w:pPr>
              <w:pStyle w:val="TableParagraph"/>
            </w:pPr>
          </w:p>
        </w:tc>
        <w:tc>
          <w:tcPr>
            <w:tcW w:w="2952" w:type="dxa"/>
          </w:tcPr>
          <w:p w14:paraId="3496B795" w14:textId="77777777" w:rsidR="005E22D9" w:rsidRDefault="005E22D9" w:rsidP="00524538">
            <w:pPr>
              <w:pStyle w:val="TableParagraph"/>
            </w:pPr>
          </w:p>
        </w:tc>
        <w:tc>
          <w:tcPr>
            <w:tcW w:w="2952" w:type="dxa"/>
          </w:tcPr>
          <w:p w14:paraId="150DA899" w14:textId="77777777" w:rsidR="005E22D9" w:rsidRDefault="005E22D9" w:rsidP="00524538">
            <w:pPr>
              <w:pStyle w:val="TableParagraph"/>
            </w:pPr>
          </w:p>
        </w:tc>
      </w:tr>
      <w:tr w:rsidR="005E22D9" w14:paraId="49A83411" w14:textId="77777777" w:rsidTr="00524538">
        <w:trPr>
          <w:trHeight w:val="552"/>
        </w:trPr>
        <w:tc>
          <w:tcPr>
            <w:tcW w:w="2952" w:type="dxa"/>
          </w:tcPr>
          <w:p w14:paraId="34F53E24" w14:textId="77777777" w:rsidR="005E22D9" w:rsidRDefault="005E22D9" w:rsidP="00524538">
            <w:pPr>
              <w:pStyle w:val="TableParagraph"/>
            </w:pPr>
          </w:p>
        </w:tc>
        <w:tc>
          <w:tcPr>
            <w:tcW w:w="2952" w:type="dxa"/>
          </w:tcPr>
          <w:p w14:paraId="3F5DB76E" w14:textId="77777777" w:rsidR="005E22D9" w:rsidRDefault="005E22D9" w:rsidP="00524538">
            <w:pPr>
              <w:pStyle w:val="TableParagraph"/>
            </w:pPr>
          </w:p>
        </w:tc>
        <w:tc>
          <w:tcPr>
            <w:tcW w:w="2952" w:type="dxa"/>
          </w:tcPr>
          <w:p w14:paraId="0952D453" w14:textId="77777777" w:rsidR="005E22D9" w:rsidRDefault="005E22D9" w:rsidP="00524538">
            <w:pPr>
              <w:pStyle w:val="TableParagraph"/>
            </w:pPr>
          </w:p>
        </w:tc>
      </w:tr>
      <w:tr w:rsidR="005E22D9" w14:paraId="137A1765" w14:textId="77777777" w:rsidTr="00524538">
        <w:trPr>
          <w:trHeight w:val="551"/>
        </w:trPr>
        <w:tc>
          <w:tcPr>
            <w:tcW w:w="2952" w:type="dxa"/>
          </w:tcPr>
          <w:p w14:paraId="54E247B1" w14:textId="77777777" w:rsidR="005E22D9" w:rsidRDefault="005E22D9" w:rsidP="00524538">
            <w:pPr>
              <w:pStyle w:val="TableParagraph"/>
            </w:pPr>
          </w:p>
        </w:tc>
        <w:tc>
          <w:tcPr>
            <w:tcW w:w="2952" w:type="dxa"/>
          </w:tcPr>
          <w:p w14:paraId="07E53123" w14:textId="77777777" w:rsidR="005E22D9" w:rsidRDefault="005E22D9" w:rsidP="00524538">
            <w:pPr>
              <w:pStyle w:val="TableParagraph"/>
            </w:pPr>
          </w:p>
        </w:tc>
        <w:tc>
          <w:tcPr>
            <w:tcW w:w="2952" w:type="dxa"/>
          </w:tcPr>
          <w:p w14:paraId="7E9ACB67" w14:textId="77777777" w:rsidR="005E22D9" w:rsidRDefault="005E22D9" w:rsidP="00524538">
            <w:pPr>
              <w:pStyle w:val="TableParagraph"/>
            </w:pPr>
          </w:p>
        </w:tc>
      </w:tr>
      <w:tr w:rsidR="005E22D9" w14:paraId="37BDDB52" w14:textId="77777777" w:rsidTr="00524538">
        <w:trPr>
          <w:trHeight w:val="551"/>
        </w:trPr>
        <w:tc>
          <w:tcPr>
            <w:tcW w:w="2952" w:type="dxa"/>
          </w:tcPr>
          <w:p w14:paraId="4DE04399" w14:textId="77777777" w:rsidR="005E22D9" w:rsidRDefault="005E22D9" w:rsidP="00524538">
            <w:pPr>
              <w:pStyle w:val="TableParagraph"/>
            </w:pPr>
          </w:p>
        </w:tc>
        <w:tc>
          <w:tcPr>
            <w:tcW w:w="2952" w:type="dxa"/>
          </w:tcPr>
          <w:p w14:paraId="2F8E307B" w14:textId="77777777" w:rsidR="005E22D9" w:rsidRDefault="005E22D9" w:rsidP="00524538">
            <w:pPr>
              <w:pStyle w:val="TableParagraph"/>
            </w:pPr>
          </w:p>
        </w:tc>
        <w:tc>
          <w:tcPr>
            <w:tcW w:w="2952" w:type="dxa"/>
          </w:tcPr>
          <w:p w14:paraId="7CE6A7BC" w14:textId="77777777" w:rsidR="005E22D9" w:rsidRDefault="005E22D9" w:rsidP="00524538">
            <w:pPr>
              <w:pStyle w:val="TableParagraph"/>
            </w:pPr>
          </w:p>
        </w:tc>
      </w:tr>
      <w:tr w:rsidR="005E22D9" w14:paraId="0CA9466E" w14:textId="77777777" w:rsidTr="00524538">
        <w:trPr>
          <w:trHeight w:val="552"/>
        </w:trPr>
        <w:tc>
          <w:tcPr>
            <w:tcW w:w="2952" w:type="dxa"/>
          </w:tcPr>
          <w:p w14:paraId="0993B4BB" w14:textId="77777777" w:rsidR="005E22D9" w:rsidRDefault="005E22D9" w:rsidP="00524538">
            <w:pPr>
              <w:pStyle w:val="TableParagraph"/>
            </w:pPr>
          </w:p>
        </w:tc>
        <w:tc>
          <w:tcPr>
            <w:tcW w:w="2952" w:type="dxa"/>
          </w:tcPr>
          <w:p w14:paraId="0289188B" w14:textId="77777777" w:rsidR="005E22D9" w:rsidRDefault="005E22D9" w:rsidP="00524538">
            <w:pPr>
              <w:pStyle w:val="TableParagraph"/>
            </w:pPr>
          </w:p>
        </w:tc>
        <w:tc>
          <w:tcPr>
            <w:tcW w:w="2952" w:type="dxa"/>
          </w:tcPr>
          <w:p w14:paraId="607F3F39" w14:textId="77777777" w:rsidR="005E22D9" w:rsidRDefault="005E22D9" w:rsidP="00524538">
            <w:pPr>
              <w:pStyle w:val="TableParagraph"/>
            </w:pPr>
          </w:p>
        </w:tc>
      </w:tr>
      <w:tr w:rsidR="005E22D9" w14:paraId="7AE89BB5" w14:textId="77777777" w:rsidTr="00524538">
        <w:trPr>
          <w:trHeight w:val="551"/>
        </w:trPr>
        <w:tc>
          <w:tcPr>
            <w:tcW w:w="2952" w:type="dxa"/>
          </w:tcPr>
          <w:p w14:paraId="54FF9079" w14:textId="77777777" w:rsidR="005E22D9" w:rsidRDefault="005E22D9" w:rsidP="00524538">
            <w:pPr>
              <w:pStyle w:val="TableParagraph"/>
            </w:pPr>
          </w:p>
        </w:tc>
        <w:tc>
          <w:tcPr>
            <w:tcW w:w="2952" w:type="dxa"/>
          </w:tcPr>
          <w:p w14:paraId="6B5659BB" w14:textId="77777777" w:rsidR="005E22D9" w:rsidRDefault="005E22D9" w:rsidP="00524538">
            <w:pPr>
              <w:pStyle w:val="TableParagraph"/>
            </w:pPr>
          </w:p>
        </w:tc>
        <w:tc>
          <w:tcPr>
            <w:tcW w:w="2952" w:type="dxa"/>
          </w:tcPr>
          <w:p w14:paraId="6ABD4AB9" w14:textId="77777777" w:rsidR="005E22D9" w:rsidRDefault="005E22D9" w:rsidP="00524538">
            <w:pPr>
              <w:pStyle w:val="TableParagraph"/>
            </w:pPr>
          </w:p>
        </w:tc>
      </w:tr>
      <w:tr w:rsidR="005E22D9" w14:paraId="7F729FAD" w14:textId="77777777" w:rsidTr="00524538">
        <w:trPr>
          <w:trHeight w:val="551"/>
        </w:trPr>
        <w:tc>
          <w:tcPr>
            <w:tcW w:w="2952" w:type="dxa"/>
          </w:tcPr>
          <w:p w14:paraId="48AA5C4D" w14:textId="77777777" w:rsidR="005E22D9" w:rsidRDefault="005E22D9" w:rsidP="00524538">
            <w:pPr>
              <w:pStyle w:val="TableParagraph"/>
            </w:pPr>
          </w:p>
        </w:tc>
        <w:tc>
          <w:tcPr>
            <w:tcW w:w="2952" w:type="dxa"/>
          </w:tcPr>
          <w:p w14:paraId="4AA3BF07" w14:textId="77777777" w:rsidR="005E22D9" w:rsidRDefault="005E22D9" w:rsidP="00524538">
            <w:pPr>
              <w:pStyle w:val="TableParagraph"/>
            </w:pPr>
          </w:p>
        </w:tc>
        <w:tc>
          <w:tcPr>
            <w:tcW w:w="2952" w:type="dxa"/>
          </w:tcPr>
          <w:p w14:paraId="06E44D35" w14:textId="77777777" w:rsidR="005E22D9" w:rsidRDefault="005E22D9" w:rsidP="00524538">
            <w:pPr>
              <w:pStyle w:val="TableParagraph"/>
            </w:pPr>
          </w:p>
        </w:tc>
      </w:tr>
      <w:tr w:rsidR="005E22D9" w14:paraId="139610D5" w14:textId="77777777" w:rsidTr="00524538">
        <w:trPr>
          <w:trHeight w:val="551"/>
        </w:trPr>
        <w:tc>
          <w:tcPr>
            <w:tcW w:w="2952" w:type="dxa"/>
          </w:tcPr>
          <w:p w14:paraId="6B649D3E" w14:textId="77777777" w:rsidR="005E22D9" w:rsidRDefault="005E22D9" w:rsidP="00524538">
            <w:pPr>
              <w:pStyle w:val="TableParagraph"/>
            </w:pPr>
          </w:p>
        </w:tc>
        <w:tc>
          <w:tcPr>
            <w:tcW w:w="2952" w:type="dxa"/>
          </w:tcPr>
          <w:p w14:paraId="0DF134DC" w14:textId="77777777" w:rsidR="005E22D9" w:rsidRDefault="005E22D9" w:rsidP="00524538">
            <w:pPr>
              <w:pStyle w:val="TableParagraph"/>
            </w:pPr>
          </w:p>
        </w:tc>
        <w:tc>
          <w:tcPr>
            <w:tcW w:w="2952" w:type="dxa"/>
          </w:tcPr>
          <w:p w14:paraId="79858D99" w14:textId="77777777" w:rsidR="005E22D9" w:rsidRDefault="005E22D9" w:rsidP="00524538">
            <w:pPr>
              <w:pStyle w:val="TableParagraph"/>
            </w:pPr>
          </w:p>
        </w:tc>
      </w:tr>
      <w:tr w:rsidR="005E22D9" w14:paraId="0DACB8D4" w14:textId="77777777" w:rsidTr="00524538">
        <w:trPr>
          <w:trHeight w:val="552"/>
        </w:trPr>
        <w:tc>
          <w:tcPr>
            <w:tcW w:w="2952" w:type="dxa"/>
          </w:tcPr>
          <w:p w14:paraId="7F1084BB" w14:textId="77777777" w:rsidR="005E22D9" w:rsidRDefault="005E22D9" w:rsidP="00524538">
            <w:pPr>
              <w:pStyle w:val="TableParagraph"/>
            </w:pPr>
          </w:p>
        </w:tc>
        <w:tc>
          <w:tcPr>
            <w:tcW w:w="2952" w:type="dxa"/>
          </w:tcPr>
          <w:p w14:paraId="37C0F378" w14:textId="77777777" w:rsidR="005E22D9" w:rsidRDefault="005E22D9" w:rsidP="00524538">
            <w:pPr>
              <w:pStyle w:val="TableParagraph"/>
            </w:pPr>
          </w:p>
        </w:tc>
        <w:tc>
          <w:tcPr>
            <w:tcW w:w="2952" w:type="dxa"/>
          </w:tcPr>
          <w:p w14:paraId="00490E0D" w14:textId="77777777" w:rsidR="005E22D9" w:rsidRDefault="005E22D9" w:rsidP="00524538">
            <w:pPr>
              <w:pStyle w:val="TableParagraph"/>
            </w:pPr>
          </w:p>
        </w:tc>
      </w:tr>
      <w:tr w:rsidR="005E22D9" w14:paraId="20EB263C" w14:textId="77777777" w:rsidTr="00524538">
        <w:trPr>
          <w:trHeight w:val="551"/>
        </w:trPr>
        <w:tc>
          <w:tcPr>
            <w:tcW w:w="2952" w:type="dxa"/>
          </w:tcPr>
          <w:p w14:paraId="363B6805" w14:textId="77777777" w:rsidR="005E22D9" w:rsidRDefault="005E22D9" w:rsidP="00524538">
            <w:pPr>
              <w:pStyle w:val="TableParagraph"/>
            </w:pPr>
          </w:p>
        </w:tc>
        <w:tc>
          <w:tcPr>
            <w:tcW w:w="2952" w:type="dxa"/>
          </w:tcPr>
          <w:p w14:paraId="20126935" w14:textId="77777777" w:rsidR="005E22D9" w:rsidRDefault="005E22D9" w:rsidP="00524538">
            <w:pPr>
              <w:pStyle w:val="TableParagraph"/>
            </w:pPr>
          </w:p>
        </w:tc>
        <w:tc>
          <w:tcPr>
            <w:tcW w:w="2952" w:type="dxa"/>
          </w:tcPr>
          <w:p w14:paraId="7D5AD6B0" w14:textId="77777777" w:rsidR="005E22D9" w:rsidRDefault="005E22D9" w:rsidP="00524538">
            <w:pPr>
              <w:pStyle w:val="TableParagraph"/>
            </w:pPr>
          </w:p>
        </w:tc>
      </w:tr>
      <w:tr w:rsidR="005E22D9" w14:paraId="1F1551F6" w14:textId="77777777" w:rsidTr="00524538">
        <w:trPr>
          <w:trHeight w:val="551"/>
        </w:trPr>
        <w:tc>
          <w:tcPr>
            <w:tcW w:w="2952" w:type="dxa"/>
          </w:tcPr>
          <w:p w14:paraId="78268EDB" w14:textId="77777777" w:rsidR="005E22D9" w:rsidRDefault="005E22D9" w:rsidP="00524538">
            <w:pPr>
              <w:pStyle w:val="TableParagraph"/>
            </w:pPr>
          </w:p>
        </w:tc>
        <w:tc>
          <w:tcPr>
            <w:tcW w:w="2952" w:type="dxa"/>
          </w:tcPr>
          <w:p w14:paraId="7A435733" w14:textId="77777777" w:rsidR="005E22D9" w:rsidRDefault="005E22D9" w:rsidP="00524538">
            <w:pPr>
              <w:pStyle w:val="TableParagraph"/>
            </w:pPr>
          </w:p>
        </w:tc>
        <w:tc>
          <w:tcPr>
            <w:tcW w:w="2952" w:type="dxa"/>
          </w:tcPr>
          <w:p w14:paraId="0475323F" w14:textId="77777777" w:rsidR="005E22D9" w:rsidRDefault="005E22D9" w:rsidP="00524538">
            <w:pPr>
              <w:pStyle w:val="TableParagraph"/>
            </w:pPr>
          </w:p>
        </w:tc>
      </w:tr>
      <w:tr w:rsidR="005E22D9" w14:paraId="03891557" w14:textId="77777777" w:rsidTr="00524538">
        <w:trPr>
          <w:trHeight w:val="552"/>
        </w:trPr>
        <w:tc>
          <w:tcPr>
            <w:tcW w:w="2952" w:type="dxa"/>
          </w:tcPr>
          <w:p w14:paraId="0FF61141" w14:textId="77777777" w:rsidR="005E22D9" w:rsidRDefault="005E22D9" w:rsidP="00524538">
            <w:pPr>
              <w:pStyle w:val="TableParagraph"/>
            </w:pPr>
          </w:p>
        </w:tc>
        <w:tc>
          <w:tcPr>
            <w:tcW w:w="2952" w:type="dxa"/>
          </w:tcPr>
          <w:p w14:paraId="6E0097A5" w14:textId="77777777" w:rsidR="005E22D9" w:rsidRDefault="005E22D9" w:rsidP="00524538">
            <w:pPr>
              <w:pStyle w:val="TableParagraph"/>
            </w:pPr>
          </w:p>
        </w:tc>
        <w:tc>
          <w:tcPr>
            <w:tcW w:w="2952" w:type="dxa"/>
          </w:tcPr>
          <w:p w14:paraId="27C67527" w14:textId="77777777" w:rsidR="005E22D9" w:rsidRDefault="005E22D9" w:rsidP="00524538">
            <w:pPr>
              <w:pStyle w:val="TableParagraph"/>
            </w:pPr>
          </w:p>
        </w:tc>
      </w:tr>
      <w:tr w:rsidR="005E22D9" w14:paraId="074F9B36" w14:textId="77777777" w:rsidTr="00524538">
        <w:trPr>
          <w:trHeight w:val="551"/>
        </w:trPr>
        <w:tc>
          <w:tcPr>
            <w:tcW w:w="2952" w:type="dxa"/>
          </w:tcPr>
          <w:p w14:paraId="3D04589D" w14:textId="77777777" w:rsidR="005E22D9" w:rsidRDefault="005E22D9" w:rsidP="00524538">
            <w:pPr>
              <w:pStyle w:val="TableParagraph"/>
            </w:pPr>
          </w:p>
        </w:tc>
        <w:tc>
          <w:tcPr>
            <w:tcW w:w="2952" w:type="dxa"/>
          </w:tcPr>
          <w:p w14:paraId="6AC846BD" w14:textId="77777777" w:rsidR="005E22D9" w:rsidRDefault="005E22D9" w:rsidP="00524538">
            <w:pPr>
              <w:pStyle w:val="TableParagraph"/>
            </w:pPr>
          </w:p>
        </w:tc>
        <w:tc>
          <w:tcPr>
            <w:tcW w:w="2952" w:type="dxa"/>
          </w:tcPr>
          <w:p w14:paraId="204EBA59" w14:textId="77777777" w:rsidR="005E22D9" w:rsidRDefault="005E22D9" w:rsidP="00524538">
            <w:pPr>
              <w:pStyle w:val="TableParagraph"/>
            </w:pPr>
          </w:p>
        </w:tc>
      </w:tr>
      <w:tr w:rsidR="005E22D9" w14:paraId="345C10BE" w14:textId="77777777" w:rsidTr="00524538">
        <w:trPr>
          <w:trHeight w:val="551"/>
        </w:trPr>
        <w:tc>
          <w:tcPr>
            <w:tcW w:w="2952" w:type="dxa"/>
          </w:tcPr>
          <w:p w14:paraId="140226E9" w14:textId="77777777" w:rsidR="005E22D9" w:rsidRDefault="005E22D9" w:rsidP="00524538">
            <w:pPr>
              <w:pStyle w:val="TableParagraph"/>
            </w:pPr>
          </w:p>
        </w:tc>
        <w:tc>
          <w:tcPr>
            <w:tcW w:w="2952" w:type="dxa"/>
          </w:tcPr>
          <w:p w14:paraId="319B6647" w14:textId="77777777" w:rsidR="005E22D9" w:rsidRDefault="005E22D9" w:rsidP="00524538">
            <w:pPr>
              <w:pStyle w:val="TableParagraph"/>
            </w:pPr>
          </w:p>
        </w:tc>
        <w:tc>
          <w:tcPr>
            <w:tcW w:w="2952" w:type="dxa"/>
          </w:tcPr>
          <w:p w14:paraId="31AF7D06" w14:textId="77777777" w:rsidR="005E22D9" w:rsidRDefault="005E22D9" w:rsidP="00524538">
            <w:pPr>
              <w:pStyle w:val="TableParagraph"/>
            </w:pPr>
          </w:p>
        </w:tc>
      </w:tr>
      <w:tr w:rsidR="005E22D9" w14:paraId="2BA23B3A" w14:textId="77777777" w:rsidTr="00524538">
        <w:trPr>
          <w:trHeight w:val="552"/>
        </w:trPr>
        <w:tc>
          <w:tcPr>
            <w:tcW w:w="2952" w:type="dxa"/>
          </w:tcPr>
          <w:p w14:paraId="4AFB2064" w14:textId="77777777" w:rsidR="005E22D9" w:rsidRDefault="005E22D9" w:rsidP="00524538">
            <w:pPr>
              <w:pStyle w:val="TableParagraph"/>
            </w:pPr>
          </w:p>
        </w:tc>
        <w:tc>
          <w:tcPr>
            <w:tcW w:w="2952" w:type="dxa"/>
          </w:tcPr>
          <w:p w14:paraId="1F166E3A" w14:textId="77777777" w:rsidR="005E22D9" w:rsidRDefault="005E22D9" w:rsidP="00524538">
            <w:pPr>
              <w:pStyle w:val="TableParagraph"/>
            </w:pPr>
          </w:p>
        </w:tc>
        <w:tc>
          <w:tcPr>
            <w:tcW w:w="2952" w:type="dxa"/>
          </w:tcPr>
          <w:p w14:paraId="3A8F6F01" w14:textId="77777777" w:rsidR="005E22D9" w:rsidRDefault="005E22D9" w:rsidP="00524538">
            <w:pPr>
              <w:pStyle w:val="TableParagraph"/>
            </w:pPr>
          </w:p>
        </w:tc>
      </w:tr>
    </w:tbl>
    <w:p w14:paraId="09C6ECF3" w14:textId="77777777" w:rsidR="005E22D9" w:rsidRDefault="005E22D9" w:rsidP="005E22D9">
      <w:pPr>
        <w:sectPr w:rsidR="005E22D9">
          <w:headerReference w:type="default" r:id="rId55"/>
          <w:footerReference w:type="default" r:id="rId56"/>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39418A16" w14:textId="224E364E" w:rsidR="005E22D9" w:rsidRPr="00996B9A" w:rsidRDefault="005E22D9" w:rsidP="00996B9A">
      <w:pPr>
        <w:pStyle w:val="AppendixHeading"/>
      </w:pPr>
      <w:bookmarkStart w:id="301" w:name="Appendix_J"/>
      <w:bookmarkStart w:id="302" w:name="_bookmark43"/>
      <w:bookmarkStart w:id="303" w:name="_Toc120524004"/>
      <w:bookmarkEnd w:id="301"/>
      <w:bookmarkEnd w:id="302"/>
      <w:r w:rsidRPr="00996B9A">
        <w:t>Appendix J</w:t>
      </w:r>
      <w:r w:rsidR="00996B9A" w:rsidRPr="00996B9A">
        <w:t xml:space="preserve">: </w:t>
      </w:r>
      <w:r w:rsidRPr="00996B9A">
        <w:t>Calibration Standards Record Form (KWF: WQ Form 2)</w:t>
      </w:r>
      <w:bookmarkEnd w:id="303"/>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524538">
        <w:trPr>
          <w:trHeight w:val="476"/>
        </w:trPr>
        <w:tc>
          <w:tcPr>
            <w:tcW w:w="1265" w:type="dxa"/>
          </w:tcPr>
          <w:p w14:paraId="2055E548" w14:textId="77777777" w:rsidR="005E22D9" w:rsidRDefault="005E22D9" w:rsidP="00524538">
            <w:pPr>
              <w:pStyle w:val="TableParagraph"/>
              <w:spacing w:before="44"/>
              <w:ind w:left="405"/>
              <w:rPr>
                <w:sz w:val="24"/>
              </w:rPr>
            </w:pPr>
            <w:bookmarkStart w:id="304" w:name="Date"/>
            <w:bookmarkEnd w:id="304"/>
            <w:r>
              <w:rPr>
                <w:sz w:val="24"/>
              </w:rPr>
              <w:t>Date</w:t>
            </w:r>
          </w:p>
        </w:tc>
        <w:tc>
          <w:tcPr>
            <w:tcW w:w="1266" w:type="dxa"/>
          </w:tcPr>
          <w:p w14:paraId="1A49B8D3" w14:textId="77777777" w:rsidR="005E22D9" w:rsidRDefault="005E22D9" w:rsidP="00524538">
            <w:pPr>
              <w:pStyle w:val="TableParagraph"/>
              <w:spacing w:line="274" w:lineRule="exact"/>
              <w:ind w:left="107"/>
              <w:rPr>
                <w:sz w:val="24"/>
              </w:rPr>
            </w:pPr>
            <w:r>
              <w:rPr>
                <w:sz w:val="24"/>
              </w:rPr>
              <w:t>Time</w:t>
            </w:r>
          </w:p>
        </w:tc>
        <w:tc>
          <w:tcPr>
            <w:tcW w:w="1265" w:type="dxa"/>
          </w:tcPr>
          <w:p w14:paraId="19443CF0" w14:textId="77777777" w:rsidR="005E22D9" w:rsidRDefault="005E22D9" w:rsidP="00524538">
            <w:pPr>
              <w:pStyle w:val="TableParagraph"/>
              <w:spacing w:line="274" w:lineRule="exact"/>
              <w:ind w:left="107"/>
              <w:rPr>
                <w:sz w:val="24"/>
              </w:rPr>
            </w:pPr>
            <w:r>
              <w:rPr>
                <w:sz w:val="24"/>
              </w:rPr>
              <w:t>Action</w:t>
            </w:r>
          </w:p>
        </w:tc>
        <w:tc>
          <w:tcPr>
            <w:tcW w:w="1265" w:type="dxa"/>
          </w:tcPr>
          <w:p w14:paraId="69E28532" w14:textId="77777777" w:rsidR="005E22D9" w:rsidRDefault="005E22D9" w:rsidP="00524538">
            <w:pPr>
              <w:pStyle w:val="TableParagraph"/>
              <w:spacing w:line="274" w:lineRule="exact"/>
              <w:ind w:left="107"/>
              <w:rPr>
                <w:sz w:val="24"/>
              </w:rPr>
            </w:pPr>
            <w:r>
              <w:rPr>
                <w:sz w:val="24"/>
              </w:rPr>
              <w:t>Parameter</w:t>
            </w:r>
          </w:p>
        </w:tc>
        <w:tc>
          <w:tcPr>
            <w:tcW w:w="1576" w:type="dxa"/>
          </w:tcPr>
          <w:p w14:paraId="321CD057" w14:textId="77777777" w:rsidR="005E22D9" w:rsidRDefault="005E22D9" w:rsidP="00524538">
            <w:pPr>
              <w:pStyle w:val="TableParagraph"/>
              <w:spacing w:line="274" w:lineRule="exact"/>
              <w:ind w:left="107"/>
              <w:rPr>
                <w:sz w:val="24"/>
              </w:rPr>
            </w:pPr>
            <w:r>
              <w:rPr>
                <w:sz w:val="24"/>
              </w:rPr>
              <w:t>Concentration</w:t>
            </w:r>
          </w:p>
        </w:tc>
        <w:tc>
          <w:tcPr>
            <w:tcW w:w="1265" w:type="dxa"/>
          </w:tcPr>
          <w:p w14:paraId="16717924" w14:textId="77777777" w:rsidR="005E22D9" w:rsidRDefault="005E22D9" w:rsidP="00524538">
            <w:pPr>
              <w:pStyle w:val="TableParagraph"/>
              <w:spacing w:line="274" w:lineRule="exact"/>
              <w:ind w:left="106"/>
              <w:rPr>
                <w:sz w:val="24"/>
              </w:rPr>
            </w:pPr>
            <w:r>
              <w:rPr>
                <w:sz w:val="24"/>
              </w:rPr>
              <w:t>Lot</w:t>
            </w:r>
          </w:p>
        </w:tc>
        <w:tc>
          <w:tcPr>
            <w:tcW w:w="1266" w:type="dxa"/>
          </w:tcPr>
          <w:p w14:paraId="1A412442" w14:textId="77777777" w:rsidR="005E22D9" w:rsidRDefault="005E22D9" w:rsidP="00524538">
            <w:pPr>
              <w:pStyle w:val="TableParagraph"/>
              <w:spacing w:line="274" w:lineRule="exact"/>
              <w:ind w:left="106"/>
              <w:rPr>
                <w:sz w:val="24"/>
              </w:rPr>
            </w:pPr>
            <w:r>
              <w:rPr>
                <w:sz w:val="24"/>
              </w:rPr>
              <w:t>Expiration</w:t>
            </w:r>
          </w:p>
        </w:tc>
      </w:tr>
      <w:tr w:rsidR="005E22D9" w14:paraId="6EB22701" w14:textId="77777777" w:rsidTr="00524538">
        <w:trPr>
          <w:trHeight w:val="276"/>
        </w:trPr>
        <w:tc>
          <w:tcPr>
            <w:tcW w:w="1265" w:type="dxa"/>
          </w:tcPr>
          <w:p w14:paraId="62335C3C" w14:textId="77777777" w:rsidR="005E22D9" w:rsidRDefault="005E22D9" w:rsidP="00524538">
            <w:pPr>
              <w:pStyle w:val="TableParagraph"/>
              <w:rPr>
                <w:sz w:val="20"/>
              </w:rPr>
            </w:pPr>
          </w:p>
        </w:tc>
        <w:tc>
          <w:tcPr>
            <w:tcW w:w="1266" w:type="dxa"/>
          </w:tcPr>
          <w:p w14:paraId="67665CCF" w14:textId="77777777" w:rsidR="005E22D9" w:rsidRDefault="005E22D9" w:rsidP="00524538">
            <w:pPr>
              <w:pStyle w:val="TableParagraph"/>
              <w:rPr>
                <w:sz w:val="20"/>
              </w:rPr>
            </w:pPr>
          </w:p>
        </w:tc>
        <w:tc>
          <w:tcPr>
            <w:tcW w:w="1265" w:type="dxa"/>
          </w:tcPr>
          <w:p w14:paraId="5D036A6F" w14:textId="77777777" w:rsidR="005E22D9" w:rsidRDefault="005E22D9" w:rsidP="00524538">
            <w:pPr>
              <w:pStyle w:val="TableParagraph"/>
              <w:rPr>
                <w:sz w:val="20"/>
              </w:rPr>
            </w:pPr>
          </w:p>
        </w:tc>
        <w:tc>
          <w:tcPr>
            <w:tcW w:w="1265" w:type="dxa"/>
          </w:tcPr>
          <w:p w14:paraId="6716FA1D" w14:textId="77777777" w:rsidR="005E22D9" w:rsidRDefault="005E22D9" w:rsidP="00524538">
            <w:pPr>
              <w:pStyle w:val="TableParagraph"/>
              <w:rPr>
                <w:sz w:val="20"/>
              </w:rPr>
            </w:pPr>
          </w:p>
        </w:tc>
        <w:tc>
          <w:tcPr>
            <w:tcW w:w="1576" w:type="dxa"/>
          </w:tcPr>
          <w:p w14:paraId="778629E9" w14:textId="77777777" w:rsidR="005E22D9" w:rsidRDefault="005E22D9" w:rsidP="00524538">
            <w:pPr>
              <w:pStyle w:val="TableParagraph"/>
              <w:rPr>
                <w:sz w:val="20"/>
              </w:rPr>
            </w:pPr>
          </w:p>
        </w:tc>
        <w:tc>
          <w:tcPr>
            <w:tcW w:w="1265" w:type="dxa"/>
          </w:tcPr>
          <w:p w14:paraId="7102C7C0" w14:textId="77777777" w:rsidR="005E22D9" w:rsidRDefault="005E22D9" w:rsidP="00524538">
            <w:pPr>
              <w:pStyle w:val="TableParagraph"/>
              <w:rPr>
                <w:sz w:val="20"/>
              </w:rPr>
            </w:pPr>
          </w:p>
        </w:tc>
        <w:tc>
          <w:tcPr>
            <w:tcW w:w="1266" w:type="dxa"/>
          </w:tcPr>
          <w:p w14:paraId="12B6178D" w14:textId="77777777" w:rsidR="005E22D9" w:rsidRDefault="005E22D9" w:rsidP="00524538">
            <w:pPr>
              <w:pStyle w:val="TableParagraph"/>
              <w:rPr>
                <w:sz w:val="20"/>
              </w:rPr>
            </w:pPr>
          </w:p>
        </w:tc>
      </w:tr>
      <w:tr w:rsidR="005E22D9" w14:paraId="15F27C0A" w14:textId="77777777" w:rsidTr="00524538">
        <w:trPr>
          <w:trHeight w:val="275"/>
        </w:trPr>
        <w:tc>
          <w:tcPr>
            <w:tcW w:w="1265" w:type="dxa"/>
          </w:tcPr>
          <w:p w14:paraId="438F46B3" w14:textId="77777777" w:rsidR="005E22D9" w:rsidRDefault="005E22D9" w:rsidP="00524538">
            <w:pPr>
              <w:pStyle w:val="TableParagraph"/>
              <w:rPr>
                <w:sz w:val="20"/>
              </w:rPr>
            </w:pPr>
          </w:p>
        </w:tc>
        <w:tc>
          <w:tcPr>
            <w:tcW w:w="1266" w:type="dxa"/>
          </w:tcPr>
          <w:p w14:paraId="6A982C3F" w14:textId="77777777" w:rsidR="005E22D9" w:rsidRDefault="005E22D9" w:rsidP="00524538">
            <w:pPr>
              <w:pStyle w:val="TableParagraph"/>
              <w:rPr>
                <w:sz w:val="20"/>
              </w:rPr>
            </w:pPr>
          </w:p>
        </w:tc>
        <w:tc>
          <w:tcPr>
            <w:tcW w:w="1265" w:type="dxa"/>
          </w:tcPr>
          <w:p w14:paraId="6AE66A50" w14:textId="77777777" w:rsidR="005E22D9" w:rsidRDefault="005E22D9" w:rsidP="00524538">
            <w:pPr>
              <w:pStyle w:val="TableParagraph"/>
              <w:rPr>
                <w:sz w:val="20"/>
              </w:rPr>
            </w:pPr>
          </w:p>
        </w:tc>
        <w:tc>
          <w:tcPr>
            <w:tcW w:w="1265" w:type="dxa"/>
          </w:tcPr>
          <w:p w14:paraId="248981D0" w14:textId="77777777" w:rsidR="005E22D9" w:rsidRDefault="005E22D9" w:rsidP="00524538">
            <w:pPr>
              <w:pStyle w:val="TableParagraph"/>
              <w:rPr>
                <w:sz w:val="20"/>
              </w:rPr>
            </w:pPr>
          </w:p>
        </w:tc>
        <w:tc>
          <w:tcPr>
            <w:tcW w:w="1576" w:type="dxa"/>
          </w:tcPr>
          <w:p w14:paraId="4A45E10D" w14:textId="77777777" w:rsidR="005E22D9" w:rsidRDefault="005E22D9" w:rsidP="00524538">
            <w:pPr>
              <w:pStyle w:val="TableParagraph"/>
              <w:rPr>
                <w:sz w:val="20"/>
              </w:rPr>
            </w:pPr>
          </w:p>
        </w:tc>
        <w:tc>
          <w:tcPr>
            <w:tcW w:w="1265" w:type="dxa"/>
          </w:tcPr>
          <w:p w14:paraId="75D79D6A" w14:textId="77777777" w:rsidR="005E22D9" w:rsidRDefault="005E22D9" w:rsidP="00524538">
            <w:pPr>
              <w:pStyle w:val="TableParagraph"/>
              <w:rPr>
                <w:sz w:val="20"/>
              </w:rPr>
            </w:pPr>
          </w:p>
        </w:tc>
        <w:tc>
          <w:tcPr>
            <w:tcW w:w="1266" w:type="dxa"/>
          </w:tcPr>
          <w:p w14:paraId="6BBEE8B6" w14:textId="77777777" w:rsidR="005E22D9" w:rsidRDefault="005E22D9" w:rsidP="00524538">
            <w:pPr>
              <w:pStyle w:val="TableParagraph"/>
              <w:rPr>
                <w:sz w:val="20"/>
              </w:rPr>
            </w:pPr>
          </w:p>
        </w:tc>
      </w:tr>
      <w:tr w:rsidR="005E22D9" w14:paraId="4CF88623" w14:textId="77777777" w:rsidTr="00524538">
        <w:trPr>
          <w:trHeight w:val="275"/>
        </w:trPr>
        <w:tc>
          <w:tcPr>
            <w:tcW w:w="1265" w:type="dxa"/>
          </w:tcPr>
          <w:p w14:paraId="128D5118" w14:textId="77777777" w:rsidR="005E22D9" w:rsidRDefault="005E22D9" w:rsidP="00524538">
            <w:pPr>
              <w:pStyle w:val="TableParagraph"/>
              <w:rPr>
                <w:sz w:val="20"/>
              </w:rPr>
            </w:pPr>
          </w:p>
        </w:tc>
        <w:tc>
          <w:tcPr>
            <w:tcW w:w="1266" w:type="dxa"/>
          </w:tcPr>
          <w:p w14:paraId="526CC7CE" w14:textId="77777777" w:rsidR="005E22D9" w:rsidRDefault="005E22D9" w:rsidP="00524538">
            <w:pPr>
              <w:pStyle w:val="TableParagraph"/>
              <w:rPr>
                <w:sz w:val="20"/>
              </w:rPr>
            </w:pPr>
          </w:p>
        </w:tc>
        <w:tc>
          <w:tcPr>
            <w:tcW w:w="1265" w:type="dxa"/>
          </w:tcPr>
          <w:p w14:paraId="323A0B9E" w14:textId="77777777" w:rsidR="005E22D9" w:rsidRDefault="005E22D9" w:rsidP="00524538">
            <w:pPr>
              <w:pStyle w:val="TableParagraph"/>
              <w:rPr>
                <w:sz w:val="20"/>
              </w:rPr>
            </w:pPr>
          </w:p>
        </w:tc>
        <w:tc>
          <w:tcPr>
            <w:tcW w:w="1265" w:type="dxa"/>
          </w:tcPr>
          <w:p w14:paraId="77DC87CF" w14:textId="77777777" w:rsidR="005E22D9" w:rsidRDefault="005E22D9" w:rsidP="00524538">
            <w:pPr>
              <w:pStyle w:val="TableParagraph"/>
              <w:rPr>
                <w:sz w:val="20"/>
              </w:rPr>
            </w:pPr>
          </w:p>
        </w:tc>
        <w:tc>
          <w:tcPr>
            <w:tcW w:w="1576" w:type="dxa"/>
          </w:tcPr>
          <w:p w14:paraId="6253011D" w14:textId="77777777" w:rsidR="005E22D9" w:rsidRDefault="005E22D9" w:rsidP="00524538">
            <w:pPr>
              <w:pStyle w:val="TableParagraph"/>
              <w:rPr>
                <w:sz w:val="20"/>
              </w:rPr>
            </w:pPr>
          </w:p>
        </w:tc>
        <w:tc>
          <w:tcPr>
            <w:tcW w:w="1265" w:type="dxa"/>
          </w:tcPr>
          <w:p w14:paraId="255EAB8D" w14:textId="77777777" w:rsidR="005E22D9" w:rsidRDefault="005E22D9" w:rsidP="00524538">
            <w:pPr>
              <w:pStyle w:val="TableParagraph"/>
              <w:rPr>
                <w:sz w:val="20"/>
              </w:rPr>
            </w:pPr>
          </w:p>
        </w:tc>
        <w:tc>
          <w:tcPr>
            <w:tcW w:w="1266" w:type="dxa"/>
          </w:tcPr>
          <w:p w14:paraId="3BE7F6EC" w14:textId="77777777" w:rsidR="005E22D9" w:rsidRDefault="005E22D9" w:rsidP="00524538">
            <w:pPr>
              <w:pStyle w:val="TableParagraph"/>
              <w:rPr>
                <w:sz w:val="20"/>
              </w:rPr>
            </w:pPr>
          </w:p>
        </w:tc>
      </w:tr>
      <w:tr w:rsidR="005E22D9" w14:paraId="0F553681" w14:textId="77777777" w:rsidTr="00524538">
        <w:trPr>
          <w:trHeight w:val="275"/>
        </w:trPr>
        <w:tc>
          <w:tcPr>
            <w:tcW w:w="1265" w:type="dxa"/>
          </w:tcPr>
          <w:p w14:paraId="753ED4B6" w14:textId="77777777" w:rsidR="005E22D9" w:rsidRDefault="005E22D9" w:rsidP="00524538">
            <w:pPr>
              <w:pStyle w:val="TableParagraph"/>
              <w:rPr>
                <w:sz w:val="20"/>
              </w:rPr>
            </w:pPr>
          </w:p>
        </w:tc>
        <w:tc>
          <w:tcPr>
            <w:tcW w:w="1266" w:type="dxa"/>
          </w:tcPr>
          <w:p w14:paraId="06734ED2" w14:textId="77777777" w:rsidR="005E22D9" w:rsidRDefault="005E22D9" w:rsidP="00524538">
            <w:pPr>
              <w:pStyle w:val="TableParagraph"/>
              <w:rPr>
                <w:sz w:val="20"/>
              </w:rPr>
            </w:pPr>
          </w:p>
        </w:tc>
        <w:tc>
          <w:tcPr>
            <w:tcW w:w="1265" w:type="dxa"/>
          </w:tcPr>
          <w:p w14:paraId="10A375C8" w14:textId="77777777" w:rsidR="005E22D9" w:rsidRDefault="005E22D9" w:rsidP="00524538">
            <w:pPr>
              <w:pStyle w:val="TableParagraph"/>
              <w:rPr>
                <w:sz w:val="20"/>
              </w:rPr>
            </w:pPr>
          </w:p>
        </w:tc>
        <w:tc>
          <w:tcPr>
            <w:tcW w:w="1265" w:type="dxa"/>
          </w:tcPr>
          <w:p w14:paraId="69EA2291" w14:textId="77777777" w:rsidR="005E22D9" w:rsidRDefault="005E22D9" w:rsidP="00524538">
            <w:pPr>
              <w:pStyle w:val="TableParagraph"/>
              <w:rPr>
                <w:sz w:val="20"/>
              </w:rPr>
            </w:pPr>
          </w:p>
        </w:tc>
        <w:tc>
          <w:tcPr>
            <w:tcW w:w="1576" w:type="dxa"/>
          </w:tcPr>
          <w:p w14:paraId="563CF542" w14:textId="77777777" w:rsidR="005E22D9" w:rsidRDefault="005E22D9" w:rsidP="00524538">
            <w:pPr>
              <w:pStyle w:val="TableParagraph"/>
              <w:rPr>
                <w:sz w:val="20"/>
              </w:rPr>
            </w:pPr>
          </w:p>
        </w:tc>
        <w:tc>
          <w:tcPr>
            <w:tcW w:w="1265" w:type="dxa"/>
          </w:tcPr>
          <w:p w14:paraId="7B99C3FB" w14:textId="77777777" w:rsidR="005E22D9" w:rsidRDefault="005E22D9" w:rsidP="00524538">
            <w:pPr>
              <w:pStyle w:val="TableParagraph"/>
              <w:rPr>
                <w:sz w:val="20"/>
              </w:rPr>
            </w:pPr>
          </w:p>
        </w:tc>
        <w:tc>
          <w:tcPr>
            <w:tcW w:w="1266" w:type="dxa"/>
          </w:tcPr>
          <w:p w14:paraId="550080AC" w14:textId="77777777" w:rsidR="005E22D9" w:rsidRDefault="005E22D9" w:rsidP="00524538">
            <w:pPr>
              <w:pStyle w:val="TableParagraph"/>
              <w:rPr>
                <w:sz w:val="20"/>
              </w:rPr>
            </w:pPr>
          </w:p>
        </w:tc>
      </w:tr>
      <w:tr w:rsidR="005E22D9" w14:paraId="5E6B24FB" w14:textId="77777777" w:rsidTr="00524538">
        <w:trPr>
          <w:trHeight w:val="276"/>
        </w:trPr>
        <w:tc>
          <w:tcPr>
            <w:tcW w:w="1265" w:type="dxa"/>
          </w:tcPr>
          <w:p w14:paraId="5318BB8B" w14:textId="77777777" w:rsidR="005E22D9" w:rsidRDefault="005E22D9" w:rsidP="00524538">
            <w:pPr>
              <w:pStyle w:val="TableParagraph"/>
              <w:rPr>
                <w:sz w:val="20"/>
              </w:rPr>
            </w:pPr>
          </w:p>
        </w:tc>
        <w:tc>
          <w:tcPr>
            <w:tcW w:w="1266" w:type="dxa"/>
          </w:tcPr>
          <w:p w14:paraId="76DFA4AD" w14:textId="77777777" w:rsidR="005E22D9" w:rsidRDefault="005E22D9" w:rsidP="00524538">
            <w:pPr>
              <w:pStyle w:val="TableParagraph"/>
              <w:rPr>
                <w:sz w:val="20"/>
              </w:rPr>
            </w:pPr>
          </w:p>
        </w:tc>
        <w:tc>
          <w:tcPr>
            <w:tcW w:w="1265" w:type="dxa"/>
          </w:tcPr>
          <w:p w14:paraId="7CBD713D" w14:textId="77777777" w:rsidR="005E22D9" w:rsidRDefault="005E22D9" w:rsidP="00524538">
            <w:pPr>
              <w:pStyle w:val="TableParagraph"/>
              <w:rPr>
                <w:sz w:val="20"/>
              </w:rPr>
            </w:pPr>
          </w:p>
        </w:tc>
        <w:tc>
          <w:tcPr>
            <w:tcW w:w="1265" w:type="dxa"/>
          </w:tcPr>
          <w:p w14:paraId="0AAE1CB0" w14:textId="77777777" w:rsidR="005E22D9" w:rsidRDefault="005E22D9" w:rsidP="00524538">
            <w:pPr>
              <w:pStyle w:val="TableParagraph"/>
              <w:rPr>
                <w:sz w:val="20"/>
              </w:rPr>
            </w:pPr>
          </w:p>
        </w:tc>
        <w:tc>
          <w:tcPr>
            <w:tcW w:w="1576" w:type="dxa"/>
          </w:tcPr>
          <w:p w14:paraId="548F323A" w14:textId="77777777" w:rsidR="005E22D9" w:rsidRDefault="005E22D9" w:rsidP="00524538">
            <w:pPr>
              <w:pStyle w:val="TableParagraph"/>
              <w:rPr>
                <w:sz w:val="20"/>
              </w:rPr>
            </w:pPr>
          </w:p>
        </w:tc>
        <w:tc>
          <w:tcPr>
            <w:tcW w:w="1265" w:type="dxa"/>
          </w:tcPr>
          <w:p w14:paraId="1486ADF2" w14:textId="77777777" w:rsidR="005E22D9" w:rsidRDefault="005E22D9" w:rsidP="00524538">
            <w:pPr>
              <w:pStyle w:val="TableParagraph"/>
              <w:rPr>
                <w:sz w:val="20"/>
              </w:rPr>
            </w:pPr>
          </w:p>
        </w:tc>
        <w:tc>
          <w:tcPr>
            <w:tcW w:w="1266" w:type="dxa"/>
          </w:tcPr>
          <w:p w14:paraId="0DCBCC59" w14:textId="77777777" w:rsidR="005E22D9" w:rsidRDefault="005E22D9" w:rsidP="00524538">
            <w:pPr>
              <w:pStyle w:val="TableParagraph"/>
              <w:rPr>
                <w:sz w:val="20"/>
              </w:rPr>
            </w:pPr>
          </w:p>
        </w:tc>
      </w:tr>
      <w:tr w:rsidR="005E22D9" w14:paraId="614D53D4" w14:textId="77777777" w:rsidTr="00524538">
        <w:trPr>
          <w:trHeight w:val="275"/>
        </w:trPr>
        <w:tc>
          <w:tcPr>
            <w:tcW w:w="1265" w:type="dxa"/>
          </w:tcPr>
          <w:p w14:paraId="4F76A94B" w14:textId="77777777" w:rsidR="005E22D9" w:rsidRDefault="005E22D9" w:rsidP="00524538">
            <w:pPr>
              <w:pStyle w:val="TableParagraph"/>
              <w:rPr>
                <w:sz w:val="20"/>
              </w:rPr>
            </w:pPr>
          </w:p>
        </w:tc>
        <w:tc>
          <w:tcPr>
            <w:tcW w:w="1266" w:type="dxa"/>
          </w:tcPr>
          <w:p w14:paraId="1649829B" w14:textId="77777777" w:rsidR="005E22D9" w:rsidRDefault="005E22D9" w:rsidP="00524538">
            <w:pPr>
              <w:pStyle w:val="TableParagraph"/>
              <w:rPr>
                <w:sz w:val="20"/>
              </w:rPr>
            </w:pPr>
          </w:p>
        </w:tc>
        <w:tc>
          <w:tcPr>
            <w:tcW w:w="1265" w:type="dxa"/>
          </w:tcPr>
          <w:p w14:paraId="1D243E6A" w14:textId="77777777" w:rsidR="005E22D9" w:rsidRDefault="005E22D9" w:rsidP="00524538">
            <w:pPr>
              <w:pStyle w:val="TableParagraph"/>
              <w:rPr>
                <w:sz w:val="20"/>
              </w:rPr>
            </w:pPr>
          </w:p>
        </w:tc>
        <w:tc>
          <w:tcPr>
            <w:tcW w:w="1265" w:type="dxa"/>
          </w:tcPr>
          <w:p w14:paraId="127B34A3" w14:textId="77777777" w:rsidR="005E22D9" w:rsidRDefault="005E22D9" w:rsidP="00524538">
            <w:pPr>
              <w:pStyle w:val="TableParagraph"/>
              <w:rPr>
                <w:sz w:val="20"/>
              </w:rPr>
            </w:pPr>
          </w:p>
        </w:tc>
        <w:tc>
          <w:tcPr>
            <w:tcW w:w="1576" w:type="dxa"/>
          </w:tcPr>
          <w:p w14:paraId="1B9F19AC" w14:textId="77777777" w:rsidR="005E22D9" w:rsidRDefault="005E22D9" w:rsidP="00524538">
            <w:pPr>
              <w:pStyle w:val="TableParagraph"/>
              <w:rPr>
                <w:sz w:val="20"/>
              </w:rPr>
            </w:pPr>
          </w:p>
        </w:tc>
        <w:tc>
          <w:tcPr>
            <w:tcW w:w="1265" w:type="dxa"/>
          </w:tcPr>
          <w:p w14:paraId="41A8A7C3" w14:textId="77777777" w:rsidR="005E22D9" w:rsidRDefault="005E22D9" w:rsidP="00524538">
            <w:pPr>
              <w:pStyle w:val="TableParagraph"/>
              <w:rPr>
                <w:sz w:val="20"/>
              </w:rPr>
            </w:pPr>
          </w:p>
        </w:tc>
        <w:tc>
          <w:tcPr>
            <w:tcW w:w="1266" w:type="dxa"/>
          </w:tcPr>
          <w:p w14:paraId="7E38BA3B" w14:textId="77777777" w:rsidR="005E22D9" w:rsidRDefault="005E22D9" w:rsidP="00524538">
            <w:pPr>
              <w:pStyle w:val="TableParagraph"/>
              <w:rPr>
                <w:sz w:val="20"/>
              </w:rPr>
            </w:pPr>
          </w:p>
        </w:tc>
      </w:tr>
      <w:tr w:rsidR="005E22D9" w14:paraId="35007479" w14:textId="77777777" w:rsidTr="00524538">
        <w:trPr>
          <w:trHeight w:val="275"/>
        </w:trPr>
        <w:tc>
          <w:tcPr>
            <w:tcW w:w="1265" w:type="dxa"/>
          </w:tcPr>
          <w:p w14:paraId="6E95E985" w14:textId="77777777" w:rsidR="005E22D9" w:rsidRDefault="005E22D9" w:rsidP="00524538">
            <w:pPr>
              <w:pStyle w:val="TableParagraph"/>
              <w:rPr>
                <w:sz w:val="20"/>
              </w:rPr>
            </w:pPr>
          </w:p>
        </w:tc>
        <w:tc>
          <w:tcPr>
            <w:tcW w:w="1266" w:type="dxa"/>
          </w:tcPr>
          <w:p w14:paraId="082C76AD" w14:textId="77777777" w:rsidR="005E22D9" w:rsidRDefault="005E22D9" w:rsidP="00524538">
            <w:pPr>
              <w:pStyle w:val="TableParagraph"/>
              <w:rPr>
                <w:sz w:val="20"/>
              </w:rPr>
            </w:pPr>
          </w:p>
        </w:tc>
        <w:tc>
          <w:tcPr>
            <w:tcW w:w="1265" w:type="dxa"/>
          </w:tcPr>
          <w:p w14:paraId="2CD178EE" w14:textId="77777777" w:rsidR="005E22D9" w:rsidRDefault="005E22D9" w:rsidP="00524538">
            <w:pPr>
              <w:pStyle w:val="TableParagraph"/>
              <w:rPr>
                <w:sz w:val="20"/>
              </w:rPr>
            </w:pPr>
          </w:p>
        </w:tc>
        <w:tc>
          <w:tcPr>
            <w:tcW w:w="1265" w:type="dxa"/>
          </w:tcPr>
          <w:p w14:paraId="7B191122" w14:textId="77777777" w:rsidR="005E22D9" w:rsidRDefault="005E22D9" w:rsidP="00524538">
            <w:pPr>
              <w:pStyle w:val="TableParagraph"/>
              <w:rPr>
                <w:sz w:val="20"/>
              </w:rPr>
            </w:pPr>
          </w:p>
        </w:tc>
        <w:tc>
          <w:tcPr>
            <w:tcW w:w="1576" w:type="dxa"/>
          </w:tcPr>
          <w:p w14:paraId="0BB33AEB" w14:textId="77777777" w:rsidR="005E22D9" w:rsidRDefault="005E22D9" w:rsidP="00524538">
            <w:pPr>
              <w:pStyle w:val="TableParagraph"/>
              <w:rPr>
                <w:sz w:val="20"/>
              </w:rPr>
            </w:pPr>
          </w:p>
        </w:tc>
        <w:tc>
          <w:tcPr>
            <w:tcW w:w="1265" w:type="dxa"/>
          </w:tcPr>
          <w:p w14:paraId="75E7FCB2" w14:textId="77777777" w:rsidR="005E22D9" w:rsidRDefault="005E22D9" w:rsidP="00524538">
            <w:pPr>
              <w:pStyle w:val="TableParagraph"/>
              <w:rPr>
                <w:sz w:val="20"/>
              </w:rPr>
            </w:pPr>
          </w:p>
        </w:tc>
        <w:tc>
          <w:tcPr>
            <w:tcW w:w="1266" w:type="dxa"/>
          </w:tcPr>
          <w:p w14:paraId="5FD622C3" w14:textId="77777777" w:rsidR="005E22D9" w:rsidRDefault="005E22D9" w:rsidP="00524538">
            <w:pPr>
              <w:pStyle w:val="TableParagraph"/>
              <w:rPr>
                <w:sz w:val="20"/>
              </w:rPr>
            </w:pPr>
          </w:p>
        </w:tc>
      </w:tr>
      <w:tr w:rsidR="005E22D9" w14:paraId="15E9F5A1" w14:textId="77777777" w:rsidTr="00524538">
        <w:trPr>
          <w:trHeight w:val="276"/>
        </w:trPr>
        <w:tc>
          <w:tcPr>
            <w:tcW w:w="1265" w:type="dxa"/>
          </w:tcPr>
          <w:p w14:paraId="6D81136E" w14:textId="77777777" w:rsidR="005E22D9" w:rsidRDefault="005E22D9" w:rsidP="00524538">
            <w:pPr>
              <w:pStyle w:val="TableParagraph"/>
              <w:rPr>
                <w:sz w:val="20"/>
              </w:rPr>
            </w:pPr>
          </w:p>
        </w:tc>
        <w:tc>
          <w:tcPr>
            <w:tcW w:w="1266" w:type="dxa"/>
          </w:tcPr>
          <w:p w14:paraId="0BD35C20" w14:textId="77777777" w:rsidR="005E22D9" w:rsidRDefault="005E22D9" w:rsidP="00524538">
            <w:pPr>
              <w:pStyle w:val="TableParagraph"/>
              <w:rPr>
                <w:sz w:val="20"/>
              </w:rPr>
            </w:pPr>
          </w:p>
        </w:tc>
        <w:tc>
          <w:tcPr>
            <w:tcW w:w="1265" w:type="dxa"/>
          </w:tcPr>
          <w:p w14:paraId="4681E029" w14:textId="77777777" w:rsidR="005E22D9" w:rsidRDefault="005E22D9" w:rsidP="00524538">
            <w:pPr>
              <w:pStyle w:val="TableParagraph"/>
              <w:rPr>
                <w:sz w:val="20"/>
              </w:rPr>
            </w:pPr>
          </w:p>
        </w:tc>
        <w:tc>
          <w:tcPr>
            <w:tcW w:w="1265" w:type="dxa"/>
          </w:tcPr>
          <w:p w14:paraId="7F8168FF" w14:textId="77777777" w:rsidR="005E22D9" w:rsidRDefault="005E22D9" w:rsidP="00524538">
            <w:pPr>
              <w:pStyle w:val="TableParagraph"/>
              <w:rPr>
                <w:sz w:val="20"/>
              </w:rPr>
            </w:pPr>
          </w:p>
        </w:tc>
        <w:tc>
          <w:tcPr>
            <w:tcW w:w="1576" w:type="dxa"/>
          </w:tcPr>
          <w:p w14:paraId="22A5F241" w14:textId="77777777" w:rsidR="005E22D9" w:rsidRDefault="005E22D9" w:rsidP="00524538">
            <w:pPr>
              <w:pStyle w:val="TableParagraph"/>
              <w:rPr>
                <w:sz w:val="20"/>
              </w:rPr>
            </w:pPr>
          </w:p>
        </w:tc>
        <w:tc>
          <w:tcPr>
            <w:tcW w:w="1265" w:type="dxa"/>
          </w:tcPr>
          <w:p w14:paraId="534B6594" w14:textId="77777777" w:rsidR="005E22D9" w:rsidRDefault="005E22D9" w:rsidP="00524538">
            <w:pPr>
              <w:pStyle w:val="TableParagraph"/>
              <w:rPr>
                <w:sz w:val="20"/>
              </w:rPr>
            </w:pPr>
          </w:p>
        </w:tc>
        <w:tc>
          <w:tcPr>
            <w:tcW w:w="1266" w:type="dxa"/>
          </w:tcPr>
          <w:p w14:paraId="0E84C0ED" w14:textId="77777777" w:rsidR="005E22D9" w:rsidRDefault="005E22D9" w:rsidP="00524538">
            <w:pPr>
              <w:pStyle w:val="TableParagraph"/>
              <w:rPr>
                <w:sz w:val="20"/>
              </w:rPr>
            </w:pPr>
          </w:p>
        </w:tc>
      </w:tr>
      <w:tr w:rsidR="005E22D9" w14:paraId="04BF2922" w14:textId="77777777" w:rsidTr="00524538">
        <w:trPr>
          <w:trHeight w:val="275"/>
        </w:trPr>
        <w:tc>
          <w:tcPr>
            <w:tcW w:w="1265" w:type="dxa"/>
          </w:tcPr>
          <w:p w14:paraId="4B80D770" w14:textId="77777777" w:rsidR="005E22D9" w:rsidRDefault="005E22D9" w:rsidP="00524538">
            <w:pPr>
              <w:pStyle w:val="TableParagraph"/>
              <w:rPr>
                <w:sz w:val="20"/>
              </w:rPr>
            </w:pPr>
          </w:p>
        </w:tc>
        <w:tc>
          <w:tcPr>
            <w:tcW w:w="1266" w:type="dxa"/>
          </w:tcPr>
          <w:p w14:paraId="28D5B523" w14:textId="77777777" w:rsidR="005E22D9" w:rsidRDefault="005E22D9" w:rsidP="00524538">
            <w:pPr>
              <w:pStyle w:val="TableParagraph"/>
              <w:rPr>
                <w:sz w:val="20"/>
              </w:rPr>
            </w:pPr>
          </w:p>
        </w:tc>
        <w:tc>
          <w:tcPr>
            <w:tcW w:w="1265" w:type="dxa"/>
          </w:tcPr>
          <w:p w14:paraId="2992C433" w14:textId="77777777" w:rsidR="005E22D9" w:rsidRDefault="005E22D9" w:rsidP="00524538">
            <w:pPr>
              <w:pStyle w:val="TableParagraph"/>
              <w:rPr>
                <w:sz w:val="20"/>
              </w:rPr>
            </w:pPr>
          </w:p>
        </w:tc>
        <w:tc>
          <w:tcPr>
            <w:tcW w:w="1265" w:type="dxa"/>
          </w:tcPr>
          <w:p w14:paraId="7E7DB31D" w14:textId="77777777" w:rsidR="005E22D9" w:rsidRDefault="005E22D9" w:rsidP="00524538">
            <w:pPr>
              <w:pStyle w:val="TableParagraph"/>
              <w:rPr>
                <w:sz w:val="20"/>
              </w:rPr>
            </w:pPr>
          </w:p>
        </w:tc>
        <w:tc>
          <w:tcPr>
            <w:tcW w:w="1576" w:type="dxa"/>
          </w:tcPr>
          <w:p w14:paraId="374D5087" w14:textId="77777777" w:rsidR="005E22D9" w:rsidRDefault="005E22D9" w:rsidP="00524538">
            <w:pPr>
              <w:pStyle w:val="TableParagraph"/>
              <w:rPr>
                <w:sz w:val="20"/>
              </w:rPr>
            </w:pPr>
          </w:p>
        </w:tc>
        <w:tc>
          <w:tcPr>
            <w:tcW w:w="1265" w:type="dxa"/>
          </w:tcPr>
          <w:p w14:paraId="2C172196" w14:textId="77777777" w:rsidR="005E22D9" w:rsidRDefault="005E22D9" w:rsidP="00524538">
            <w:pPr>
              <w:pStyle w:val="TableParagraph"/>
              <w:rPr>
                <w:sz w:val="20"/>
              </w:rPr>
            </w:pPr>
          </w:p>
        </w:tc>
        <w:tc>
          <w:tcPr>
            <w:tcW w:w="1266" w:type="dxa"/>
          </w:tcPr>
          <w:p w14:paraId="0E704978" w14:textId="77777777" w:rsidR="005E22D9" w:rsidRDefault="005E22D9" w:rsidP="00524538">
            <w:pPr>
              <w:pStyle w:val="TableParagraph"/>
              <w:rPr>
                <w:sz w:val="20"/>
              </w:rPr>
            </w:pPr>
          </w:p>
        </w:tc>
      </w:tr>
      <w:tr w:rsidR="005E22D9" w14:paraId="2180A544" w14:textId="77777777" w:rsidTr="00524538">
        <w:trPr>
          <w:trHeight w:val="275"/>
        </w:trPr>
        <w:tc>
          <w:tcPr>
            <w:tcW w:w="1265" w:type="dxa"/>
          </w:tcPr>
          <w:p w14:paraId="3499BB18" w14:textId="77777777" w:rsidR="005E22D9" w:rsidRDefault="005E22D9" w:rsidP="00524538">
            <w:pPr>
              <w:pStyle w:val="TableParagraph"/>
              <w:rPr>
                <w:sz w:val="20"/>
              </w:rPr>
            </w:pPr>
          </w:p>
        </w:tc>
        <w:tc>
          <w:tcPr>
            <w:tcW w:w="1266" w:type="dxa"/>
          </w:tcPr>
          <w:p w14:paraId="08AB54F9" w14:textId="77777777" w:rsidR="005E22D9" w:rsidRDefault="005E22D9" w:rsidP="00524538">
            <w:pPr>
              <w:pStyle w:val="TableParagraph"/>
              <w:rPr>
                <w:sz w:val="20"/>
              </w:rPr>
            </w:pPr>
          </w:p>
        </w:tc>
        <w:tc>
          <w:tcPr>
            <w:tcW w:w="1265" w:type="dxa"/>
          </w:tcPr>
          <w:p w14:paraId="2FE79259" w14:textId="77777777" w:rsidR="005E22D9" w:rsidRDefault="005E22D9" w:rsidP="00524538">
            <w:pPr>
              <w:pStyle w:val="TableParagraph"/>
              <w:rPr>
                <w:sz w:val="20"/>
              </w:rPr>
            </w:pPr>
          </w:p>
        </w:tc>
        <w:tc>
          <w:tcPr>
            <w:tcW w:w="1265" w:type="dxa"/>
          </w:tcPr>
          <w:p w14:paraId="61E63B85" w14:textId="77777777" w:rsidR="005E22D9" w:rsidRDefault="005E22D9" w:rsidP="00524538">
            <w:pPr>
              <w:pStyle w:val="TableParagraph"/>
              <w:rPr>
                <w:sz w:val="20"/>
              </w:rPr>
            </w:pPr>
          </w:p>
        </w:tc>
        <w:tc>
          <w:tcPr>
            <w:tcW w:w="1576" w:type="dxa"/>
          </w:tcPr>
          <w:p w14:paraId="58863954" w14:textId="77777777" w:rsidR="005E22D9" w:rsidRDefault="005E22D9" w:rsidP="00524538">
            <w:pPr>
              <w:pStyle w:val="TableParagraph"/>
              <w:rPr>
                <w:sz w:val="20"/>
              </w:rPr>
            </w:pPr>
          </w:p>
        </w:tc>
        <w:tc>
          <w:tcPr>
            <w:tcW w:w="1265" w:type="dxa"/>
          </w:tcPr>
          <w:p w14:paraId="30522774" w14:textId="77777777" w:rsidR="005E22D9" w:rsidRDefault="005E22D9" w:rsidP="00524538">
            <w:pPr>
              <w:pStyle w:val="TableParagraph"/>
              <w:rPr>
                <w:sz w:val="20"/>
              </w:rPr>
            </w:pPr>
          </w:p>
        </w:tc>
        <w:tc>
          <w:tcPr>
            <w:tcW w:w="1266" w:type="dxa"/>
          </w:tcPr>
          <w:p w14:paraId="5AC0621C" w14:textId="77777777" w:rsidR="005E22D9" w:rsidRDefault="005E22D9" w:rsidP="00524538">
            <w:pPr>
              <w:pStyle w:val="TableParagraph"/>
              <w:rPr>
                <w:sz w:val="20"/>
              </w:rPr>
            </w:pPr>
          </w:p>
        </w:tc>
      </w:tr>
      <w:tr w:rsidR="005E22D9" w14:paraId="2C6FBA56" w14:textId="77777777" w:rsidTr="00524538">
        <w:trPr>
          <w:trHeight w:val="276"/>
        </w:trPr>
        <w:tc>
          <w:tcPr>
            <w:tcW w:w="1265" w:type="dxa"/>
          </w:tcPr>
          <w:p w14:paraId="5F50D40E" w14:textId="77777777" w:rsidR="005E22D9" w:rsidRDefault="005E22D9" w:rsidP="00524538">
            <w:pPr>
              <w:pStyle w:val="TableParagraph"/>
              <w:rPr>
                <w:sz w:val="20"/>
              </w:rPr>
            </w:pPr>
          </w:p>
        </w:tc>
        <w:tc>
          <w:tcPr>
            <w:tcW w:w="1266" w:type="dxa"/>
          </w:tcPr>
          <w:p w14:paraId="3AE3F953" w14:textId="77777777" w:rsidR="005E22D9" w:rsidRDefault="005E22D9" w:rsidP="00524538">
            <w:pPr>
              <w:pStyle w:val="TableParagraph"/>
              <w:rPr>
                <w:sz w:val="20"/>
              </w:rPr>
            </w:pPr>
          </w:p>
        </w:tc>
        <w:tc>
          <w:tcPr>
            <w:tcW w:w="1265" w:type="dxa"/>
          </w:tcPr>
          <w:p w14:paraId="56E0AFA1" w14:textId="77777777" w:rsidR="005E22D9" w:rsidRDefault="005E22D9" w:rsidP="00524538">
            <w:pPr>
              <w:pStyle w:val="TableParagraph"/>
              <w:rPr>
                <w:sz w:val="20"/>
              </w:rPr>
            </w:pPr>
          </w:p>
        </w:tc>
        <w:tc>
          <w:tcPr>
            <w:tcW w:w="1265" w:type="dxa"/>
          </w:tcPr>
          <w:p w14:paraId="04BEA276" w14:textId="77777777" w:rsidR="005E22D9" w:rsidRDefault="005E22D9" w:rsidP="00524538">
            <w:pPr>
              <w:pStyle w:val="TableParagraph"/>
              <w:rPr>
                <w:sz w:val="20"/>
              </w:rPr>
            </w:pPr>
          </w:p>
        </w:tc>
        <w:tc>
          <w:tcPr>
            <w:tcW w:w="1576" w:type="dxa"/>
          </w:tcPr>
          <w:p w14:paraId="206B3CB8" w14:textId="77777777" w:rsidR="005E22D9" w:rsidRDefault="005E22D9" w:rsidP="00524538">
            <w:pPr>
              <w:pStyle w:val="TableParagraph"/>
              <w:rPr>
                <w:sz w:val="20"/>
              </w:rPr>
            </w:pPr>
          </w:p>
        </w:tc>
        <w:tc>
          <w:tcPr>
            <w:tcW w:w="1265" w:type="dxa"/>
          </w:tcPr>
          <w:p w14:paraId="4D052CFE" w14:textId="77777777" w:rsidR="005E22D9" w:rsidRDefault="005E22D9" w:rsidP="00524538">
            <w:pPr>
              <w:pStyle w:val="TableParagraph"/>
              <w:rPr>
                <w:sz w:val="20"/>
              </w:rPr>
            </w:pPr>
          </w:p>
        </w:tc>
        <w:tc>
          <w:tcPr>
            <w:tcW w:w="1266" w:type="dxa"/>
          </w:tcPr>
          <w:p w14:paraId="5A9BF76B" w14:textId="77777777" w:rsidR="005E22D9" w:rsidRDefault="005E22D9" w:rsidP="00524538">
            <w:pPr>
              <w:pStyle w:val="TableParagraph"/>
              <w:rPr>
                <w:sz w:val="20"/>
              </w:rPr>
            </w:pPr>
          </w:p>
        </w:tc>
      </w:tr>
      <w:tr w:rsidR="005E22D9" w14:paraId="46336AA8" w14:textId="77777777" w:rsidTr="00524538">
        <w:trPr>
          <w:trHeight w:val="275"/>
        </w:trPr>
        <w:tc>
          <w:tcPr>
            <w:tcW w:w="1265" w:type="dxa"/>
          </w:tcPr>
          <w:p w14:paraId="554C2F63" w14:textId="77777777" w:rsidR="005E22D9" w:rsidRDefault="005E22D9" w:rsidP="00524538">
            <w:pPr>
              <w:pStyle w:val="TableParagraph"/>
              <w:rPr>
                <w:sz w:val="20"/>
              </w:rPr>
            </w:pPr>
          </w:p>
        </w:tc>
        <w:tc>
          <w:tcPr>
            <w:tcW w:w="1266" w:type="dxa"/>
          </w:tcPr>
          <w:p w14:paraId="66C2C101" w14:textId="77777777" w:rsidR="005E22D9" w:rsidRDefault="005E22D9" w:rsidP="00524538">
            <w:pPr>
              <w:pStyle w:val="TableParagraph"/>
              <w:rPr>
                <w:sz w:val="20"/>
              </w:rPr>
            </w:pPr>
          </w:p>
        </w:tc>
        <w:tc>
          <w:tcPr>
            <w:tcW w:w="1265" w:type="dxa"/>
          </w:tcPr>
          <w:p w14:paraId="58732D9C" w14:textId="77777777" w:rsidR="005E22D9" w:rsidRDefault="005E22D9" w:rsidP="00524538">
            <w:pPr>
              <w:pStyle w:val="TableParagraph"/>
              <w:rPr>
                <w:sz w:val="20"/>
              </w:rPr>
            </w:pPr>
          </w:p>
        </w:tc>
        <w:tc>
          <w:tcPr>
            <w:tcW w:w="1265" w:type="dxa"/>
          </w:tcPr>
          <w:p w14:paraId="55A9A93D" w14:textId="77777777" w:rsidR="005E22D9" w:rsidRDefault="005E22D9" w:rsidP="00524538">
            <w:pPr>
              <w:pStyle w:val="TableParagraph"/>
              <w:rPr>
                <w:sz w:val="20"/>
              </w:rPr>
            </w:pPr>
          </w:p>
        </w:tc>
        <w:tc>
          <w:tcPr>
            <w:tcW w:w="1576" w:type="dxa"/>
          </w:tcPr>
          <w:p w14:paraId="68CE74C1" w14:textId="77777777" w:rsidR="005E22D9" w:rsidRDefault="005E22D9" w:rsidP="00524538">
            <w:pPr>
              <w:pStyle w:val="TableParagraph"/>
              <w:rPr>
                <w:sz w:val="20"/>
              </w:rPr>
            </w:pPr>
          </w:p>
        </w:tc>
        <w:tc>
          <w:tcPr>
            <w:tcW w:w="1265" w:type="dxa"/>
          </w:tcPr>
          <w:p w14:paraId="53620A05" w14:textId="77777777" w:rsidR="005E22D9" w:rsidRDefault="005E22D9" w:rsidP="00524538">
            <w:pPr>
              <w:pStyle w:val="TableParagraph"/>
              <w:rPr>
                <w:sz w:val="20"/>
              </w:rPr>
            </w:pPr>
          </w:p>
        </w:tc>
        <w:tc>
          <w:tcPr>
            <w:tcW w:w="1266" w:type="dxa"/>
          </w:tcPr>
          <w:p w14:paraId="73274FF5" w14:textId="77777777" w:rsidR="005E22D9" w:rsidRDefault="005E22D9" w:rsidP="00524538">
            <w:pPr>
              <w:pStyle w:val="TableParagraph"/>
              <w:rPr>
                <w:sz w:val="20"/>
              </w:rPr>
            </w:pPr>
          </w:p>
        </w:tc>
      </w:tr>
      <w:tr w:rsidR="005E22D9" w14:paraId="2AA75778" w14:textId="77777777" w:rsidTr="00524538">
        <w:trPr>
          <w:trHeight w:val="275"/>
        </w:trPr>
        <w:tc>
          <w:tcPr>
            <w:tcW w:w="1265" w:type="dxa"/>
          </w:tcPr>
          <w:p w14:paraId="3D8F843A" w14:textId="77777777" w:rsidR="005E22D9" w:rsidRDefault="005E22D9" w:rsidP="00524538">
            <w:pPr>
              <w:pStyle w:val="TableParagraph"/>
              <w:rPr>
                <w:sz w:val="20"/>
              </w:rPr>
            </w:pPr>
          </w:p>
        </w:tc>
        <w:tc>
          <w:tcPr>
            <w:tcW w:w="1266" w:type="dxa"/>
          </w:tcPr>
          <w:p w14:paraId="45D06CB4" w14:textId="77777777" w:rsidR="005E22D9" w:rsidRDefault="005E22D9" w:rsidP="00524538">
            <w:pPr>
              <w:pStyle w:val="TableParagraph"/>
              <w:rPr>
                <w:sz w:val="20"/>
              </w:rPr>
            </w:pPr>
          </w:p>
        </w:tc>
        <w:tc>
          <w:tcPr>
            <w:tcW w:w="1265" w:type="dxa"/>
          </w:tcPr>
          <w:p w14:paraId="67E701BE" w14:textId="77777777" w:rsidR="005E22D9" w:rsidRDefault="005E22D9" w:rsidP="00524538">
            <w:pPr>
              <w:pStyle w:val="TableParagraph"/>
              <w:rPr>
                <w:sz w:val="20"/>
              </w:rPr>
            </w:pPr>
          </w:p>
        </w:tc>
        <w:tc>
          <w:tcPr>
            <w:tcW w:w="1265" w:type="dxa"/>
          </w:tcPr>
          <w:p w14:paraId="243AB363" w14:textId="77777777" w:rsidR="005E22D9" w:rsidRDefault="005E22D9" w:rsidP="00524538">
            <w:pPr>
              <w:pStyle w:val="TableParagraph"/>
              <w:rPr>
                <w:sz w:val="20"/>
              </w:rPr>
            </w:pPr>
          </w:p>
        </w:tc>
        <w:tc>
          <w:tcPr>
            <w:tcW w:w="1576" w:type="dxa"/>
          </w:tcPr>
          <w:p w14:paraId="7B009CE0" w14:textId="77777777" w:rsidR="005E22D9" w:rsidRDefault="005E22D9" w:rsidP="00524538">
            <w:pPr>
              <w:pStyle w:val="TableParagraph"/>
              <w:rPr>
                <w:sz w:val="20"/>
              </w:rPr>
            </w:pPr>
          </w:p>
        </w:tc>
        <w:tc>
          <w:tcPr>
            <w:tcW w:w="1265" w:type="dxa"/>
          </w:tcPr>
          <w:p w14:paraId="618F3B41" w14:textId="77777777" w:rsidR="005E22D9" w:rsidRDefault="005E22D9" w:rsidP="00524538">
            <w:pPr>
              <w:pStyle w:val="TableParagraph"/>
              <w:rPr>
                <w:sz w:val="20"/>
              </w:rPr>
            </w:pPr>
          </w:p>
        </w:tc>
        <w:tc>
          <w:tcPr>
            <w:tcW w:w="1266" w:type="dxa"/>
          </w:tcPr>
          <w:p w14:paraId="4EE10C72" w14:textId="77777777" w:rsidR="005E22D9" w:rsidRDefault="005E22D9" w:rsidP="00524538">
            <w:pPr>
              <w:pStyle w:val="TableParagraph"/>
              <w:rPr>
                <w:sz w:val="20"/>
              </w:rPr>
            </w:pPr>
          </w:p>
        </w:tc>
      </w:tr>
      <w:tr w:rsidR="005E22D9" w14:paraId="7B22F8A9" w14:textId="77777777" w:rsidTr="00524538">
        <w:trPr>
          <w:trHeight w:val="276"/>
        </w:trPr>
        <w:tc>
          <w:tcPr>
            <w:tcW w:w="1265" w:type="dxa"/>
          </w:tcPr>
          <w:p w14:paraId="70D35934" w14:textId="77777777" w:rsidR="005E22D9" w:rsidRDefault="005E22D9" w:rsidP="00524538">
            <w:pPr>
              <w:pStyle w:val="TableParagraph"/>
              <w:rPr>
                <w:sz w:val="20"/>
              </w:rPr>
            </w:pPr>
          </w:p>
        </w:tc>
        <w:tc>
          <w:tcPr>
            <w:tcW w:w="1266" w:type="dxa"/>
          </w:tcPr>
          <w:p w14:paraId="77120C16" w14:textId="77777777" w:rsidR="005E22D9" w:rsidRDefault="005E22D9" w:rsidP="00524538">
            <w:pPr>
              <w:pStyle w:val="TableParagraph"/>
              <w:rPr>
                <w:sz w:val="20"/>
              </w:rPr>
            </w:pPr>
          </w:p>
        </w:tc>
        <w:tc>
          <w:tcPr>
            <w:tcW w:w="1265" w:type="dxa"/>
          </w:tcPr>
          <w:p w14:paraId="0A668CED" w14:textId="77777777" w:rsidR="005E22D9" w:rsidRDefault="005E22D9" w:rsidP="00524538">
            <w:pPr>
              <w:pStyle w:val="TableParagraph"/>
              <w:rPr>
                <w:sz w:val="20"/>
              </w:rPr>
            </w:pPr>
          </w:p>
        </w:tc>
        <w:tc>
          <w:tcPr>
            <w:tcW w:w="1265" w:type="dxa"/>
          </w:tcPr>
          <w:p w14:paraId="1B3906FD" w14:textId="77777777" w:rsidR="005E22D9" w:rsidRDefault="005E22D9" w:rsidP="00524538">
            <w:pPr>
              <w:pStyle w:val="TableParagraph"/>
              <w:rPr>
                <w:sz w:val="20"/>
              </w:rPr>
            </w:pPr>
          </w:p>
        </w:tc>
        <w:tc>
          <w:tcPr>
            <w:tcW w:w="1576" w:type="dxa"/>
          </w:tcPr>
          <w:p w14:paraId="75CDD5CC" w14:textId="77777777" w:rsidR="005E22D9" w:rsidRDefault="005E22D9" w:rsidP="00524538">
            <w:pPr>
              <w:pStyle w:val="TableParagraph"/>
              <w:rPr>
                <w:sz w:val="20"/>
              </w:rPr>
            </w:pPr>
          </w:p>
        </w:tc>
        <w:tc>
          <w:tcPr>
            <w:tcW w:w="1265" w:type="dxa"/>
          </w:tcPr>
          <w:p w14:paraId="748FF4A8" w14:textId="77777777" w:rsidR="005E22D9" w:rsidRDefault="005E22D9" w:rsidP="00524538">
            <w:pPr>
              <w:pStyle w:val="TableParagraph"/>
              <w:rPr>
                <w:sz w:val="20"/>
              </w:rPr>
            </w:pPr>
          </w:p>
        </w:tc>
        <w:tc>
          <w:tcPr>
            <w:tcW w:w="1266" w:type="dxa"/>
          </w:tcPr>
          <w:p w14:paraId="51A9D37B" w14:textId="77777777" w:rsidR="005E22D9" w:rsidRDefault="005E22D9" w:rsidP="00524538">
            <w:pPr>
              <w:pStyle w:val="TableParagraph"/>
              <w:rPr>
                <w:sz w:val="20"/>
              </w:rPr>
            </w:pPr>
          </w:p>
        </w:tc>
      </w:tr>
      <w:tr w:rsidR="005E22D9" w14:paraId="74F7FB2E" w14:textId="77777777" w:rsidTr="00524538">
        <w:trPr>
          <w:trHeight w:val="275"/>
        </w:trPr>
        <w:tc>
          <w:tcPr>
            <w:tcW w:w="1265" w:type="dxa"/>
          </w:tcPr>
          <w:p w14:paraId="07AA6994" w14:textId="77777777" w:rsidR="005E22D9" w:rsidRDefault="005E22D9" w:rsidP="00524538">
            <w:pPr>
              <w:pStyle w:val="TableParagraph"/>
              <w:rPr>
                <w:sz w:val="20"/>
              </w:rPr>
            </w:pPr>
          </w:p>
        </w:tc>
        <w:tc>
          <w:tcPr>
            <w:tcW w:w="1266" w:type="dxa"/>
          </w:tcPr>
          <w:p w14:paraId="2FA101BF" w14:textId="77777777" w:rsidR="005E22D9" w:rsidRDefault="005E22D9" w:rsidP="00524538">
            <w:pPr>
              <w:pStyle w:val="TableParagraph"/>
              <w:rPr>
                <w:sz w:val="20"/>
              </w:rPr>
            </w:pPr>
          </w:p>
        </w:tc>
        <w:tc>
          <w:tcPr>
            <w:tcW w:w="1265" w:type="dxa"/>
          </w:tcPr>
          <w:p w14:paraId="4ECCD1F4" w14:textId="77777777" w:rsidR="005E22D9" w:rsidRDefault="005E22D9" w:rsidP="00524538">
            <w:pPr>
              <w:pStyle w:val="TableParagraph"/>
              <w:rPr>
                <w:sz w:val="20"/>
              </w:rPr>
            </w:pPr>
          </w:p>
        </w:tc>
        <w:tc>
          <w:tcPr>
            <w:tcW w:w="1265" w:type="dxa"/>
          </w:tcPr>
          <w:p w14:paraId="229F681E" w14:textId="77777777" w:rsidR="005E22D9" w:rsidRDefault="005E22D9" w:rsidP="00524538">
            <w:pPr>
              <w:pStyle w:val="TableParagraph"/>
              <w:rPr>
                <w:sz w:val="20"/>
              </w:rPr>
            </w:pPr>
          </w:p>
        </w:tc>
        <w:tc>
          <w:tcPr>
            <w:tcW w:w="1576" w:type="dxa"/>
          </w:tcPr>
          <w:p w14:paraId="5869FEA5" w14:textId="77777777" w:rsidR="005E22D9" w:rsidRDefault="005E22D9" w:rsidP="00524538">
            <w:pPr>
              <w:pStyle w:val="TableParagraph"/>
              <w:rPr>
                <w:sz w:val="20"/>
              </w:rPr>
            </w:pPr>
          </w:p>
        </w:tc>
        <w:tc>
          <w:tcPr>
            <w:tcW w:w="1265" w:type="dxa"/>
          </w:tcPr>
          <w:p w14:paraId="755ADF2C" w14:textId="77777777" w:rsidR="005E22D9" w:rsidRDefault="005E22D9" w:rsidP="00524538">
            <w:pPr>
              <w:pStyle w:val="TableParagraph"/>
              <w:rPr>
                <w:sz w:val="20"/>
              </w:rPr>
            </w:pPr>
          </w:p>
        </w:tc>
        <w:tc>
          <w:tcPr>
            <w:tcW w:w="1266" w:type="dxa"/>
          </w:tcPr>
          <w:p w14:paraId="3A309604" w14:textId="77777777" w:rsidR="005E22D9" w:rsidRDefault="005E22D9" w:rsidP="00524538">
            <w:pPr>
              <w:pStyle w:val="TableParagraph"/>
              <w:rPr>
                <w:sz w:val="20"/>
              </w:rPr>
            </w:pPr>
          </w:p>
        </w:tc>
      </w:tr>
      <w:tr w:rsidR="005E22D9" w14:paraId="2146844F" w14:textId="77777777" w:rsidTr="00524538">
        <w:trPr>
          <w:trHeight w:val="275"/>
        </w:trPr>
        <w:tc>
          <w:tcPr>
            <w:tcW w:w="1265" w:type="dxa"/>
          </w:tcPr>
          <w:p w14:paraId="686C0AD8" w14:textId="77777777" w:rsidR="005E22D9" w:rsidRDefault="005E22D9" w:rsidP="00524538">
            <w:pPr>
              <w:pStyle w:val="TableParagraph"/>
              <w:rPr>
                <w:sz w:val="20"/>
              </w:rPr>
            </w:pPr>
          </w:p>
        </w:tc>
        <w:tc>
          <w:tcPr>
            <w:tcW w:w="1266" w:type="dxa"/>
          </w:tcPr>
          <w:p w14:paraId="13E8F97B" w14:textId="77777777" w:rsidR="005E22D9" w:rsidRDefault="005E22D9" w:rsidP="00524538">
            <w:pPr>
              <w:pStyle w:val="TableParagraph"/>
              <w:rPr>
                <w:sz w:val="20"/>
              </w:rPr>
            </w:pPr>
          </w:p>
        </w:tc>
        <w:tc>
          <w:tcPr>
            <w:tcW w:w="1265" w:type="dxa"/>
          </w:tcPr>
          <w:p w14:paraId="6BB7A492" w14:textId="77777777" w:rsidR="005E22D9" w:rsidRDefault="005E22D9" w:rsidP="00524538">
            <w:pPr>
              <w:pStyle w:val="TableParagraph"/>
              <w:rPr>
                <w:sz w:val="20"/>
              </w:rPr>
            </w:pPr>
          </w:p>
        </w:tc>
        <w:tc>
          <w:tcPr>
            <w:tcW w:w="1265" w:type="dxa"/>
          </w:tcPr>
          <w:p w14:paraId="7F315A6A" w14:textId="77777777" w:rsidR="005E22D9" w:rsidRDefault="005E22D9" w:rsidP="00524538">
            <w:pPr>
              <w:pStyle w:val="TableParagraph"/>
              <w:rPr>
                <w:sz w:val="20"/>
              </w:rPr>
            </w:pPr>
          </w:p>
        </w:tc>
        <w:tc>
          <w:tcPr>
            <w:tcW w:w="1576" w:type="dxa"/>
          </w:tcPr>
          <w:p w14:paraId="23668B92" w14:textId="77777777" w:rsidR="005E22D9" w:rsidRDefault="005E22D9" w:rsidP="00524538">
            <w:pPr>
              <w:pStyle w:val="TableParagraph"/>
              <w:rPr>
                <w:sz w:val="20"/>
              </w:rPr>
            </w:pPr>
          </w:p>
        </w:tc>
        <w:tc>
          <w:tcPr>
            <w:tcW w:w="1265" w:type="dxa"/>
          </w:tcPr>
          <w:p w14:paraId="30052BA5" w14:textId="77777777" w:rsidR="005E22D9" w:rsidRDefault="005E22D9" w:rsidP="00524538">
            <w:pPr>
              <w:pStyle w:val="TableParagraph"/>
              <w:rPr>
                <w:sz w:val="20"/>
              </w:rPr>
            </w:pPr>
          </w:p>
        </w:tc>
        <w:tc>
          <w:tcPr>
            <w:tcW w:w="1266" w:type="dxa"/>
          </w:tcPr>
          <w:p w14:paraId="516816FB" w14:textId="77777777" w:rsidR="005E22D9" w:rsidRDefault="005E22D9" w:rsidP="00524538">
            <w:pPr>
              <w:pStyle w:val="TableParagraph"/>
              <w:rPr>
                <w:sz w:val="20"/>
              </w:rPr>
            </w:pPr>
          </w:p>
        </w:tc>
      </w:tr>
      <w:tr w:rsidR="005E22D9" w14:paraId="21348BF5" w14:textId="77777777" w:rsidTr="00524538">
        <w:trPr>
          <w:trHeight w:val="276"/>
        </w:trPr>
        <w:tc>
          <w:tcPr>
            <w:tcW w:w="1265" w:type="dxa"/>
          </w:tcPr>
          <w:p w14:paraId="294E9E79" w14:textId="77777777" w:rsidR="005E22D9" w:rsidRDefault="005E22D9" w:rsidP="00524538">
            <w:pPr>
              <w:pStyle w:val="TableParagraph"/>
              <w:rPr>
                <w:sz w:val="20"/>
              </w:rPr>
            </w:pPr>
          </w:p>
        </w:tc>
        <w:tc>
          <w:tcPr>
            <w:tcW w:w="1266" w:type="dxa"/>
          </w:tcPr>
          <w:p w14:paraId="48223E48" w14:textId="77777777" w:rsidR="005E22D9" w:rsidRDefault="005E22D9" w:rsidP="00524538">
            <w:pPr>
              <w:pStyle w:val="TableParagraph"/>
              <w:rPr>
                <w:sz w:val="20"/>
              </w:rPr>
            </w:pPr>
          </w:p>
        </w:tc>
        <w:tc>
          <w:tcPr>
            <w:tcW w:w="1265" w:type="dxa"/>
          </w:tcPr>
          <w:p w14:paraId="64BC1E14" w14:textId="77777777" w:rsidR="005E22D9" w:rsidRDefault="005E22D9" w:rsidP="00524538">
            <w:pPr>
              <w:pStyle w:val="TableParagraph"/>
              <w:rPr>
                <w:sz w:val="20"/>
              </w:rPr>
            </w:pPr>
          </w:p>
        </w:tc>
        <w:tc>
          <w:tcPr>
            <w:tcW w:w="1265" w:type="dxa"/>
          </w:tcPr>
          <w:p w14:paraId="1FDAE1E0" w14:textId="77777777" w:rsidR="005E22D9" w:rsidRDefault="005E22D9" w:rsidP="00524538">
            <w:pPr>
              <w:pStyle w:val="TableParagraph"/>
              <w:rPr>
                <w:sz w:val="20"/>
              </w:rPr>
            </w:pPr>
          </w:p>
        </w:tc>
        <w:tc>
          <w:tcPr>
            <w:tcW w:w="1576" w:type="dxa"/>
          </w:tcPr>
          <w:p w14:paraId="2B18047A" w14:textId="77777777" w:rsidR="005E22D9" w:rsidRDefault="005E22D9" w:rsidP="00524538">
            <w:pPr>
              <w:pStyle w:val="TableParagraph"/>
              <w:rPr>
                <w:sz w:val="20"/>
              </w:rPr>
            </w:pPr>
          </w:p>
        </w:tc>
        <w:tc>
          <w:tcPr>
            <w:tcW w:w="1265" w:type="dxa"/>
          </w:tcPr>
          <w:p w14:paraId="53707557" w14:textId="77777777" w:rsidR="005E22D9" w:rsidRDefault="005E22D9" w:rsidP="00524538">
            <w:pPr>
              <w:pStyle w:val="TableParagraph"/>
              <w:rPr>
                <w:sz w:val="20"/>
              </w:rPr>
            </w:pPr>
          </w:p>
        </w:tc>
        <w:tc>
          <w:tcPr>
            <w:tcW w:w="1266" w:type="dxa"/>
          </w:tcPr>
          <w:p w14:paraId="1C526D37" w14:textId="77777777" w:rsidR="005E22D9" w:rsidRDefault="005E22D9" w:rsidP="00524538">
            <w:pPr>
              <w:pStyle w:val="TableParagraph"/>
              <w:rPr>
                <w:sz w:val="20"/>
              </w:rPr>
            </w:pPr>
          </w:p>
        </w:tc>
      </w:tr>
      <w:tr w:rsidR="005E22D9" w14:paraId="223DC6DF" w14:textId="77777777" w:rsidTr="00524538">
        <w:trPr>
          <w:trHeight w:val="275"/>
        </w:trPr>
        <w:tc>
          <w:tcPr>
            <w:tcW w:w="1265" w:type="dxa"/>
          </w:tcPr>
          <w:p w14:paraId="77E9F996" w14:textId="77777777" w:rsidR="005E22D9" w:rsidRDefault="005E22D9" w:rsidP="00524538">
            <w:pPr>
              <w:pStyle w:val="TableParagraph"/>
              <w:rPr>
                <w:sz w:val="20"/>
              </w:rPr>
            </w:pPr>
          </w:p>
        </w:tc>
        <w:tc>
          <w:tcPr>
            <w:tcW w:w="1266" w:type="dxa"/>
          </w:tcPr>
          <w:p w14:paraId="6618E98C" w14:textId="77777777" w:rsidR="005E22D9" w:rsidRDefault="005E22D9" w:rsidP="00524538">
            <w:pPr>
              <w:pStyle w:val="TableParagraph"/>
              <w:rPr>
                <w:sz w:val="20"/>
              </w:rPr>
            </w:pPr>
          </w:p>
        </w:tc>
        <w:tc>
          <w:tcPr>
            <w:tcW w:w="1265" w:type="dxa"/>
          </w:tcPr>
          <w:p w14:paraId="64C49C03" w14:textId="77777777" w:rsidR="005E22D9" w:rsidRDefault="005E22D9" w:rsidP="00524538">
            <w:pPr>
              <w:pStyle w:val="TableParagraph"/>
              <w:rPr>
                <w:sz w:val="20"/>
              </w:rPr>
            </w:pPr>
          </w:p>
        </w:tc>
        <w:tc>
          <w:tcPr>
            <w:tcW w:w="1265" w:type="dxa"/>
          </w:tcPr>
          <w:p w14:paraId="65A21E77" w14:textId="77777777" w:rsidR="005E22D9" w:rsidRDefault="005E22D9" w:rsidP="00524538">
            <w:pPr>
              <w:pStyle w:val="TableParagraph"/>
              <w:rPr>
                <w:sz w:val="20"/>
              </w:rPr>
            </w:pPr>
          </w:p>
        </w:tc>
        <w:tc>
          <w:tcPr>
            <w:tcW w:w="1576" w:type="dxa"/>
          </w:tcPr>
          <w:p w14:paraId="1777B358" w14:textId="77777777" w:rsidR="005E22D9" w:rsidRDefault="005E22D9" w:rsidP="00524538">
            <w:pPr>
              <w:pStyle w:val="TableParagraph"/>
              <w:rPr>
                <w:sz w:val="20"/>
              </w:rPr>
            </w:pPr>
          </w:p>
        </w:tc>
        <w:tc>
          <w:tcPr>
            <w:tcW w:w="1265" w:type="dxa"/>
          </w:tcPr>
          <w:p w14:paraId="6627F0F6" w14:textId="77777777" w:rsidR="005E22D9" w:rsidRDefault="005E22D9" w:rsidP="00524538">
            <w:pPr>
              <w:pStyle w:val="TableParagraph"/>
              <w:rPr>
                <w:sz w:val="20"/>
              </w:rPr>
            </w:pPr>
          </w:p>
        </w:tc>
        <w:tc>
          <w:tcPr>
            <w:tcW w:w="1266" w:type="dxa"/>
          </w:tcPr>
          <w:p w14:paraId="2553FDD6" w14:textId="77777777" w:rsidR="005E22D9" w:rsidRDefault="005E22D9" w:rsidP="00524538">
            <w:pPr>
              <w:pStyle w:val="TableParagraph"/>
              <w:rPr>
                <w:sz w:val="20"/>
              </w:rPr>
            </w:pPr>
          </w:p>
        </w:tc>
      </w:tr>
      <w:tr w:rsidR="005E22D9" w14:paraId="2AAFE935" w14:textId="77777777" w:rsidTr="00524538">
        <w:trPr>
          <w:trHeight w:val="275"/>
        </w:trPr>
        <w:tc>
          <w:tcPr>
            <w:tcW w:w="1265" w:type="dxa"/>
          </w:tcPr>
          <w:p w14:paraId="37032178" w14:textId="77777777" w:rsidR="005E22D9" w:rsidRDefault="005E22D9" w:rsidP="00524538">
            <w:pPr>
              <w:pStyle w:val="TableParagraph"/>
              <w:rPr>
                <w:sz w:val="20"/>
              </w:rPr>
            </w:pPr>
          </w:p>
        </w:tc>
        <w:tc>
          <w:tcPr>
            <w:tcW w:w="1266" w:type="dxa"/>
          </w:tcPr>
          <w:p w14:paraId="0E27C4E0" w14:textId="77777777" w:rsidR="005E22D9" w:rsidRDefault="005E22D9" w:rsidP="00524538">
            <w:pPr>
              <w:pStyle w:val="TableParagraph"/>
              <w:rPr>
                <w:sz w:val="20"/>
              </w:rPr>
            </w:pPr>
          </w:p>
        </w:tc>
        <w:tc>
          <w:tcPr>
            <w:tcW w:w="1265" w:type="dxa"/>
          </w:tcPr>
          <w:p w14:paraId="26B87568" w14:textId="77777777" w:rsidR="005E22D9" w:rsidRDefault="005E22D9" w:rsidP="00524538">
            <w:pPr>
              <w:pStyle w:val="TableParagraph"/>
              <w:rPr>
                <w:sz w:val="20"/>
              </w:rPr>
            </w:pPr>
          </w:p>
        </w:tc>
        <w:tc>
          <w:tcPr>
            <w:tcW w:w="1265" w:type="dxa"/>
          </w:tcPr>
          <w:p w14:paraId="0D7CDAD2" w14:textId="77777777" w:rsidR="005E22D9" w:rsidRDefault="005E22D9" w:rsidP="00524538">
            <w:pPr>
              <w:pStyle w:val="TableParagraph"/>
              <w:rPr>
                <w:sz w:val="20"/>
              </w:rPr>
            </w:pPr>
          </w:p>
        </w:tc>
        <w:tc>
          <w:tcPr>
            <w:tcW w:w="1576" w:type="dxa"/>
          </w:tcPr>
          <w:p w14:paraId="09E35B12" w14:textId="77777777" w:rsidR="005E22D9" w:rsidRDefault="005E22D9" w:rsidP="00524538">
            <w:pPr>
              <w:pStyle w:val="TableParagraph"/>
              <w:rPr>
                <w:sz w:val="20"/>
              </w:rPr>
            </w:pPr>
          </w:p>
        </w:tc>
        <w:tc>
          <w:tcPr>
            <w:tcW w:w="1265" w:type="dxa"/>
          </w:tcPr>
          <w:p w14:paraId="72297E87" w14:textId="77777777" w:rsidR="005E22D9" w:rsidRDefault="005E22D9" w:rsidP="00524538">
            <w:pPr>
              <w:pStyle w:val="TableParagraph"/>
              <w:rPr>
                <w:sz w:val="20"/>
              </w:rPr>
            </w:pPr>
          </w:p>
        </w:tc>
        <w:tc>
          <w:tcPr>
            <w:tcW w:w="1266" w:type="dxa"/>
          </w:tcPr>
          <w:p w14:paraId="3CE7FBB3" w14:textId="77777777" w:rsidR="005E22D9" w:rsidRDefault="005E22D9" w:rsidP="00524538">
            <w:pPr>
              <w:pStyle w:val="TableParagraph"/>
              <w:rPr>
                <w:sz w:val="20"/>
              </w:rPr>
            </w:pPr>
          </w:p>
        </w:tc>
      </w:tr>
      <w:tr w:rsidR="005E22D9" w14:paraId="6E397355" w14:textId="77777777" w:rsidTr="00524538">
        <w:trPr>
          <w:trHeight w:val="276"/>
        </w:trPr>
        <w:tc>
          <w:tcPr>
            <w:tcW w:w="1265" w:type="dxa"/>
          </w:tcPr>
          <w:p w14:paraId="39924E4D" w14:textId="77777777" w:rsidR="005E22D9" w:rsidRDefault="005E22D9" w:rsidP="00524538">
            <w:pPr>
              <w:pStyle w:val="TableParagraph"/>
              <w:rPr>
                <w:sz w:val="20"/>
              </w:rPr>
            </w:pPr>
          </w:p>
        </w:tc>
        <w:tc>
          <w:tcPr>
            <w:tcW w:w="1266" w:type="dxa"/>
          </w:tcPr>
          <w:p w14:paraId="3CD2B4B8" w14:textId="77777777" w:rsidR="005E22D9" w:rsidRDefault="005E22D9" w:rsidP="00524538">
            <w:pPr>
              <w:pStyle w:val="TableParagraph"/>
              <w:rPr>
                <w:sz w:val="20"/>
              </w:rPr>
            </w:pPr>
          </w:p>
        </w:tc>
        <w:tc>
          <w:tcPr>
            <w:tcW w:w="1265" w:type="dxa"/>
          </w:tcPr>
          <w:p w14:paraId="7A6BBB06" w14:textId="77777777" w:rsidR="005E22D9" w:rsidRDefault="005E22D9" w:rsidP="00524538">
            <w:pPr>
              <w:pStyle w:val="TableParagraph"/>
              <w:rPr>
                <w:sz w:val="20"/>
              </w:rPr>
            </w:pPr>
          </w:p>
        </w:tc>
        <w:tc>
          <w:tcPr>
            <w:tcW w:w="1265" w:type="dxa"/>
          </w:tcPr>
          <w:p w14:paraId="11F2E0A0" w14:textId="77777777" w:rsidR="005E22D9" w:rsidRDefault="005E22D9" w:rsidP="00524538">
            <w:pPr>
              <w:pStyle w:val="TableParagraph"/>
              <w:rPr>
                <w:sz w:val="20"/>
              </w:rPr>
            </w:pPr>
          </w:p>
        </w:tc>
        <w:tc>
          <w:tcPr>
            <w:tcW w:w="1576" w:type="dxa"/>
          </w:tcPr>
          <w:p w14:paraId="2DA00EF3" w14:textId="77777777" w:rsidR="005E22D9" w:rsidRDefault="005E22D9" w:rsidP="00524538">
            <w:pPr>
              <w:pStyle w:val="TableParagraph"/>
              <w:rPr>
                <w:sz w:val="20"/>
              </w:rPr>
            </w:pPr>
          </w:p>
        </w:tc>
        <w:tc>
          <w:tcPr>
            <w:tcW w:w="1265" w:type="dxa"/>
          </w:tcPr>
          <w:p w14:paraId="706A5C49" w14:textId="77777777" w:rsidR="005E22D9" w:rsidRDefault="005E22D9" w:rsidP="00524538">
            <w:pPr>
              <w:pStyle w:val="TableParagraph"/>
              <w:rPr>
                <w:sz w:val="20"/>
              </w:rPr>
            </w:pPr>
          </w:p>
        </w:tc>
        <w:tc>
          <w:tcPr>
            <w:tcW w:w="1266" w:type="dxa"/>
          </w:tcPr>
          <w:p w14:paraId="3B635ED2" w14:textId="77777777" w:rsidR="005E22D9" w:rsidRDefault="005E22D9" w:rsidP="00524538">
            <w:pPr>
              <w:pStyle w:val="TableParagraph"/>
              <w:rPr>
                <w:sz w:val="20"/>
              </w:rPr>
            </w:pPr>
          </w:p>
        </w:tc>
      </w:tr>
      <w:tr w:rsidR="005E22D9" w14:paraId="537864AD" w14:textId="77777777" w:rsidTr="00524538">
        <w:trPr>
          <w:trHeight w:val="275"/>
        </w:trPr>
        <w:tc>
          <w:tcPr>
            <w:tcW w:w="1265" w:type="dxa"/>
          </w:tcPr>
          <w:p w14:paraId="2D0A63F0" w14:textId="77777777" w:rsidR="005E22D9" w:rsidRDefault="005E22D9" w:rsidP="00524538">
            <w:pPr>
              <w:pStyle w:val="TableParagraph"/>
              <w:rPr>
                <w:sz w:val="20"/>
              </w:rPr>
            </w:pPr>
          </w:p>
        </w:tc>
        <w:tc>
          <w:tcPr>
            <w:tcW w:w="1266" w:type="dxa"/>
          </w:tcPr>
          <w:p w14:paraId="02A8C2EF" w14:textId="77777777" w:rsidR="005E22D9" w:rsidRDefault="005E22D9" w:rsidP="00524538">
            <w:pPr>
              <w:pStyle w:val="TableParagraph"/>
              <w:rPr>
                <w:sz w:val="20"/>
              </w:rPr>
            </w:pPr>
          </w:p>
        </w:tc>
        <w:tc>
          <w:tcPr>
            <w:tcW w:w="1265" w:type="dxa"/>
          </w:tcPr>
          <w:p w14:paraId="1F4B0F03" w14:textId="77777777" w:rsidR="005E22D9" w:rsidRDefault="005E22D9" w:rsidP="00524538">
            <w:pPr>
              <w:pStyle w:val="TableParagraph"/>
              <w:rPr>
                <w:sz w:val="20"/>
              </w:rPr>
            </w:pPr>
          </w:p>
        </w:tc>
        <w:tc>
          <w:tcPr>
            <w:tcW w:w="1265" w:type="dxa"/>
          </w:tcPr>
          <w:p w14:paraId="1D8BA4CF" w14:textId="77777777" w:rsidR="005E22D9" w:rsidRDefault="005E22D9" w:rsidP="00524538">
            <w:pPr>
              <w:pStyle w:val="TableParagraph"/>
              <w:rPr>
                <w:sz w:val="20"/>
              </w:rPr>
            </w:pPr>
          </w:p>
        </w:tc>
        <w:tc>
          <w:tcPr>
            <w:tcW w:w="1576" w:type="dxa"/>
          </w:tcPr>
          <w:p w14:paraId="113E64F4" w14:textId="77777777" w:rsidR="005E22D9" w:rsidRDefault="005E22D9" w:rsidP="00524538">
            <w:pPr>
              <w:pStyle w:val="TableParagraph"/>
              <w:rPr>
                <w:sz w:val="20"/>
              </w:rPr>
            </w:pPr>
          </w:p>
        </w:tc>
        <w:tc>
          <w:tcPr>
            <w:tcW w:w="1265" w:type="dxa"/>
          </w:tcPr>
          <w:p w14:paraId="21B3B09F" w14:textId="77777777" w:rsidR="005E22D9" w:rsidRDefault="005E22D9" w:rsidP="00524538">
            <w:pPr>
              <w:pStyle w:val="TableParagraph"/>
              <w:rPr>
                <w:sz w:val="20"/>
              </w:rPr>
            </w:pPr>
          </w:p>
        </w:tc>
        <w:tc>
          <w:tcPr>
            <w:tcW w:w="1266" w:type="dxa"/>
          </w:tcPr>
          <w:p w14:paraId="058B7E49" w14:textId="77777777" w:rsidR="005E22D9" w:rsidRDefault="005E22D9" w:rsidP="00524538">
            <w:pPr>
              <w:pStyle w:val="TableParagraph"/>
              <w:rPr>
                <w:sz w:val="20"/>
              </w:rPr>
            </w:pPr>
          </w:p>
        </w:tc>
      </w:tr>
      <w:tr w:rsidR="005E22D9" w14:paraId="7F17DA25" w14:textId="77777777" w:rsidTr="00524538">
        <w:trPr>
          <w:trHeight w:val="275"/>
        </w:trPr>
        <w:tc>
          <w:tcPr>
            <w:tcW w:w="1265" w:type="dxa"/>
          </w:tcPr>
          <w:p w14:paraId="4CBB167E" w14:textId="77777777" w:rsidR="005E22D9" w:rsidRDefault="005E22D9" w:rsidP="00524538">
            <w:pPr>
              <w:pStyle w:val="TableParagraph"/>
              <w:rPr>
                <w:sz w:val="20"/>
              </w:rPr>
            </w:pPr>
          </w:p>
        </w:tc>
        <w:tc>
          <w:tcPr>
            <w:tcW w:w="1266" w:type="dxa"/>
          </w:tcPr>
          <w:p w14:paraId="405AAADA" w14:textId="77777777" w:rsidR="005E22D9" w:rsidRDefault="005E22D9" w:rsidP="00524538">
            <w:pPr>
              <w:pStyle w:val="TableParagraph"/>
              <w:rPr>
                <w:sz w:val="20"/>
              </w:rPr>
            </w:pPr>
          </w:p>
        </w:tc>
        <w:tc>
          <w:tcPr>
            <w:tcW w:w="1265" w:type="dxa"/>
          </w:tcPr>
          <w:p w14:paraId="7159472E" w14:textId="77777777" w:rsidR="005E22D9" w:rsidRDefault="005E22D9" w:rsidP="00524538">
            <w:pPr>
              <w:pStyle w:val="TableParagraph"/>
              <w:rPr>
                <w:sz w:val="20"/>
              </w:rPr>
            </w:pPr>
          </w:p>
        </w:tc>
        <w:tc>
          <w:tcPr>
            <w:tcW w:w="1265" w:type="dxa"/>
          </w:tcPr>
          <w:p w14:paraId="090CB5B0" w14:textId="77777777" w:rsidR="005E22D9" w:rsidRDefault="005E22D9" w:rsidP="00524538">
            <w:pPr>
              <w:pStyle w:val="TableParagraph"/>
              <w:rPr>
                <w:sz w:val="20"/>
              </w:rPr>
            </w:pPr>
          </w:p>
        </w:tc>
        <w:tc>
          <w:tcPr>
            <w:tcW w:w="1576" w:type="dxa"/>
          </w:tcPr>
          <w:p w14:paraId="47A2CBB9" w14:textId="77777777" w:rsidR="005E22D9" w:rsidRDefault="005E22D9" w:rsidP="00524538">
            <w:pPr>
              <w:pStyle w:val="TableParagraph"/>
              <w:rPr>
                <w:sz w:val="20"/>
              </w:rPr>
            </w:pPr>
          </w:p>
        </w:tc>
        <w:tc>
          <w:tcPr>
            <w:tcW w:w="1265" w:type="dxa"/>
          </w:tcPr>
          <w:p w14:paraId="4B6E472E" w14:textId="77777777" w:rsidR="005E22D9" w:rsidRDefault="005E22D9" w:rsidP="00524538">
            <w:pPr>
              <w:pStyle w:val="TableParagraph"/>
              <w:rPr>
                <w:sz w:val="20"/>
              </w:rPr>
            </w:pPr>
          </w:p>
        </w:tc>
        <w:tc>
          <w:tcPr>
            <w:tcW w:w="1266" w:type="dxa"/>
          </w:tcPr>
          <w:p w14:paraId="60AD9AC8" w14:textId="77777777" w:rsidR="005E22D9" w:rsidRDefault="005E22D9" w:rsidP="00524538">
            <w:pPr>
              <w:pStyle w:val="TableParagraph"/>
              <w:rPr>
                <w:sz w:val="20"/>
              </w:rPr>
            </w:pPr>
          </w:p>
        </w:tc>
      </w:tr>
      <w:tr w:rsidR="005E22D9" w14:paraId="16E3AC06" w14:textId="77777777" w:rsidTr="00524538">
        <w:trPr>
          <w:trHeight w:val="275"/>
        </w:trPr>
        <w:tc>
          <w:tcPr>
            <w:tcW w:w="1265" w:type="dxa"/>
          </w:tcPr>
          <w:p w14:paraId="5118C86F" w14:textId="77777777" w:rsidR="005E22D9" w:rsidRDefault="005E22D9" w:rsidP="00524538">
            <w:pPr>
              <w:pStyle w:val="TableParagraph"/>
              <w:rPr>
                <w:sz w:val="20"/>
              </w:rPr>
            </w:pPr>
          </w:p>
        </w:tc>
        <w:tc>
          <w:tcPr>
            <w:tcW w:w="1266" w:type="dxa"/>
          </w:tcPr>
          <w:p w14:paraId="3ECE2211" w14:textId="77777777" w:rsidR="005E22D9" w:rsidRDefault="005E22D9" w:rsidP="00524538">
            <w:pPr>
              <w:pStyle w:val="TableParagraph"/>
              <w:rPr>
                <w:sz w:val="20"/>
              </w:rPr>
            </w:pPr>
          </w:p>
        </w:tc>
        <w:tc>
          <w:tcPr>
            <w:tcW w:w="1265" w:type="dxa"/>
          </w:tcPr>
          <w:p w14:paraId="04FDB48E" w14:textId="77777777" w:rsidR="005E22D9" w:rsidRDefault="005E22D9" w:rsidP="00524538">
            <w:pPr>
              <w:pStyle w:val="TableParagraph"/>
              <w:rPr>
                <w:sz w:val="20"/>
              </w:rPr>
            </w:pPr>
          </w:p>
        </w:tc>
        <w:tc>
          <w:tcPr>
            <w:tcW w:w="1265" w:type="dxa"/>
          </w:tcPr>
          <w:p w14:paraId="14045EEA" w14:textId="77777777" w:rsidR="005E22D9" w:rsidRDefault="005E22D9" w:rsidP="00524538">
            <w:pPr>
              <w:pStyle w:val="TableParagraph"/>
              <w:rPr>
                <w:sz w:val="20"/>
              </w:rPr>
            </w:pPr>
          </w:p>
        </w:tc>
        <w:tc>
          <w:tcPr>
            <w:tcW w:w="1576" w:type="dxa"/>
          </w:tcPr>
          <w:p w14:paraId="06B9FABF" w14:textId="77777777" w:rsidR="005E22D9" w:rsidRDefault="005E22D9" w:rsidP="00524538">
            <w:pPr>
              <w:pStyle w:val="TableParagraph"/>
              <w:rPr>
                <w:sz w:val="20"/>
              </w:rPr>
            </w:pPr>
          </w:p>
        </w:tc>
        <w:tc>
          <w:tcPr>
            <w:tcW w:w="1265" w:type="dxa"/>
          </w:tcPr>
          <w:p w14:paraId="27D52CA8" w14:textId="77777777" w:rsidR="005E22D9" w:rsidRDefault="005E22D9" w:rsidP="00524538">
            <w:pPr>
              <w:pStyle w:val="TableParagraph"/>
              <w:rPr>
                <w:sz w:val="20"/>
              </w:rPr>
            </w:pPr>
          </w:p>
        </w:tc>
        <w:tc>
          <w:tcPr>
            <w:tcW w:w="1266" w:type="dxa"/>
          </w:tcPr>
          <w:p w14:paraId="381EF682" w14:textId="77777777" w:rsidR="005E22D9" w:rsidRDefault="005E22D9" w:rsidP="00524538">
            <w:pPr>
              <w:pStyle w:val="TableParagraph"/>
              <w:rPr>
                <w:sz w:val="20"/>
              </w:rPr>
            </w:pPr>
          </w:p>
        </w:tc>
      </w:tr>
      <w:tr w:rsidR="005E22D9" w14:paraId="51D92555" w14:textId="77777777" w:rsidTr="00524538">
        <w:trPr>
          <w:trHeight w:val="276"/>
        </w:trPr>
        <w:tc>
          <w:tcPr>
            <w:tcW w:w="1265" w:type="dxa"/>
          </w:tcPr>
          <w:p w14:paraId="374B3101" w14:textId="77777777" w:rsidR="005E22D9" w:rsidRDefault="005E22D9" w:rsidP="00524538">
            <w:pPr>
              <w:pStyle w:val="TableParagraph"/>
              <w:rPr>
                <w:sz w:val="20"/>
              </w:rPr>
            </w:pPr>
          </w:p>
        </w:tc>
        <w:tc>
          <w:tcPr>
            <w:tcW w:w="1266" w:type="dxa"/>
          </w:tcPr>
          <w:p w14:paraId="5AA3D07F" w14:textId="77777777" w:rsidR="005E22D9" w:rsidRDefault="005E22D9" w:rsidP="00524538">
            <w:pPr>
              <w:pStyle w:val="TableParagraph"/>
              <w:rPr>
                <w:sz w:val="20"/>
              </w:rPr>
            </w:pPr>
          </w:p>
        </w:tc>
        <w:tc>
          <w:tcPr>
            <w:tcW w:w="1265" w:type="dxa"/>
          </w:tcPr>
          <w:p w14:paraId="59828FDF" w14:textId="77777777" w:rsidR="005E22D9" w:rsidRDefault="005E22D9" w:rsidP="00524538">
            <w:pPr>
              <w:pStyle w:val="TableParagraph"/>
              <w:rPr>
                <w:sz w:val="20"/>
              </w:rPr>
            </w:pPr>
          </w:p>
        </w:tc>
        <w:tc>
          <w:tcPr>
            <w:tcW w:w="1265" w:type="dxa"/>
          </w:tcPr>
          <w:p w14:paraId="00D641E5" w14:textId="77777777" w:rsidR="005E22D9" w:rsidRDefault="005E22D9" w:rsidP="00524538">
            <w:pPr>
              <w:pStyle w:val="TableParagraph"/>
              <w:rPr>
                <w:sz w:val="20"/>
              </w:rPr>
            </w:pPr>
          </w:p>
        </w:tc>
        <w:tc>
          <w:tcPr>
            <w:tcW w:w="1576" w:type="dxa"/>
          </w:tcPr>
          <w:p w14:paraId="36AAA68A" w14:textId="77777777" w:rsidR="005E22D9" w:rsidRDefault="005E22D9" w:rsidP="00524538">
            <w:pPr>
              <w:pStyle w:val="TableParagraph"/>
              <w:rPr>
                <w:sz w:val="20"/>
              </w:rPr>
            </w:pPr>
          </w:p>
        </w:tc>
        <w:tc>
          <w:tcPr>
            <w:tcW w:w="1265" w:type="dxa"/>
          </w:tcPr>
          <w:p w14:paraId="4BC3C663" w14:textId="77777777" w:rsidR="005E22D9" w:rsidRDefault="005E22D9" w:rsidP="00524538">
            <w:pPr>
              <w:pStyle w:val="TableParagraph"/>
              <w:rPr>
                <w:sz w:val="20"/>
              </w:rPr>
            </w:pPr>
          </w:p>
        </w:tc>
        <w:tc>
          <w:tcPr>
            <w:tcW w:w="1266" w:type="dxa"/>
          </w:tcPr>
          <w:p w14:paraId="309EA97E" w14:textId="77777777" w:rsidR="005E22D9" w:rsidRDefault="005E22D9" w:rsidP="00524538">
            <w:pPr>
              <w:pStyle w:val="TableParagraph"/>
              <w:rPr>
                <w:sz w:val="20"/>
              </w:rPr>
            </w:pPr>
          </w:p>
        </w:tc>
      </w:tr>
      <w:tr w:rsidR="005E22D9" w14:paraId="7A3203AA" w14:textId="77777777" w:rsidTr="00524538">
        <w:trPr>
          <w:trHeight w:val="275"/>
        </w:trPr>
        <w:tc>
          <w:tcPr>
            <w:tcW w:w="1265" w:type="dxa"/>
          </w:tcPr>
          <w:p w14:paraId="127A1090" w14:textId="77777777" w:rsidR="005E22D9" w:rsidRDefault="005E22D9" w:rsidP="00524538">
            <w:pPr>
              <w:pStyle w:val="TableParagraph"/>
              <w:rPr>
                <w:sz w:val="20"/>
              </w:rPr>
            </w:pPr>
          </w:p>
        </w:tc>
        <w:tc>
          <w:tcPr>
            <w:tcW w:w="1266" w:type="dxa"/>
          </w:tcPr>
          <w:p w14:paraId="6FDA2041" w14:textId="77777777" w:rsidR="005E22D9" w:rsidRDefault="005E22D9" w:rsidP="00524538">
            <w:pPr>
              <w:pStyle w:val="TableParagraph"/>
              <w:rPr>
                <w:sz w:val="20"/>
              </w:rPr>
            </w:pPr>
          </w:p>
        </w:tc>
        <w:tc>
          <w:tcPr>
            <w:tcW w:w="1265" w:type="dxa"/>
          </w:tcPr>
          <w:p w14:paraId="1E144371" w14:textId="77777777" w:rsidR="005E22D9" w:rsidRDefault="005E22D9" w:rsidP="00524538">
            <w:pPr>
              <w:pStyle w:val="TableParagraph"/>
              <w:rPr>
                <w:sz w:val="20"/>
              </w:rPr>
            </w:pPr>
          </w:p>
        </w:tc>
        <w:tc>
          <w:tcPr>
            <w:tcW w:w="1265" w:type="dxa"/>
          </w:tcPr>
          <w:p w14:paraId="0A6C1A33" w14:textId="77777777" w:rsidR="005E22D9" w:rsidRDefault="005E22D9" w:rsidP="00524538">
            <w:pPr>
              <w:pStyle w:val="TableParagraph"/>
              <w:rPr>
                <w:sz w:val="20"/>
              </w:rPr>
            </w:pPr>
          </w:p>
        </w:tc>
        <w:tc>
          <w:tcPr>
            <w:tcW w:w="1576" w:type="dxa"/>
          </w:tcPr>
          <w:p w14:paraId="7035C953" w14:textId="77777777" w:rsidR="005E22D9" w:rsidRDefault="005E22D9" w:rsidP="00524538">
            <w:pPr>
              <w:pStyle w:val="TableParagraph"/>
              <w:rPr>
                <w:sz w:val="20"/>
              </w:rPr>
            </w:pPr>
          </w:p>
        </w:tc>
        <w:tc>
          <w:tcPr>
            <w:tcW w:w="1265" w:type="dxa"/>
          </w:tcPr>
          <w:p w14:paraId="5A797B33" w14:textId="77777777" w:rsidR="005E22D9" w:rsidRDefault="005E22D9" w:rsidP="00524538">
            <w:pPr>
              <w:pStyle w:val="TableParagraph"/>
              <w:rPr>
                <w:sz w:val="20"/>
              </w:rPr>
            </w:pPr>
          </w:p>
        </w:tc>
        <w:tc>
          <w:tcPr>
            <w:tcW w:w="1266" w:type="dxa"/>
          </w:tcPr>
          <w:p w14:paraId="01782BB9" w14:textId="77777777" w:rsidR="005E22D9" w:rsidRDefault="005E22D9" w:rsidP="00524538">
            <w:pPr>
              <w:pStyle w:val="TableParagraph"/>
              <w:rPr>
                <w:sz w:val="20"/>
              </w:rPr>
            </w:pPr>
          </w:p>
        </w:tc>
      </w:tr>
      <w:tr w:rsidR="005E22D9" w14:paraId="615953F6" w14:textId="77777777" w:rsidTr="00524538">
        <w:trPr>
          <w:trHeight w:val="275"/>
        </w:trPr>
        <w:tc>
          <w:tcPr>
            <w:tcW w:w="1265" w:type="dxa"/>
          </w:tcPr>
          <w:p w14:paraId="6BC37815" w14:textId="77777777" w:rsidR="005E22D9" w:rsidRDefault="005E22D9" w:rsidP="00524538">
            <w:pPr>
              <w:pStyle w:val="TableParagraph"/>
              <w:rPr>
                <w:sz w:val="20"/>
              </w:rPr>
            </w:pPr>
          </w:p>
        </w:tc>
        <w:tc>
          <w:tcPr>
            <w:tcW w:w="1266" w:type="dxa"/>
          </w:tcPr>
          <w:p w14:paraId="44E2B597" w14:textId="77777777" w:rsidR="005E22D9" w:rsidRDefault="005E22D9" w:rsidP="00524538">
            <w:pPr>
              <w:pStyle w:val="TableParagraph"/>
              <w:rPr>
                <w:sz w:val="20"/>
              </w:rPr>
            </w:pPr>
          </w:p>
        </w:tc>
        <w:tc>
          <w:tcPr>
            <w:tcW w:w="1265" w:type="dxa"/>
          </w:tcPr>
          <w:p w14:paraId="485D345A" w14:textId="77777777" w:rsidR="005E22D9" w:rsidRDefault="005E22D9" w:rsidP="00524538">
            <w:pPr>
              <w:pStyle w:val="TableParagraph"/>
              <w:rPr>
                <w:sz w:val="20"/>
              </w:rPr>
            </w:pPr>
          </w:p>
        </w:tc>
        <w:tc>
          <w:tcPr>
            <w:tcW w:w="1265" w:type="dxa"/>
          </w:tcPr>
          <w:p w14:paraId="3AAE3A03" w14:textId="77777777" w:rsidR="005E22D9" w:rsidRDefault="005E22D9" w:rsidP="00524538">
            <w:pPr>
              <w:pStyle w:val="TableParagraph"/>
              <w:rPr>
                <w:sz w:val="20"/>
              </w:rPr>
            </w:pPr>
          </w:p>
        </w:tc>
        <w:tc>
          <w:tcPr>
            <w:tcW w:w="1576" w:type="dxa"/>
          </w:tcPr>
          <w:p w14:paraId="48F44C59" w14:textId="77777777" w:rsidR="005E22D9" w:rsidRDefault="005E22D9" w:rsidP="00524538">
            <w:pPr>
              <w:pStyle w:val="TableParagraph"/>
              <w:rPr>
                <w:sz w:val="20"/>
              </w:rPr>
            </w:pPr>
          </w:p>
        </w:tc>
        <w:tc>
          <w:tcPr>
            <w:tcW w:w="1265" w:type="dxa"/>
          </w:tcPr>
          <w:p w14:paraId="5F21C234" w14:textId="77777777" w:rsidR="005E22D9" w:rsidRDefault="005E22D9" w:rsidP="00524538">
            <w:pPr>
              <w:pStyle w:val="TableParagraph"/>
              <w:rPr>
                <w:sz w:val="20"/>
              </w:rPr>
            </w:pPr>
          </w:p>
        </w:tc>
        <w:tc>
          <w:tcPr>
            <w:tcW w:w="1266" w:type="dxa"/>
          </w:tcPr>
          <w:p w14:paraId="2D2436DC" w14:textId="77777777" w:rsidR="005E22D9" w:rsidRDefault="005E22D9" w:rsidP="00524538">
            <w:pPr>
              <w:pStyle w:val="TableParagraph"/>
              <w:rPr>
                <w:sz w:val="20"/>
              </w:rPr>
            </w:pPr>
          </w:p>
        </w:tc>
      </w:tr>
      <w:tr w:rsidR="005E22D9" w14:paraId="46C08F24" w14:textId="77777777" w:rsidTr="00524538">
        <w:trPr>
          <w:trHeight w:val="276"/>
        </w:trPr>
        <w:tc>
          <w:tcPr>
            <w:tcW w:w="1265" w:type="dxa"/>
          </w:tcPr>
          <w:p w14:paraId="3AF6ED7E" w14:textId="77777777" w:rsidR="005E22D9" w:rsidRDefault="005E22D9" w:rsidP="00524538">
            <w:pPr>
              <w:pStyle w:val="TableParagraph"/>
              <w:rPr>
                <w:sz w:val="20"/>
              </w:rPr>
            </w:pPr>
          </w:p>
        </w:tc>
        <w:tc>
          <w:tcPr>
            <w:tcW w:w="1266" w:type="dxa"/>
          </w:tcPr>
          <w:p w14:paraId="2E01CE8B" w14:textId="77777777" w:rsidR="005E22D9" w:rsidRDefault="005E22D9" w:rsidP="00524538">
            <w:pPr>
              <w:pStyle w:val="TableParagraph"/>
              <w:rPr>
                <w:sz w:val="20"/>
              </w:rPr>
            </w:pPr>
          </w:p>
        </w:tc>
        <w:tc>
          <w:tcPr>
            <w:tcW w:w="1265" w:type="dxa"/>
          </w:tcPr>
          <w:p w14:paraId="165D872F" w14:textId="77777777" w:rsidR="005E22D9" w:rsidRDefault="005E22D9" w:rsidP="00524538">
            <w:pPr>
              <w:pStyle w:val="TableParagraph"/>
              <w:rPr>
                <w:sz w:val="20"/>
              </w:rPr>
            </w:pPr>
          </w:p>
        </w:tc>
        <w:tc>
          <w:tcPr>
            <w:tcW w:w="1265" w:type="dxa"/>
          </w:tcPr>
          <w:p w14:paraId="1D17E401" w14:textId="77777777" w:rsidR="005E22D9" w:rsidRDefault="005E22D9" w:rsidP="00524538">
            <w:pPr>
              <w:pStyle w:val="TableParagraph"/>
              <w:rPr>
                <w:sz w:val="20"/>
              </w:rPr>
            </w:pPr>
          </w:p>
        </w:tc>
        <w:tc>
          <w:tcPr>
            <w:tcW w:w="1576" w:type="dxa"/>
          </w:tcPr>
          <w:p w14:paraId="3892AA3E" w14:textId="77777777" w:rsidR="005E22D9" w:rsidRDefault="005E22D9" w:rsidP="00524538">
            <w:pPr>
              <w:pStyle w:val="TableParagraph"/>
              <w:rPr>
                <w:sz w:val="20"/>
              </w:rPr>
            </w:pPr>
          </w:p>
        </w:tc>
        <w:tc>
          <w:tcPr>
            <w:tcW w:w="1265" w:type="dxa"/>
          </w:tcPr>
          <w:p w14:paraId="6D99E8FC" w14:textId="77777777" w:rsidR="005E22D9" w:rsidRDefault="005E22D9" w:rsidP="00524538">
            <w:pPr>
              <w:pStyle w:val="TableParagraph"/>
              <w:rPr>
                <w:sz w:val="20"/>
              </w:rPr>
            </w:pPr>
          </w:p>
        </w:tc>
        <w:tc>
          <w:tcPr>
            <w:tcW w:w="1266" w:type="dxa"/>
          </w:tcPr>
          <w:p w14:paraId="448BEAEE" w14:textId="77777777" w:rsidR="005E22D9" w:rsidRDefault="005E22D9" w:rsidP="00524538">
            <w:pPr>
              <w:pStyle w:val="TableParagraph"/>
              <w:rPr>
                <w:sz w:val="20"/>
              </w:rPr>
            </w:pPr>
          </w:p>
        </w:tc>
      </w:tr>
      <w:tr w:rsidR="005E22D9" w14:paraId="20536F33" w14:textId="77777777" w:rsidTr="00524538">
        <w:trPr>
          <w:trHeight w:val="275"/>
        </w:trPr>
        <w:tc>
          <w:tcPr>
            <w:tcW w:w="1265" w:type="dxa"/>
          </w:tcPr>
          <w:p w14:paraId="64403A62" w14:textId="77777777" w:rsidR="005E22D9" w:rsidRDefault="005E22D9" w:rsidP="00524538">
            <w:pPr>
              <w:pStyle w:val="TableParagraph"/>
              <w:rPr>
                <w:sz w:val="20"/>
              </w:rPr>
            </w:pPr>
          </w:p>
        </w:tc>
        <w:tc>
          <w:tcPr>
            <w:tcW w:w="1266" w:type="dxa"/>
          </w:tcPr>
          <w:p w14:paraId="0F0CA76F" w14:textId="77777777" w:rsidR="005E22D9" w:rsidRDefault="005E22D9" w:rsidP="00524538">
            <w:pPr>
              <w:pStyle w:val="TableParagraph"/>
              <w:rPr>
                <w:sz w:val="20"/>
              </w:rPr>
            </w:pPr>
          </w:p>
        </w:tc>
        <w:tc>
          <w:tcPr>
            <w:tcW w:w="1265" w:type="dxa"/>
          </w:tcPr>
          <w:p w14:paraId="737FFB07" w14:textId="77777777" w:rsidR="005E22D9" w:rsidRDefault="005E22D9" w:rsidP="00524538">
            <w:pPr>
              <w:pStyle w:val="TableParagraph"/>
              <w:rPr>
                <w:sz w:val="20"/>
              </w:rPr>
            </w:pPr>
          </w:p>
        </w:tc>
        <w:tc>
          <w:tcPr>
            <w:tcW w:w="1265" w:type="dxa"/>
          </w:tcPr>
          <w:p w14:paraId="0FCE341B" w14:textId="77777777" w:rsidR="005E22D9" w:rsidRDefault="005E22D9" w:rsidP="00524538">
            <w:pPr>
              <w:pStyle w:val="TableParagraph"/>
              <w:rPr>
                <w:sz w:val="20"/>
              </w:rPr>
            </w:pPr>
          </w:p>
        </w:tc>
        <w:tc>
          <w:tcPr>
            <w:tcW w:w="1576" w:type="dxa"/>
          </w:tcPr>
          <w:p w14:paraId="74B1AD52" w14:textId="77777777" w:rsidR="005E22D9" w:rsidRDefault="005E22D9" w:rsidP="00524538">
            <w:pPr>
              <w:pStyle w:val="TableParagraph"/>
              <w:rPr>
                <w:sz w:val="20"/>
              </w:rPr>
            </w:pPr>
          </w:p>
        </w:tc>
        <w:tc>
          <w:tcPr>
            <w:tcW w:w="1265" w:type="dxa"/>
          </w:tcPr>
          <w:p w14:paraId="5F5327DC" w14:textId="77777777" w:rsidR="005E22D9" w:rsidRDefault="005E22D9" w:rsidP="00524538">
            <w:pPr>
              <w:pStyle w:val="TableParagraph"/>
              <w:rPr>
                <w:sz w:val="20"/>
              </w:rPr>
            </w:pPr>
          </w:p>
        </w:tc>
        <w:tc>
          <w:tcPr>
            <w:tcW w:w="1266" w:type="dxa"/>
          </w:tcPr>
          <w:p w14:paraId="142D138B" w14:textId="77777777" w:rsidR="005E22D9" w:rsidRDefault="005E22D9" w:rsidP="00524538">
            <w:pPr>
              <w:pStyle w:val="TableParagraph"/>
              <w:rPr>
                <w:sz w:val="20"/>
              </w:rPr>
            </w:pPr>
          </w:p>
        </w:tc>
      </w:tr>
      <w:tr w:rsidR="005E22D9" w14:paraId="2CCD586B" w14:textId="77777777" w:rsidTr="00524538">
        <w:trPr>
          <w:trHeight w:val="275"/>
        </w:trPr>
        <w:tc>
          <w:tcPr>
            <w:tcW w:w="1265" w:type="dxa"/>
          </w:tcPr>
          <w:p w14:paraId="3BDDB7BE" w14:textId="77777777" w:rsidR="005E22D9" w:rsidRDefault="005E22D9" w:rsidP="00524538">
            <w:pPr>
              <w:pStyle w:val="TableParagraph"/>
              <w:rPr>
                <w:sz w:val="20"/>
              </w:rPr>
            </w:pPr>
          </w:p>
        </w:tc>
        <w:tc>
          <w:tcPr>
            <w:tcW w:w="1266" w:type="dxa"/>
          </w:tcPr>
          <w:p w14:paraId="43DEC10D" w14:textId="77777777" w:rsidR="005E22D9" w:rsidRDefault="005E22D9" w:rsidP="00524538">
            <w:pPr>
              <w:pStyle w:val="TableParagraph"/>
              <w:rPr>
                <w:sz w:val="20"/>
              </w:rPr>
            </w:pPr>
          </w:p>
        </w:tc>
        <w:tc>
          <w:tcPr>
            <w:tcW w:w="1265" w:type="dxa"/>
          </w:tcPr>
          <w:p w14:paraId="53A0DF12" w14:textId="77777777" w:rsidR="005E22D9" w:rsidRDefault="005E22D9" w:rsidP="00524538">
            <w:pPr>
              <w:pStyle w:val="TableParagraph"/>
              <w:rPr>
                <w:sz w:val="20"/>
              </w:rPr>
            </w:pPr>
          </w:p>
        </w:tc>
        <w:tc>
          <w:tcPr>
            <w:tcW w:w="1265" w:type="dxa"/>
          </w:tcPr>
          <w:p w14:paraId="5D9A9D17" w14:textId="77777777" w:rsidR="005E22D9" w:rsidRDefault="005E22D9" w:rsidP="00524538">
            <w:pPr>
              <w:pStyle w:val="TableParagraph"/>
              <w:rPr>
                <w:sz w:val="20"/>
              </w:rPr>
            </w:pPr>
          </w:p>
        </w:tc>
        <w:tc>
          <w:tcPr>
            <w:tcW w:w="1576" w:type="dxa"/>
          </w:tcPr>
          <w:p w14:paraId="0F89563F" w14:textId="77777777" w:rsidR="005E22D9" w:rsidRDefault="005E22D9" w:rsidP="00524538">
            <w:pPr>
              <w:pStyle w:val="TableParagraph"/>
              <w:rPr>
                <w:sz w:val="20"/>
              </w:rPr>
            </w:pPr>
          </w:p>
        </w:tc>
        <w:tc>
          <w:tcPr>
            <w:tcW w:w="1265" w:type="dxa"/>
          </w:tcPr>
          <w:p w14:paraId="22BE6F07" w14:textId="77777777" w:rsidR="005E22D9" w:rsidRDefault="005E22D9" w:rsidP="00524538">
            <w:pPr>
              <w:pStyle w:val="TableParagraph"/>
              <w:rPr>
                <w:sz w:val="20"/>
              </w:rPr>
            </w:pPr>
          </w:p>
        </w:tc>
        <w:tc>
          <w:tcPr>
            <w:tcW w:w="1266" w:type="dxa"/>
          </w:tcPr>
          <w:p w14:paraId="7EB62599" w14:textId="77777777" w:rsidR="005E22D9" w:rsidRDefault="005E22D9" w:rsidP="00524538">
            <w:pPr>
              <w:pStyle w:val="TableParagraph"/>
              <w:rPr>
                <w:sz w:val="20"/>
              </w:rPr>
            </w:pPr>
          </w:p>
        </w:tc>
      </w:tr>
      <w:tr w:rsidR="005E22D9" w14:paraId="2D5505DE" w14:textId="77777777" w:rsidTr="00524538">
        <w:trPr>
          <w:trHeight w:val="276"/>
        </w:trPr>
        <w:tc>
          <w:tcPr>
            <w:tcW w:w="1265" w:type="dxa"/>
          </w:tcPr>
          <w:p w14:paraId="5CC5C1D5" w14:textId="77777777" w:rsidR="005E22D9" w:rsidRDefault="005E22D9" w:rsidP="00524538">
            <w:pPr>
              <w:pStyle w:val="TableParagraph"/>
              <w:rPr>
                <w:sz w:val="20"/>
              </w:rPr>
            </w:pPr>
          </w:p>
        </w:tc>
        <w:tc>
          <w:tcPr>
            <w:tcW w:w="1266" w:type="dxa"/>
          </w:tcPr>
          <w:p w14:paraId="29A9F4BA" w14:textId="77777777" w:rsidR="005E22D9" w:rsidRDefault="005E22D9" w:rsidP="00524538">
            <w:pPr>
              <w:pStyle w:val="TableParagraph"/>
              <w:rPr>
                <w:sz w:val="20"/>
              </w:rPr>
            </w:pPr>
          </w:p>
        </w:tc>
        <w:tc>
          <w:tcPr>
            <w:tcW w:w="1265" w:type="dxa"/>
          </w:tcPr>
          <w:p w14:paraId="781E5012" w14:textId="77777777" w:rsidR="005E22D9" w:rsidRDefault="005E22D9" w:rsidP="00524538">
            <w:pPr>
              <w:pStyle w:val="TableParagraph"/>
              <w:rPr>
                <w:sz w:val="20"/>
              </w:rPr>
            </w:pPr>
          </w:p>
        </w:tc>
        <w:tc>
          <w:tcPr>
            <w:tcW w:w="1265" w:type="dxa"/>
          </w:tcPr>
          <w:p w14:paraId="3DF2ADD6" w14:textId="77777777" w:rsidR="005E22D9" w:rsidRDefault="005E22D9" w:rsidP="00524538">
            <w:pPr>
              <w:pStyle w:val="TableParagraph"/>
              <w:rPr>
                <w:sz w:val="20"/>
              </w:rPr>
            </w:pPr>
          </w:p>
        </w:tc>
        <w:tc>
          <w:tcPr>
            <w:tcW w:w="1576" w:type="dxa"/>
          </w:tcPr>
          <w:p w14:paraId="2203C8C8" w14:textId="77777777" w:rsidR="005E22D9" w:rsidRDefault="005E22D9" w:rsidP="00524538">
            <w:pPr>
              <w:pStyle w:val="TableParagraph"/>
              <w:rPr>
                <w:sz w:val="20"/>
              </w:rPr>
            </w:pPr>
          </w:p>
        </w:tc>
        <w:tc>
          <w:tcPr>
            <w:tcW w:w="1265" w:type="dxa"/>
          </w:tcPr>
          <w:p w14:paraId="063A5290" w14:textId="77777777" w:rsidR="005E22D9" w:rsidRDefault="005E22D9" w:rsidP="00524538">
            <w:pPr>
              <w:pStyle w:val="TableParagraph"/>
              <w:rPr>
                <w:sz w:val="20"/>
              </w:rPr>
            </w:pPr>
          </w:p>
        </w:tc>
        <w:tc>
          <w:tcPr>
            <w:tcW w:w="1266" w:type="dxa"/>
          </w:tcPr>
          <w:p w14:paraId="067E10BE" w14:textId="77777777" w:rsidR="005E22D9" w:rsidRDefault="005E22D9" w:rsidP="00524538">
            <w:pPr>
              <w:pStyle w:val="TableParagraph"/>
              <w:rPr>
                <w:sz w:val="20"/>
              </w:rPr>
            </w:pPr>
          </w:p>
        </w:tc>
      </w:tr>
      <w:tr w:rsidR="005E22D9" w14:paraId="5365C5BA" w14:textId="77777777" w:rsidTr="00524538">
        <w:trPr>
          <w:trHeight w:val="275"/>
        </w:trPr>
        <w:tc>
          <w:tcPr>
            <w:tcW w:w="1265" w:type="dxa"/>
          </w:tcPr>
          <w:p w14:paraId="31CEDC02" w14:textId="77777777" w:rsidR="005E22D9" w:rsidRDefault="005E22D9" w:rsidP="00524538">
            <w:pPr>
              <w:pStyle w:val="TableParagraph"/>
              <w:rPr>
                <w:sz w:val="20"/>
              </w:rPr>
            </w:pPr>
          </w:p>
        </w:tc>
        <w:tc>
          <w:tcPr>
            <w:tcW w:w="1266" w:type="dxa"/>
          </w:tcPr>
          <w:p w14:paraId="67DB01B4" w14:textId="77777777" w:rsidR="005E22D9" w:rsidRDefault="005E22D9" w:rsidP="00524538">
            <w:pPr>
              <w:pStyle w:val="TableParagraph"/>
              <w:rPr>
                <w:sz w:val="20"/>
              </w:rPr>
            </w:pPr>
          </w:p>
        </w:tc>
        <w:tc>
          <w:tcPr>
            <w:tcW w:w="1265" w:type="dxa"/>
          </w:tcPr>
          <w:p w14:paraId="57DD5372" w14:textId="77777777" w:rsidR="005E22D9" w:rsidRDefault="005E22D9" w:rsidP="00524538">
            <w:pPr>
              <w:pStyle w:val="TableParagraph"/>
              <w:rPr>
                <w:sz w:val="20"/>
              </w:rPr>
            </w:pPr>
          </w:p>
        </w:tc>
        <w:tc>
          <w:tcPr>
            <w:tcW w:w="1265" w:type="dxa"/>
          </w:tcPr>
          <w:p w14:paraId="60D71C52" w14:textId="77777777" w:rsidR="005E22D9" w:rsidRDefault="005E22D9" w:rsidP="00524538">
            <w:pPr>
              <w:pStyle w:val="TableParagraph"/>
              <w:rPr>
                <w:sz w:val="20"/>
              </w:rPr>
            </w:pPr>
          </w:p>
        </w:tc>
        <w:tc>
          <w:tcPr>
            <w:tcW w:w="1576" w:type="dxa"/>
          </w:tcPr>
          <w:p w14:paraId="376662D0" w14:textId="77777777" w:rsidR="005E22D9" w:rsidRDefault="005E22D9" w:rsidP="00524538">
            <w:pPr>
              <w:pStyle w:val="TableParagraph"/>
              <w:rPr>
                <w:sz w:val="20"/>
              </w:rPr>
            </w:pPr>
          </w:p>
        </w:tc>
        <w:tc>
          <w:tcPr>
            <w:tcW w:w="1265" w:type="dxa"/>
          </w:tcPr>
          <w:p w14:paraId="6DE9840D" w14:textId="77777777" w:rsidR="005E22D9" w:rsidRDefault="005E22D9" w:rsidP="00524538">
            <w:pPr>
              <w:pStyle w:val="TableParagraph"/>
              <w:rPr>
                <w:sz w:val="20"/>
              </w:rPr>
            </w:pPr>
          </w:p>
        </w:tc>
        <w:tc>
          <w:tcPr>
            <w:tcW w:w="1266" w:type="dxa"/>
          </w:tcPr>
          <w:p w14:paraId="327BD34B" w14:textId="77777777" w:rsidR="005E22D9" w:rsidRDefault="005E22D9" w:rsidP="00524538">
            <w:pPr>
              <w:pStyle w:val="TableParagraph"/>
              <w:rPr>
                <w:sz w:val="20"/>
              </w:rPr>
            </w:pPr>
          </w:p>
        </w:tc>
      </w:tr>
    </w:tbl>
    <w:p w14:paraId="025F567A" w14:textId="77777777" w:rsidR="005E22D9" w:rsidRDefault="005E22D9" w:rsidP="005E22D9">
      <w:pPr>
        <w:rPr>
          <w:sz w:val="20"/>
        </w:rPr>
        <w:sectPr w:rsidR="005E22D9">
          <w:headerReference w:type="default" r:id="rId57"/>
          <w:footerReference w:type="default" r:id="rId58"/>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1DD06C2F" w14:textId="701D6776" w:rsidR="00726460" w:rsidRDefault="00726460" w:rsidP="00F5489C">
      <w:pPr>
        <w:rPr>
          <w:sz w:val="18"/>
        </w:rPr>
        <w:sectPr w:rsidR="00726460">
          <w:headerReference w:type="default" r:id="rId59"/>
          <w:footerReference w:type="default" r:id="rId60"/>
          <w:pgSz w:w="11900" w:h="16840"/>
          <w:pgMar w:top="1540" w:right="420" w:bottom="940" w:left="620" w:header="929" w:footer="744" w:gutter="0"/>
          <w:cols w:space="720"/>
        </w:sectPr>
      </w:pPr>
    </w:p>
    <w:bookmarkEnd w:id="288"/>
    <w:p w14:paraId="718446DE" w14:textId="77777777" w:rsidR="00B61701" w:rsidRDefault="00B61701" w:rsidP="00996B9A">
      <w:pPr>
        <w:pStyle w:val="Heading2"/>
        <w:ind w:left="0"/>
      </w:pPr>
    </w:p>
    <w:p w14:paraId="1B75F67D" w14:textId="77777777" w:rsidR="009A297F" w:rsidRDefault="009A297F" w:rsidP="00F11515">
      <w:pPr>
        <w:pStyle w:val="Heading2"/>
      </w:pPr>
    </w:p>
    <w:p w14:paraId="177DDF2C" w14:textId="77777777" w:rsidR="009A297F" w:rsidRDefault="00172D5C" w:rsidP="00996B9A">
      <w:pPr>
        <w:pStyle w:val="AppendixHeading"/>
      </w:pPr>
      <w:bookmarkStart w:id="305" w:name="_Toc112073507"/>
      <w:bookmarkStart w:id="306" w:name="_Toc120524005"/>
      <w:r>
        <w:t>References</w:t>
      </w:r>
      <w:bookmarkEnd w:id="305"/>
      <w:bookmarkEnd w:id="306"/>
    </w:p>
    <w:p w14:paraId="52E75295" w14:textId="77777777" w:rsidR="009A297F" w:rsidRDefault="009A297F" w:rsidP="00F11515">
      <w:pPr>
        <w:pStyle w:val="Heading2"/>
      </w:pPr>
    </w:p>
    <w:p w14:paraId="4E31242C" w14:textId="16149F83" w:rsidR="00E42D34" w:rsidRDefault="009A297F" w:rsidP="009A297F">
      <w:pPr>
        <w:pStyle w:val="Heading2"/>
        <w:spacing w:line="240" w:lineRule="exact"/>
        <w:ind w:left="720" w:hanging="720"/>
        <w:rPr>
          <w:b w:val="0"/>
          <w:i w:val="0"/>
          <w:noProof/>
        </w:rPr>
      </w:pPr>
      <w:r>
        <w:fldChar w:fldCharType="begin" w:fldLock="1"/>
      </w:r>
      <w:r w:rsidR="00E42D34">
        <w:instrText>ADDIN paperpile_bibliography &lt;pp-bibliography&gt;&lt;first-reference-indices&gt;&lt;formatting&gt;1&lt;/formatting&gt;&lt;space-after&gt;1&lt;/space-after&gt;&lt;/first-reference-indices&gt;&lt;/pp-bibliography&gt; \* MERGEFORMAT</w:instrText>
      </w:r>
      <w:r>
        <w:fldChar w:fldCharType="separate"/>
      </w:r>
      <w:r w:rsidR="00E42D34">
        <w:rPr>
          <w:b w:val="0"/>
          <w:i w:val="0"/>
          <w:noProof/>
        </w:rPr>
        <w:t>ADEC. 2022a. “Kenai River Water Quality Monitoring Activities.” 2022. https://dec.alaska.gov/water/nonpoint-source-control/waters-in-the-spotlight/kenai-river-water-quality-monitoring-activities/.</w:t>
      </w:r>
    </w:p>
    <w:p w14:paraId="2D8F1D46" w14:textId="77777777" w:rsidR="00E42D34" w:rsidRDefault="00E42D34" w:rsidP="009A297F">
      <w:pPr>
        <w:pStyle w:val="Heading2"/>
        <w:spacing w:line="240" w:lineRule="exact"/>
        <w:ind w:left="720" w:hanging="720"/>
        <w:rPr>
          <w:b w:val="0"/>
          <w:i w:val="0"/>
          <w:noProof/>
        </w:rPr>
      </w:pPr>
      <w:r>
        <w:rPr>
          <w:b w:val="0"/>
          <w:i w:val="0"/>
          <w:noProof/>
        </w:rPr>
        <w:t>———. 2022b. “Water Quality Standards and Restoration, Water Quality Reports.” February 15, 2022. https://dec.alaska.gov/water/water-quality/reports.</w:t>
      </w:r>
    </w:p>
    <w:p w14:paraId="75ADBD80" w14:textId="77777777" w:rsidR="00E42D34" w:rsidRDefault="00E42D34" w:rsidP="009A297F">
      <w:pPr>
        <w:pStyle w:val="Heading2"/>
        <w:spacing w:line="240" w:lineRule="exact"/>
        <w:ind w:left="720" w:hanging="720"/>
        <w:rPr>
          <w:b w:val="0"/>
          <w:i w:val="0"/>
          <w:noProof/>
        </w:rPr>
      </w:pPr>
      <w:r>
        <w:rPr>
          <w:b w:val="0"/>
          <w:i w:val="0"/>
          <w:noProof/>
        </w:rPr>
        <w:t>AKDNR. 1997. “Kenai River Comprehensive Management Plan.” https://www.kenaifishpartnership.org/wp-content/uploads/2021/10/krsma_1997_editable_sm.pdf.</w:t>
      </w:r>
    </w:p>
    <w:p w14:paraId="1214CB5A" w14:textId="77777777" w:rsidR="00E42D34" w:rsidRDefault="00E42D34" w:rsidP="009A297F">
      <w:pPr>
        <w:pStyle w:val="Heading2"/>
        <w:spacing w:line="240" w:lineRule="exact"/>
        <w:ind w:left="720" w:hanging="720"/>
        <w:rPr>
          <w:b w:val="0"/>
          <w:i w:val="0"/>
          <w:noProof/>
        </w:rPr>
      </w:pPr>
      <w:r>
        <w:rPr>
          <w:b w:val="0"/>
          <w:i w:val="0"/>
          <w:noProof/>
        </w:rPr>
        <w:t>EPA. 1996. “Guidelines Establishing Test Procedures for the Analysis of Pollutants (40 CFR Part 136).” 1996. https://www.ecfr.gov/current/title-40/chapter-I/subchapter-D/part-136?toc=1.</w:t>
      </w:r>
    </w:p>
    <w:p w14:paraId="58671CCF" w14:textId="77777777" w:rsidR="00E42D34" w:rsidRDefault="00E42D34" w:rsidP="009A297F">
      <w:pPr>
        <w:pStyle w:val="Heading2"/>
        <w:spacing w:line="240" w:lineRule="exact"/>
        <w:ind w:left="720" w:hanging="720"/>
        <w:rPr>
          <w:b w:val="0"/>
          <w:i w:val="0"/>
          <w:noProof/>
        </w:rPr>
      </w:pPr>
      <w:r>
        <w:rPr>
          <w:b w:val="0"/>
          <w:i w:val="0"/>
          <w:noProof/>
        </w:rPr>
        <w:t>Guerron Orejuela, Edgar. 2016. “Water Quality Assessment of the Kenai River Watershed from July 2000 to July 2014.” Kenai Watershed Forum. https://dec.alaska.gov/media/16756/kenai-river-baseline-monitoring-report-final-zncuappendix.pdf.</w:t>
      </w:r>
    </w:p>
    <w:p w14:paraId="0344988F" w14:textId="77777777" w:rsidR="00E42D34" w:rsidRDefault="00E42D34" w:rsidP="009A297F">
      <w:pPr>
        <w:pStyle w:val="Heading2"/>
        <w:spacing w:line="240" w:lineRule="exact"/>
        <w:ind w:left="720" w:hanging="720"/>
        <w:rPr>
          <w:b w:val="0"/>
          <w:i w:val="0"/>
          <w:noProof/>
        </w:rPr>
      </w:pPr>
      <w:r>
        <w:rPr>
          <w:b w:val="0"/>
          <w:i w:val="0"/>
          <w:noProof/>
        </w:rPr>
        <w:t>Litchfield, V. P., and G. B. Kyle. 1992. “Kenai River Water Quality Investigation Completion Report.” 123. Alaska Department of Fish and Game. http://www.adfg.alaska.gov/fedaidpdfs/FRED.123.pdf.</w:t>
      </w:r>
    </w:p>
    <w:p w14:paraId="07F830A2" w14:textId="77777777" w:rsidR="00E42D34" w:rsidRDefault="00E42D34" w:rsidP="009A297F">
      <w:pPr>
        <w:pStyle w:val="Heading2"/>
        <w:spacing w:line="240" w:lineRule="exact"/>
        <w:ind w:left="720" w:hanging="720"/>
        <w:rPr>
          <w:b w:val="0"/>
          <w:i w:val="0"/>
          <w:noProof/>
        </w:rPr>
      </w:pPr>
      <w:r>
        <w:rPr>
          <w:b w:val="0"/>
          <w:i w:val="0"/>
          <w:noProof/>
        </w:rPr>
        <w:t>Martin, Michelle, Joe Charbonnet, Elizabeth Jones, Jim Czarnezki, and Robert Ruffner. 2011. “Turbidity Monitoring on the Lower Kenai River, 2008-2010.” Kenai Watershed Forum.</w:t>
      </w:r>
    </w:p>
    <w:p w14:paraId="3F542852" w14:textId="77777777" w:rsidR="00E42D34" w:rsidRDefault="00E42D34" w:rsidP="009A297F">
      <w:pPr>
        <w:pStyle w:val="Heading2"/>
        <w:spacing w:line="240" w:lineRule="exact"/>
        <w:ind w:left="720" w:hanging="720"/>
        <w:rPr>
          <w:b w:val="0"/>
          <w:i w:val="0"/>
          <w:noProof/>
        </w:rPr>
      </w:pPr>
      <w:r>
        <w:rPr>
          <w:b w:val="0"/>
          <w:i w:val="0"/>
          <w:noProof/>
        </w:rPr>
        <w:t>Mauger, Sue. 2013. “Cook Inlet Stream Temp Network Synthesis Report 2008-2012.” Cook Inletekeeper. https://inletkeeper.org/wp-content/uploads/2017/03/Cook-Inlet-Stream-Temp-Network-Synthesis-Report.pdf.</w:t>
      </w:r>
    </w:p>
    <w:p w14:paraId="18AF2F93" w14:textId="77777777" w:rsidR="00E42D34" w:rsidRDefault="00E42D34" w:rsidP="009A297F">
      <w:pPr>
        <w:pStyle w:val="Heading2"/>
        <w:spacing w:line="240" w:lineRule="exact"/>
        <w:ind w:left="720" w:hanging="720"/>
        <w:rPr>
          <w:b w:val="0"/>
          <w:i w:val="0"/>
          <w:noProof/>
        </w:rPr>
      </w:pPr>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E42D34">
        <w:rPr>
          <w:b w:val="0"/>
          <w:noProof/>
        </w:rPr>
        <w:t>Canadian Journal of Fisheries and Aquatic Sciences. Journal Canadien Des Sciences Halieutiques et Aquatiques</w:t>
      </w:r>
      <w:r>
        <w:rPr>
          <w:b w:val="0"/>
          <w:i w:val="0"/>
          <w:noProof/>
        </w:rPr>
        <w:t xml:space="preserve"> 74 (5): 702–15.</w:t>
      </w:r>
    </w:p>
    <w:p w14:paraId="0AD95C5D" w14:textId="77777777" w:rsidR="00E42D34" w:rsidRDefault="00E42D34" w:rsidP="009A297F">
      <w:pPr>
        <w:pStyle w:val="Heading2"/>
        <w:spacing w:line="240" w:lineRule="exact"/>
        <w:ind w:left="720" w:hanging="720"/>
        <w:rPr>
          <w:b w:val="0"/>
          <w:i w:val="0"/>
          <w:noProof/>
        </w:rPr>
      </w:pPr>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E42D34">
        <w:rPr>
          <w:b w:val="0"/>
          <w:noProof/>
        </w:rPr>
        <w:t>Journal of Hydrology: Regional Studies</w:t>
      </w:r>
      <w:r>
        <w:rPr>
          <w:b w:val="0"/>
          <w:i w:val="0"/>
          <w:noProof/>
        </w:rPr>
        <w:t xml:space="preserve"> 4, Part B (September): 431–38.</w:t>
      </w:r>
    </w:p>
    <w:p w14:paraId="07FEA0DD" w14:textId="77777777" w:rsidR="00E42D34" w:rsidRDefault="00E42D34" w:rsidP="009A297F">
      <w:pPr>
        <w:pStyle w:val="Heading2"/>
        <w:spacing w:line="240" w:lineRule="exact"/>
        <w:ind w:left="720" w:hanging="720"/>
        <w:rPr>
          <w:b w:val="0"/>
          <w:i w:val="0"/>
          <w:noProof/>
        </w:rPr>
      </w:pPr>
      <w:r>
        <w:rPr>
          <w:b w:val="0"/>
          <w:i w:val="0"/>
          <w:noProof/>
        </w:rPr>
        <w:t>McCard, Jennifer J. 2007. “Water Quality Assessment of the Kenai River Watershed from July 2000 to July 2006.” Kenai Watershed Forum.</w:t>
      </w:r>
    </w:p>
    <w:p w14:paraId="6AB9A079" w14:textId="77777777" w:rsidR="00E42D34" w:rsidRDefault="00E42D34" w:rsidP="009A297F">
      <w:pPr>
        <w:pStyle w:val="Heading2"/>
        <w:spacing w:line="240" w:lineRule="exact"/>
        <w:ind w:left="720" w:hanging="720"/>
        <w:rPr>
          <w:b w:val="0"/>
          <w:i w:val="0"/>
          <w:noProof/>
        </w:rPr>
      </w:pPr>
      <w:r>
        <w:rPr>
          <w:b w:val="0"/>
          <w:i w:val="0"/>
          <w:noProof/>
        </w:rPr>
        <w:t>Meyer, Benjamin. 2021. “Status of Copper and Zinc Throughout the Kenai River Watershed.” Kenai Watershed Forum. https://dec.alaska.gov/media/22967/copper-zinc-field-report-2019-2020.pdf.</w:t>
      </w:r>
    </w:p>
    <w:p w14:paraId="65E0E396" w14:textId="77777777" w:rsidR="00E42D34" w:rsidRDefault="00E42D34" w:rsidP="009A297F">
      <w:pPr>
        <w:pStyle w:val="Heading2"/>
        <w:spacing w:line="240" w:lineRule="exact"/>
        <w:ind w:left="720" w:hanging="720"/>
        <w:rPr>
          <w:b w:val="0"/>
          <w:i w:val="0"/>
          <w:noProof/>
        </w:rPr>
      </w:pPr>
      <w:r>
        <w:rPr>
          <w:b w:val="0"/>
          <w:i w:val="0"/>
          <w:noProof/>
        </w:rPr>
        <w:t>Sires, Jeff. 2017a. “A Review of Potential Zinc and Copper Pollution Sources in the Kenai River Watershed.” DEC. https://dec.alaska.gov/media/5181/zcliteraturereviewfinal.pdf.</w:t>
      </w:r>
    </w:p>
    <w:p w14:paraId="0F6D7BC0" w14:textId="77777777" w:rsidR="00E42D34" w:rsidRDefault="00E42D34" w:rsidP="009A297F">
      <w:pPr>
        <w:pStyle w:val="Heading2"/>
        <w:spacing w:line="240" w:lineRule="exact"/>
        <w:ind w:left="720" w:hanging="720"/>
        <w:rPr>
          <w:b w:val="0"/>
          <w:i w:val="0"/>
          <w:noProof/>
        </w:rPr>
      </w:pPr>
      <w:r>
        <w:rPr>
          <w:b w:val="0"/>
          <w:i w:val="0"/>
          <w:noProof/>
        </w:rPr>
        <w:t>———. 2017b. “Kenai River Watershed Zinc and Copper Pollution: A Summary of Data Analysis, Literature Review Results, And Suggested Actions.” DEC. http://www.dec.alaska.gov/media/16761/kenai-river-zinc-and-copper-pollution-study.pdf.</w:t>
      </w:r>
    </w:p>
    <w:p w14:paraId="497E2DDB" w14:textId="7631327D" w:rsidR="009A297F" w:rsidRDefault="00E42D34" w:rsidP="009A297F">
      <w:pPr>
        <w:pStyle w:val="Heading2"/>
        <w:spacing w:line="240" w:lineRule="exact"/>
        <w:ind w:left="720" w:hanging="720"/>
      </w:pPr>
      <w:r>
        <w:rPr>
          <w:b w:val="0"/>
          <w:i w:val="0"/>
          <w:noProof/>
        </w:rPr>
        <w:t>USFWS. 1997. “Upper Kenai River Cooperative Plan.” https://www.fws.gov/uploadedFiles/UpperKenaiRiverCoop_Plan_1997.pdf.</w:t>
      </w:r>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w:date="2022-11-01T11:40:00Z" w:initials="b">
    <w:p w14:paraId="794C0F5C" w14:textId="77777777" w:rsidR="00233ED7" w:rsidRDefault="00233ED7">
      <w:pPr>
        <w:pStyle w:val="CommentText"/>
      </w:pPr>
      <w:r>
        <w:rPr>
          <w:rStyle w:val="CommentReference"/>
        </w:rPr>
        <w:annotationRef/>
      </w:r>
      <w:r>
        <w:t>To do:</w:t>
      </w:r>
    </w:p>
    <w:p w14:paraId="528710D3" w14:textId="77777777" w:rsidR="00233ED7" w:rsidRDefault="00233ED7" w:rsidP="00C56848">
      <w:pPr>
        <w:pStyle w:val="CommentText"/>
        <w:numPr>
          <w:ilvl w:val="0"/>
          <w:numId w:val="40"/>
        </w:numPr>
      </w:pPr>
      <w:r>
        <w:t>Annual checklist of responsibilities for project QA officer and other parties</w:t>
      </w:r>
    </w:p>
    <w:p w14:paraId="657ED327" w14:textId="77777777" w:rsidR="00233ED7" w:rsidRDefault="00233ED7" w:rsidP="00C56848">
      <w:pPr>
        <w:pStyle w:val="CommentText"/>
        <w:numPr>
          <w:ilvl w:val="0"/>
          <w:numId w:val="40"/>
        </w:numPr>
      </w:pPr>
      <w:r>
        <w:t>List of acronyms</w:t>
      </w:r>
    </w:p>
    <w:p w14:paraId="7C31C3DA" w14:textId="77777777" w:rsidR="00233ED7" w:rsidRDefault="00233ED7" w:rsidP="00C56848">
      <w:pPr>
        <w:pStyle w:val="CommentText"/>
        <w:numPr>
          <w:ilvl w:val="0"/>
          <w:numId w:val="40"/>
        </w:numPr>
      </w:pPr>
      <w:r>
        <w:t>Audit paper records locations</w:t>
      </w:r>
    </w:p>
    <w:p w14:paraId="4DFE6933" w14:textId="6B102778" w:rsidR="00233ED7" w:rsidRDefault="00233ED7" w:rsidP="00C56848">
      <w:pPr>
        <w:pStyle w:val="CommentText"/>
        <w:numPr>
          <w:ilvl w:val="0"/>
          <w:numId w:val="40"/>
        </w:numPr>
      </w:pPr>
      <w:r>
        <w:t xml:space="preserve"> </w:t>
      </w:r>
      <w:proofErr w:type="spellStart"/>
      <w:r>
        <w:t>Misc</w:t>
      </w:r>
      <w:proofErr w:type="spellEnd"/>
      <w:r>
        <w:t xml:space="preserve"> items in notes</w:t>
      </w:r>
    </w:p>
  </w:comment>
  <w:comment w:id="11" w:author="ben" w:date="2022-11-28T10:35:00Z" w:initials="b">
    <w:p w14:paraId="617F7898" w14:textId="3C3E16AE" w:rsidR="00EC296F" w:rsidRDefault="00EC296F">
      <w:pPr>
        <w:pStyle w:val="CommentText"/>
      </w:pPr>
      <w:r>
        <w:rPr>
          <w:rStyle w:val="CommentReference"/>
        </w:rPr>
        <w:annotationRef/>
      </w:r>
      <w:r>
        <w:t>Remove extraneous material here after updating</w:t>
      </w:r>
    </w:p>
  </w:comment>
  <w:comment w:id="16" w:author="Benjamin Meyer" w:date="2022-10-11T13:57:00Z" w:initials="BM">
    <w:p w14:paraId="5AC05A15" w14:textId="77777777" w:rsidR="00233ED7" w:rsidRDefault="00233ED7">
      <w:pPr>
        <w:pStyle w:val="CommentText"/>
      </w:pPr>
      <w:r>
        <w:rPr>
          <w:rStyle w:val="CommentReference"/>
        </w:rPr>
        <w:annotationRef/>
      </w:r>
      <w:r>
        <w:t xml:space="preserve">I suggest re-expanding the distribution list once the data is caught up an uploaded to the EPA WQX. City managers, agency managers, </w:t>
      </w:r>
      <w:proofErr w:type="spellStart"/>
      <w:r>
        <w:t>kenai</w:t>
      </w:r>
      <w:proofErr w:type="spellEnd"/>
      <w:r>
        <w:t xml:space="preserve"> river center, etc.</w:t>
      </w:r>
    </w:p>
  </w:comment>
  <w:comment w:id="115" w:author="ben" w:date="2022-10-19T09:31:00Z" w:initials="b">
    <w:p w14:paraId="44DA90B8" w14:textId="2971657E" w:rsidR="00233ED7" w:rsidRDefault="00233ED7">
      <w:pPr>
        <w:pStyle w:val="CommentText"/>
      </w:pPr>
      <w:r>
        <w:rPr>
          <w:rStyle w:val="CommentReference"/>
        </w:rPr>
        <w:annotationRef/>
      </w:r>
      <w:r>
        <w:t>update</w:t>
      </w:r>
    </w:p>
  </w:comment>
  <w:comment w:id="126" w:author="ben" w:date="2022-10-19T09:42:00Z" w:initials="b">
    <w:p w14:paraId="3FA82550" w14:textId="77777777" w:rsidR="00233ED7" w:rsidRDefault="00233ED7" w:rsidP="00B06D55">
      <w:pPr>
        <w:pStyle w:val="CommentText"/>
      </w:pPr>
      <w:r>
        <w:rPr>
          <w:rStyle w:val="CommentReference"/>
        </w:rPr>
        <w:annotationRef/>
      </w:r>
      <w:r>
        <w:t>Verify current as possible</w:t>
      </w:r>
    </w:p>
  </w:comment>
  <w:comment w:id="147" w:author="ben" w:date="2022-10-24T10:11:00Z" w:initials="b">
    <w:p w14:paraId="402A525D" w14:textId="296D4E01" w:rsidR="00233ED7" w:rsidRDefault="00233ED7">
      <w:pPr>
        <w:pStyle w:val="CommentText"/>
      </w:pPr>
      <w:r>
        <w:rPr>
          <w:rStyle w:val="CommentReference"/>
        </w:rPr>
        <w:annotationRef/>
      </w:r>
      <w:r>
        <w:t>In past years, an SGS staff person would attend the event and then transport samples back up to Anchorage.</w:t>
      </w:r>
    </w:p>
  </w:comment>
  <w:comment w:id="156" w:author="ben" w:date="2022-10-24T10:24:00Z" w:initials="b">
    <w:p w14:paraId="25DB0BDA" w14:textId="123C39CC" w:rsidR="00233ED7" w:rsidRDefault="00233ED7">
      <w:pPr>
        <w:pStyle w:val="CommentText"/>
      </w:pPr>
      <w:r>
        <w:rPr>
          <w:rStyle w:val="CommentReference"/>
        </w:rPr>
        <w:annotationRef/>
      </w:r>
      <w:r>
        <w:t xml:space="preserve">Verify and </w:t>
      </w:r>
      <w:proofErr w:type="spellStart"/>
      <w:r>
        <w:t>recitify</w:t>
      </w:r>
      <w:proofErr w:type="spellEnd"/>
    </w:p>
  </w:comment>
  <w:comment w:id="162" w:author="ben" w:date="2022-11-28T12:24:00Z" w:initials="b">
    <w:p w14:paraId="6D1C97C1" w14:textId="2B4A872D" w:rsidR="0018739C" w:rsidRDefault="0018739C">
      <w:pPr>
        <w:pStyle w:val="CommentText"/>
      </w:pPr>
      <w:r>
        <w:rPr>
          <w:rStyle w:val="CommentReference"/>
        </w:rPr>
        <w:annotationRef/>
      </w:r>
      <w:r>
        <w:t xml:space="preserve">This is new. One per team per </w:t>
      </w:r>
      <w:proofErr w:type="spellStart"/>
      <w:r>
        <w:t>sa</w:t>
      </w:r>
      <w:proofErr w:type="spellEnd"/>
      <w:r>
        <w:tab/>
      </w:r>
      <w:proofErr w:type="spellStart"/>
      <w:r>
        <w:t>mplimng</w:t>
      </w:r>
      <w:proofErr w:type="spellEnd"/>
      <w:r>
        <w:t xml:space="preserve"> event minimum ideal. Ask SGS for cost</w:t>
      </w:r>
    </w:p>
  </w:comment>
  <w:comment w:id="168" w:author="ben" w:date="2022-11-28T12:23:00Z" w:initials="b">
    <w:p w14:paraId="34871918" w14:textId="79DE0A3F" w:rsidR="00663565" w:rsidRDefault="00663565">
      <w:pPr>
        <w:pStyle w:val="CommentText"/>
      </w:pPr>
      <w:r>
        <w:rPr>
          <w:rStyle w:val="CommentReference"/>
        </w:rPr>
        <w:annotationRef/>
      </w:r>
      <w:r>
        <w:t xml:space="preserve"> contact SGS</w:t>
      </w:r>
      <w:r w:rsidR="0018739C">
        <w:t xml:space="preserve">; ask if they can provide range of info on metals values found in filters </w:t>
      </w:r>
    </w:p>
  </w:comment>
  <w:comment w:id="182" w:author="ben" w:date="2022-10-24T10:44:00Z" w:initials="b">
    <w:p w14:paraId="5EE2FA58" w14:textId="6061396A" w:rsidR="00233ED7" w:rsidRDefault="00233ED7">
      <w:pPr>
        <w:pStyle w:val="CommentText"/>
      </w:pPr>
      <w:r>
        <w:rPr>
          <w:rStyle w:val="CommentReference"/>
        </w:rPr>
        <w:annotationRef/>
      </w:r>
      <w:r>
        <w:t xml:space="preserve">Need sections for water </w:t>
      </w:r>
      <w:proofErr w:type="gramStart"/>
      <w:r>
        <w:t>temp  loggers</w:t>
      </w:r>
      <w:proofErr w:type="gramEnd"/>
      <w:r>
        <w:t xml:space="preserve"> and </w:t>
      </w:r>
      <w:proofErr w:type="spellStart"/>
      <w:r>
        <w:t>hydrolabs</w:t>
      </w:r>
      <w:proofErr w:type="spellEnd"/>
      <w:r>
        <w:t xml:space="preserve"> too?</w:t>
      </w:r>
    </w:p>
  </w:comment>
  <w:comment w:id="235" w:author="ben" w:date="2022-11-01T11:25:00Z" w:initials="b">
    <w:p w14:paraId="355C7834" w14:textId="708E432E" w:rsidR="00233ED7" w:rsidRDefault="00233ED7">
      <w:pPr>
        <w:pStyle w:val="CommentText"/>
      </w:pPr>
      <w:r>
        <w:rPr>
          <w:rStyle w:val="CommentReference"/>
        </w:rPr>
        <w:annotationRef/>
      </w:r>
      <w:r>
        <w:t>Use highlights to make annual checklist for project QA officer</w:t>
      </w:r>
    </w:p>
  </w:comment>
  <w:comment w:id="255" w:author="ben" w:date="2022-10-19T13:38:00Z" w:initials="b">
    <w:p w14:paraId="3F56F5D3" w14:textId="77777777" w:rsidR="00233ED7" w:rsidRDefault="00233ED7">
      <w:pPr>
        <w:pStyle w:val="CommentText"/>
      </w:pPr>
      <w:r>
        <w:rPr>
          <w:rStyle w:val="CommentReference"/>
        </w:rPr>
        <w:annotationRef/>
      </w:r>
      <w:r>
        <w:t>Contact these people</w:t>
      </w:r>
    </w:p>
    <w:p w14:paraId="4A0E4D2C" w14:textId="77777777" w:rsidR="00233ED7" w:rsidRDefault="00233ED7">
      <w:pPr>
        <w:pStyle w:val="CommentText"/>
      </w:pPr>
    </w:p>
    <w:p w14:paraId="5944AA19" w14:textId="7007A45F" w:rsidR="00233ED7" w:rsidRDefault="00233ED7"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56" w:author="ben" w:date="2022-11-01T10:08:00Z" w:initials="b">
    <w:p w14:paraId="67E72769" w14:textId="2BF5CD81" w:rsidR="00233ED7" w:rsidRDefault="00233ED7">
      <w:pPr>
        <w:pStyle w:val="CommentText"/>
      </w:pPr>
      <w:r>
        <w:rPr>
          <w:rStyle w:val="CommentReference"/>
        </w:rPr>
        <w:annotationRef/>
      </w:r>
      <w:r>
        <w:t>Contact people on this list</w:t>
      </w:r>
    </w:p>
  </w:comment>
  <w:comment w:id="273" w:author="ben" w:date="2022-11-01T10:08:00Z" w:initials="b">
    <w:p w14:paraId="6EDF6E45" w14:textId="2A45E36C" w:rsidR="00233ED7" w:rsidRDefault="00233ED7">
      <w:pPr>
        <w:pStyle w:val="CommentText"/>
      </w:pPr>
      <w:r>
        <w:rPr>
          <w:rStyle w:val="CommentReference"/>
        </w:rPr>
        <w:annotationRef/>
      </w:r>
      <w:r>
        <w:t>retired</w:t>
      </w:r>
    </w:p>
  </w:comment>
  <w:comment w:id="287" w:author="ben" w:date="2022-10-19T17:05:00Z" w:initials="b">
    <w:p w14:paraId="5C0A8D62" w14:textId="74836245" w:rsidR="00233ED7" w:rsidRDefault="00233ED7">
      <w:pPr>
        <w:pStyle w:val="CommentText"/>
      </w:pPr>
      <w:r>
        <w:rPr>
          <w:rStyle w:val="CommentReference"/>
        </w:rPr>
        <w:annotationRef/>
      </w:r>
      <w:r>
        <w:t xml:space="preserve">Get </w:t>
      </w:r>
      <w:proofErr w:type="spellStart"/>
      <w:r>
        <w:t>coc</w:t>
      </w:r>
      <w:proofErr w:type="spellEnd"/>
      <w:r>
        <w:t xml:space="preserve"> forms for SWWTP and </w:t>
      </w:r>
      <w:proofErr w:type="spellStart"/>
      <w:r>
        <w:t>Taurianen</w:t>
      </w:r>
      <w:proofErr w:type="spellEnd"/>
      <w:r>
        <w:t xml:space="preserve"> as well</w:t>
      </w:r>
    </w:p>
  </w:comment>
  <w:comment w:id="299" w:author="ben" w:date="2022-10-24T10:49:00Z" w:initials="b">
    <w:p w14:paraId="0D88FA2E" w14:textId="4FA2D291" w:rsidR="00233ED7" w:rsidRDefault="00233ED7">
      <w:pPr>
        <w:pStyle w:val="CommentText"/>
      </w:pPr>
      <w:r>
        <w:rPr>
          <w:rStyle w:val="CommentReference"/>
        </w:rPr>
        <w:annotationRef/>
      </w:r>
      <w:r>
        <w:t>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FE6933" w15:done="0"/>
  <w15:commentEx w15:paraId="617F7898" w15:done="0"/>
  <w15:commentEx w15:paraId="5AC05A15" w15:done="0"/>
  <w15:commentEx w15:paraId="44DA90B8" w15:done="0"/>
  <w15:commentEx w15:paraId="3FA82550" w15:done="0"/>
  <w15:commentEx w15:paraId="402A525D" w15:done="0"/>
  <w15:commentEx w15:paraId="25DB0BDA" w15:done="0"/>
  <w15:commentEx w15:paraId="6D1C97C1" w15:done="0"/>
  <w15:commentEx w15:paraId="34871918" w15:done="0"/>
  <w15:commentEx w15:paraId="5EE2FA58" w15:done="0"/>
  <w15:commentEx w15:paraId="355C7834" w15:done="0"/>
  <w15:commentEx w15:paraId="5944AA19" w15:done="0"/>
  <w15:commentEx w15:paraId="67E72769" w15:paraIdParent="5944AA19" w15:done="0"/>
  <w15:commentEx w15:paraId="6EDF6E45" w15:done="0"/>
  <w15:commentEx w15:paraId="5C0A8D62" w15:done="0"/>
  <w15:commentEx w15:paraId="0D88FA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FE6933" w16cid:durableId="270B842C"/>
  <w16cid:commentId w16cid:paraId="617F7898" w16cid:durableId="272F0D62"/>
  <w16cid:commentId w16cid:paraId="5AC05A15" w16cid:durableId="26F3BDE2"/>
  <w16cid:commentId w16cid:paraId="44DA90B8" w16cid:durableId="26FA426C"/>
  <w16cid:commentId w16cid:paraId="3FA82550" w16cid:durableId="26FA4512"/>
  <w16cid:commentId w16cid:paraId="402A525D" w16cid:durableId="2700E343"/>
  <w16cid:commentId w16cid:paraId="25DB0BDA" w16cid:durableId="2700E65E"/>
  <w16cid:commentId w16cid:paraId="6D1C97C1" w16cid:durableId="272F26E6"/>
  <w16cid:commentId w16cid:paraId="34871918" w16cid:durableId="272F26BC"/>
  <w16cid:commentId w16cid:paraId="5EE2FA58" w16cid:durableId="2700EB06"/>
  <w16cid:commentId w16cid:paraId="355C7834" w16cid:durableId="270B80BB"/>
  <w16cid:commentId w16cid:paraId="5944AA19" w16cid:durableId="26FA7C58"/>
  <w16cid:commentId w16cid:paraId="67E72769" w16cid:durableId="270B6EB0"/>
  <w16cid:commentId w16cid:paraId="6EDF6E45" w16cid:durableId="270B6EAA"/>
  <w16cid:commentId w16cid:paraId="5C0A8D62" w16cid:durableId="26FAACCC"/>
  <w16cid:commentId w16cid:paraId="0D88FA2E" w16cid:durableId="2700E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73D21" w14:textId="77777777" w:rsidR="00445B9B" w:rsidRDefault="00445B9B" w:rsidP="00A6199B">
      <w:r>
        <w:separator/>
      </w:r>
    </w:p>
  </w:endnote>
  <w:endnote w:type="continuationSeparator" w:id="0">
    <w:p w14:paraId="6A32168D" w14:textId="77777777" w:rsidR="00445B9B" w:rsidRDefault="00445B9B"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44350"/>
      <w:docPartObj>
        <w:docPartGallery w:val="Page Numbers (Bottom of Page)"/>
        <w:docPartUnique/>
      </w:docPartObj>
    </w:sdtPr>
    <w:sdtEndPr>
      <w:rPr>
        <w:noProof/>
      </w:rPr>
    </w:sdtEndPr>
    <w:sdtContent>
      <w:p w14:paraId="1835E58F" w14:textId="6EA7B5AC" w:rsidR="00233ED7" w:rsidRDefault="00233ED7">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6B44AEE" w14:textId="77777777" w:rsidR="00233ED7" w:rsidRDefault="00233ED7">
    <w:pPr>
      <w:pStyle w:val="Footer"/>
    </w:pPr>
  </w:p>
  <w:p w14:paraId="2DAB7E34" w14:textId="77777777" w:rsidR="00233ED7" w:rsidRDefault="00233ED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052D97BD" w14:textId="77777777" w:rsidR="00233ED7" w:rsidRDefault="00233ED7">
        <w:pPr>
          <w:pStyle w:val="Footer"/>
        </w:pPr>
        <w:r>
          <w:fldChar w:fldCharType="begin"/>
        </w:r>
        <w:r>
          <w:instrText xml:space="preserve"> PAGE   \* MERGEFORMAT </w:instrText>
        </w:r>
        <w:r>
          <w:fldChar w:fldCharType="separate"/>
        </w:r>
        <w:r>
          <w:rPr>
            <w:noProof/>
          </w:rPr>
          <w:t>45</w:t>
        </w:r>
        <w:r>
          <w:rPr>
            <w:noProof/>
          </w:rPr>
          <w:fldChar w:fldCharType="end"/>
        </w:r>
      </w:p>
    </w:sdtContent>
  </w:sdt>
  <w:p w14:paraId="4122EE06" w14:textId="77777777" w:rsidR="00233ED7" w:rsidRDefault="00233ED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309772"/>
      <w:docPartObj>
        <w:docPartGallery w:val="Page Numbers (Bottom of Page)"/>
        <w:docPartUnique/>
      </w:docPartObj>
    </w:sdtPr>
    <w:sdtEndPr>
      <w:rPr>
        <w:noProof/>
      </w:rPr>
    </w:sdtEndPr>
    <w:sdtContent>
      <w:p w14:paraId="72ACCE73" w14:textId="3F6EF60E" w:rsidR="00233ED7" w:rsidRDefault="00233E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64073" w14:textId="77777777" w:rsidR="00233ED7" w:rsidRDefault="00233ED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126F4654" w14:textId="77777777" w:rsidR="00233ED7" w:rsidRDefault="00233ED7" w:rsidP="00F13846">
        <w:pPr>
          <w:pStyle w:val="Footer"/>
        </w:pPr>
        <w:r>
          <w:fldChar w:fldCharType="begin"/>
        </w:r>
        <w:r>
          <w:instrText xml:space="preserve"> PAGE   \* MERGEFORMAT </w:instrText>
        </w:r>
        <w:r>
          <w:fldChar w:fldCharType="separate"/>
        </w:r>
        <w:r>
          <w:rPr>
            <w:noProof/>
          </w:rPr>
          <w:t>38</w:t>
        </w:r>
        <w:r>
          <w:rPr>
            <w:noProof/>
          </w:rPr>
          <w:fldChar w:fldCharType="end"/>
        </w:r>
      </w:p>
    </w:sdtContent>
  </w:sdt>
  <w:p w14:paraId="51E9B79E" w14:textId="77777777" w:rsidR="00233ED7" w:rsidRDefault="00233ED7"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3A87828A" w14:textId="77777777" w:rsidR="00233ED7" w:rsidRDefault="00233ED7">
        <w:pPr>
          <w:pStyle w:val="Footer"/>
        </w:pPr>
        <w:r>
          <w:fldChar w:fldCharType="begin"/>
        </w:r>
        <w:r>
          <w:instrText xml:space="preserve"> PAGE   \* MERGEFORMAT </w:instrText>
        </w:r>
        <w:r>
          <w:fldChar w:fldCharType="separate"/>
        </w:r>
        <w:r>
          <w:rPr>
            <w:noProof/>
          </w:rPr>
          <w:t>31</w:t>
        </w:r>
        <w:r>
          <w:rPr>
            <w:noProof/>
          </w:rPr>
          <w:fldChar w:fldCharType="end"/>
        </w:r>
      </w:p>
    </w:sdtContent>
  </w:sdt>
  <w:p w14:paraId="7BA7B382" w14:textId="77777777" w:rsidR="00233ED7" w:rsidRDefault="00233ED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6E57AA61" w14:textId="77777777" w:rsidR="00233ED7" w:rsidRDefault="00233ED7">
        <w:pPr>
          <w:pStyle w:val="Footer"/>
        </w:pPr>
        <w:r>
          <w:fldChar w:fldCharType="begin"/>
        </w:r>
        <w:r>
          <w:instrText xml:space="preserve"> PAGE   \* MERGEFORMAT </w:instrText>
        </w:r>
        <w:r>
          <w:fldChar w:fldCharType="separate"/>
        </w:r>
        <w:r>
          <w:rPr>
            <w:noProof/>
          </w:rPr>
          <w:t>46</w:t>
        </w:r>
        <w:r>
          <w:rPr>
            <w:noProof/>
          </w:rPr>
          <w:fldChar w:fldCharType="end"/>
        </w:r>
      </w:p>
    </w:sdtContent>
  </w:sdt>
  <w:p w14:paraId="34303FFA" w14:textId="77777777" w:rsidR="00233ED7" w:rsidRDefault="00233ED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793445E6" w14:textId="77777777" w:rsidR="00233ED7" w:rsidRDefault="00233ED7">
        <w:pPr>
          <w:pStyle w:val="Footer"/>
        </w:pPr>
        <w:r>
          <w:fldChar w:fldCharType="begin"/>
        </w:r>
        <w:r>
          <w:instrText xml:space="preserve"> PAGE   \* MERGEFORMAT </w:instrText>
        </w:r>
        <w:r>
          <w:fldChar w:fldCharType="separate"/>
        </w:r>
        <w:r>
          <w:rPr>
            <w:noProof/>
          </w:rPr>
          <w:t>47</w:t>
        </w:r>
        <w:r>
          <w:rPr>
            <w:noProof/>
          </w:rPr>
          <w:fldChar w:fldCharType="end"/>
        </w:r>
      </w:p>
    </w:sdtContent>
  </w:sdt>
  <w:p w14:paraId="656A7AAB" w14:textId="77777777" w:rsidR="00233ED7" w:rsidRDefault="00233ED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17C229FD" w14:textId="77777777" w:rsidR="00233ED7" w:rsidRDefault="00233ED7">
        <w:pPr>
          <w:pStyle w:val="Footer"/>
        </w:pPr>
        <w:r>
          <w:fldChar w:fldCharType="begin"/>
        </w:r>
        <w:r>
          <w:instrText xml:space="preserve"> PAGE   \* MERGEFORMAT </w:instrText>
        </w:r>
        <w:r>
          <w:fldChar w:fldCharType="separate"/>
        </w:r>
        <w:r>
          <w:rPr>
            <w:noProof/>
          </w:rPr>
          <w:t>48</w:t>
        </w:r>
        <w:r>
          <w:rPr>
            <w:noProof/>
          </w:rPr>
          <w:fldChar w:fldCharType="end"/>
        </w:r>
      </w:p>
    </w:sdtContent>
  </w:sdt>
  <w:p w14:paraId="0ED19D70" w14:textId="77777777" w:rsidR="00233ED7" w:rsidRDefault="00233ED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7ACDAA4F" w14:textId="77777777" w:rsidR="00233ED7" w:rsidRDefault="00233ED7">
        <w:pPr>
          <w:pStyle w:val="Footer"/>
        </w:pPr>
        <w:r>
          <w:fldChar w:fldCharType="begin"/>
        </w:r>
        <w:r>
          <w:instrText xml:space="preserve"> PAGE   \* MERGEFORMAT </w:instrText>
        </w:r>
        <w:r>
          <w:fldChar w:fldCharType="separate"/>
        </w:r>
        <w:r>
          <w:rPr>
            <w:noProof/>
          </w:rPr>
          <w:t>56</w:t>
        </w:r>
        <w:r>
          <w:rPr>
            <w:noProof/>
          </w:rPr>
          <w:fldChar w:fldCharType="end"/>
        </w:r>
      </w:p>
    </w:sdtContent>
  </w:sdt>
  <w:p w14:paraId="3F0B8306" w14:textId="77777777" w:rsidR="00233ED7" w:rsidRDefault="00233ED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6F87BCBE" w14:textId="77777777" w:rsidR="00233ED7" w:rsidRDefault="00233ED7">
        <w:pPr>
          <w:pStyle w:val="Footer"/>
        </w:pPr>
        <w:r>
          <w:fldChar w:fldCharType="begin"/>
        </w:r>
        <w:r>
          <w:instrText xml:space="preserve"> PAGE   \* MERGEFORMAT </w:instrText>
        </w:r>
        <w:r>
          <w:fldChar w:fldCharType="separate"/>
        </w:r>
        <w:r>
          <w:rPr>
            <w:noProof/>
          </w:rPr>
          <w:t>57</w:t>
        </w:r>
        <w:r>
          <w:rPr>
            <w:noProof/>
          </w:rPr>
          <w:fldChar w:fldCharType="end"/>
        </w:r>
      </w:p>
    </w:sdtContent>
  </w:sdt>
  <w:p w14:paraId="4560AD8C" w14:textId="77777777" w:rsidR="00233ED7" w:rsidRDefault="00233ED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266D5" w14:textId="77777777" w:rsidR="00445B9B" w:rsidRDefault="00445B9B" w:rsidP="00A6199B">
      <w:r>
        <w:separator/>
      </w:r>
    </w:p>
  </w:footnote>
  <w:footnote w:type="continuationSeparator" w:id="0">
    <w:p w14:paraId="57C49AA1" w14:textId="77777777" w:rsidR="00445B9B" w:rsidRDefault="00445B9B" w:rsidP="00A6199B">
      <w:r>
        <w:continuationSeparator/>
      </w:r>
    </w:p>
  </w:footnote>
  <w:footnote w:id="1">
    <w:p w14:paraId="3D3F1315" w14:textId="77777777" w:rsidR="00233ED7" w:rsidRDefault="00233ED7" w:rsidP="00E81AB1">
      <w:pPr>
        <w:pStyle w:val="FootnoteText"/>
        <w:ind w:left="720"/>
      </w:pPr>
      <w:r>
        <w:t>* All measurements used to calculate precision / RPD must be above practical quantitation limit (PQL) and/or reporting limit (RL)</w:t>
      </w:r>
    </w:p>
  </w:footnote>
  <w:footnote w:id="2">
    <w:p w14:paraId="634E3927" w14:textId="77777777" w:rsidR="00233ED7" w:rsidRDefault="00233ED7"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233ED7" w:rsidRDefault="00233ED7"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233ED7" w:rsidRDefault="00233ED7"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233ED7" w:rsidRPr="00EA6E5A" w:rsidRDefault="00233ED7"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CE49" w14:textId="77777777" w:rsidR="00233ED7" w:rsidRDefault="00233ED7"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46631092" w:rsidR="00233ED7" w:rsidRDefault="00EC296F" w:rsidP="00A6199B">
    <w:pPr>
      <w:pStyle w:val="Header"/>
      <w:jc w:val="right"/>
    </w:pPr>
    <w:r>
      <w:rPr>
        <w:sz w:val="18"/>
      </w:rPr>
      <w:t>November</w:t>
    </w:r>
    <w:r w:rsidR="00233ED7">
      <w:rPr>
        <w:sz w:val="18"/>
      </w:rPr>
      <w:t xml:space="preserve"> 2022, QAPP v4</w:t>
    </w:r>
  </w:p>
  <w:p w14:paraId="25F01555" w14:textId="77777777" w:rsidR="00233ED7" w:rsidRDefault="00233ED7">
    <w:pPr>
      <w:pStyle w:val="Header"/>
    </w:pPr>
  </w:p>
  <w:p w14:paraId="066F2930" w14:textId="77777777" w:rsidR="00233ED7" w:rsidRDefault="00233ED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A403"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233ED7" w:rsidRDefault="00233ED7">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A4D8C" id="_x0000_t202" coordsize="21600,21600" o:spt="202" path="m,l,21600r21600,l21600,xe">
              <v:stroke joinstyle="miter"/>
              <v:path gradientshapeok="t" o:connecttype="rect"/>
            </v:shapetype>
            <v:shape id="Text Box 21" o:spid="_x0000_s1049"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233ED7" w:rsidRDefault="00233ED7">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1E4A"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AE2D9" id="_x0000_t202" coordsize="21600,21600" o:spt="202" path="m,l,21600r21600,l21600,xe">
              <v:stroke joinstyle="miter"/>
              <v:path gradientshapeok="t" o:connecttype="rect"/>
            </v:shapetype>
            <v:shape id="Text Box 32" o:spid="_x0000_s1042"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BBFD" w14:textId="77777777" w:rsidR="00233ED7" w:rsidRPr="00447864" w:rsidRDefault="00233ED7"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233ED7" w:rsidRDefault="00233E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D5CE"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233ED7" w:rsidRDefault="00233ED7">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1D98E" id="_x0000_t202" coordsize="21600,21600" o:spt="202" path="m,l,21600r21600,l21600,xe">
              <v:stroke joinstyle="miter"/>
              <v:path gradientshapeok="t" o:connecttype="rect"/>
            </v:shapetype>
            <v:shape id="Text Box 30" o:spid="_x0000_s1043"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233ED7" w:rsidRDefault="00233ED7">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7E55F"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233ED7" w:rsidRDefault="00233ED7">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F5622" id="_x0000_t202" coordsize="21600,21600" o:spt="202" path="m,l,21600r21600,l21600,xe">
              <v:stroke joinstyle="miter"/>
              <v:path gradientshapeok="t" o:connecttype="rect"/>
            </v:shapetype>
            <v:shape id="Text Box 19" o:spid="_x0000_s1044"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233ED7" w:rsidRDefault="00233ED7">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AC12"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233ED7" w:rsidRDefault="00233ED7">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54ABB" id="_x0000_t202" coordsize="21600,21600" o:spt="202" path="m,l,21600r21600,l21600,xe">
              <v:stroke joinstyle="miter"/>
              <v:path gradientshapeok="t" o:connecttype="rect"/>
            </v:shapetype>
            <v:shape id="Text Box 17" o:spid="_x0000_s1045"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233ED7" w:rsidRDefault="00233ED7">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439E"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233ED7" w:rsidRDefault="00233ED7">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B2BAD" id="_x0000_t202" coordsize="21600,21600" o:spt="202" path="m,l,21600r21600,l21600,xe">
              <v:stroke joinstyle="miter"/>
              <v:path gradientshapeok="t" o:connecttype="rect"/>
            </v:shapetype>
            <v:shape id="Text Box 15" o:spid="_x0000_s1046"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233ED7" w:rsidRDefault="00233ED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233ED7" w:rsidRDefault="00233ED7">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75AA"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963D5" id="_x0000_t202" coordsize="21600,21600" o:spt="202" path="m,l,21600r21600,l21600,xe">
              <v:stroke joinstyle="miter"/>
              <v:path gradientshapeok="t" o:connecttype="rect"/>
            </v:shapetype>
            <v:shape id="Text Box 8" o:spid="_x0000_s1047"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3D0B" w14:textId="77777777" w:rsidR="00233ED7" w:rsidRDefault="00233ED7">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0A6" id="_x0000_t202" coordsize="21600,21600" o:spt="202" path="m,l,21600r21600,l21600,xe">
              <v:stroke joinstyle="miter"/>
              <v:path gradientshapeok="t" o:connecttype="rect"/>
            </v:shapetype>
            <v:shape id="Text Box 6" o:spid="_x0000_s1048"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233ED7" w:rsidRDefault="00233ED7">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233ED7" w:rsidRDefault="00233ED7">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2F0AF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3F2900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8"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2"/>
  </w:num>
  <w:num w:numId="3">
    <w:abstractNumId w:val="10"/>
  </w:num>
  <w:num w:numId="4">
    <w:abstractNumId w:val="23"/>
  </w:num>
  <w:num w:numId="5">
    <w:abstractNumId w:val="35"/>
  </w:num>
  <w:num w:numId="6">
    <w:abstractNumId w:val="12"/>
  </w:num>
  <w:num w:numId="7">
    <w:abstractNumId w:val="30"/>
  </w:num>
  <w:num w:numId="8">
    <w:abstractNumId w:val="24"/>
  </w:num>
  <w:num w:numId="9">
    <w:abstractNumId w:val="7"/>
  </w:num>
  <w:num w:numId="10">
    <w:abstractNumId w:val="39"/>
  </w:num>
  <w:num w:numId="11">
    <w:abstractNumId w:val="2"/>
  </w:num>
  <w:num w:numId="12">
    <w:abstractNumId w:val="37"/>
  </w:num>
  <w:num w:numId="13">
    <w:abstractNumId w:val="4"/>
  </w:num>
  <w:num w:numId="14">
    <w:abstractNumId w:val="15"/>
  </w:num>
  <w:num w:numId="15">
    <w:abstractNumId w:val="17"/>
  </w:num>
  <w:num w:numId="16">
    <w:abstractNumId w:val="34"/>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6"/>
  </w:num>
  <w:num w:numId="26">
    <w:abstractNumId w:val="5"/>
  </w:num>
  <w:num w:numId="27">
    <w:abstractNumId w:val="25"/>
  </w:num>
  <w:num w:numId="28">
    <w:abstractNumId w:val="33"/>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 w:numId="39">
    <w:abstractNumId w:val="31"/>
  </w:num>
  <w:num w:numId="40">
    <w:abstractNumId w:val="3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w15:presenceInfo w15:providerId="Windows Live" w15:userId="f9da4732cdc7bb1d"/>
  </w15:person>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7134B"/>
    <w:rsid w:val="00097E5F"/>
    <w:rsid w:val="000B18F9"/>
    <w:rsid w:val="000F1CB8"/>
    <w:rsid w:val="000F3D6A"/>
    <w:rsid w:val="00111757"/>
    <w:rsid w:val="00116BE7"/>
    <w:rsid w:val="00127934"/>
    <w:rsid w:val="001279A1"/>
    <w:rsid w:val="00146D46"/>
    <w:rsid w:val="00172D5C"/>
    <w:rsid w:val="00175C20"/>
    <w:rsid w:val="0018739C"/>
    <w:rsid w:val="00197400"/>
    <w:rsid w:val="001B6F79"/>
    <w:rsid w:val="001C6C66"/>
    <w:rsid w:val="001D5A4D"/>
    <w:rsid w:val="001E3312"/>
    <w:rsid w:val="001F141E"/>
    <w:rsid w:val="002139A7"/>
    <w:rsid w:val="002149C0"/>
    <w:rsid w:val="0022144D"/>
    <w:rsid w:val="00230E63"/>
    <w:rsid w:val="00233ED7"/>
    <w:rsid w:val="00260B58"/>
    <w:rsid w:val="002712EA"/>
    <w:rsid w:val="002968DF"/>
    <w:rsid w:val="002B33B9"/>
    <w:rsid w:val="002F1311"/>
    <w:rsid w:val="0030482F"/>
    <w:rsid w:val="00307E5C"/>
    <w:rsid w:val="003117A1"/>
    <w:rsid w:val="003321DF"/>
    <w:rsid w:val="00343D60"/>
    <w:rsid w:val="00357C38"/>
    <w:rsid w:val="00361ED1"/>
    <w:rsid w:val="00362DDF"/>
    <w:rsid w:val="00385894"/>
    <w:rsid w:val="003A34EF"/>
    <w:rsid w:val="003A402A"/>
    <w:rsid w:val="003A6E68"/>
    <w:rsid w:val="003B1B67"/>
    <w:rsid w:val="003E0C23"/>
    <w:rsid w:val="003E330A"/>
    <w:rsid w:val="0040791A"/>
    <w:rsid w:val="00411993"/>
    <w:rsid w:val="00423898"/>
    <w:rsid w:val="0044308E"/>
    <w:rsid w:val="00445B9B"/>
    <w:rsid w:val="00461CAC"/>
    <w:rsid w:val="00471EAA"/>
    <w:rsid w:val="00497B0F"/>
    <w:rsid w:val="004A6F10"/>
    <w:rsid w:val="004A7A55"/>
    <w:rsid w:val="004C0B2B"/>
    <w:rsid w:val="004D09A6"/>
    <w:rsid w:val="005120FF"/>
    <w:rsid w:val="00524538"/>
    <w:rsid w:val="00530E7B"/>
    <w:rsid w:val="00593B5E"/>
    <w:rsid w:val="005A4E5E"/>
    <w:rsid w:val="005C79E7"/>
    <w:rsid w:val="005E22D9"/>
    <w:rsid w:val="005F4B78"/>
    <w:rsid w:val="006128E6"/>
    <w:rsid w:val="00622BC1"/>
    <w:rsid w:val="00630926"/>
    <w:rsid w:val="00635247"/>
    <w:rsid w:val="00662FD7"/>
    <w:rsid w:val="00663565"/>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24D84"/>
    <w:rsid w:val="00837B1C"/>
    <w:rsid w:val="00846D72"/>
    <w:rsid w:val="0084795D"/>
    <w:rsid w:val="00877D5B"/>
    <w:rsid w:val="00880CA6"/>
    <w:rsid w:val="00890F04"/>
    <w:rsid w:val="008C121A"/>
    <w:rsid w:val="008C597A"/>
    <w:rsid w:val="008E4C7F"/>
    <w:rsid w:val="008F0084"/>
    <w:rsid w:val="00907836"/>
    <w:rsid w:val="00944357"/>
    <w:rsid w:val="0095085A"/>
    <w:rsid w:val="009601CC"/>
    <w:rsid w:val="00975383"/>
    <w:rsid w:val="00980D8B"/>
    <w:rsid w:val="00996B9A"/>
    <w:rsid w:val="009A297F"/>
    <w:rsid w:val="009B20CC"/>
    <w:rsid w:val="009D2B50"/>
    <w:rsid w:val="009D3EAA"/>
    <w:rsid w:val="009D4825"/>
    <w:rsid w:val="009E6A21"/>
    <w:rsid w:val="00A412ED"/>
    <w:rsid w:val="00A6199B"/>
    <w:rsid w:val="00A8263F"/>
    <w:rsid w:val="00A82808"/>
    <w:rsid w:val="00AA7758"/>
    <w:rsid w:val="00AB11A8"/>
    <w:rsid w:val="00AD3520"/>
    <w:rsid w:val="00AE1FCF"/>
    <w:rsid w:val="00B019AA"/>
    <w:rsid w:val="00B06D55"/>
    <w:rsid w:val="00B075AD"/>
    <w:rsid w:val="00B117EB"/>
    <w:rsid w:val="00B22E6F"/>
    <w:rsid w:val="00B5456E"/>
    <w:rsid w:val="00B54A80"/>
    <w:rsid w:val="00B61701"/>
    <w:rsid w:val="00B74CB3"/>
    <w:rsid w:val="00B808DF"/>
    <w:rsid w:val="00B87030"/>
    <w:rsid w:val="00BA7093"/>
    <w:rsid w:val="00BF13C9"/>
    <w:rsid w:val="00BF5886"/>
    <w:rsid w:val="00C01915"/>
    <w:rsid w:val="00C10D15"/>
    <w:rsid w:val="00C161F5"/>
    <w:rsid w:val="00C266A5"/>
    <w:rsid w:val="00C364A7"/>
    <w:rsid w:val="00C56848"/>
    <w:rsid w:val="00C75F2A"/>
    <w:rsid w:val="00C82A02"/>
    <w:rsid w:val="00CA6005"/>
    <w:rsid w:val="00CA7344"/>
    <w:rsid w:val="00CC0B2D"/>
    <w:rsid w:val="00CC5A09"/>
    <w:rsid w:val="00CF4205"/>
    <w:rsid w:val="00D054D8"/>
    <w:rsid w:val="00D21395"/>
    <w:rsid w:val="00D23A1E"/>
    <w:rsid w:val="00D74E5D"/>
    <w:rsid w:val="00D95ABD"/>
    <w:rsid w:val="00DA3D08"/>
    <w:rsid w:val="00DC0631"/>
    <w:rsid w:val="00DC2B02"/>
    <w:rsid w:val="00DD7EEA"/>
    <w:rsid w:val="00DE09B0"/>
    <w:rsid w:val="00E040AA"/>
    <w:rsid w:val="00E074A0"/>
    <w:rsid w:val="00E11E78"/>
    <w:rsid w:val="00E126C6"/>
    <w:rsid w:val="00E36178"/>
    <w:rsid w:val="00E42D34"/>
    <w:rsid w:val="00E52C5B"/>
    <w:rsid w:val="00E67099"/>
    <w:rsid w:val="00E671E7"/>
    <w:rsid w:val="00E81AB1"/>
    <w:rsid w:val="00E946A5"/>
    <w:rsid w:val="00EA0AA6"/>
    <w:rsid w:val="00EB4E69"/>
    <w:rsid w:val="00EC296F"/>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AB11A8"/>
    <w:pPr>
      <w:jc w:val="center"/>
    </w:pPr>
    <w:rPr>
      <w:rFonts w:ascii="Times New Roman" w:hAnsi="Times New Roman" w:cs="Times New Roman"/>
      <w:b/>
      <w:color w:val="auto"/>
      <w:sz w:val="24"/>
      <w:szCs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AB11A8"/>
    <w:rPr>
      <w:rFonts w:ascii="Times New Roman" w:eastAsiaTheme="majorEastAsia" w:hAnsi="Times New Roman" w:cs="Times New Roman"/>
      <w:b/>
      <w:color w:val="2E74B5" w:themeColor="accent1" w:themeShade="BF"/>
      <w:sz w:val="24"/>
      <w:szCs w:val="24"/>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 w:type="paragraph" w:styleId="TOC4">
    <w:name w:val="toc 4"/>
    <w:basedOn w:val="Normal"/>
    <w:next w:val="Normal"/>
    <w:autoRedefine/>
    <w:uiPriority w:val="39"/>
    <w:unhideWhenUsed/>
    <w:rsid w:val="002968DF"/>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968DF"/>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968DF"/>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968DF"/>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968DF"/>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968DF"/>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draft_qapp_2022" TargetMode="External"/><Relationship Id="rId18" Type="http://schemas.openxmlformats.org/officeDocument/2006/relationships/image" Target="media/image4.png"/><Relationship Id="rId26" Type="http://schemas.openxmlformats.org/officeDocument/2006/relationships/hyperlink" Target="https://www.kenaiwatershed.org/science-in-action/research-information/water-quality/" TargetMode="External"/><Relationship Id="rId39" Type="http://schemas.openxmlformats.org/officeDocument/2006/relationships/footer" Target="footer3.xml"/><Relationship Id="rId21" Type="http://schemas.openxmlformats.org/officeDocument/2006/relationships/hyperlink" Target="mailto:chandra.mcgee@alaska.gov" TargetMode="External"/><Relationship Id="rId34" Type="http://schemas.openxmlformats.org/officeDocument/2006/relationships/image" Target="media/image6.png"/><Relationship Id="rId42" Type="http://schemas.openxmlformats.org/officeDocument/2006/relationships/image" Target="media/image10.jpeg"/><Relationship Id="rId47" Type="http://schemas.openxmlformats.org/officeDocument/2006/relationships/footer" Target="footer4.xml"/><Relationship Id="rId50" Type="http://schemas.openxmlformats.org/officeDocument/2006/relationships/footer" Target="footer5.xml"/><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rah.apsens@alaska.gov" TargetMode="External"/><Relationship Id="rId29"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hyperlink" Target="mailto:justin.nelson@sgs.com" TargetMode="External"/><Relationship Id="rId32" Type="http://schemas.openxmlformats.org/officeDocument/2006/relationships/hyperlink" Target="http://www.ncei.noaa.gov" TargetMode="External"/><Relationship Id="rId37" Type="http://schemas.openxmlformats.org/officeDocument/2006/relationships/hyperlink" Target="mailto:ben@kenaiwatershed.org" TargetMode="External"/><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sarah.apsens@alaska.gov" TargetMode="External"/><Relationship Id="rId14" Type="http://schemas.openxmlformats.org/officeDocument/2006/relationships/hyperlink" Target="mailto:hydrology@kenaiwatershed.org" TargetMode="External"/><Relationship Id="rId22" Type="http://schemas.openxmlformats.org/officeDocument/2006/relationships/hyperlink" Target="mailto:executivedirector@kenaiwatershed.or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www.kenaiwatershed.org/" TargetMode="External"/><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footer" Target="footer8.xml"/><Relationship Id="rId8" Type="http://schemas.openxmlformats.org/officeDocument/2006/relationships/comments" Target="comments.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www.kenaiwatershed.org/" TargetMode="External"/><Relationship Id="rId17" Type="http://schemas.openxmlformats.org/officeDocument/2006/relationships/image" Target="media/image3.png"/><Relationship Id="rId25" Type="http://schemas.openxmlformats.org/officeDocument/2006/relationships/hyperlink" Target="ywebber@salamatof.com" TargetMode="External"/><Relationship Id="rId33" Type="http://schemas.openxmlformats.org/officeDocument/2006/relationships/hyperlink" Target="https://maps.waterdata.usgs.gov/mapper/" TargetMode="External"/><Relationship Id="rId38" Type="http://schemas.openxmlformats.org/officeDocument/2006/relationships/header" Target="header3.xml"/><Relationship Id="rId46" Type="http://schemas.openxmlformats.org/officeDocument/2006/relationships/header" Target="header4.xml"/><Relationship Id="rId59" Type="http://schemas.openxmlformats.org/officeDocument/2006/relationships/header" Target="header10.xml"/><Relationship Id="rId20" Type="http://schemas.openxmlformats.org/officeDocument/2006/relationships/hyperlink" Target="mailto:john.clark@alaska.gov" TargetMode="External"/><Relationship Id="rId41" Type="http://schemas.openxmlformats.org/officeDocument/2006/relationships/image" Target="media/image9.jpeg"/><Relationship Id="rId54" Type="http://schemas.openxmlformats.org/officeDocument/2006/relationships/footer" Target="footer7.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mailto:sue@cookinletkeeper.org"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header" Target="header5.xml"/><Relationship Id="rId57" Type="http://schemas.openxmlformats.org/officeDocument/2006/relationships/header" Target="header9.xml"/><Relationship Id="rId10" Type="http://schemas.microsoft.com/office/2016/09/relationships/commentsIds" Target="commentsIds.xml"/><Relationship Id="rId31" Type="http://schemas.openxmlformats.org/officeDocument/2006/relationships/image" Target="media/image5.jpeg"/><Relationship Id="rId44" Type="http://schemas.openxmlformats.org/officeDocument/2006/relationships/image" Target="media/image12.jpeg"/><Relationship Id="rId52" Type="http://schemas.openxmlformats.org/officeDocument/2006/relationships/footer" Target="footer6.xml"/><Relationship Id="rId60" Type="http://schemas.openxmlformats.org/officeDocument/2006/relationships/footer" Target="footer10.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74EA-FDB1-413F-83AA-9D0E0FBF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3645</TotalTime>
  <Pages>64</Pages>
  <Words>17677</Words>
  <Characters>100942</Characters>
  <Application>Microsoft Office Word</Application>
  <DocSecurity>0</DocSecurity>
  <Lines>5312</Lines>
  <Paragraphs>2118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cp:lastModifiedBy>
  <cp:revision>97</cp:revision>
  <dcterms:created xsi:type="dcterms:W3CDTF">2022-08-04T01:05:00Z</dcterms:created>
  <dcterms:modified xsi:type="dcterms:W3CDTF">2022-11-28T21:39:00Z</dcterms:modified>
</cp:coreProperties>
</file>