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2D26" w14:textId="77777777" w:rsidR="00A6199B" w:rsidRDefault="00A6199B" w:rsidP="00A6199B">
      <w:pPr>
        <w:pStyle w:val="Title"/>
      </w:pPr>
      <w:r>
        <w:t xml:space="preserve">[DRAFT]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0" w:name="Multi-Agency_Baseline_and_Metals_(Zn/Cu)"/>
      <w:bookmarkEnd w:id="0"/>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77777777" w:rsidR="00A6199B" w:rsidRPr="0088566D" w:rsidRDefault="00A6199B" w:rsidP="00A6199B">
      <w:pPr>
        <w:ind w:left="2426"/>
        <w:rPr>
          <w:b/>
          <w:i/>
          <w:sz w:val="36"/>
        </w:rPr>
      </w:pPr>
      <w:r>
        <w:rPr>
          <w:b/>
          <w:i/>
          <w:sz w:val="36"/>
        </w:rPr>
        <w:t>V.4. Updated July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9">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1" w:name="_Toc96073944"/>
      <w:bookmarkStart w:id="2" w:name="_Toc112072012"/>
      <w:r w:rsidRPr="00172D5C">
        <w:rPr>
          <w:i/>
        </w:rPr>
        <w:t>Prepared for:</w:t>
      </w:r>
      <w:bookmarkEnd w:id="1"/>
      <w:bookmarkEnd w:id="2"/>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3" w:name="Department_of_Environmental_Conservation"/>
      <w:bookmarkEnd w:id="3"/>
      <w:r>
        <w:rPr>
          <w:b/>
          <w:sz w:val="24"/>
        </w:rPr>
        <w:t>DEPARTMENT OF ENVIRONMENTAL CONSERVATION</w:t>
      </w:r>
    </w:p>
    <w:p w14:paraId="09D2D673" w14:textId="77777777" w:rsidR="00A6199B" w:rsidRDefault="00A6199B" w:rsidP="00A6199B">
      <w:pPr>
        <w:ind w:left="224" w:right="282"/>
        <w:jc w:val="center"/>
        <w:rPr>
          <w:b/>
          <w:sz w:val="24"/>
        </w:rPr>
      </w:pPr>
      <w:bookmarkStart w:id="4" w:name="Division_of_Water"/>
      <w:bookmarkEnd w:id="4"/>
      <w:r>
        <w:rPr>
          <w:b/>
          <w:sz w:val="24"/>
        </w:rPr>
        <w:t>Division of Water</w:t>
      </w:r>
    </w:p>
    <w:p w14:paraId="7879A7A1" w14:textId="77777777" w:rsidR="00A6199B" w:rsidRDefault="00A6199B" w:rsidP="00A6199B">
      <w:pPr>
        <w:ind w:left="224" w:right="282"/>
        <w:jc w:val="center"/>
        <w:rPr>
          <w:b/>
          <w:sz w:val="24"/>
        </w:rPr>
      </w:pPr>
      <w:bookmarkStart w:id="5" w:name="Water_Quality_Standards_and_Restoration"/>
      <w:bookmarkEnd w:id="5"/>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0"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6" w:name="_Toc96073945"/>
    </w:p>
    <w:p w14:paraId="400B1629" w14:textId="77777777" w:rsidR="00A6199B" w:rsidRDefault="00A6199B" w:rsidP="00A6199B">
      <w:pPr>
        <w:pStyle w:val="Heading2"/>
      </w:pPr>
      <w:bookmarkStart w:id="7" w:name="_Toc112073499"/>
      <w:bookmarkStart w:id="8" w:name="_Toc117087841"/>
      <w:r>
        <w:lastRenderedPageBreak/>
        <w:t>Al. Title and Approval Page</w:t>
      </w:r>
      <w:bookmarkEnd w:id="6"/>
      <w:bookmarkEnd w:id="7"/>
      <w:bookmarkEnd w:id="8"/>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 and Metals</w:t>
      </w:r>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1"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7777777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2"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proofErr w:type="gramStart"/>
      <w:r w:rsidR="00F11515">
        <w:rPr>
          <w:b/>
          <w:w w:val="95"/>
          <w:sz w:val="24"/>
          <w:szCs w:val="24"/>
        </w:rPr>
        <w:tab/>
        <w:t xml:space="preserve">  Date</w:t>
      </w:r>
      <w:proofErr w:type="gramEnd"/>
      <w:r w:rsidR="00F11515">
        <w:rPr>
          <w:b/>
          <w:w w:val="95"/>
          <w:sz w:val="24"/>
          <w:szCs w:val="24"/>
        </w:rPr>
        <w:t xml:space="preserve">: </w:t>
      </w:r>
      <w:r w:rsidR="00F11515">
        <w:rPr>
          <w:w w:val="95"/>
          <w:sz w:val="24"/>
          <w:szCs w:val="24"/>
        </w:rPr>
        <w:t>8/3/2022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w:t>
      </w:r>
      <w:proofErr w:type="spellStart"/>
      <w:r w:rsidRPr="00A6199B">
        <w:rPr>
          <w:w w:val="90"/>
          <w:sz w:val="24"/>
          <w:szCs w:val="24"/>
        </w:rPr>
        <w:t>Apsens</w:t>
      </w:r>
      <w:proofErr w:type="spellEnd"/>
      <w:r w:rsidRPr="00A6199B">
        <w:rPr>
          <w:w w:val="90"/>
          <w:sz w:val="24"/>
          <w:szCs w:val="24"/>
        </w:rPr>
        <w:t xml:space="preserve">,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37211D9C" w14:textId="77777777" w:rsidR="00461CAC" w:rsidRDefault="00461CAC">
          <w:pPr>
            <w:pStyle w:val="TOCHeading"/>
          </w:pPr>
          <w:r>
            <w:t>Contents</w:t>
          </w:r>
        </w:p>
        <w:p w14:paraId="77057642" w14:textId="62226F07" w:rsidR="00F13846" w:rsidRDefault="00461C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087841" w:history="1">
            <w:r w:rsidR="00F13846" w:rsidRPr="00687421">
              <w:rPr>
                <w:rStyle w:val="Hyperlink"/>
                <w:noProof/>
              </w:rPr>
              <w:t>Al. Title and Approval Page</w:t>
            </w:r>
            <w:r w:rsidR="00F13846">
              <w:rPr>
                <w:noProof/>
                <w:webHidden/>
              </w:rPr>
              <w:tab/>
            </w:r>
            <w:r w:rsidR="00F13846">
              <w:rPr>
                <w:noProof/>
                <w:webHidden/>
              </w:rPr>
              <w:fldChar w:fldCharType="begin"/>
            </w:r>
            <w:r w:rsidR="00F13846">
              <w:rPr>
                <w:noProof/>
                <w:webHidden/>
              </w:rPr>
              <w:instrText xml:space="preserve"> PAGEREF _Toc117087841 \h </w:instrText>
            </w:r>
            <w:r w:rsidR="00F13846">
              <w:rPr>
                <w:noProof/>
                <w:webHidden/>
              </w:rPr>
            </w:r>
            <w:r w:rsidR="00F13846">
              <w:rPr>
                <w:noProof/>
                <w:webHidden/>
              </w:rPr>
              <w:fldChar w:fldCharType="separate"/>
            </w:r>
            <w:r w:rsidR="00F13846">
              <w:rPr>
                <w:noProof/>
                <w:webHidden/>
              </w:rPr>
              <w:t>2</w:t>
            </w:r>
            <w:r w:rsidR="00F13846">
              <w:rPr>
                <w:noProof/>
                <w:webHidden/>
              </w:rPr>
              <w:fldChar w:fldCharType="end"/>
            </w:r>
          </w:hyperlink>
        </w:p>
        <w:p w14:paraId="2796C601" w14:textId="3BDE31BC" w:rsidR="00F13846" w:rsidRDefault="00F13846">
          <w:pPr>
            <w:pStyle w:val="TOC2"/>
            <w:tabs>
              <w:tab w:val="right" w:leader="dot" w:pos="9350"/>
            </w:tabs>
            <w:rPr>
              <w:rFonts w:asciiTheme="minorHAnsi" w:eastAsiaTheme="minorEastAsia" w:hAnsiTheme="minorHAnsi" w:cstheme="minorBidi"/>
              <w:noProof/>
            </w:rPr>
          </w:pPr>
          <w:hyperlink w:anchor="_Toc117087842" w:history="1">
            <w:r w:rsidRPr="00687421">
              <w:rPr>
                <w:rStyle w:val="Hyperlink"/>
                <w:noProof/>
              </w:rPr>
              <w:t>A2. Acknowledgements</w:t>
            </w:r>
            <w:r>
              <w:rPr>
                <w:noProof/>
                <w:webHidden/>
              </w:rPr>
              <w:tab/>
            </w:r>
            <w:r>
              <w:rPr>
                <w:noProof/>
                <w:webHidden/>
              </w:rPr>
              <w:fldChar w:fldCharType="begin"/>
            </w:r>
            <w:r>
              <w:rPr>
                <w:noProof/>
                <w:webHidden/>
              </w:rPr>
              <w:instrText xml:space="preserve"> PAGEREF _Toc117087842 \h </w:instrText>
            </w:r>
            <w:r>
              <w:rPr>
                <w:noProof/>
                <w:webHidden/>
              </w:rPr>
            </w:r>
            <w:r>
              <w:rPr>
                <w:noProof/>
                <w:webHidden/>
              </w:rPr>
              <w:fldChar w:fldCharType="separate"/>
            </w:r>
            <w:r>
              <w:rPr>
                <w:noProof/>
                <w:webHidden/>
              </w:rPr>
              <w:t>5</w:t>
            </w:r>
            <w:r>
              <w:rPr>
                <w:noProof/>
                <w:webHidden/>
              </w:rPr>
              <w:fldChar w:fldCharType="end"/>
            </w:r>
          </w:hyperlink>
        </w:p>
        <w:p w14:paraId="5E36C9EF" w14:textId="33A19D66" w:rsidR="00F13846" w:rsidRDefault="00F13846">
          <w:pPr>
            <w:pStyle w:val="TOC2"/>
            <w:tabs>
              <w:tab w:val="right" w:leader="dot" w:pos="9350"/>
            </w:tabs>
            <w:rPr>
              <w:rFonts w:asciiTheme="minorHAnsi" w:eastAsiaTheme="minorEastAsia" w:hAnsiTheme="minorHAnsi" w:cstheme="minorBidi"/>
              <w:noProof/>
            </w:rPr>
          </w:pPr>
          <w:hyperlink w:anchor="_Toc117087843" w:history="1">
            <w:r w:rsidRPr="00687421">
              <w:rPr>
                <w:rStyle w:val="Hyperlink"/>
                <w:noProof/>
              </w:rPr>
              <w:t>A3. Distribution List</w:t>
            </w:r>
            <w:r>
              <w:rPr>
                <w:noProof/>
                <w:webHidden/>
              </w:rPr>
              <w:tab/>
            </w:r>
            <w:r>
              <w:rPr>
                <w:noProof/>
                <w:webHidden/>
              </w:rPr>
              <w:fldChar w:fldCharType="begin"/>
            </w:r>
            <w:r>
              <w:rPr>
                <w:noProof/>
                <w:webHidden/>
              </w:rPr>
              <w:instrText xml:space="preserve"> PAGEREF _Toc117087843 \h </w:instrText>
            </w:r>
            <w:r>
              <w:rPr>
                <w:noProof/>
                <w:webHidden/>
              </w:rPr>
            </w:r>
            <w:r>
              <w:rPr>
                <w:noProof/>
                <w:webHidden/>
              </w:rPr>
              <w:fldChar w:fldCharType="separate"/>
            </w:r>
            <w:r>
              <w:rPr>
                <w:noProof/>
                <w:webHidden/>
              </w:rPr>
              <w:t>6</w:t>
            </w:r>
            <w:r>
              <w:rPr>
                <w:noProof/>
                <w:webHidden/>
              </w:rPr>
              <w:fldChar w:fldCharType="end"/>
            </w:r>
          </w:hyperlink>
        </w:p>
        <w:p w14:paraId="76EDD127" w14:textId="5F483A9A" w:rsidR="00F13846" w:rsidRDefault="00F13846">
          <w:pPr>
            <w:pStyle w:val="TOC2"/>
            <w:tabs>
              <w:tab w:val="right" w:leader="dot" w:pos="9350"/>
            </w:tabs>
            <w:rPr>
              <w:rFonts w:asciiTheme="minorHAnsi" w:eastAsiaTheme="minorEastAsia" w:hAnsiTheme="minorHAnsi" w:cstheme="minorBidi"/>
              <w:noProof/>
            </w:rPr>
          </w:pPr>
          <w:hyperlink w:anchor="_Toc117087844" w:history="1">
            <w:r w:rsidRPr="00687421">
              <w:rPr>
                <w:rStyle w:val="Hyperlink"/>
                <w:noProof/>
              </w:rPr>
              <w:t>A4. Project / Task Organization</w:t>
            </w:r>
            <w:r>
              <w:rPr>
                <w:noProof/>
                <w:webHidden/>
              </w:rPr>
              <w:tab/>
            </w:r>
            <w:r>
              <w:rPr>
                <w:noProof/>
                <w:webHidden/>
              </w:rPr>
              <w:fldChar w:fldCharType="begin"/>
            </w:r>
            <w:r>
              <w:rPr>
                <w:noProof/>
                <w:webHidden/>
              </w:rPr>
              <w:instrText xml:space="preserve"> PAGEREF _Toc117087844 \h </w:instrText>
            </w:r>
            <w:r>
              <w:rPr>
                <w:noProof/>
                <w:webHidden/>
              </w:rPr>
            </w:r>
            <w:r>
              <w:rPr>
                <w:noProof/>
                <w:webHidden/>
              </w:rPr>
              <w:fldChar w:fldCharType="separate"/>
            </w:r>
            <w:r>
              <w:rPr>
                <w:noProof/>
                <w:webHidden/>
              </w:rPr>
              <w:t>7</w:t>
            </w:r>
            <w:r>
              <w:rPr>
                <w:noProof/>
                <w:webHidden/>
              </w:rPr>
              <w:fldChar w:fldCharType="end"/>
            </w:r>
          </w:hyperlink>
        </w:p>
        <w:p w14:paraId="1C7DC4A0" w14:textId="7109988A" w:rsidR="00F13846" w:rsidRDefault="00F13846">
          <w:pPr>
            <w:pStyle w:val="TOC2"/>
            <w:tabs>
              <w:tab w:val="right" w:leader="dot" w:pos="9350"/>
            </w:tabs>
            <w:rPr>
              <w:rFonts w:asciiTheme="minorHAnsi" w:eastAsiaTheme="minorEastAsia" w:hAnsiTheme="minorHAnsi" w:cstheme="minorBidi"/>
              <w:noProof/>
            </w:rPr>
          </w:pPr>
          <w:hyperlink w:anchor="_Toc117087845" w:history="1">
            <w:r w:rsidRPr="00687421">
              <w:rPr>
                <w:rStyle w:val="Hyperlink"/>
                <w:noProof/>
              </w:rPr>
              <w:t>A5. Problem Definition/Background and Project Objectives</w:t>
            </w:r>
            <w:r>
              <w:rPr>
                <w:noProof/>
                <w:webHidden/>
              </w:rPr>
              <w:tab/>
            </w:r>
            <w:r>
              <w:rPr>
                <w:noProof/>
                <w:webHidden/>
              </w:rPr>
              <w:fldChar w:fldCharType="begin"/>
            </w:r>
            <w:r>
              <w:rPr>
                <w:noProof/>
                <w:webHidden/>
              </w:rPr>
              <w:instrText xml:space="preserve"> PAGEREF _Toc117087845 \h </w:instrText>
            </w:r>
            <w:r>
              <w:rPr>
                <w:noProof/>
                <w:webHidden/>
              </w:rPr>
            </w:r>
            <w:r>
              <w:rPr>
                <w:noProof/>
                <w:webHidden/>
              </w:rPr>
              <w:fldChar w:fldCharType="separate"/>
            </w:r>
            <w:r>
              <w:rPr>
                <w:noProof/>
                <w:webHidden/>
              </w:rPr>
              <w:t>9</w:t>
            </w:r>
            <w:r>
              <w:rPr>
                <w:noProof/>
                <w:webHidden/>
              </w:rPr>
              <w:fldChar w:fldCharType="end"/>
            </w:r>
          </w:hyperlink>
        </w:p>
        <w:p w14:paraId="1FECE08E" w14:textId="4ADA7F65" w:rsidR="00F13846" w:rsidRDefault="00F13846">
          <w:pPr>
            <w:pStyle w:val="TOC2"/>
            <w:tabs>
              <w:tab w:val="right" w:leader="dot" w:pos="9350"/>
            </w:tabs>
            <w:rPr>
              <w:rFonts w:asciiTheme="minorHAnsi" w:eastAsiaTheme="minorEastAsia" w:hAnsiTheme="minorHAnsi" w:cstheme="minorBidi"/>
              <w:noProof/>
            </w:rPr>
          </w:pPr>
          <w:hyperlink w:anchor="_Toc117087846" w:history="1">
            <w:r w:rsidRPr="00687421">
              <w:rPr>
                <w:rStyle w:val="Hyperlink"/>
                <w:noProof/>
              </w:rPr>
              <w:t>A6. Project / Task Description</w:t>
            </w:r>
            <w:r>
              <w:rPr>
                <w:noProof/>
                <w:webHidden/>
              </w:rPr>
              <w:tab/>
            </w:r>
            <w:r>
              <w:rPr>
                <w:noProof/>
                <w:webHidden/>
              </w:rPr>
              <w:fldChar w:fldCharType="begin"/>
            </w:r>
            <w:r>
              <w:rPr>
                <w:noProof/>
                <w:webHidden/>
              </w:rPr>
              <w:instrText xml:space="preserve"> PAGEREF _Toc117087846 \h </w:instrText>
            </w:r>
            <w:r>
              <w:rPr>
                <w:noProof/>
                <w:webHidden/>
              </w:rPr>
            </w:r>
            <w:r>
              <w:rPr>
                <w:noProof/>
                <w:webHidden/>
              </w:rPr>
              <w:fldChar w:fldCharType="separate"/>
            </w:r>
            <w:r>
              <w:rPr>
                <w:noProof/>
                <w:webHidden/>
              </w:rPr>
              <w:t>10</w:t>
            </w:r>
            <w:r>
              <w:rPr>
                <w:noProof/>
                <w:webHidden/>
              </w:rPr>
              <w:fldChar w:fldCharType="end"/>
            </w:r>
          </w:hyperlink>
        </w:p>
        <w:p w14:paraId="12F1AC43" w14:textId="78D945D9" w:rsidR="00F13846" w:rsidRDefault="00F13846">
          <w:pPr>
            <w:pStyle w:val="TOC2"/>
            <w:tabs>
              <w:tab w:val="left" w:pos="880"/>
              <w:tab w:val="right" w:leader="dot" w:pos="9350"/>
            </w:tabs>
            <w:rPr>
              <w:rFonts w:asciiTheme="minorHAnsi" w:eastAsiaTheme="minorEastAsia" w:hAnsiTheme="minorHAnsi" w:cstheme="minorBidi"/>
              <w:noProof/>
            </w:rPr>
          </w:pPr>
          <w:hyperlink w:anchor="_Toc117087850" w:history="1">
            <w:r w:rsidRPr="00687421">
              <w:rPr>
                <w:rStyle w:val="Hyperlink"/>
                <w:noProof/>
              </w:rPr>
              <w:t>A7.</w:t>
            </w:r>
            <w:r>
              <w:rPr>
                <w:rFonts w:asciiTheme="minorHAnsi" w:eastAsiaTheme="minorEastAsia" w:hAnsiTheme="minorHAnsi" w:cstheme="minorBidi"/>
                <w:noProof/>
              </w:rPr>
              <w:tab/>
            </w:r>
            <w:r w:rsidRPr="00687421">
              <w:rPr>
                <w:rStyle w:val="Hyperlink"/>
                <w:noProof/>
              </w:rPr>
              <w:t>Quality Objectives and Criteria For Measurement Of</w:t>
            </w:r>
            <w:r w:rsidRPr="00687421">
              <w:rPr>
                <w:rStyle w:val="Hyperlink"/>
                <w:noProof/>
                <w:spacing w:val="-8"/>
              </w:rPr>
              <w:t xml:space="preserve"> </w:t>
            </w:r>
            <w:r w:rsidRPr="00687421">
              <w:rPr>
                <w:rStyle w:val="Hyperlink"/>
                <w:noProof/>
              </w:rPr>
              <w:t>Data</w:t>
            </w:r>
            <w:r>
              <w:rPr>
                <w:noProof/>
                <w:webHidden/>
              </w:rPr>
              <w:tab/>
            </w:r>
            <w:r>
              <w:rPr>
                <w:noProof/>
                <w:webHidden/>
              </w:rPr>
              <w:fldChar w:fldCharType="begin"/>
            </w:r>
            <w:r>
              <w:rPr>
                <w:noProof/>
                <w:webHidden/>
              </w:rPr>
              <w:instrText xml:space="preserve"> PAGEREF _Toc117087850 \h </w:instrText>
            </w:r>
            <w:r>
              <w:rPr>
                <w:noProof/>
                <w:webHidden/>
              </w:rPr>
            </w:r>
            <w:r>
              <w:rPr>
                <w:noProof/>
                <w:webHidden/>
              </w:rPr>
              <w:fldChar w:fldCharType="separate"/>
            </w:r>
            <w:r>
              <w:rPr>
                <w:noProof/>
                <w:webHidden/>
              </w:rPr>
              <w:t>12</w:t>
            </w:r>
            <w:r>
              <w:rPr>
                <w:noProof/>
                <w:webHidden/>
              </w:rPr>
              <w:fldChar w:fldCharType="end"/>
            </w:r>
          </w:hyperlink>
        </w:p>
        <w:p w14:paraId="5C6A3FE3" w14:textId="6D55F97C" w:rsidR="00F13846" w:rsidRDefault="00F13846">
          <w:pPr>
            <w:pStyle w:val="TOC2"/>
            <w:tabs>
              <w:tab w:val="left" w:pos="880"/>
              <w:tab w:val="right" w:leader="dot" w:pos="9350"/>
            </w:tabs>
            <w:rPr>
              <w:rFonts w:asciiTheme="minorHAnsi" w:eastAsiaTheme="minorEastAsia" w:hAnsiTheme="minorHAnsi" w:cstheme="minorBidi"/>
              <w:noProof/>
            </w:rPr>
          </w:pPr>
          <w:hyperlink w:anchor="_Toc117087851" w:history="1">
            <w:r w:rsidRPr="00687421">
              <w:rPr>
                <w:rStyle w:val="Hyperlink"/>
                <w:noProof/>
              </w:rPr>
              <w:t>A8.</w:t>
            </w:r>
            <w:r>
              <w:rPr>
                <w:rFonts w:asciiTheme="minorHAnsi" w:eastAsiaTheme="minorEastAsia" w:hAnsiTheme="minorHAnsi" w:cstheme="minorBidi"/>
                <w:noProof/>
              </w:rPr>
              <w:tab/>
            </w:r>
            <w:r w:rsidRPr="00687421">
              <w:rPr>
                <w:rStyle w:val="Hyperlink"/>
                <w:noProof/>
              </w:rPr>
              <w:t>Training</w:t>
            </w:r>
            <w:r w:rsidRPr="00687421">
              <w:rPr>
                <w:rStyle w:val="Hyperlink"/>
                <w:noProof/>
                <w:spacing w:val="-1"/>
              </w:rPr>
              <w:t xml:space="preserve"> </w:t>
            </w:r>
            <w:r w:rsidRPr="00687421">
              <w:rPr>
                <w:rStyle w:val="Hyperlink"/>
                <w:noProof/>
              </w:rPr>
              <w:t>Requirements</w:t>
            </w:r>
            <w:r>
              <w:rPr>
                <w:noProof/>
                <w:webHidden/>
              </w:rPr>
              <w:tab/>
            </w:r>
            <w:r>
              <w:rPr>
                <w:noProof/>
                <w:webHidden/>
              </w:rPr>
              <w:fldChar w:fldCharType="begin"/>
            </w:r>
            <w:r>
              <w:rPr>
                <w:noProof/>
                <w:webHidden/>
              </w:rPr>
              <w:instrText xml:space="preserve"> PAGEREF _Toc117087851 \h </w:instrText>
            </w:r>
            <w:r>
              <w:rPr>
                <w:noProof/>
                <w:webHidden/>
              </w:rPr>
            </w:r>
            <w:r>
              <w:rPr>
                <w:noProof/>
                <w:webHidden/>
              </w:rPr>
              <w:fldChar w:fldCharType="separate"/>
            </w:r>
            <w:r>
              <w:rPr>
                <w:noProof/>
                <w:webHidden/>
              </w:rPr>
              <w:t>22</w:t>
            </w:r>
            <w:r>
              <w:rPr>
                <w:noProof/>
                <w:webHidden/>
              </w:rPr>
              <w:fldChar w:fldCharType="end"/>
            </w:r>
          </w:hyperlink>
        </w:p>
        <w:p w14:paraId="7321C51F" w14:textId="36431A22" w:rsidR="00F13846" w:rsidRDefault="00F13846">
          <w:pPr>
            <w:pStyle w:val="TOC2"/>
            <w:tabs>
              <w:tab w:val="left" w:pos="880"/>
              <w:tab w:val="right" w:leader="dot" w:pos="9350"/>
            </w:tabs>
            <w:rPr>
              <w:rFonts w:asciiTheme="minorHAnsi" w:eastAsiaTheme="minorEastAsia" w:hAnsiTheme="minorHAnsi" w:cstheme="minorBidi"/>
              <w:noProof/>
            </w:rPr>
          </w:pPr>
          <w:hyperlink w:anchor="_Toc117087852" w:history="1">
            <w:r w:rsidRPr="00687421">
              <w:rPr>
                <w:rStyle w:val="Hyperlink"/>
                <w:noProof/>
              </w:rPr>
              <w:t>A9.</w:t>
            </w:r>
            <w:r>
              <w:rPr>
                <w:rFonts w:asciiTheme="minorHAnsi" w:eastAsiaTheme="minorEastAsia" w:hAnsiTheme="minorHAnsi" w:cstheme="minorBidi"/>
                <w:noProof/>
              </w:rPr>
              <w:tab/>
            </w:r>
            <w:r w:rsidRPr="00687421">
              <w:rPr>
                <w:rStyle w:val="Hyperlink"/>
                <w:noProof/>
              </w:rPr>
              <w:t>Documentation and</w:t>
            </w:r>
            <w:r w:rsidRPr="00687421">
              <w:rPr>
                <w:rStyle w:val="Hyperlink"/>
                <w:noProof/>
                <w:spacing w:val="-2"/>
              </w:rPr>
              <w:t xml:space="preserve"> </w:t>
            </w:r>
            <w:r w:rsidRPr="00687421">
              <w:rPr>
                <w:rStyle w:val="Hyperlink"/>
                <w:noProof/>
              </w:rPr>
              <w:t>Records</w:t>
            </w:r>
            <w:r>
              <w:rPr>
                <w:noProof/>
                <w:webHidden/>
              </w:rPr>
              <w:tab/>
            </w:r>
            <w:r>
              <w:rPr>
                <w:noProof/>
                <w:webHidden/>
              </w:rPr>
              <w:fldChar w:fldCharType="begin"/>
            </w:r>
            <w:r>
              <w:rPr>
                <w:noProof/>
                <w:webHidden/>
              </w:rPr>
              <w:instrText xml:space="preserve"> PAGEREF _Toc117087852 \h </w:instrText>
            </w:r>
            <w:r>
              <w:rPr>
                <w:noProof/>
                <w:webHidden/>
              </w:rPr>
            </w:r>
            <w:r>
              <w:rPr>
                <w:noProof/>
                <w:webHidden/>
              </w:rPr>
              <w:fldChar w:fldCharType="separate"/>
            </w:r>
            <w:r>
              <w:rPr>
                <w:noProof/>
                <w:webHidden/>
              </w:rPr>
              <w:t>22</w:t>
            </w:r>
            <w:r>
              <w:rPr>
                <w:noProof/>
                <w:webHidden/>
              </w:rPr>
              <w:fldChar w:fldCharType="end"/>
            </w:r>
          </w:hyperlink>
        </w:p>
        <w:p w14:paraId="71943869" w14:textId="1423C9BA" w:rsidR="00F13846" w:rsidRDefault="00F13846">
          <w:pPr>
            <w:pStyle w:val="TOC2"/>
            <w:tabs>
              <w:tab w:val="right" w:leader="dot" w:pos="9350"/>
            </w:tabs>
            <w:rPr>
              <w:rFonts w:asciiTheme="minorHAnsi" w:eastAsiaTheme="minorEastAsia" w:hAnsiTheme="minorHAnsi" w:cstheme="minorBidi"/>
              <w:noProof/>
            </w:rPr>
          </w:pPr>
          <w:hyperlink w:anchor="_Toc117087853" w:history="1">
            <w:r w:rsidRPr="00687421">
              <w:rPr>
                <w:rStyle w:val="Hyperlink"/>
                <w:noProof/>
              </w:rPr>
              <w:t>B1. Sampling Process</w:t>
            </w:r>
            <w:r w:rsidRPr="00687421">
              <w:rPr>
                <w:rStyle w:val="Hyperlink"/>
                <w:noProof/>
                <w:spacing w:val="-2"/>
              </w:rPr>
              <w:t xml:space="preserve"> </w:t>
            </w:r>
            <w:r w:rsidRPr="00687421">
              <w:rPr>
                <w:rStyle w:val="Hyperlink"/>
                <w:noProof/>
              </w:rPr>
              <w:t>Design</w:t>
            </w:r>
            <w:r>
              <w:rPr>
                <w:noProof/>
                <w:webHidden/>
              </w:rPr>
              <w:tab/>
            </w:r>
            <w:r>
              <w:rPr>
                <w:noProof/>
                <w:webHidden/>
              </w:rPr>
              <w:fldChar w:fldCharType="begin"/>
            </w:r>
            <w:r>
              <w:rPr>
                <w:noProof/>
                <w:webHidden/>
              </w:rPr>
              <w:instrText xml:space="preserve"> PAGEREF _Toc117087853 \h </w:instrText>
            </w:r>
            <w:r>
              <w:rPr>
                <w:noProof/>
                <w:webHidden/>
              </w:rPr>
            </w:r>
            <w:r>
              <w:rPr>
                <w:noProof/>
                <w:webHidden/>
              </w:rPr>
              <w:fldChar w:fldCharType="separate"/>
            </w:r>
            <w:r>
              <w:rPr>
                <w:noProof/>
                <w:webHidden/>
              </w:rPr>
              <w:t>23</w:t>
            </w:r>
            <w:r>
              <w:rPr>
                <w:noProof/>
                <w:webHidden/>
              </w:rPr>
              <w:fldChar w:fldCharType="end"/>
            </w:r>
          </w:hyperlink>
        </w:p>
        <w:p w14:paraId="5E45019D" w14:textId="395DB2BE" w:rsidR="00F13846" w:rsidRDefault="00F13846">
          <w:pPr>
            <w:pStyle w:val="TOC2"/>
            <w:tabs>
              <w:tab w:val="right" w:leader="dot" w:pos="9350"/>
            </w:tabs>
            <w:rPr>
              <w:rFonts w:asciiTheme="minorHAnsi" w:eastAsiaTheme="minorEastAsia" w:hAnsiTheme="minorHAnsi" w:cstheme="minorBidi"/>
              <w:noProof/>
            </w:rPr>
          </w:pPr>
          <w:hyperlink w:anchor="_Toc117087854" w:history="1">
            <w:r w:rsidRPr="00687421">
              <w:rPr>
                <w:rStyle w:val="Hyperlink"/>
                <w:noProof/>
              </w:rPr>
              <w:t>B2. Sampling Methods</w:t>
            </w:r>
            <w:r w:rsidRPr="00687421">
              <w:rPr>
                <w:rStyle w:val="Hyperlink"/>
                <w:noProof/>
                <w:spacing w:val="-2"/>
              </w:rPr>
              <w:t xml:space="preserve"> </w:t>
            </w:r>
            <w:r w:rsidRPr="00687421">
              <w:rPr>
                <w:rStyle w:val="Hyperlink"/>
                <w:noProof/>
              </w:rPr>
              <w:t>Requirements</w:t>
            </w:r>
            <w:r>
              <w:rPr>
                <w:noProof/>
                <w:webHidden/>
              </w:rPr>
              <w:tab/>
            </w:r>
            <w:r>
              <w:rPr>
                <w:noProof/>
                <w:webHidden/>
              </w:rPr>
              <w:fldChar w:fldCharType="begin"/>
            </w:r>
            <w:r>
              <w:rPr>
                <w:noProof/>
                <w:webHidden/>
              </w:rPr>
              <w:instrText xml:space="preserve"> PAGEREF _Toc117087854 \h </w:instrText>
            </w:r>
            <w:r>
              <w:rPr>
                <w:noProof/>
                <w:webHidden/>
              </w:rPr>
            </w:r>
            <w:r>
              <w:rPr>
                <w:noProof/>
                <w:webHidden/>
              </w:rPr>
              <w:fldChar w:fldCharType="separate"/>
            </w:r>
            <w:r>
              <w:rPr>
                <w:noProof/>
                <w:webHidden/>
              </w:rPr>
              <w:t>26</w:t>
            </w:r>
            <w:r>
              <w:rPr>
                <w:noProof/>
                <w:webHidden/>
              </w:rPr>
              <w:fldChar w:fldCharType="end"/>
            </w:r>
          </w:hyperlink>
        </w:p>
        <w:p w14:paraId="185BCC6A" w14:textId="0D146911" w:rsidR="00F13846" w:rsidRDefault="00F13846">
          <w:pPr>
            <w:pStyle w:val="TOC2"/>
            <w:tabs>
              <w:tab w:val="right" w:leader="dot" w:pos="9350"/>
            </w:tabs>
            <w:rPr>
              <w:rFonts w:asciiTheme="minorHAnsi" w:eastAsiaTheme="minorEastAsia" w:hAnsiTheme="minorHAnsi" w:cstheme="minorBidi"/>
              <w:noProof/>
            </w:rPr>
          </w:pPr>
          <w:hyperlink w:anchor="_Toc117087855" w:history="1">
            <w:r w:rsidRPr="00687421">
              <w:rPr>
                <w:rStyle w:val="Hyperlink"/>
                <w:noProof/>
              </w:rPr>
              <w:t>B3. Sample Handling And Custody</w:t>
            </w:r>
            <w:r w:rsidRPr="00687421">
              <w:rPr>
                <w:rStyle w:val="Hyperlink"/>
                <w:noProof/>
                <w:spacing w:val="-4"/>
              </w:rPr>
              <w:t xml:space="preserve"> </w:t>
            </w:r>
            <w:r w:rsidRPr="00687421">
              <w:rPr>
                <w:rStyle w:val="Hyperlink"/>
                <w:noProof/>
              </w:rPr>
              <w:t>Requirements</w:t>
            </w:r>
            <w:r>
              <w:rPr>
                <w:noProof/>
                <w:webHidden/>
              </w:rPr>
              <w:tab/>
            </w:r>
            <w:r>
              <w:rPr>
                <w:noProof/>
                <w:webHidden/>
              </w:rPr>
              <w:fldChar w:fldCharType="begin"/>
            </w:r>
            <w:r>
              <w:rPr>
                <w:noProof/>
                <w:webHidden/>
              </w:rPr>
              <w:instrText xml:space="preserve"> PAGEREF _Toc117087855 \h </w:instrText>
            </w:r>
            <w:r>
              <w:rPr>
                <w:noProof/>
                <w:webHidden/>
              </w:rPr>
            </w:r>
            <w:r>
              <w:rPr>
                <w:noProof/>
                <w:webHidden/>
              </w:rPr>
              <w:fldChar w:fldCharType="separate"/>
            </w:r>
            <w:r>
              <w:rPr>
                <w:noProof/>
                <w:webHidden/>
              </w:rPr>
              <w:t>27</w:t>
            </w:r>
            <w:r>
              <w:rPr>
                <w:noProof/>
                <w:webHidden/>
              </w:rPr>
              <w:fldChar w:fldCharType="end"/>
            </w:r>
          </w:hyperlink>
        </w:p>
        <w:p w14:paraId="14BDB2F6" w14:textId="01B03B5C" w:rsidR="00F13846" w:rsidRDefault="00F13846">
          <w:pPr>
            <w:pStyle w:val="TOC2"/>
            <w:tabs>
              <w:tab w:val="right" w:leader="dot" w:pos="9350"/>
            </w:tabs>
            <w:rPr>
              <w:rFonts w:asciiTheme="minorHAnsi" w:eastAsiaTheme="minorEastAsia" w:hAnsiTheme="minorHAnsi" w:cstheme="minorBidi"/>
              <w:noProof/>
            </w:rPr>
          </w:pPr>
          <w:hyperlink w:anchor="_Toc117087856" w:history="1">
            <w:r w:rsidRPr="00687421">
              <w:rPr>
                <w:rStyle w:val="Hyperlink"/>
                <w:noProof/>
              </w:rPr>
              <w:t>B4. Analytical Methods</w:t>
            </w:r>
            <w:r w:rsidRPr="00687421">
              <w:rPr>
                <w:rStyle w:val="Hyperlink"/>
                <w:noProof/>
                <w:spacing w:val="-3"/>
              </w:rPr>
              <w:t xml:space="preserve"> </w:t>
            </w:r>
            <w:r w:rsidRPr="00687421">
              <w:rPr>
                <w:rStyle w:val="Hyperlink"/>
                <w:noProof/>
              </w:rPr>
              <w:t>Requirements</w:t>
            </w:r>
            <w:r>
              <w:rPr>
                <w:noProof/>
                <w:webHidden/>
              </w:rPr>
              <w:tab/>
            </w:r>
            <w:r>
              <w:rPr>
                <w:noProof/>
                <w:webHidden/>
              </w:rPr>
              <w:fldChar w:fldCharType="begin"/>
            </w:r>
            <w:r>
              <w:rPr>
                <w:noProof/>
                <w:webHidden/>
              </w:rPr>
              <w:instrText xml:space="preserve"> PAGEREF _Toc117087856 \h </w:instrText>
            </w:r>
            <w:r>
              <w:rPr>
                <w:noProof/>
                <w:webHidden/>
              </w:rPr>
            </w:r>
            <w:r>
              <w:rPr>
                <w:noProof/>
                <w:webHidden/>
              </w:rPr>
              <w:fldChar w:fldCharType="separate"/>
            </w:r>
            <w:r>
              <w:rPr>
                <w:noProof/>
                <w:webHidden/>
              </w:rPr>
              <w:t>29</w:t>
            </w:r>
            <w:r>
              <w:rPr>
                <w:noProof/>
                <w:webHidden/>
              </w:rPr>
              <w:fldChar w:fldCharType="end"/>
            </w:r>
          </w:hyperlink>
        </w:p>
        <w:p w14:paraId="4C874089" w14:textId="26AB43C5" w:rsidR="00F13846" w:rsidRDefault="00F13846">
          <w:pPr>
            <w:pStyle w:val="TOC3"/>
            <w:tabs>
              <w:tab w:val="right" w:leader="dot" w:pos="9350"/>
            </w:tabs>
            <w:rPr>
              <w:noProof/>
            </w:rPr>
          </w:pPr>
          <w:hyperlink w:anchor="_Toc117087857" w:history="1">
            <w:r w:rsidRPr="00687421">
              <w:rPr>
                <w:rStyle w:val="Hyperlink"/>
                <w:b/>
                <w:noProof/>
              </w:rPr>
              <w:t>B.5.1 Field Quality Control (QC)</w:t>
            </w:r>
            <w:r w:rsidRPr="00687421">
              <w:rPr>
                <w:rStyle w:val="Hyperlink"/>
                <w:b/>
                <w:noProof/>
                <w:spacing w:val="-1"/>
              </w:rPr>
              <w:t xml:space="preserve"> </w:t>
            </w:r>
            <w:r w:rsidRPr="00687421">
              <w:rPr>
                <w:rStyle w:val="Hyperlink"/>
                <w:b/>
                <w:noProof/>
              </w:rPr>
              <w:t>Measures</w:t>
            </w:r>
            <w:r>
              <w:rPr>
                <w:noProof/>
                <w:webHidden/>
              </w:rPr>
              <w:tab/>
            </w:r>
            <w:r>
              <w:rPr>
                <w:noProof/>
                <w:webHidden/>
              </w:rPr>
              <w:fldChar w:fldCharType="begin"/>
            </w:r>
            <w:r>
              <w:rPr>
                <w:noProof/>
                <w:webHidden/>
              </w:rPr>
              <w:instrText xml:space="preserve"> PAGEREF _Toc117087857 \h </w:instrText>
            </w:r>
            <w:r>
              <w:rPr>
                <w:noProof/>
                <w:webHidden/>
              </w:rPr>
            </w:r>
            <w:r>
              <w:rPr>
                <w:noProof/>
                <w:webHidden/>
              </w:rPr>
              <w:fldChar w:fldCharType="separate"/>
            </w:r>
            <w:r>
              <w:rPr>
                <w:noProof/>
                <w:webHidden/>
              </w:rPr>
              <w:t>29</w:t>
            </w:r>
            <w:r>
              <w:rPr>
                <w:noProof/>
                <w:webHidden/>
              </w:rPr>
              <w:fldChar w:fldCharType="end"/>
            </w:r>
          </w:hyperlink>
        </w:p>
        <w:p w14:paraId="7BC3B84F" w14:textId="33B7E3C0" w:rsidR="00F13846" w:rsidRDefault="00F13846">
          <w:pPr>
            <w:pStyle w:val="TOC2"/>
            <w:tabs>
              <w:tab w:val="right" w:leader="dot" w:pos="9350"/>
            </w:tabs>
            <w:rPr>
              <w:rFonts w:asciiTheme="minorHAnsi" w:eastAsiaTheme="minorEastAsia" w:hAnsiTheme="minorHAnsi" w:cstheme="minorBidi"/>
              <w:noProof/>
            </w:rPr>
          </w:pPr>
          <w:hyperlink w:anchor="_Toc117087858" w:history="1">
            <w:r w:rsidRPr="00687421">
              <w:rPr>
                <w:rStyle w:val="Hyperlink"/>
                <w:noProof/>
              </w:rPr>
              <w:t>B6. Instrument / Equipment Testing, Inspection And Maintenance</w:t>
            </w:r>
            <w:r>
              <w:rPr>
                <w:noProof/>
                <w:webHidden/>
              </w:rPr>
              <w:tab/>
            </w:r>
            <w:r>
              <w:rPr>
                <w:noProof/>
                <w:webHidden/>
              </w:rPr>
              <w:fldChar w:fldCharType="begin"/>
            </w:r>
            <w:r>
              <w:rPr>
                <w:noProof/>
                <w:webHidden/>
              </w:rPr>
              <w:instrText xml:space="preserve"> PAGEREF _Toc117087858 \h </w:instrText>
            </w:r>
            <w:r>
              <w:rPr>
                <w:noProof/>
                <w:webHidden/>
              </w:rPr>
            </w:r>
            <w:r>
              <w:rPr>
                <w:noProof/>
                <w:webHidden/>
              </w:rPr>
              <w:fldChar w:fldCharType="separate"/>
            </w:r>
            <w:r>
              <w:rPr>
                <w:noProof/>
                <w:webHidden/>
              </w:rPr>
              <w:t>34</w:t>
            </w:r>
            <w:r>
              <w:rPr>
                <w:noProof/>
                <w:webHidden/>
              </w:rPr>
              <w:fldChar w:fldCharType="end"/>
            </w:r>
          </w:hyperlink>
        </w:p>
        <w:p w14:paraId="1E82A829" w14:textId="4C7B8536" w:rsidR="00F13846" w:rsidRDefault="00F13846">
          <w:pPr>
            <w:pStyle w:val="TOC2"/>
            <w:tabs>
              <w:tab w:val="right" w:leader="dot" w:pos="9350"/>
            </w:tabs>
            <w:rPr>
              <w:rFonts w:asciiTheme="minorHAnsi" w:eastAsiaTheme="minorEastAsia" w:hAnsiTheme="minorHAnsi" w:cstheme="minorBidi"/>
              <w:noProof/>
            </w:rPr>
          </w:pPr>
          <w:hyperlink w:anchor="_Toc117087859" w:history="1">
            <w:r w:rsidRPr="00687421">
              <w:rPr>
                <w:rStyle w:val="Hyperlink"/>
                <w:noProof/>
              </w:rPr>
              <w:t>Agency Baseline</w:t>
            </w:r>
            <w:r>
              <w:rPr>
                <w:noProof/>
                <w:webHidden/>
              </w:rPr>
              <w:tab/>
            </w:r>
            <w:r>
              <w:rPr>
                <w:noProof/>
                <w:webHidden/>
              </w:rPr>
              <w:fldChar w:fldCharType="begin"/>
            </w:r>
            <w:r>
              <w:rPr>
                <w:noProof/>
                <w:webHidden/>
              </w:rPr>
              <w:instrText xml:space="preserve"> PAGEREF _Toc117087859 \h </w:instrText>
            </w:r>
            <w:r>
              <w:rPr>
                <w:noProof/>
                <w:webHidden/>
              </w:rPr>
            </w:r>
            <w:r>
              <w:rPr>
                <w:noProof/>
                <w:webHidden/>
              </w:rPr>
              <w:fldChar w:fldCharType="separate"/>
            </w:r>
            <w:r>
              <w:rPr>
                <w:noProof/>
                <w:webHidden/>
              </w:rPr>
              <w:t>34</w:t>
            </w:r>
            <w:r>
              <w:rPr>
                <w:noProof/>
                <w:webHidden/>
              </w:rPr>
              <w:fldChar w:fldCharType="end"/>
            </w:r>
          </w:hyperlink>
        </w:p>
        <w:p w14:paraId="1579F14F" w14:textId="089C2954" w:rsidR="00F13846" w:rsidRDefault="00F13846">
          <w:pPr>
            <w:pStyle w:val="TOC2"/>
            <w:tabs>
              <w:tab w:val="right" w:leader="dot" w:pos="9350"/>
            </w:tabs>
            <w:rPr>
              <w:rFonts w:asciiTheme="minorHAnsi" w:eastAsiaTheme="minorEastAsia" w:hAnsiTheme="minorHAnsi" w:cstheme="minorBidi"/>
              <w:noProof/>
            </w:rPr>
          </w:pPr>
          <w:hyperlink w:anchor="_Toc117087860" w:history="1">
            <w:r w:rsidRPr="00687421">
              <w:rPr>
                <w:rStyle w:val="Hyperlink"/>
                <w:noProof/>
              </w:rPr>
              <w:t>B7. Instrument Calibration</w:t>
            </w:r>
            <w:r w:rsidRPr="00687421">
              <w:rPr>
                <w:rStyle w:val="Hyperlink"/>
                <w:noProof/>
                <w:spacing w:val="-2"/>
              </w:rPr>
              <w:t xml:space="preserve"> </w:t>
            </w:r>
            <w:r w:rsidRPr="00687421">
              <w:rPr>
                <w:rStyle w:val="Hyperlink"/>
                <w:noProof/>
              </w:rPr>
              <w:t>Procedures</w:t>
            </w:r>
            <w:r>
              <w:rPr>
                <w:noProof/>
                <w:webHidden/>
              </w:rPr>
              <w:tab/>
            </w:r>
            <w:r>
              <w:rPr>
                <w:noProof/>
                <w:webHidden/>
              </w:rPr>
              <w:fldChar w:fldCharType="begin"/>
            </w:r>
            <w:r>
              <w:rPr>
                <w:noProof/>
                <w:webHidden/>
              </w:rPr>
              <w:instrText xml:space="preserve"> PAGEREF _Toc117087860 \h </w:instrText>
            </w:r>
            <w:r>
              <w:rPr>
                <w:noProof/>
                <w:webHidden/>
              </w:rPr>
            </w:r>
            <w:r>
              <w:rPr>
                <w:noProof/>
                <w:webHidden/>
              </w:rPr>
              <w:fldChar w:fldCharType="separate"/>
            </w:r>
            <w:r>
              <w:rPr>
                <w:noProof/>
                <w:webHidden/>
              </w:rPr>
              <w:t>34</w:t>
            </w:r>
            <w:r>
              <w:rPr>
                <w:noProof/>
                <w:webHidden/>
              </w:rPr>
              <w:fldChar w:fldCharType="end"/>
            </w:r>
          </w:hyperlink>
        </w:p>
        <w:p w14:paraId="022B10F6" w14:textId="5CF8A561" w:rsidR="00F13846" w:rsidRDefault="00F13846">
          <w:pPr>
            <w:pStyle w:val="TOC2"/>
            <w:tabs>
              <w:tab w:val="right" w:leader="dot" w:pos="9350"/>
            </w:tabs>
            <w:rPr>
              <w:rFonts w:asciiTheme="minorHAnsi" w:eastAsiaTheme="minorEastAsia" w:hAnsiTheme="minorHAnsi" w:cstheme="minorBidi"/>
              <w:noProof/>
            </w:rPr>
          </w:pPr>
          <w:hyperlink w:anchor="_Toc117087861" w:history="1">
            <w:r w:rsidRPr="00687421">
              <w:rPr>
                <w:rStyle w:val="Hyperlink"/>
                <w:noProof/>
              </w:rPr>
              <w:t>B8. Inspection And Acceptance Requirements For</w:t>
            </w:r>
            <w:r w:rsidRPr="00687421">
              <w:rPr>
                <w:rStyle w:val="Hyperlink"/>
                <w:noProof/>
                <w:spacing w:val="-9"/>
              </w:rPr>
              <w:t xml:space="preserve"> </w:t>
            </w:r>
            <w:r w:rsidRPr="00687421">
              <w:rPr>
                <w:rStyle w:val="Hyperlink"/>
                <w:noProof/>
              </w:rPr>
              <w:t>Supplies</w:t>
            </w:r>
            <w:r>
              <w:rPr>
                <w:noProof/>
                <w:webHidden/>
              </w:rPr>
              <w:tab/>
            </w:r>
            <w:r>
              <w:rPr>
                <w:noProof/>
                <w:webHidden/>
              </w:rPr>
              <w:fldChar w:fldCharType="begin"/>
            </w:r>
            <w:r>
              <w:rPr>
                <w:noProof/>
                <w:webHidden/>
              </w:rPr>
              <w:instrText xml:space="preserve"> PAGEREF _Toc117087861 \h </w:instrText>
            </w:r>
            <w:r>
              <w:rPr>
                <w:noProof/>
                <w:webHidden/>
              </w:rPr>
            </w:r>
            <w:r>
              <w:rPr>
                <w:noProof/>
                <w:webHidden/>
              </w:rPr>
              <w:fldChar w:fldCharType="separate"/>
            </w:r>
            <w:r>
              <w:rPr>
                <w:noProof/>
                <w:webHidden/>
              </w:rPr>
              <w:t>34</w:t>
            </w:r>
            <w:r>
              <w:rPr>
                <w:noProof/>
                <w:webHidden/>
              </w:rPr>
              <w:fldChar w:fldCharType="end"/>
            </w:r>
          </w:hyperlink>
        </w:p>
        <w:p w14:paraId="4484A349" w14:textId="32A6FF98" w:rsidR="00F13846" w:rsidRDefault="00F13846" w:rsidP="00DE09B0">
          <w:pPr>
            <w:pStyle w:val="TOC2"/>
            <w:tabs>
              <w:tab w:val="right" w:leader="dot" w:pos="9350"/>
            </w:tabs>
            <w:rPr>
              <w:rFonts w:asciiTheme="minorHAnsi" w:eastAsiaTheme="minorEastAsia" w:hAnsiTheme="minorHAnsi" w:cstheme="minorBidi"/>
              <w:noProof/>
            </w:rPr>
          </w:pPr>
          <w:hyperlink w:anchor="_Toc117087862" w:history="1">
            <w:r w:rsidRPr="00687421">
              <w:rPr>
                <w:rStyle w:val="Hyperlink"/>
                <w:noProof/>
              </w:rPr>
              <w:t>B9. Data Acquisition Requirements For Non-Direct Measurements</w:t>
            </w:r>
            <w:r>
              <w:rPr>
                <w:noProof/>
                <w:webHidden/>
              </w:rPr>
              <w:tab/>
            </w:r>
            <w:r>
              <w:rPr>
                <w:noProof/>
                <w:webHidden/>
              </w:rPr>
              <w:fldChar w:fldCharType="begin"/>
            </w:r>
            <w:r>
              <w:rPr>
                <w:noProof/>
                <w:webHidden/>
              </w:rPr>
              <w:instrText xml:space="preserve"> PAGEREF _Toc117087862 \h </w:instrText>
            </w:r>
            <w:r>
              <w:rPr>
                <w:noProof/>
                <w:webHidden/>
              </w:rPr>
            </w:r>
            <w:r>
              <w:rPr>
                <w:noProof/>
                <w:webHidden/>
              </w:rPr>
              <w:fldChar w:fldCharType="separate"/>
            </w:r>
            <w:r>
              <w:rPr>
                <w:noProof/>
                <w:webHidden/>
              </w:rPr>
              <w:t>35</w:t>
            </w:r>
            <w:r>
              <w:rPr>
                <w:noProof/>
                <w:webHidden/>
              </w:rPr>
              <w:fldChar w:fldCharType="end"/>
            </w:r>
          </w:hyperlink>
        </w:p>
        <w:p w14:paraId="2F78EDA7" w14:textId="37D238CF" w:rsidR="00F13846" w:rsidRDefault="00F13846">
          <w:pPr>
            <w:pStyle w:val="TOC2"/>
            <w:tabs>
              <w:tab w:val="right" w:leader="dot" w:pos="9350"/>
            </w:tabs>
            <w:rPr>
              <w:rFonts w:asciiTheme="minorHAnsi" w:eastAsiaTheme="minorEastAsia" w:hAnsiTheme="minorHAnsi" w:cstheme="minorBidi"/>
              <w:noProof/>
            </w:rPr>
          </w:pPr>
          <w:hyperlink w:anchor="_Toc117087864" w:history="1">
            <w:r w:rsidRPr="00687421">
              <w:rPr>
                <w:rStyle w:val="Hyperlink"/>
                <w:noProof/>
              </w:rPr>
              <w:t>B10. Data</w:t>
            </w:r>
            <w:r w:rsidRPr="00687421">
              <w:rPr>
                <w:rStyle w:val="Hyperlink"/>
                <w:noProof/>
                <w:spacing w:val="-2"/>
              </w:rPr>
              <w:t xml:space="preserve"> </w:t>
            </w:r>
            <w:r w:rsidRPr="00687421">
              <w:rPr>
                <w:rStyle w:val="Hyperlink"/>
                <w:noProof/>
              </w:rPr>
              <w:t>Management</w:t>
            </w:r>
            <w:r>
              <w:rPr>
                <w:noProof/>
                <w:webHidden/>
              </w:rPr>
              <w:tab/>
            </w:r>
            <w:r>
              <w:rPr>
                <w:noProof/>
                <w:webHidden/>
              </w:rPr>
              <w:fldChar w:fldCharType="begin"/>
            </w:r>
            <w:r>
              <w:rPr>
                <w:noProof/>
                <w:webHidden/>
              </w:rPr>
              <w:instrText xml:space="preserve"> PAGEREF _Toc117087864 \h </w:instrText>
            </w:r>
            <w:r>
              <w:rPr>
                <w:noProof/>
                <w:webHidden/>
              </w:rPr>
            </w:r>
            <w:r>
              <w:rPr>
                <w:noProof/>
                <w:webHidden/>
              </w:rPr>
              <w:fldChar w:fldCharType="separate"/>
            </w:r>
            <w:r>
              <w:rPr>
                <w:noProof/>
                <w:webHidden/>
              </w:rPr>
              <w:t>35</w:t>
            </w:r>
            <w:r>
              <w:rPr>
                <w:noProof/>
                <w:webHidden/>
              </w:rPr>
              <w:fldChar w:fldCharType="end"/>
            </w:r>
          </w:hyperlink>
        </w:p>
        <w:p w14:paraId="4D41FA1B" w14:textId="648C42E0" w:rsidR="00F13846" w:rsidRDefault="00F13846">
          <w:pPr>
            <w:pStyle w:val="TOC2"/>
            <w:tabs>
              <w:tab w:val="right" w:leader="dot" w:pos="9350"/>
            </w:tabs>
            <w:rPr>
              <w:rFonts w:asciiTheme="minorHAnsi" w:eastAsiaTheme="minorEastAsia" w:hAnsiTheme="minorHAnsi" w:cstheme="minorBidi"/>
              <w:noProof/>
            </w:rPr>
          </w:pPr>
          <w:hyperlink w:anchor="_Toc117087865" w:history="1">
            <w:r w:rsidRPr="00687421">
              <w:rPr>
                <w:rStyle w:val="Hyperlink"/>
                <w:noProof/>
              </w:rPr>
              <w:t>C1. Assessments And Response</w:t>
            </w:r>
            <w:r w:rsidRPr="00687421">
              <w:rPr>
                <w:rStyle w:val="Hyperlink"/>
                <w:noProof/>
                <w:spacing w:val="-2"/>
              </w:rPr>
              <w:t xml:space="preserve"> </w:t>
            </w:r>
            <w:r w:rsidRPr="00687421">
              <w:rPr>
                <w:rStyle w:val="Hyperlink"/>
                <w:noProof/>
              </w:rPr>
              <w:t>Actions</w:t>
            </w:r>
            <w:r>
              <w:rPr>
                <w:noProof/>
                <w:webHidden/>
              </w:rPr>
              <w:tab/>
            </w:r>
            <w:r>
              <w:rPr>
                <w:noProof/>
                <w:webHidden/>
              </w:rPr>
              <w:fldChar w:fldCharType="begin"/>
            </w:r>
            <w:r>
              <w:rPr>
                <w:noProof/>
                <w:webHidden/>
              </w:rPr>
              <w:instrText xml:space="preserve"> PAGEREF _Toc117087865 \h </w:instrText>
            </w:r>
            <w:r>
              <w:rPr>
                <w:noProof/>
                <w:webHidden/>
              </w:rPr>
            </w:r>
            <w:r>
              <w:rPr>
                <w:noProof/>
                <w:webHidden/>
              </w:rPr>
              <w:fldChar w:fldCharType="separate"/>
            </w:r>
            <w:r>
              <w:rPr>
                <w:noProof/>
                <w:webHidden/>
              </w:rPr>
              <w:t>37</w:t>
            </w:r>
            <w:r>
              <w:rPr>
                <w:noProof/>
                <w:webHidden/>
              </w:rPr>
              <w:fldChar w:fldCharType="end"/>
            </w:r>
          </w:hyperlink>
        </w:p>
        <w:p w14:paraId="7724C0DC" w14:textId="683046A5" w:rsidR="00F13846" w:rsidRDefault="00F13846">
          <w:pPr>
            <w:pStyle w:val="TOC2"/>
            <w:tabs>
              <w:tab w:val="right" w:leader="dot" w:pos="9350"/>
            </w:tabs>
            <w:rPr>
              <w:rFonts w:asciiTheme="minorHAnsi" w:eastAsiaTheme="minorEastAsia" w:hAnsiTheme="minorHAnsi" w:cstheme="minorBidi"/>
              <w:noProof/>
            </w:rPr>
          </w:pPr>
          <w:hyperlink w:anchor="_Toc117087866" w:history="1">
            <w:r w:rsidRPr="00687421">
              <w:rPr>
                <w:rStyle w:val="Hyperlink"/>
                <w:noProof/>
              </w:rPr>
              <w:t>Agency Baseline</w:t>
            </w:r>
            <w:r>
              <w:rPr>
                <w:noProof/>
                <w:webHidden/>
              </w:rPr>
              <w:tab/>
            </w:r>
            <w:r>
              <w:rPr>
                <w:noProof/>
                <w:webHidden/>
              </w:rPr>
              <w:fldChar w:fldCharType="begin"/>
            </w:r>
            <w:r>
              <w:rPr>
                <w:noProof/>
                <w:webHidden/>
              </w:rPr>
              <w:instrText xml:space="preserve"> PAGEREF _Toc117087866 \h </w:instrText>
            </w:r>
            <w:r>
              <w:rPr>
                <w:noProof/>
                <w:webHidden/>
              </w:rPr>
            </w:r>
            <w:r>
              <w:rPr>
                <w:noProof/>
                <w:webHidden/>
              </w:rPr>
              <w:fldChar w:fldCharType="separate"/>
            </w:r>
            <w:r>
              <w:rPr>
                <w:noProof/>
                <w:webHidden/>
              </w:rPr>
              <w:t>39</w:t>
            </w:r>
            <w:r>
              <w:rPr>
                <w:noProof/>
                <w:webHidden/>
              </w:rPr>
              <w:fldChar w:fldCharType="end"/>
            </w:r>
          </w:hyperlink>
        </w:p>
        <w:p w14:paraId="5807BD11" w14:textId="6F001713" w:rsidR="00F13846" w:rsidRDefault="00F13846">
          <w:pPr>
            <w:pStyle w:val="TOC2"/>
            <w:tabs>
              <w:tab w:val="right" w:leader="dot" w:pos="9350"/>
            </w:tabs>
            <w:rPr>
              <w:rFonts w:asciiTheme="minorHAnsi" w:eastAsiaTheme="minorEastAsia" w:hAnsiTheme="minorHAnsi" w:cstheme="minorBidi"/>
              <w:noProof/>
            </w:rPr>
          </w:pPr>
          <w:hyperlink w:anchor="_Toc117087867" w:history="1">
            <w:r w:rsidRPr="00687421">
              <w:rPr>
                <w:rStyle w:val="Hyperlink"/>
                <w:noProof/>
              </w:rPr>
              <w:t>D1. Data Review, Validation, and Verification Requirements</w:t>
            </w:r>
            <w:r>
              <w:rPr>
                <w:noProof/>
                <w:webHidden/>
              </w:rPr>
              <w:tab/>
            </w:r>
            <w:r>
              <w:rPr>
                <w:noProof/>
                <w:webHidden/>
              </w:rPr>
              <w:fldChar w:fldCharType="begin"/>
            </w:r>
            <w:r>
              <w:rPr>
                <w:noProof/>
                <w:webHidden/>
              </w:rPr>
              <w:instrText xml:space="preserve"> PAGEREF _Toc117087867 \h </w:instrText>
            </w:r>
            <w:r>
              <w:rPr>
                <w:noProof/>
                <w:webHidden/>
              </w:rPr>
            </w:r>
            <w:r>
              <w:rPr>
                <w:noProof/>
                <w:webHidden/>
              </w:rPr>
              <w:fldChar w:fldCharType="separate"/>
            </w:r>
            <w:r>
              <w:rPr>
                <w:noProof/>
                <w:webHidden/>
              </w:rPr>
              <w:t>39</w:t>
            </w:r>
            <w:r>
              <w:rPr>
                <w:noProof/>
                <w:webHidden/>
              </w:rPr>
              <w:fldChar w:fldCharType="end"/>
            </w:r>
          </w:hyperlink>
        </w:p>
        <w:p w14:paraId="3BED2CD6" w14:textId="7A7142B8" w:rsidR="00F13846" w:rsidRDefault="00F13846">
          <w:pPr>
            <w:pStyle w:val="TOC2"/>
            <w:tabs>
              <w:tab w:val="right" w:leader="dot" w:pos="9350"/>
            </w:tabs>
            <w:rPr>
              <w:rFonts w:asciiTheme="minorHAnsi" w:eastAsiaTheme="minorEastAsia" w:hAnsiTheme="minorHAnsi" w:cstheme="minorBidi"/>
              <w:noProof/>
            </w:rPr>
          </w:pPr>
          <w:hyperlink w:anchor="_Toc117087868" w:history="1">
            <w:r w:rsidRPr="00687421">
              <w:rPr>
                <w:rStyle w:val="Hyperlink"/>
                <w:noProof/>
              </w:rPr>
              <w:t>D2. Validation and Verification Methods</w:t>
            </w:r>
            <w:r>
              <w:rPr>
                <w:noProof/>
                <w:webHidden/>
              </w:rPr>
              <w:tab/>
            </w:r>
            <w:r>
              <w:rPr>
                <w:noProof/>
                <w:webHidden/>
              </w:rPr>
              <w:fldChar w:fldCharType="begin"/>
            </w:r>
            <w:r>
              <w:rPr>
                <w:noProof/>
                <w:webHidden/>
              </w:rPr>
              <w:instrText xml:space="preserve"> PAGEREF _Toc117087868 \h </w:instrText>
            </w:r>
            <w:r>
              <w:rPr>
                <w:noProof/>
                <w:webHidden/>
              </w:rPr>
            </w:r>
            <w:r>
              <w:rPr>
                <w:noProof/>
                <w:webHidden/>
              </w:rPr>
              <w:fldChar w:fldCharType="separate"/>
            </w:r>
            <w:r>
              <w:rPr>
                <w:noProof/>
                <w:webHidden/>
              </w:rPr>
              <w:t>39</w:t>
            </w:r>
            <w:r>
              <w:rPr>
                <w:noProof/>
                <w:webHidden/>
              </w:rPr>
              <w:fldChar w:fldCharType="end"/>
            </w:r>
          </w:hyperlink>
        </w:p>
        <w:p w14:paraId="14DDEAA8" w14:textId="4F131655" w:rsidR="00F13846" w:rsidRDefault="00F13846">
          <w:pPr>
            <w:pStyle w:val="TOC2"/>
            <w:tabs>
              <w:tab w:val="right" w:leader="dot" w:pos="9350"/>
            </w:tabs>
            <w:rPr>
              <w:rFonts w:asciiTheme="minorHAnsi" w:eastAsiaTheme="minorEastAsia" w:hAnsiTheme="minorHAnsi" w:cstheme="minorBidi"/>
              <w:noProof/>
            </w:rPr>
          </w:pPr>
          <w:hyperlink w:anchor="_Toc117087869" w:history="1">
            <w:r w:rsidRPr="00687421">
              <w:rPr>
                <w:rStyle w:val="Hyperlink"/>
                <w:noProof/>
              </w:rPr>
              <w:t>D3. Reconciliation With Data Quality</w:t>
            </w:r>
            <w:r w:rsidRPr="00687421">
              <w:rPr>
                <w:rStyle w:val="Hyperlink"/>
                <w:noProof/>
                <w:spacing w:val="-4"/>
              </w:rPr>
              <w:t xml:space="preserve"> </w:t>
            </w:r>
            <w:r w:rsidRPr="00687421">
              <w:rPr>
                <w:rStyle w:val="Hyperlink"/>
                <w:noProof/>
              </w:rPr>
              <w:t>Objectives</w:t>
            </w:r>
            <w:r>
              <w:rPr>
                <w:noProof/>
                <w:webHidden/>
              </w:rPr>
              <w:tab/>
            </w:r>
            <w:r>
              <w:rPr>
                <w:noProof/>
                <w:webHidden/>
              </w:rPr>
              <w:fldChar w:fldCharType="begin"/>
            </w:r>
            <w:r>
              <w:rPr>
                <w:noProof/>
                <w:webHidden/>
              </w:rPr>
              <w:instrText xml:space="preserve"> PAGEREF _Toc117087869 \h </w:instrText>
            </w:r>
            <w:r>
              <w:rPr>
                <w:noProof/>
                <w:webHidden/>
              </w:rPr>
            </w:r>
            <w:r>
              <w:rPr>
                <w:noProof/>
                <w:webHidden/>
              </w:rPr>
              <w:fldChar w:fldCharType="separate"/>
            </w:r>
            <w:r>
              <w:rPr>
                <w:noProof/>
                <w:webHidden/>
              </w:rPr>
              <w:t>40</w:t>
            </w:r>
            <w:r>
              <w:rPr>
                <w:noProof/>
                <w:webHidden/>
              </w:rPr>
              <w:fldChar w:fldCharType="end"/>
            </w:r>
          </w:hyperlink>
        </w:p>
        <w:p w14:paraId="3DB2AE96" w14:textId="50539599" w:rsidR="00F13846" w:rsidRDefault="00F13846">
          <w:pPr>
            <w:pStyle w:val="TOC2"/>
            <w:tabs>
              <w:tab w:val="right" w:leader="dot" w:pos="9350"/>
            </w:tabs>
            <w:rPr>
              <w:rFonts w:asciiTheme="minorHAnsi" w:eastAsiaTheme="minorEastAsia" w:hAnsiTheme="minorHAnsi" w:cstheme="minorBidi"/>
              <w:noProof/>
            </w:rPr>
          </w:pPr>
          <w:hyperlink w:anchor="_Toc117087877" w:history="1">
            <w:r w:rsidRPr="00687421">
              <w:rPr>
                <w:rStyle w:val="Hyperlink"/>
                <w:noProof/>
              </w:rPr>
              <w:t>References</w:t>
            </w:r>
            <w:r>
              <w:rPr>
                <w:noProof/>
                <w:webHidden/>
              </w:rPr>
              <w:tab/>
            </w:r>
            <w:r>
              <w:rPr>
                <w:noProof/>
                <w:webHidden/>
              </w:rPr>
              <w:fldChar w:fldCharType="begin"/>
            </w:r>
            <w:r>
              <w:rPr>
                <w:noProof/>
                <w:webHidden/>
              </w:rPr>
              <w:instrText xml:space="preserve"> PAGEREF _Toc117087877 \h </w:instrText>
            </w:r>
            <w:r>
              <w:rPr>
                <w:noProof/>
                <w:webHidden/>
              </w:rPr>
            </w:r>
            <w:r>
              <w:rPr>
                <w:noProof/>
                <w:webHidden/>
              </w:rPr>
              <w:fldChar w:fldCharType="separate"/>
            </w:r>
            <w:r>
              <w:rPr>
                <w:noProof/>
                <w:webHidden/>
              </w:rPr>
              <w:t>51</w:t>
            </w:r>
            <w:r>
              <w:rPr>
                <w:noProof/>
                <w:webHidden/>
              </w:rPr>
              <w:fldChar w:fldCharType="end"/>
            </w:r>
          </w:hyperlink>
        </w:p>
        <w:p w14:paraId="175265DF" w14:textId="1D1984B9" w:rsidR="00461CAC" w:rsidRDefault="00461CAC">
          <w:r>
            <w:rPr>
              <w:b/>
              <w:bCs/>
              <w:noProof/>
            </w:rPr>
            <w:fldChar w:fldCharType="end"/>
          </w:r>
        </w:p>
      </w:sdtContent>
    </w:sdt>
    <w:p w14:paraId="1589CB64" w14:textId="77777777" w:rsidR="00461CAC" w:rsidRDefault="00461CAC" w:rsidP="00A6199B"/>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6B2794">
      <w:pPr>
        <w:pStyle w:val="TableofFigures"/>
        <w:tabs>
          <w:tab w:val="right" w:leader="dot" w:pos="9350"/>
        </w:tabs>
        <w:rPr>
          <w:rFonts w:asciiTheme="minorHAnsi" w:eastAsiaTheme="minorEastAsia" w:hAnsiTheme="minorHAnsi" w:cstheme="minorBidi"/>
          <w:noProof/>
        </w:rPr>
      </w:pPr>
      <w:hyperlink w:anchor="_Toc117088109" w:history="1">
        <w:r w:rsidRPr="00377D51">
          <w:rPr>
            <w:rStyle w:val="Hyperlink"/>
            <w:b/>
            <w:noProof/>
          </w:rPr>
          <w:t>Table 2. Data Quality Objectives for Electronic Instruments</w:t>
        </w:r>
        <w:r>
          <w:rPr>
            <w:noProof/>
            <w:webHidden/>
          </w:rPr>
          <w:tab/>
        </w:r>
        <w:r>
          <w:rPr>
            <w:noProof/>
            <w:webHidden/>
          </w:rPr>
          <w:fldChar w:fldCharType="begin"/>
        </w:r>
        <w:r>
          <w:rPr>
            <w:noProof/>
            <w:webHidden/>
          </w:rPr>
          <w:instrText xml:space="preserve"> PAGEREF _Toc117088109 \h </w:instrText>
        </w:r>
        <w:r>
          <w:rPr>
            <w:noProof/>
            <w:webHidden/>
          </w:rPr>
        </w:r>
        <w:r>
          <w:rPr>
            <w:noProof/>
            <w:webHidden/>
          </w:rPr>
          <w:fldChar w:fldCharType="separate"/>
        </w:r>
        <w:r>
          <w:rPr>
            <w:noProof/>
            <w:webHidden/>
          </w:rPr>
          <w:t>12</w:t>
        </w:r>
        <w:r>
          <w:rPr>
            <w:noProof/>
            <w:webHidden/>
          </w:rPr>
          <w:fldChar w:fldCharType="end"/>
        </w:r>
      </w:hyperlink>
    </w:p>
    <w:p w14:paraId="6207DDE5" w14:textId="09871D8B" w:rsidR="006B2794" w:rsidRDefault="006B2794">
      <w:pPr>
        <w:pStyle w:val="TableofFigures"/>
        <w:tabs>
          <w:tab w:val="right" w:leader="dot" w:pos="9350"/>
        </w:tabs>
        <w:rPr>
          <w:rFonts w:asciiTheme="minorHAnsi" w:eastAsiaTheme="minorEastAsia" w:hAnsiTheme="minorHAnsi" w:cstheme="minorBidi"/>
          <w:noProof/>
        </w:rPr>
      </w:pPr>
      <w:hyperlink w:anchor="_Toc117088110" w:history="1">
        <w:r w:rsidRPr="00377D51">
          <w:rPr>
            <w:rStyle w:val="Hyperlink"/>
            <w:b/>
            <w:noProof/>
          </w:rPr>
          <w:t>Table 3. Data Quality Objectives for Hydrocarbons Collected for Agency Baseline (Supplied by SGS) (pg 1 of 2)</w:t>
        </w:r>
        <w:r>
          <w:rPr>
            <w:noProof/>
            <w:webHidden/>
          </w:rPr>
          <w:tab/>
        </w:r>
        <w:r>
          <w:rPr>
            <w:noProof/>
            <w:webHidden/>
          </w:rPr>
          <w:fldChar w:fldCharType="begin"/>
        </w:r>
        <w:r>
          <w:rPr>
            <w:noProof/>
            <w:webHidden/>
          </w:rPr>
          <w:instrText xml:space="preserve"> PAGEREF _Toc117088110 \h </w:instrText>
        </w:r>
        <w:r>
          <w:rPr>
            <w:noProof/>
            <w:webHidden/>
          </w:rPr>
        </w:r>
        <w:r>
          <w:rPr>
            <w:noProof/>
            <w:webHidden/>
          </w:rPr>
          <w:fldChar w:fldCharType="separate"/>
        </w:r>
        <w:r>
          <w:rPr>
            <w:noProof/>
            <w:webHidden/>
          </w:rPr>
          <w:t>13</w:t>
        </w:r>
        <w:r>
          <w:rPr>
            <w:noProof/>
            <w:webHidden/>
          </w:rPr>
          <w:fldChar w:fldCharType="end"/>
        </w:r>
      </w:hyperlink>
    </w:p>
    <w:p w14:paraId="62D8863C" w14:textId="5469BA33" w:rsidR="006B2794" w:rsidRDefault="006B2794">
      <w:pPr>
        <w:pStyle w:val="TableofFigures"/>
        <w:tabs>
          <w:tab w:val="right" w:leader="dot" w:pos="9350"/>
        </w:tabs>
        <w:rPr>
          <w:rFonts w:asciiTheme="minorHAnsi" w:eastAsiaTheme="minorEastAsia" w:hAnsiTheme="minorHAnsi" w:cstheme="minorBidi"/>
          <w:noProof/>
        </w:rPr>
      </w:pPr>
      <w:hyperlink w:anchor="_Toc117088111" w:history="1">
        <w:r w:rsidRPr="00377D51">
          <w:rPr>
            <w:rStyle w:val="Hyperlink"/>
            <w:b/>
            <w:noProof/>
          </w:rPr>
          <w:t>Table 4. Data Quality Objectives for Metals Collected for Agency Baseline (Supplied by SGS)</w:t>
        </w:r>
        <w:r>
          <w:rPr>
            <w:noProof/>
            <w:webHidden/>
          </w:rPr>
          <w:tab/>
        </w:r>
        <w:r>
          <w:rPr>
            <w:noProof/>
            <w:webHidden/>
          </w:rPr>
          <w:fldChar w:fldCharType="begin"/>
        </w:r>
        <w:r>
          <w:rPr>
            <w:noProof/>
            <w:webHidden/>
          </w:rPr>
          <w:instrText xml:space="preserve"> PAGEREF _Toc117088111 \h </w:instrText>
        </w:r>
        <w:r>
          <w:rPr>
            <w:noProof/>
            <w:webHidden/>
          </w:rPr>
        </w:r>
        <w:r>
          <w:rPr>
            <w:noProof/>
            <w:webHidden/>
          </w:rPr>
          <w:fldChar w:fldCharType="separate"/>
        </w:r>
        <w:r>
          <w:rPr>
            <w:noProof/>
            <w:webHidden/>
          </w:rPr>
          <w:t>15</w:t>
        </w:r>
        <w:r>
          <w:rPr>
            <w:noProof/>
            <w:webHidden/>
          </w:rPr>
          <w:fldChar w:fldCharType="end"/>
        </w:r>
      </w:hyperlink>
    </w:p>
    <w:p w14:paraId="27A2A927" w14:textId="7BEC9337" w:rsidR="006B2794" w:rsidRDefault="006B2794">
      <w:pPr>
        <w:pStyle w:val="TableofFigures"/>
        <w:tabs>
          <w:tab w:val="right" w:leader="dot" w:pos="9350"/>
        </w:tabs>
        <w:rPr>
          <w:rFonts w:asciiTheme="minorHAnsi" w:eastAsiaTheme="minorEastAsia" w:hAnsiTheme="minorHAnsi" w:cstheme="minorBidi"/>
          <w:noProof/>
        </w:rPr>
      </w:pPr>
      <w:hyperlink w:anchor="_Toc117088112" w:history="1">
        <w:r w:rsidRPr="00377D51">
          <w:rPr>
            <w:rStyle w:val="Hyperlink"/>
            <w:b/>
            <w:noProof/>
          </w:rPr>
          <w:t>Table 5. Data Quality Objectives for Nutrients, Fecal Coliform, and Total Suspended Solids (Supplied by Analytica Group F.C., and SGS)</w:t>
        </w:r>
        <w:r>
          <w:rPr>
            <w:noProof/>
            <w:webHidden/>
          </w:rPr>
          <w:tab/>
        </w:r>
        <w:r>
          <w:rPr>
            <w:noProof/>
            <w:webHidden/>
          </w:rPr>
          <w:fldChar w:fldCharType="begin"/>
        </w:r>
        <w:r>
          <w:rPr>
            <w:noProof/>
            <w:webHidden/>
          </w:rPr>
          <w:instrText xml:space="preserve"> PAGEREF _Toc117088112 \h </w:instrText>
        </w:r>
        <w:r>
          <w:rPr>
            <w:noProof/>
            <w:webHidden/>
          </w:rPr>
        </w:r>
        <w:r>
          <w:rPr>
            <w:noProof/>
            <w:webHidden/>
          </w:rPr>
          <w:fldChar w:fldCharType="separate"/>
        </w:r>
        <w:r>
          <w:rPr>
            <w:noProof/>
            <w:webHidden/>
          </w:rPr>
          <w:t>16</w:t>
        </w:r>
        <w:r>
          <w:rPr>
            <w:noProof/>
            <w:webHidden/>
          </w:rPr>
          <w:fldChar w:fldCharType="end"/>
        </w:r>
      </w:hyperlink>
    </w:p>
    <w:p w14:paraId="053BCB46" w14:textId="0F49BF3A" w:rsidR="009A297F" w:rsidRPr="00045E03" w:rsidRDefault="009A297F" w:rsidP="00A6199B">
      <w:pPr>
        <w:rPr>
          <w:sz w:val="24"/>
          <w:szCs w:val="24"/>
        </w:rPr>
      </w:pPr>
      <w:r w:rsidRPr="003A34EF">
        <w:rPr>
          <w:sz w:val="24"/>
          <w:szCs w:val="24"/>
        </w:rPr>
        <w:lastRenderedPageBreak/>
        <w:fldChar w:fldCharType="end"/>
      </w:r>
    </w:p>
    <w:p w14:paraId="61F1E377" w14:textId="77777777" w:rsidR="00F11515" w:rsidRDefault="00F11515" w:rsidP="00A6199B"/>
    <w:p w14:paraId="17B03E6D" w14:textId="77777777" w:rsidR="00F11515" w:rsidRDefault="00F11515" w:rsidP="00A6199B">
      <w:r>
        <w:t>Figures</w:t>
      </w:r>
    </w:p>
    <w:p w14:paraId="5F57882E" w14:textId="77777777" w:rsidR="00F11515" w:rsidRDefault="00F11515" w:rsidP="00A6199B"/>
    <w:p w14:paraId="3C102979" w14:textId="77777777" w:rsidR="00F11515" w:rsidRDefault="00F11515" w:rsidP="00A6199B"/>
    <w:p w14:paraId="5313DBDA" w14:textId="77777777" w:rsidR="00F11515" w:rsidRDefault="00F11515" w:rsidP="00A6199B"/>
    <w:p w14:paraId="3BE60C51" w14:textId="77777777" w:rsidR="00F11515" w:rsidRDefault="00461CAC" w:rsidP="00A6199B">
      <w:r>
        <w:t>Appendices</w:t>
      </w:r>
    </w:p>
    <w:p w14:paraId="03735C44" w14:textId="77777777" w:rsidR="00461CAC" w:rsidRDefault="00461CAC" w:rsidP="00A6199B"/>
    <w:p w14:paraId="7BA75233" w14:textId="77777777" w:rsidR="00423898" w:rsidRDefault="00423898" w:rsidP="00423898">
      <w:pPr>
        <w:pStyle w:val="TOC2"/>
        <w:tabs>
          <w:tab w:val="right" w:leader="dot" w:pos="9350"/>
        </w:tabs>
        <w:rPr>
          <w:rFonts w:asciiTheme="minorHAnsi" w:eastAsiaTheme="minorEastAsia" w:hAnsiTheme="minorHAnsi" w:cstheme="minorBidi"/>
          <w:noProof/>
        </w:rPr>
      </w:pPr>
      <w:r>
        <w:fldChar w:fldCharType="begin"/>
      </w:r>
      <w:r>
        <w:instrText xml:space="preserve"> TOC \o "2-3" \h \z \t "Heading 1,1,Appendix Subheadings,1" </w:instrText>
      </w:r>
      <w:r>
        <w:fldChar w:fldCharType="separate"/>
      </w:r>
    </w:p>
    <w:p w14:paraId="5D0962E4" w14:textId="77777777" w:rsidR="00423898" w:rsidRDefault="008C597A">
      <w:pPr>
        <w:pStyle w:val="TOC1"/>
        <w:tabs>
          <w:tab w:val="right" w:leader="dot" w:pos="9350"/>
        </w:tabs>
        <w:rPr>
          <w:rFonts w:asciiTheme="minorHAnsi" w:eastAsiaTheme="minorEastAsia" w:hAnsiTheme="minorHAnsi" w:cstheme="minorBidi"/>
          <w:noProof/>
        </w:rPr>
      </w:pPr>
      <w:hyperlink w:anchor="_Toc112073505" w:history="1">
        <w:r w:rsidR="00423898" w:rsidRPr="00561489">
          <w:rPr>
            <w:rStyle w:val="Hyperlink"/>
            <w:noProof/>
          </w:rPr>
          <w:t>Appendix 1</w:t>
        </w:r>
        <w:r w:rsidR="00423898">
          <w:rPr>
            <w:noProof/>
            <w:webHidden/>
          </w:rPr>
          <w:tab/>
        </w:r>
        <w:r w:rsidR="00423898">
          <w:rPr>
            <w:noProof/>
            <w:webHidden/>
          </w:rPr>
          <w:fldChar w:fldCharType="begin"/>
        </w:r>
        <w:r w:rsidR="00423898">
          <w:rPr>
            <w:noProof/>
            <w:webHidden/>
          </w:rPr>
          <w:instrText xml:space="preserve"> PAGEREF _Toc112073505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4C23A21D" w14:textId="77777777" w:rsidR="00423898" w:rsidRDefault="008C597A">
      <w:pPr>
        <w:pStyle w:val="TOC1"/>
        <w:tabs>
          <w:tab w:val="right" w:leader="dot" w:pos="9350"/>
        </w:tabs>
        <w:rPr>
          <w:rFonts w:asciiTheme="minorHAnsi" w:eastAsiaTheme="minorEastAsia" w:hAnsiTheme="minorHAnsi" w:cstheme="minorBidi"/>
          <w:noProof/>
        </w:rPr>
      </w:pPr>
      <w:hyperlink w:anchor="_Toc112073506" w:history="1">
        <w:r w:rsidR="00423898" w:rsidRPr="00561489">
          <w:rPr>
            <w:rStyle w:val="Hyperlink"/>
            <w:noProof/>
          </w:rPr>
          <w:t>Appendix 2</w:t>
        </w:r>
        <w:r w:rsidR="00423898">
          <w:rPr>
            <w:noProof/>
            <w:webHidden/>
          </w:rPr>
          <w:tab/>
        </w:r>
        <w:r w:rsidR="00423898">
          <w:rPr>
            <w:noProof/>
            <w:webHidden/>
          </w:rPr>
          <w:fldChar w:fldCharType="begin"/>
        </w:r>
        <w:r w:rsidR="00423898">
          <w:rPr>
            <w:noProof/>
            <w:webHidden/>
          </w:rPr>
          <w:instrText xml:space="preserve"> PAGEREF _Toc112073506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0E0F11D9" w14:textId="77777777" w:rsidR="00461CAC" w:rsidRDefault="00423898" w:rsidP="00A6199B">
      <w:r>
        <w:fldChar w:fldCharType="end"/>
      </w:r>
    </w:p>
    <w:p w14:paraId="732C671A" w14:textId="77777777" w:rsidR="00F11515" w:rsidRDefault="00F11515" w:rsidP="00A6199B"/>
    <w:p w14:paraId="097C5645" w14:textId="77777777" w:rsidR="00F11515" w:rsidRDefault="00F11515" w:rsidP="00A6199B"/>
    <w:p w14:paraId="11ED118C" w14:textId="77777777" w:rsidR="00F11515" w:rsidRDefault="00F11515" w:rsidP="00A6199B"/>
    <w:p w14:paraId="4EC6DBA2" w14:textId="77777777" w:rsidR="00771F2F" w:rsidRDefault="00F11515" w:rsidP="00771F2F">
      <w:pPr>
        <w:pStyle w:val="Heading2"/>
      </w:pPr>
      <w:bookmarkStart w:id="9" w:name="_Toc112073500"/>
      <w:bookmarkStart w:id="10" w:name="_Toc117087842"/>
      <w:r>
        <w:t>A2. Acknowledgements</w:t>
      </w:r>
      <w:bookmarkEnd w:id="9"/>
      <w:bookmarkEnd w:id="10"/>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77777777" w:rsidR="00F11515" w:rsidRDefault="00F11515"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1" w:name="_Toc112073501"/>
      <w:bookmarkStart w:id="12" w:name="_Toc117087843"/>
      <w:commentRangeStart w:id="13"/>
      <w:r w:rsidRPr="002712EA">
        <w:rPr>
          <w:i w:val="0"/>
        </w:rPr>
        <w:lastRenderedPageBreak/>
        <w:t>A3. Distribution List</w:t>
      </w:r>
      <w:bookmarkEnd w:id="11"/>
      <w:commentRangeEnd w:id="13"/>
      <w:r w:rsidR="00060E62" w:rsidRPr="002712EA">
        <w:rPr>
          <w:rStyle w:val="CommentReference"/>
          <w:b w:val="0"/>
          <w:bCs w:val="0"/>
          <w:i w:val="0"/>
        </w:rPr>
        <w:commentReference w:id="13"/>
      </w:r>
      <w:bookmarkEnd w:id="12"/>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4" w:name="_bookmark1"/>
            <w:bookmarkStart w:id="15" w:name="_Toc117088108"/>
            <w:bookmarkEnd w:id="14"/>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5"/>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060E62">
            <w:pPr>
              <w:pStyle w:val="TableParagraph"/>
              <w:spacing w:before="10"/>
              <w:jc w:val="center"/>
              <w:rPr>
                <w:sz w:val="16"/>
              </w:rPr>
            </w:pPr>
          </w:p>
          <w:p w14:paraId="0259B522" w14:textId="77777777" w:rsidR="00F11515" w:rsidRDefault="00060E62" w:rsidP="00060E62">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6" w:author="Benjamin Meyer" w:date="2022-07-18T07:03:00Z">
              <w:r>
                <w:rPr>
                  <w:sz w:val="18"/>
                </w:rPr>
                <w:fldChar w:fldCharType="end"/>
              </w:r>
            </w:ins>
          </w:p>
        </w:tc>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060E62">
            <w:pPr>
              <w:pStyle w:val="TableParagraph"/>
              <w:spacing w:before="2"/>
              <w:jc w:val="center"/>
              <w:rPr>
                <w:sz w:val="24"/>
              </w:rPr>
            </w:pPr>
          </w:p>
          <w:p w14:paraId="574D0D56" w14:textId="77777777" w:rsidR="00F11515" w:rsidRDefault="00F11515" w:rsidP="00060E62">
            <w:pPr>
              <w:pStyle w:val="TableParagraph"/>
              <w:ind w:left="97"/>
              <w:jc w:val="center"/>
              <w:rPr>
                <w:sz w:val="18"/>
              </w:rPr>
            </w:pPr>
            <w:r>
              <w:rPr>
                <w:sz w:val="18"/>
              </w:rPr>
              <w:t xml:space="preserve">Sarah </w:t>
            </w:r>
            <w:proofErr w:type="spellStart"/>
            <w:r>
              <w:rPr>
                <w:sz w:val="18"/>
              </w:rPr>
              <w:t>Apsens</w:t>
            </w:r>
            <w:proofErr w:type="spellEnd"/>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8C597A" w:rsidP="00CC0B2D">
            <w:pPr>
              <w:pStyle w:val="TableParagraph"/>
              <w:spacing w:before="120"/>
              <w:ind w:left="121"/>
              <w:jc w:val="center"/>
              <w:rPr>
                <w:sz w:val="18"/>
              </w:rPr>
            </w:pPr>
            <w:hyperlink r:id="rId19"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060E62">
            <w:pPr>
              <w:pStyle w:val="TableParagraph"/>
              <w:spacing w:before="10"/>
              <w:jc w:val="center"/>
              <w:rPr>
                <w:sz w:val="29"/>
              </w:rPr>
            </w:pPr>
          </w:p>
          <w:p w14:paraId="76776D14" w14:textId="77777777" w:rsidR="00F11515" w:rsidRDefault="00F11515" w:rsidP="00060E62">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8C597A" w:rsidP="00CC0B2D">
            <w:pPr>
              <w:pStyle w:val="TableParagraph"/>
              <w:spacing w:before="121"/>
              <w:ind w:left="121"/>
              <w:jc w:val="center"/>
              <w:rPr>
                <w:sz w:val="20"/>
              </w:rPr>
            </w:pPr>
            <w:hyperlink r:id="rId20">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060E62">
            <w:pPr>
              <w:pStyle w:val="TableParagraph"/>
              <w:spacing w:before="127"/>
              <w:ind w:left="97" w:right="546"/>
              <w:jc w:val="center"/>
              <w:rPr>
                <w:sz w:val="18"/>
              </w:rPr>
            </w:pPr>
            <w:proofErr w:type="spellStart"/>
            <w:r>
              <w:rPr>
                <w:sz w:val="18"/>
              </w:rPr>
              <w:t>Chandra</w:t>
            </w:r>
            <w:r w:rsidR="00F11515">
              <w:rPr>
                <w:sz w:val="18"/>
              </w:rPr>
              <w:t>McGee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8C597A" w:rsidP="00CC0B2D">
            <w:pPr>
              <w:pStyle w:val="TableParagraph"/>
              <w:spacing w:before="1"/>
              <w:ind w:left="121"/>
              <w:jc w:val="center"/>
              <w:rPr>
                <w:sz w:val="20"/>
              </w:rPr>
            </w:pPr>
            <w:hyperlink r:id="rId21">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060E62">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 xml:space="preserve">Interim </w:t>
            </w:r>
            <w:proofErr w:type="spellStart"/>
            <w:r>
              <w:rPr>
                <w:sz w:val="18"/>
              </w:rPr>
              <w:t>Executive</w:t>
            </w:r>
            <w:r w:rsidR="00F11515">
              <w:rPr>
                <w:sz w:val="18"/>
              </w:rPr>
              <w:t>Director</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8C597A" w:rsidP="00CC0B2D">
            <w:pPr>
              <w:pStyle w:val="TableParagraph"/>
              <w:spacing w:before="121"/>
              <w:ind w:left="121"/>
              <w:jc w:val="center"/>
              <w:rPr>
                <w:sz w:val="18"/>
              </w:rPr>
            </w:pPr>
            <w:hyperlink r:id="rId22"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060E62">
            <w:pPr>
              <w:pStyle w:val="TableParagraph"/>
              <w:spacing w:before="3"/>
              <w:jc w:val="center"/>
              <w:rPr>
                <w:sz w:val="24"/>
              </w:rPr>
            </w:pPr>
          </w:p>
          <w:p w14:paraId="4D9035C5" w14:textId="77777777" w:rsidR="00F11515" w:rsidRDefault="00F11515" w:rsidP="00060E62">
            <w:pPr>
              <w:pStyle w:val="TableParagraph"/>
              <w:ind w:left="97"/>
              <w:jc w:val="center"/>
              <w:rPr>
                <w:sz w:val="18"/>
              </w:rPr>
            </w:pPr>
            <w:r>
              <w:rPr>
                <w:sz w:val="18"/>
              </w:rPr>
              <w:t xml:space="preserve">Sue </w:t>
            </w:r>
            <w:proofErr w:type="spellStart"/>
            <w:r>
              <w:rPr>
                <w:sz w:val="18"/>
              </w:rPr>
              <w:t>Mauger</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77777777" w:rsidR="00F11515" w:rsidRDefault="00F11515" w:rsidP="00CC0B2D">
            <w:pPr>
              <w:pStyle w:val="TableParagraph"/>
              <w:spacing w:before="176"/>
              <w:ind w:left="122" w:right="366"/>
              <w:rPr>
                <w:sz w:val="18"/>
              </w:rPr>
            </w:pPr>
            <w:r>
              <w:rPr>
                <w:sz w:val="18"/>
              </w:rPr>
              <w:t>Cook Inlet Keeper</w:t>
            </w:r>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8C597A" w:rsidP="00CC0B2D">
            <w:pPr>
              <w:pStyle w:val="TableParagraph"/>
              <w:spacing w:before="119"/>
              <w:ind w:left="121"/>
              <w:jc w:val="center"/>
              <w:rPr>
                <w:sz w:val="18"/>
              </w:rPr>
            </w:pPr>
            <w:hyperlink r:id="rId23">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060E62">
            <w:pPr>
              <w:pStyle w:val="TableParagraph"/>
              <w:spacing w:before="11"/>
              <w:rPr>
                <w:sz w:val="25"/>
              </w:rPr>
            </w:pPr>
          </w:p>
          <w:p w14:paraId="30D5BEC9" w14:textId="77777777" w:rsidR="00F11515" w:rsidRDefault="00471EAA" w:rsidP="00060E62">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8C597A" w:rsidP="00CC0B2D">
            <w:pPr>
              <w:pStyle w:val="TableParagraph"/>
              <w:ind w:left="121"/>
              <w:jc w:val="center"/>
              <w:rPr>
                <w:sz w:val="18"/>
              </w:rPr>
            </w:pPr>
            <w:hyperlink r:id="rId24"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060E62">
            <w:pPr>
              <w:pStyle w:val="TableParagraph"/>
              <w:jc w:val="center"/>
              <w:rPr>
                <w:sz w:val="20"/>
              </w:rPr>
            </w:pPr>
          </w:p>
          <w:p w14:paraId="3E1E1BDC" w14:textId="77777777" w:rsidR="00F11515" w:rsidRDefault="00F11515" w:rsidP="00060E62">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proofErr w:type="spellStart"/>
            <w:r>
              <w:rPr>
                <w:sz w:val="18"/>
              </w:rPr>
              <w:t>Kenaitze</w:t>
            </w:r>
            <w:proofErr w:type="spellEnd"/>
            <w:r>
              <w:rPr>
                <w:sz w:val="18"/>
              </w:rPr>
              <w:t xml:space="preserv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060E62">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proofErr w:type="spellStart"/>
            <w:r>
              <w:rPr>
                <w:sz w:val="18"/>
              </w:rPr>
              <w:t>Salamatof</w:t>
            </w:r>
            <w:proofErr w:type="spellEnd"/>
            <w:r>
              <w:rPr>
                <w:sz w:val="18"/>
              </w:rPr>
              <w:t xml:space="preserve">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8C597A" w:rsidP="00CC0B2D">
            <w:pPr>
              <w:pStyle w:val="TableParagraph"/>
              <w:spacing w:before="5"/>
              <w:jc w:val="center"/>
              <w:rPr>
                <w:sz w:val="18"/>
                <w:szCs w:val="18"/>
              </w:rPr>
            </w:pPr>
            <w:hyperlink r:id="rId25" w:history="1">
              <w:r w:rsidR="00F11515" w:rsidRPr="009F72AC">
                <w:rPr>
                  <w:rStyle w:val="Hyperlink"/>
                  <w:sz w:val="18"/>
                  <w:szCs w:val="18"/>
                </w:rPr>
                <w:t>ywebber@salamatof.com</w:t>
              </w:r>
            </w:hyperlink>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t>Copies of this Quality Assurance Project Plan will be made available</w:t>
      </w:r>
      <w:r w:rsidR="00116BE7">
        <w:t xml:space="preserve"> onli</w:t>
      </w:r>
      <w:r w:rsidR="00060E62">
        <w:t>ne</w:t>
      </w:r>
      <w:r>
        <w:t xml:space="preserve"> at </w:t>
      </w:r>
      <w:hyperlink r:id="rId26"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17" w:name="_Toc112073502"/>
      <w:bookmarkStart w:id="18" w:name="_Toc117087844"/>
      <w:r>
        <w:t>A4. Project / Task Organization</w:t>
      </w:r>
      <w:bookmarkEnd w:id="17"/>
      <w:bookmarkEnd w:id="18"/>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F13846" w:rsidRDefault="00F13846"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F13846" w:rsidRDefault="00F13846" w:rsidP="009A297F">
                              <w:pPr>
                                <w:spacing w:before="68"/>
                                <w:ind w:left="376" w:right="376"/>
                                <w:jc w:val="center"/>
                                <w:rPr>
                                  <w:b/>
                                  <w:sz w:val="24"/>
                                </w:rPr>
                              </w:pPr>
                              <w:r>
                                <w:rPr>
                                  <w:b/>
                                  <w:sz w:val="24"/>
                                </w:rPr>
                                <w:t>ADEC QA Officer</w:t>
                              </w:r>
                            </w:p>
                            <w:p w14:paraId="33D170EE" w14:textId="77777777" w:rsidR="00F13846" w:rsidRDefault="00F13846"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F13846" w:rsidRDefault="00F13846" w:rsidP="009A297F">
                              <w:pPr>
                                <w:spacing w:before="73"/>
                                <w:ind w:left="141"/>
                                <w:rPr>
                                  <w:b/>
                                  <w:sz w:val="24"/>
                                </w:rPr>
                              </w:pPr>
                              <w:r>
                                <w:rPr>
                                  <w:b/>
                                  <w:sz w:val="24"/>
                                </w:rPr>
                                <w:t>ADEC Project Manager</w:t>
                              </w:r>
                            </w:p>
                            <w:p w14:paraId="7AE60ED5" w14:textId="77777777" w:rsidR="00F13846" w:rsidRDefault="00F13846"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F13846" w:rsidRDefault="00F13846"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F13846" w:rsidRDefault="00F13846" w:rsidP="009A297F">
                        <w:pPr>
                          <w:spacing w:before="68"/>
                          <w:ind w:left="376" w:right="376"/>
                          <w:jc w:val="center"/>
                          <w:rPr>
                            <w:b/>
                            <w:sz w:val="24"/>
                          </w:rPr>
                        </w:pPr>
                        <w:r>
                          <w:rPr>
                            <w:b/>
                            <w:sz w:val="24"/>
                          </w:rPr>
                          <w:t>ADEC QA Officer</w:t>
                        </w:r>
                      </w:p>
                      <w:p w14:paraId="33D170EE" w14:textId="77777777" w:rsidR="00F13846" w:rsidRDefault="00F13846"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F13846" w:rsidRDefault="00F13846" w:rsidP="009A297F">
                        <w:pPr>
                          <w:spacing w:before="73"/>
                          <w:ind w:left="141"/>
                          <w:rPr>
                            <w:b/>
                            <w:sz w:val="24"/>
                          </w:rPr>
                        </w:pPr>
                        <w:r>
                          <w:rPr>
                            <w:b/>
                            <w:sz w:val="24"/>
                          </w:rPr>
                          <w:t>ADEC Project Manager</w:t>
                        </w:r>
                      </w:p>
                      <w:p w14:paraId="7AE60ED5" w14:textId="77777777" w:rsidR="00F13846" w:rsidRDefault="00F13846"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F13846" w:rsidRDefault="00F13846" w:rsidP="009A297F">
                            <w:pPr>
                              <w:spacing w:before="71" w:line="275" w:lineRule="exact"/>
                              <w:ind w:left="506" w:right="504"/>
                              <w:jc w:val="center"/>
                              <w:rPr>
                                <w:b/>
                                <w:sz w:val="24"/>
                              </w:rPr>
                            </w:pPr>
                            <w:r>
                              <w:rPr>
                                <w:b/>
                                <w:sz w:val="24"/>
                              </w:rPr>
                              <w:t>KWF Sampling Teams</w:t>
                            </w:r>
                          </w:p>
                          <w:p w14:paraId="26C8E144" w14:textId="77777777" w:rsidR="00F13846" w:rsidRDefault="00F13846"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F13846" w:rsidRDefault="00F13846" w:rsidP="009A297F">
                      <w:pPr>
                        <w:spacing w:before="71" w:line="275" w:lineRule="exact"/>
                        <w:ind w:left="506" w:right="504"/>
                        <w:jc w:val="center"/>
                        <w:rPr>
                          <w:b/>
                          <w:sz w:val="24"/>
                        </w:rPr>
                      </w:pPr>
                      <w:r>
                        <w:rPr>
                          <w:b/>
                          <w:sz w:val="24"/>
                        </w:rPr>
                        <w:t>KWF Sampling Teams</w:t>
                      </w:r>
                    </w:p>
                    <w:p w14:paraId="26C8E144" w14:textId="77777777" w:rsidR="00F13846" w:rsidRDefault="00F13846"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35DCD8A1" w:rsidR="009A297F" w:rsidRDefault="009A297F" w:rsidP="009A297F">
      <w:pPr>
        <w:pStyle w:val="Caption"/>
        <w:jc w:val="center"/>
        <w:rPr>
          <w:i w:val="0"/>
          <w:color w:val="auto"/>
          <w:sz w:val="24"/>
          <w:szCs w:val="24"/>
        </w:rPr>
      </w:pPr>
      <w:r w:rsidRPr="009A297F">
        <w:rPr>
          <w:i w:val="0"/>
          <w:color w:val="auto"/>
          <w:sz w:val="24"/>
          <w:szCs w:val="24"/>
        </w:rPr>
        <w:t xml:space="preserve">Figure </w:t>
      </w:r>
      <w:r w:rsidRPr="009A297F">
        <w:rPr>
          <w:i w:val="0"/>
          <w:color w:val="auto"/>
          <w:sz w:val="24"/>
          <w:szCs w:val="24"/>
        </w:rPr>
        <w:fldChar w:fldCharType="begin"/>
      </w:r>
      <w:r w:rsidRPr="009A297F">
        <w:rPr>
          <w:i w:val="0"/>
          <w:color w:val="auto"/>
          <w:sz w:val="24"/>
          <w:szCs w:val="24"/>
        </w:rPr>
        <w:instrText xml:space="preserve"> SEQ Figure \* ARABIC </w:instrText>
      </w:r>
      <w:r w:rsidRPr="009A297F">
        <w:rPr>
          <w:i w:val="0"/>
          <w:color w:val="auto"/>
          <w:sz w:val="24"/>
          <w:szCs w:val="24"/>
        </w:rPr>
        <w:fldChar w:fldCharType="separate"/>
      </w:r>
      <w:r w:rsidR="00B808DF">
        <w:rPr>
          <w:i w:val="0"/>
          <w:noProof/>
          <w:color w:val="auto"/>
          <w:sz w:val="24"/>
          <w:szCs w:val="24"/>
        </w:rPr>
        <w:t>1</w:t>
      </w:r>
      <w:r w:rsidRPr="009A297F">
        <w:rPr>
          <w:i w:val="0"/>
          <w:color w:val="auto"/>
          <w:sz w:val="24"/>
          <w:szCs w:val="24"/>
        </w:rPr>
        <w:fldChar w:fldCharType="end"/>
      </w:r>
      <w:r w:rsidRPr="009A297F">
        <w:rPr>
          <w:i w:val="0"/>
          <w:color w:val="auto"/>
          <w:sz w:val="24"/>
          <w:szCs w:val="24"/>
        </w:rPr>
        <w:t>. Project management organization</w:t>
      </w:r>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 xml:space="preserve">SGS Environmental Laboratory Services (SGS) - Subcontractor for Kenai River Water </w:t>
      </w:r>
      <w:r w:rsidR="009A297F">
        <w:lastRenderedPageBreak/>
        <w:t>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proofErr w:type="spellStart"/>
      <w:r>
        <w:t>Salamatof</w:t>
      </w:r>
      <w:proofErr w:type="spellEnd"/>
      <w:r>
        <w:t xml:space="preserve"> Tribe</w:t>
      </w:r>
    </w:p>
    <w:p w14:paraId="2B3047C6" w14:textId="77777777" w:rsidR="00670DFD" w:rsidRDefault="00670DFD" w:rsidP="006128E6">
      <w:pPr>
        <w:pStyle w:val="ListParagraph"/>
        <w:numPr>
          <w:ilvl w:val="0"/>
          <w:numId w:val="1"/>
        </w:numPr>
      </w:pPr>
      <w:proofErr w:type="spellStart"/>
      <w:r>
        <w:t>Kenaitze</w:t>
      </w:r>
      <w:proofErr w:type="spellEnd"/>
      <w:r>
        <w:t xml:space="preserv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4CC17C7A" w14:textId="77777777" w:rsidR="00BA7093" w:rsidRDefault="00BA7093" w:rsidP="00BA7093">
      <w:pPr>
        <w:pStyle w:val="Heading2"/>
        <w:ind w:left="0"/>
        <w:rPr>
          <w:b w:val="0"/>
          <w:bCs w:val="0"/>
          <w:i w:val="0"/>
          <w:sz w:val="22"/>
          <w:szCs w:val="22"/>
        </w:rPr>
      </w:pPr>
      <w:bookmarkStart w:id="19" w:name="_Toc112073503"/>
    </w:p>
    <w:p w14:paraId="361B1E9A" w14:textId="77777777" w:rsidR="00BA7093" w:rsidRDefault="00BA7093" w:rsidP="00BA7093">
      <w:pPr>
        <w:pStyle w:val="Heading2"/>
        <w:ind w:left="0"/>
      </w:pPr>
    </w:p>
    <w:p w14:paraId="2B50004D" w14:textId="77777777" w:rsidR="00BA7093" w:rsidRDefault="00BA7093" w:rsidP="00BA7093">
      <w:pPr>
        <w:pStyle w:val="Heading2"/>
        <w:ind w:left="0"/>
      </w:pPr>
    </w:p>
    <w:p w14:paraId="21EC06DC" w14:textId="77777777" w:rsidR="00BA7093" w:rsidRDefault="00BA7093" w:rsidP="00BA7093">
      <w:pPr>
        <w:pStyle w:val="Heading2"/>
        <w:ind w:left="0"/>
      </w:pPr>
    </w:p>
    <w:p w14:paraId="21749177" w14:textId="697173DF" w:rsidR="00BA7093" w:rsidRDefault="00BA7093" w:rsidP="00BA7093">
      <w:pPr>
        <w:pStyle w:val="Heading2"/>
        <w:ind w:left="0"/>
      </w:pPr>
    </w:p>
    <w:p w14:paraId="40771D4F" w14:textId="34AC3DBC" w:rsidR="005C79E7" w:rsidRDefault="005C79E7" w:rsidP="00BA7093">
      <w:pPr>
        <w:pStyle w:val="Heading2"/>
        <w:ind w:left="0"/>
      </w:pPr>
    </w:p>
    <w:p w14:paraId="4EC92D90" w14:textId="33665AC3" w:rsidR="005C79E7" w:rsidRDefault="005C79E7" w:rsidP="00BA7093">
      <w:pPr>
        <w:pStyle w:val="Heading2"/>
        <w:ind w:left="0"/>
      </w:pPr>
    </w:p>
    <w:p w14:paraId="78B4AF52" w14:textId="77777777" w:rsidR="005C79E7" w:rsidRDefault="005C79E7" w:rsidP="00BA7093">
      <w:pPr>
        <w:pStyle w:val="Heading2"/>
        <w:ind w:left="0"/>
      </w:pPr>
    </w:p>
    <w:p w14:paraId="07EDB6A7" w14:textId="4584EB07" w:rsidR="005C79E7" w:rsidRDefault="005C79E7" w:rsidP="00BA7093">
      <w:pPr>
        <w:pStyle w:val="Heading2"/>
        <w:ind w:left="0"/>
      </w:pPr>
    </w:p>
    <w:p w14:paraId="17393487" w14:textId="08A0CF60" w:rsidR="005C79E7" w:rsidRDefault="005C79E7" w:rsidP="00BA7093">
      <w:pPr>
        <w:pStyle w:val="Heading2"/>
        <w:ind w:left="0"/>
      </w:pPr>
    </w:p>
    <w:p w14:paraId="1C404F6C" w14:textId="6A33A8E4" w:rsidR="005C79E7" w:rsidRDefault="005C79E7" w:rsidP="00BA7093">
      <w:pPr>
        <w:pStyle w:val="Heading2"/>
        <w:ind w:left="0"/>
      </w:pPr>
    </w:p>
    <w:p w14:paraId="5AE317AE" w14:textId="77777777" w:rsidR="005C79E7" w:rsidRDefault="005C79E7" w:rsidP="00BA7093">
      <w:pPr>
        <w:pStyle w:val="Heading2"/>
        <w:ind w:left="0"/>
      </w:pPr>
    </w:p>
    <w:p w14:paraId="04E77A0B" w14:textId="77777777" w:rsidR="00BA7093" w:rsidRDefault="00BA7093" w:rsidP="00BA7093">
      <w:pPr>
        <w:pStyle w:val="Heading2"/>
        <w:ind w:left="0"/>
      </w:pPr>
    </w:p>
    <w:p w14:paraId="563C488A" w14:textId="77777777" w:rsidR="00BA7093" w:rsidRDefault="00BA7093" w:rsidP="00BA7093">
      <w:pPr>
        <w:pStyle w:val="Heading2"/>
        <w:ind w:left="0"/>
      </w:pPr>
    </w:p>
    <w:p w14:paraId="62678CC7" w14:textId="77777777" w:rsidR="00BA7093" w:rsidRDefault="00BA7093" w:rsidP="00BA7093">
      <w:pPr>
        <w:pStyle w:val="Heading2"/>
        <w:ind w:left="0"/>
      </w:pPr>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0" w:name="_Toc117087845"/>
      <w:r>
        <w:lastRenderedPageBreak/>
        <w:t>A5. Problem Definition/Background and Project Objectives</w:t>
      </w:r>
      <w:bookmarkEnd w:id="19"/>
      <w:bookmarkEnd w:id="20"/>
    </w:p>
    <w:p w14:paraId="31E27B7C" w14:textId="77777777" w:rsidR="00A82808" w:rsidRDefault="00A82808" w:rsidP="00A82808">
      <w:pPr>
        <w:pStyle w:val="Heading2"/>
      </w:pPr>
    </w:p>
    <w:p w14:paraId="58A8083B" w14:textId="65CCD6DD"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4A7A55">
        <w:instrText>ADDIN paperpile_citation &lt;clusterId&gt;I121P278L568I352&lt;/clusterId&gt;&lt;metadata&gt;&lt;citation&gt;&lt;id&gt;73f88e65-1778-4450-9eec-621750989a3d&lt;/id&gt;&lt;/citation&gt;&lt;/metadata&gt;&lt;data&gt;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&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w:t>
      </w:r>
      <w:commentRangeStart w:id="21"/>
      <w:r>
        <w:t xml:space="preserve">The State of Alaska does not currently operate a statewide ambient monitoring network due to the high operating costs to maintain such a system </w:t>
      </w:r>
      <w:proofErr w:type="gramStart"/>
      <w:r>
        <w:t>over large undeveloped areas</w:t>
      </w:r>
      <w:proofErr w:type="gramEnd"/>
      <w:r>
        <w:t xml:space="preserve">. </w:t>
      </w:r>
      <w:commentRangeEnd w:id="21"/>
      <w:r w:rsidR="00670DFD">
        <w:rPr>
          <w:rStyle w:val="CommentReference"/>
        </w:rPr>
        <w:commentReference w:id="21"/>
      </w:r>
      <w:r>
        <w:t>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2" w:name="_Toc112073504"/>
    </w:p>
    <w:p w14:paraId="1FE7E862" w14:textId="0A997927" w:rsidR="00771F2F" w:rsidRDefault="00771F2F" w:rsidP="00BA7093">
      <w:pPr>
        <w:pStyle w:val="Heading2"/>
        <w:ind w:left="0"/>
      </w:pPr>
      <w:bookmarkStart w:id="23" w:name="_Toc117087846"/>
      <w:r>
        <w:t>A6. Project / Task Description</w:t>
      </w:r>
      <w:bookmarkEnd w:id="22"/>
      <w:bookmarkEnd w:id="23"/>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lastRenderedPageBreak/>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xml:space="preserve">. Temperature monitoring was conducted in tributaries of the Kenai River by Cook </w:t>
      </w:r>
      <w:proofErr w:type="spellStart"/>
      <w:r w:rsidRPr="004A7A55">
        <w:t>Inletkeeper</w:t>
      </w:r>
      <w:proofErr w:type="spellEnd"/>
      <w:r w:rsidRPr="004A7A55">
        <w:t xml:space="preserve">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 xml:space="preserve">In 2018, a zinc and copper monitoring project </w:t>
      </w:r>
      <w:proofErr w:type="gramStart"/>
      <w:r w:rsidR="004A7A55" w:rsidRPr="004A7A55">
        <w:rPr>
          <w:rFonts w:eastAsiaTheme="minorHAnsi"/>
        </w:rPr>
        <w:t>was</w:t>
      </w:r>
      <w:proofErr w:type="gramEnd"/>
      <w:r w:rsidR="004A7A55" w:rsidRPr="004A7A55">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4" w:name="_Toc96073952"/>
      <w:bookmarkStart w:id="25" w:name="_Toc116644748"/>
      <w:bookmarkStart w:id="26" w:name="_Toc117087847"/>
      <w:r>
        <w:t>Task A) Agency Monitoring Partnership to develop a baseline for Nutrients, Dissolved Metals, Hydrocarbons, and Fecal Coliforms (Referred to as Agency Baseline hereafter)</w:t>
      </w:r>
      <w:bookmarkEnd w:id="24"/>
      <w:bookmarkEnd w:id="25"/>
      <w:bookmarkEnd w:id="26"/>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77777777" w:rsidR="00FA268F" w:rsidRDefault="00FA268F" w:rsidP="006128E6">
      <w:pPr>
        <w:pStyle w:val="BodyText"/>
        <w:numPr>
          <w:ilvl w:val="0"/>
          <w:numId w:val="5"/>
        </w:numPr>
      </w:pPr>
      <w:r w:rsidRPr="00FA268F">
        <w:t>Near concurrent sample collection at 22 sites located on the Kenai River main stem and tributaries throughout the Kenai River Watershed using federal, state and local agency personnel (See Table 6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27"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28" w:author="ben" w:date="2022-10-14T12:06:00Z"/>
        </w:rPr>
      </w:pPr>
      <w:bookmarkStart w:id="29" w:name="_Toc117087848"/>
      <w:ins w:id="30" w:author="ben" w:date="2022-10-14T12:06:00Z">
        <w:r>
          <w:t>Task B) Collection of specified interval data with programmable Electronic Instruments</w:t>
        </w:r>
        <w:bookmarkEnd w:id="27"/>
        <w:bookmarkEnd w:id="29"/>
      </w:ins>
    </w:p>
    <w:p w14:paraId="604716AF" w14:textId="77777777" w:rsidR="00685216" w:rsidRDefault="00685216" w:rsidP="00685216">
      <w:pPr>
        <w:pStyle w:val="BodyText"/>
        <w:ind w:right="704"/>
        <w:rPr>
          <w:ins w:id="31" w:author="ben" w:date="2022-10-14T12:06:00Z"/>
        </w:rPr>
      </w:pPr>
    </w:p>
    <w:p w14:paraId="223E1024" w14:textId="77777777" w:rsidR="00685216" w:rsidRDefault="00685216" w:rsidP="00685216">
      <w:pPr>
        <w:pStyle w:val="BodyText"/>
        <w:spacing w:line="274" w:lineRule="exact"/>
        <w:rPr>
          <w:ins w:id="32" w:author="ben" w:date="2022-10-14T12:06:00Z"/>
          <w:u w:val="single"/>
        </w:rPr>
      </w:pPr>
      <w:ins w:id="33"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4" w:author="ben" w:date="2022-10-14T12:06:00Z"/>
          <w:u w:val="single"/>
        </w:rPr>
      </w:pPr>
      <w:ins w:id="35" w:author="ben" w:date="2022-10-14T12:06:00Z">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ins>
    </w:p>
    <w:p w14:paraId="48D472F5" w14:textId="77777777" w:rsidR="00685216" w:rsidRDefault="00685216" w:rsidP="00685216">
      <w:pPr>
        <w:pStyle w:val="BodyText"/>
        <w:spacing w:line="274" w:lineRule="exact"/>
        <w:rPr>
          <w:ins w:id="36" w:author="ben" w:date="2022-10-14T12:06:00Z"/>
        </w:rPr>
      </w:pPr>
    </w:p>
    <w:p w14:paraId="194B0F3A" w14:textId="77777777" w:rsidR="00685216" w:rsidRDefault="00685216" w:rsidP="00685216">
      <w:pPr>
        <w:pStyle w:val="BodyText"/>
        <w:rPr>
          <w:ins w:id="37" w:author="ben" w:date="2022-10-14T12:06:00Z"/>
        </w:rPr>
      </w:pPr>
      <w:ins w:id="38" w:author="ben" w:date="2022-10-14T12:06:00Z">
        <w:r>
          <w:rPr>
            <w:u w:val="single"/>
          </w:rPr>
          <w:t>Objectives</w:t>
        </w:r>
      </w:ins>
    </w:p>
    <w:p w14:paraId="6F93DEF6" w14:textId="77777777" w:rsidR="00685216" w:rsidRDefault="00685216" w:rsidP="00685216">
      <w:pPr>
        <w:pStyle w:val="BodyText"/>
        <w:spacing w:line="274" w:lineRule="exact"/>
        <w:rPr>
          <w:ins w:id="39" w:author="ben" w:date="2022-10-14T12:06:00Z"/>
        </w:rPr>
      </w:pPr>
    </w:p>
    <w:p w14:paraId="16DD7ABB" w14:textId="77777777" w:rsidR="00685216" w:rsidRDefault="00685216" w:rsidP="006128E6">
      <w:pPr>
        <w:pStyle w:val="BodyText"/>
        <w:numPr>
          <w:ilvl w:val="0"/>
          <w:numId w:val="4"/>
        </w:numPr>
        <w:ind w:right="704"/>
        <w:rPr>
          <w:ins w:id="40" w:author="ben" w:date="2022-10-14T12:06:00Z"/>
        </w:rPr>
      </w:pPr>
      <w:ins w:id="41" w:author="ben" w:date="2022-10-14T12:06:00Z">
        <w:r>
          <w:t xml:space="preserve">Maintain a collection of 8-10 water quality </w:t>
        </w:r>
        <w:proofErr w:type="spellStart"/>
        <w:r>
          <w:t>sondes</w:t>
        </w:r>
        <w:proofErr w:type="spellEnd"/>
        <w:r>
          <w:t xml:space="preserve"> capable of recording continuous parameters </w:t>
        </w:r>
      </w:ins>
    </w:p>
    <w:p w14:paraId="49BA190C" w14:textId="77777777" w:rsidR="00685216" w:rsidRDefault="00685216" w:rsidP="006128E6">
      <w:pPr>
        <w:pStyle w:val="BodyText"/>
        <w:numPr>
          <w:ilvl w:val="0"/>
          <w:numId w:val="4"/>
        </w:numPr>
        <w:ind w:right="704"/>
        <w:rPr>
          <w:ins w:id="42" w:author="ben" w:date="2022-10-14T12:06:00Z"/>
        </w:rPr>
      </w:pPr>
      <w:ins w:id="43"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4" w:author="ben" w:date="2022-10-14T12:06:00Z"/>
        </w:rPr>
      </w:pPr>
    </w:p>
    <w:p w14:paraId="09BA4F6B" w14:textId="77777777" w:rsidR="00685216" w:rsidRDefault="00685216" w:rsidP="00685216">
      <w:pPr>
        <w:pStyle w:val="BodyText"/>
        <w:ind w:right="704"/>
        <w:rPr>
          <w:ins w:id="45" w:author="ben" w:date="2022-10-14T12:06:00Z"/>
          <w:u w:val="single"/>
        </w:rPr>
      </w:pPr>
      <w:ins w:id="46" w:author="ben" w:date="2022-10-14T12:06:00Z">
        <w:r>
          <w:rPr>
            <w:u w:val="single"/>
          </w:rPr>
          <w:t>Data Collection</w:t>
        </w:r>
      </w:ins>
    </w:p>
    <w:p w14:paraId="4B85818E" w14:textId="77777777" w:rsidR="00685216" w:rsidRDefault="00685216" w:rsidP="00685216">
      <w:pPr>
        <w:pStyle w:val="BodyText"/>
        <w:ind w:right="704"/>
        <w:rPr>
          <w:ins w:id="47" w:author="ben" w:date="2022-10-14T12:06:00Z"/>
        </w:rPr>
      </w:pPr>
    </w:p>
    <w:p w14:paraId="5BC7FB94" w14:textId="77777777" w:rsidR="00685216" w:rsidRDefault="00685216" w:rsidP="006128E6">
      <w:pPr>
        <w:pStyle w:val="BodyText"/>
        <w:numPr>
          <w:ilvl w:val="0"/>
          <w:numId w:val="4"/>
        </w:numPr>
        <w:ind w:right="704"/>
        <w:rPr>
          <w:ins w:id="48" w:author="ben" w:date="2022-10-14T12:06:00Z"/>
        </w:rPr>
      </w:pPr>
      <w:ins w:id="49"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50" w:author="ben" w:date="2022-10-14T12:06:00Z"/>
        </w:rPr>
      </w:pPr>
      <w:proofErr w:type="spellStart"/>
      <w:ins w:id="51" w:author="ben" w:date="2022-10-14T12:06:00Z">
        <w:r>
          <w:t>Sondes</w:t>
        </w:r>
        <w:proofErr w:type="spellEnd"/>
        <w:r>
          <w:t xml:space="preserve"> will be subject to pre and post deployment calibrations and checks for all parameters</w:t>
        </w:r>
      </w:ins>
    </w:p>
    <w:p w14:paraId="2291119D" w14:textId="77777777" w:rsidR="00685216" w:rsidRDefault="00685216" w:rsidP="00685216">
      <w:pPr>
        <w:pStyle w:val="BodyText"/>
        <w:ind w:right="704"/>
        <w:rPr>
          <w:ins w:id="52" w:author="ben" w:date="2022-10-14T12:06:00Z"/>
        </w:rPr>
      </w:pPr>
    </w:p>
    <w:p w14:paraId="325D7406" w14:textId="77777777" w:rsidR="00685216" w:rsidRDefault="00685216" w:rsidP="00685216">
      <w:pPr>
        <w:pStyle w:val="BodyText"/>
        <w:ind w:right="704"/>
        <w:rPr>
          <w:ins w:id="53" w:author="ben" w:date="2022-10-14T12:06:00Z"/>
        </w:rPr>
      </w:pPr>
      <w:ins w:id="54" w:author="ben" w:date="2022-10-14T12:06:00Z">
        <w:r w:rsidRPr="00FA268F">
          <w:rPr>
            <w:u w:val="single"/>
          </w:rPr>
          <w:t>Schedule</w:t>
        </w:r>
      </w:ins>
    </w:p>
    <w:p w14:paraId="4638E8AA" w14:textId="77777777" w:rsidR="00685216" w:rsidRDefault="00685216" w:rsidP="00685216">
      <w:pPr>
        <w:pStyle w:val="BodyText"/>
        <w:ind w:right="704"/>
        <w:rPr>
          <w:ins w:id="55" w:author="ben" w:date="2022-10-14T12:06:00Z"/>
        </w:rPr>
      </w:pPr>
    </w:p>
    <w:p w14:paraId="10429D79" w14:textId="77777777" w:rsidR="00685216" w:rsidRDefault="00685216" w:rsidP="006128E6">
      <w:pPr>
        <w:pStyle w:val="BodyText"/>
        <w:numPr>
          <w:ilvl w:val="0"/>
          <w:numId w:val="4"/>
        </w:numPr>
        <w:ind w:right="704"/>
        <w:rPr>
          <w:ins w:id="56" w:author="ben" w:date="2022-10-14T12:06:00Z"/>
        </w:rPr>
      </w:pPr>
      <w:ins w:id="57"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58" w:author="ben" w:date="2022-10-14T12:06:00Z"/>
        </w:rPr>
      </w:pPr>
      <w:proofErr w:type="spellStart"/>
      <w:ins w:id="59" w:author="ben" w:date="2022-10-14T12:06:00Z">
        <w:r>
          <w:t>Sondes</w:t>
        </w:r>
        <w:proofErr w:type="spellEnd"/>
        <w:r>
          <w:t xml:space="preserve">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60" w:author="ben" w:date="2022-10-14T12:21:00Z"/>
        </w:rPr>
      </w:pPr>
      <w:bookmarkStart w:id="61" w:name="_Toc116644750"/>
      <w:bookmarkStart w:id="62" w:name="_Toc117087849"/>
      <w:ins w:id="63" w:author="ben" w:date="2022-10-14T12:21:00Z">
        <w:r w:rsidRPr="00E946A5">
          <w:t>Task C) Stream Temperature Monitoring</w:t>
        </w:r>
        <w:bookmarkEnd w:id="61"/>
        <w:bookmarkEnd w:id="62"/>
      </w:ins>
    </w:p>
    <w:p w14:paraId="788D5D5C" w14:textId="77777777" w:rsidR="001B6F79" w:rsidRPr="00E946A5" w:rsidRDefault="001B6F79" w:rsidP="001B6F79">
      <w:pPr>
        <w:rPr>
          <w:ins w:id="64" w:author="ben" w:date="2022-10-14T12:21:00Z"/>
          <w:sz w:val="24"/>
          <w:szCs w:val="24"/>
        </w:rPr>
      </w:pPr>
    </w:p>
    <w:p w14:paraId="624384D6" w14:textId="77777777" w:rsidR="001B6F79" w:rsidRPr="00E946A5" w:rsidRDefault="001B6F79" w:rsidP="001B6F79">
      <w:pPr>
        <w:pStyle w:val="BodyText"/>
        <w:spacing w:line="274" w:lineRule="exact"/>
        <w:rPr>
          <w:ins w:id="65" w:author="ben" w:date="2022-10-14T12:21:00Z"/>
          <w:u w:val="single"/>
        </w:rPr>
      </w:pPr>
      <w:ins w:id="66" w:author="ben" w:date="2022-10-14T12:21:00Z">
        <w:r w:rsidRPr="00E946A5">
          <w:rPr>
            <w:u w:val="single"/>
          </w:rPr>
          <w:t>Narrative Task Description</w:t>
        </w:r>
      </w:ins>
    </w:p>
    <w:p w14:paraId="534BEDAB" w14:textId="78A686E9" w:rsidR="001B6F79" w:rsidRPr="00E946A5" w:rsidRDefault="001B6F79" w:rsidP="001B6F79">
      <w:pPr>
        <w:rPr>
          <w:ins w:id="67" w:author="ben" w:date="2022-10-14T12:21:00Z"/>
          <w:sz w:val="24"/>
          <w:szCs w:val="24"/>
        </w:rPr>
      </w:pPr>
      <w:ins w:id="68" w:author="ben" w:date="2022-10-14T12:21:00Z">
        <w:r w:rsidRPr="00E946A5">
          <w:rPr>
            <w:sz w:val="24"/>
            <w:szCs w:val="24"/>
          </w:rPr>
          <w:t xml:space="preserve">Maintain </w:t>
        </w:r>
        <w:r>
          <w:rPr>
            <w:sz w:val="24"/>
            <w:szCs w:val="24"/>
          </w:rPr>
          <w:t>stream temperature monitoring sites in perpetuity at six sites in the lower Kenai River and Kasilof River area, and at other sites as needed by new projects</w:t>
        </w:r>
      </w:ins>
    </w:p>
    <w:p w14:paraId="22E9907D" w14:textId="77777777" w:rsidR="001B6F79" w:rsidRPr="00E946A5" w:rsidRDefault="001B6F79" w:rsidP="001B6F79">
      <w:pPr>
        <w:rPr>
          <w:ins w:id="69" w:author="ben" w:date="2022-10-14T12:21:00Z"/>
          <w:sz w:val="24"/>
          <w:szCs w:val="24"/>
        </w:rPr>
      </w:pPr>
    </w:p>
    <w:p w14:paraId="7558DD4E" w14:textId="77777777" w:rsidR="001B6F79" w:rsidRDefault="001B6F79" w:rsidP="001B6F79">
      <w:pPr>
        <w:pStyle w:val="BodyText"/>
        <w:rPr>
          <w:ins w:id="70" w:author="ben" w:date="2022-10-14T12:21:00Z"/>
          <w:u w:val="single"/>
        </w:rPr>
      </w:pPr>
      <w:ins w:id="71" w:author="ben" w:date="2022-10-14T12:21:00Z">
        <w:r w:rsidRPr="00E946A5">
          <w:rPr>
            <w:u w:val="single"/>
          </w:rPr>
          <w:t>Objectives</w:t>
        </w:r>
      </w:ins>
    </w:p>
    <w:p w14:paraId="6D2EE7A1" w14:textId="77777777" w:rsidR="001B6F79" w:rsidRDefault="001B6F79" w:rsidP="001B6F79">
      <w:pPr>
        <w:pStyle w:val="BodyText"/>
        <w:rPr>
          <w:ins w:id="72" w:author="ben" w:date="2022-10-14T12:21:00Z"/>
        </w:rPr>
      </w:pPr>
    </w:p>
    <w:p w14:paraId="3B78F3B7" w14:textId="77777777" w:rsidR="001B6F79" w:rsidRDefault="001B6F79" w:rsidP="006128E6">
      <w:pPr>
        <w:pStyle w:val="BodyText"/>
        <w:numPr>
          <w:ilvl w:val="0"/>
          <w:numId w:val="6"/>
        </w:numPr>
        <w:rPr>
          <w:ins w:id="73" w:author="ben" w:date="2022-10-14T12:21:00Z"/>
        </w:rPr>
      </w:pPr>
      <w:ins w:id="74" w:author="ben" w:date="2022-10-14T12:21:00Z">
        <w:r>
          <w:t>Perform site visits at the six long-term stream temperature monitoring sites a minimum of twice annually</w:t>
        </w:r>
      </w:ins>
    </w:p>
    <w:p w14:paraId="2A2A806F" w14:textId="77777777" w:rsidR="001B6F79" w:rsidRDefault="001B6F79" w:rsidP="006128E6">
      <w:pPr>
        <w:pStyle w:val="BodyText"/>
        <w:numPr>
          <w:ilvl w:val="1"/>
          <w:numId w:val="6"/>
        </w:numPr>
        <w:rPr>
          <w:ins w:id="75" w:author="ben" w:date="2022-10-14T12:21:00Z"/>
        </w:rPr>
      </w:pPr>
      <w:ins w:id="76" w:author="ben" w:date="2022-10-14T12:21:00Z">
        <w:r>
          <w:t>Moose River</w:t>
        </w:r>
      </w:ins>
    </w:p>
    <w:p w14:paraId="3B8DEAB5" w14:textId="77777777" w:rsidR="001B6F79" w:rsidRDefault="001B6F79" w:rsidP="006128E6">
      <w:pPr>
        <w:pStyle w:val="BodyText"/>
        <w:numPr>
          <w:ilvl w:val="1"/>
          <w:numId w:val="6"/>
        </w:numPr>
        <w:rPr>
          <w:ins w:id="77" w:author="ben" w:date="2022-10-14T12:21:00Z"/>
        </w:rPr>
      </w:pPr>
      <w:ins w:id="78" w:author="ben" w:date="2022-10-14T12:21:00Z">
        <w:r>
          <w:t>Funny River</w:t>
        </w:r>
      </w:ins>
    </w:p>
    <w:p w14:paraId="4E71E710" w14:textId="77777777" w:rsidR="001B6F79" w:rsidRDefault="001B6F79" w:rsidP="006128E6">
      <w:pPr>
        <w:pStyle w:val="BodyText"/>
        <w:numPr>
          <w:ilvl w:val="1"/>
          <w:numId w:val="6"/>
        </w:numPr>
        <w:rPr>
          <w:ins w:id="79" w:author="ben" w:date="2022-10-14T12:21:00Z"/>
        </w:rPr>
      </w:pPr>
      <w:ins w:id="80" w:author="ben" w:date="2022-10-14T12:21:00Z">
        <w:r>
          <w:t>Soldotna Creek</w:t>
        </w:r>
      </w:ins>
    </w:p>
    <w:p w14:paraId="02BA2B54" w14:textId="77777777" w:rsidR="001B6F79" w:rsidRDefault="001B6F79" w:rsidP="006128E6">
      <w:pPr>
        <w:pStyle w:val="BodyText"/>
        <w:numPr>
          <w:ilvl w:val="1"/>
          <w:numId w:val="6"/>
        </w:numPr>
        <w:rPr>
          <w:ins w:id="81" w:author="ben" w:date="2022-10-14T12:21:00Z"/>
        </w:rPr>
      </w:pPr>
      <w:proofErr w:type="spellStart"/>
      <w:ins w:id="82" w:author="ben" w:date="2022-10-14T12:21:00Z">
        <w:r>
          <w:t>Slikok</w:t>
        </w:r>
        <w:proofErr w:type="spellEnd"/>
        <w:r>
          <w:t xml:space="preserve"> Creek</w:t>
        </w:r>
      </w:ins>
    </w:p>
    <w:p w14:paraId="3B1CF92D" w14:textId="77777777" w:rsidR="001B6F79" w:rsidRDefault="001B6F79" w:rsidP="006128E6">
      <w:pPr>
        <w:pStyle w:val="BodyText"/>
        <w:numPr>
          <w:ilvl w:val="1"/>
          <w:numId w:val="6"/>
        </w:numPr>
        <w:rPr>
          <w:ins w:id="83" w:author="ben" w:date="2022-10-14T12:21:00Z"/>
        </w:rPr>
      </w:pPr>
      <w:ins w:id="84" w:author="ben" w:date="2022-10-14T12:21:00Z">
        <w:r>
          <w:lastRenderedPageBreak/>
          <w:t>Beaver Creek</w:t>
        </w:r>
      </w:ins>
    </w:p>
    <w:p w14:paraId="61900E03" w14:textId="77777777" w:rsidR="001B6F79" w:rsidRDefault="001B6F79" w:rsidP="006128E6">
      <w:pPr>
        <w:pStyle w:val="BodyText"/>
        <w:numPr>
          <w:ilvl w:val="1"/>
          <w:numId w:val="6"/>
        </w:numPr>
        <w:rPr>
          <w:ins w:id="85" w:author="ben" w:date="2022-10-14T12:21:00Z"/>
        </w:rPr>
      </w:pPr>
      <w:ins w:id="86" w:author="ben" w:date="2022-10-14T12:21:00Z">
        <w:r>
          <w:t>Crooked Creek</w:t>
        </w:r>
      </w:ins>
    </w:p>
    <w:p w14:paraId="6E7671B0" w14:textId="77777777" w:rsidR="001B6F79" w:rsidRPr="00E946A5" w:rsidRDefault="001B6F79" w:rsidP="006128E6">
      <w:pPr>
        <w:pStyle w:val="BodyText"/>
        <w:numPr>
          <w:ilvl w:val="0"/>
          <w:numId w:val="6"/>
        </w:numPr>
        <w:rPr>
          <w:ins w:id="87" w:author="ben" w:date="2022-10-14T12:21:00Z"/>
        </w:rPr>
      </w:pPr>
      <w:ins w:id="88" w:author="ben" w:date="2022-10-14T12:21:00Z">
        <w:r>
          <w:t xml:space="preserve">Apply the highest available standards for site management and data curation 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p>
    <w:p w14:paraId="50F45CA8" w14:textId="77777777" w:rsidR="001B6F79" w:rsidRPr="00E946A5" w:rsidRDefault="001B6F79" w:rsidP="001B6F79">
      <w:pPr>
        <w:rPr>
          <w:ins w:id="89" w:author="ben" w:date="2022-10-14T12:21:00Z"/>
          <w:sz w:val="24"/>
          <w:szCs w:val="24"/>
        </w:rPr>
      </w:pPr>
    </w:p>
    <w:p w14:paraId="49936C47" w14:textId="77777777" w:rsidR="001B6F79" w:rsidRPr="00E946A5" w:rsidRDefault="001B6F79" w:rsidP="001B6F79">
      <w:pPr>
        <w:rPr>
          <w:ins w:id="90" w:author="ben" w:date="2022-10-14T12:21:00Z"/>
          <w:sz w:val="24"/>
          <w:szCs w:val="24"/>
        </w:rPr>
      </w:pPr>
      <w:ins w:id="91" w:author="ben" w:date="2022-10-14T12:21:00Z">
        <w:r w:rsidRPr="00E946A5">
          <w:rPr>
            <w:sz w:val="24"/>
            <w:szCs w:val="24"/>
            <w:u w:val="single"/>
          </w:rPr>
          <w:t>Data Collection</w:t>
        </w:r>
      </w:ins>
    </w:p>
    <w:p w14:paraId="37ADB211" w14:textId="77777777" w:rsidR="001B6F79" w:rsidRDefault="001B6F79" w:rsidP="001B6F79">
      <w:pPr>
        <w:pStyle w:val="AppendixSubheadings"/>
        <w:rPr>
          <w:ins w:id="92" w:author="ben" w:date="2022-10-14T12:21:00Z"/>
          <w:sz w:val="24"/>
          <w:szCs w:val="24"/>
        </w:rPr>
      </w:pPr>
    </w:p>
    <w:p w14:paraId="1D94FA96" w14:textId="77777777" w:rsidR="001B6F79" w:rsidRDefault="001B6F79" w:rsidP="006128E6">
      <w:pPr>
        <w:pStyle w:val="AppendixSubheadings"/>
        <w:numPr>
          <w:ilvl w:val="0"/>
          <w:numId w:val="7"/>
        </w:numPr>
        <w:rPr>
          <w:ins w:id="93" w:author="ben" w:date="2022-10-14T12:21:00Z"/>
          <w:sz w:val="24"/>
          <w:szCs w:val="24"/>
        </w:rPr>
      </w:pPr>
      <w:ins w:id="94"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95" w:author="ben" w:date="2022-10-14T12:21:00Z"/>
          <w:sz w:val="24"/>
          <w:szCs w:val="24"/>
        </w:rPr>
      </w:pPr>
    </w:p>
    <w:p w14:paraId="7102C748" w14:textId="77777777" w:rsidR="001B6F79" w:rsidRPr="00E946A5" w:rsidRDefault="001B6F79" w:rsidP="001B6F79">
      <w:pPr>
        <w:pStyle w:val="BodyText"/>
        <w:ind w:right="704"/>
        <w:rPr>
          <w:ins w:id="96" w:author="ben" w:date="2022-10-14T12:21:00Z"/>
        </w:rPr>
      </w:pPr>
      <w:ins w:id="97" w:author="ben" w:date="2022-10-14T12:21:00Z">
        <w:r w:rsidRPr="00E946A5">
          <w:rPr>
            <w:u w:val="single"/>
          </w:rPr>
          <w:t>Schedule</w:t>
        </w:r>
      </w:ins>
    </w:p>
    <w:p w14:paraId="12A411C4" w14:textId="77777777" w:rsidR="001B6F79" w:rsidRPr="00E946A5" w:rsidRDefault="001B6F79" w:rsidP="001B6F79">
      <w:pPr>
        <w:pStyle w:val="AppendixSubheadings"/>
        <w:rPr>
          <w:ins w:id="98"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99"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0" w:name="_Toc117087850"/>
      <w:r>
        <w:t>A7.</w:t>
      </w:r>
      <w:r>
        <w:tab/>
        <w:t>Q</w:t>
      </w:r>
      <w:r w:rsidR="002F1311">
        <w:t>uality</w:t>
      </w:r>
      <w:r>
        <w:t xml:space="preserve"> </w:t>
      </w:r>
      <w:r w:rsidR="002F1311">
        <w:t>Objectives</w:t>
      </w:r>
      <w:r>
        <w:t xml:space="preserve"> </w:t>
      </w:r>
      <w:r w:rsidR="00C161F5">
        <w:t>and</w:t>
      </w:r>
      <w:r>
        <w:t xml:space="preserve"> C</w:t>
      </w:r>
      <w:r w:rsidR="002F1311">
        <w:t>riteria</w:t>
      </w:r>
      <w:r>
        <w:t xml:space="preserve"> </w:t>
      </w:r>
      <w:proofErr w:type="gramStart"/>
      <w:r>
        <w:t>F</w:t>
      </w:r>
      <w:r w:rsidR="002F1311">
        <w:t>or</w:t>
      </w:r>
      <w:proofErr w:type="gramEnd"/>
      <w:r>
        <w:t xml:space="preserve"> M</w:t>
      </w:r>
      <w:r w:rsidR="002F1311">
        <w:t>easurement</w:t>
      </w:r>
      <w:r>
        <w:t xml:space="preserve"> O</w:t>
      </w:r>
      <w:r w:rsidR="002F1311">
        <w:t>f</w:t>
      </w:r>
      <w:r w:rsidRPr="00530E7B">
        <w:rPr>
          <w:spacing w:val="-8"/>
        </w:rPr>
        <w:t xml:space="preserve"> </w:t>
      </w:r>
      <w:r>
        <w:t>D</w:t>
      </w:r>
      <w:r w:rsidR="002F1311">
        <w:t>ata</w:t>
      </w:r>
      <w:bookmarkEnd w:id="100"/>
    </w:p>
    <w:p w14:paraId="7A665106" w14:textId="77777777" w:rsidR="00530E7B" w:rsidRDefault="00530E7B" w:rsidP="00530E7B">
      <w:pPr>
        <w:pStyle w:val="BodyText"/>
        <w:ind w:right="696"/>
      </w:pPr>
    </w:p>
    <w:p w14:paraId="0D8CBE06" w14:textId="3D35C757"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below</w:t>
      </w:r>
      <w:r w:rsidR="002F1311">
        <w:t xml:space="preserve"> (</w:t>
      </w:r>
      <w:r w:rsidR="002F1311" w:rsidRPr="002F1311">
        <w:rPr>
          <w:color w:val="FF0000"/>
        </w:rPr>
        <w:t>where</w:t>
      </w:r>
      <w:r w:rsidR="002F1311">
        <w:rPr>
          <w:color w:val="FF0000"/>
        </w:rPr>
        <w:t>???</w:t>
      </w:r>
      <w:r w:rsidR="002F1311">
        <w:t>)</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7"/>
          <w:footerReference w:type="default" r:id="rId28"/>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01"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01"/>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7AEE2728" w14:textId="77777777" w:rsidR="00E81AB1" w:rsidRDefault="00E81AB1">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02"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w:t>
      </w:r>
      <w:proofErr w:type="spellStart"/>
      <w:r w:rsidR="00D054D8" w:rsidRPr="0044308E">
        <w:rPr>
          <w:b/>
          <w:i w:val="0"/>
          <w:color w:val="auto"/>
          <w:sz w:val="24"/>
        </w:rPr>
        <w:t>pg</w:t>
      </w:r>
      <w:proofErr w:type="spellEnd"/>
      <w:r w:rsidR="00D054D8" w:rsidRPr="0044308E">
        <w:rPr>
          <w:b/>
          <w:i w:val="0"/>
          <w:color w:val="auto"/>
          <w:sz w:val="24"/>
        </w:rPr>
        <w:t xml:space="preserve"> 1 of 2)</w:t>
      </w:r>
      <w:bookmarkEnd w:id="102"/>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03" w:name="METHOD_/_RANGE"/>
            <w:bookmarkEnd w:id="103"/>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w:t>
      </w:r>
      <w:proofErr w:type="spellStart"/>
      <w:r>
        <w:rPr>
          <w:b/>
          <w:sz w:val="24"/>
        </w:rPr>
        <w:t>pg</w:t>
      </w:r>
      <w:proofErr w:type="spellEnd"/>
      <w:r>
        <w:rPr>
          <w:b/>
          <w:sz w:val="24"/>
        </w:rPr>
        <w:t xml:space="preserve">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04"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04"/>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05"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06"/>
      <w:r w:rsidR="008C597A" w:rsidRPr="0044308E">
        <w:rPr>
          <w:b/>
          <w:i w:val="0"/>
          <w:color w:val="auto"/>
          <w:sz w:val="24"/>
          <w:szCs w:val="24"/>
        </w:rPr>
        <w:t>Supplied by Analytica Group F.C</w:t>
      </w:r>
      <w:commentRangeEnd w:id="106"/>
      <w:r>
        <w:rPr>
          <w:rStyle w:val="CommentReference"/>
          <w:i w:val="0"/>
          <w:iCs w:val="0"/>
          <w:color w:val="auto"/>
        </w:rPr>
        <w:commentReference w:id="106"/>
      </w:r>
      <w:r w:rsidR="008C597A" w:rsidRPr="0044308E">
        <w:rPr>
          <w:b/>
          <w:i w:val="0"/>
          <w:color w:val="auto"/>
          <w:sz w:val="24"/>
          <w:szCs w:val="24"/>
        </w:rPr>
        <w:t>., and SGS)</w:t>
      </w:r>
      <w:bookmarkEnd w:id="105"/>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07" w:name="PARAMETER"/>
            <w:bookmarkEnd w:id="107"/>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08" w:name="METHOD"/>
            <w:bookmarkEnd w:id="108"/>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09" w:name="SENSITIVITY_(MDL)"/>
            <w:bookmarkEnd w:id="109"/>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0" w:name="PQL"/>
            <w:bookmarkEnd w:id="110"/>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11" w:name="OVERALL_PROJECT_PRECISION"/>
            <w:bookmarkEnd w:id="111"/>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02533626" w:rsidR="0044308E" w:rsidRPr="006B2794" w:rsidRDefault="006B2794" w:rsidP="006B2794">
      <w:pPr>
        <w:pStyle w:val="Caption"/>
        <w:keepNext/>
        <w:ind w:firstLine="720"/>
        <w:rPr>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commentRangeStart w:id="112"/>
      <w:r w:rsidR="0044308E" w:rsidRPr="006B2794">
        <w:rPr>
          <w:b/>
          <w:i w:val="0"/>
          <w:color w:val="auto"/>
          <w:sz w:val="24"/>
          <w:szCs w:val="24"/>
        </w:rPr>
        <w:t xml:space="preserve">. </w:t>
      </w:r>
      <w:commentRangeEnd w:id="112"/>
      <w:r w:rsidR="0044308E" w:rsidRPr="006B2794">
        <w:rPr>
          <w:rStyle w:val="CommentReference"/>
          <w:b/>
          <w:i w:val="0"/>
          <w:color w:val="auto"/>
          <w:sz w:val="24"/>
          <w:szCs w:val="24"/>
        </w:rPr>
        <w:commentReference w:id="112"/>
      </w:r>
      <w:r w:rsidR="0044308E" w:rsidRPr="006B2794">
        <w:rPr>
          <w:b/>
          <w:i w:val="0"/>
          <w:color w:val="auto"/>
          <w:sz w:val="24"/>
          <w:szCs w:val="24"/>
        </w:rPr>
        <w:t>Data</w:t>
      </w:r>
      <w:r w:rsidR="0044308E" w:rsidRPr="006B2794">
        <w:rPr>
          <w:b/>
          <w:i w:val="0"/>
          <w:color w:val="auto"/>
          <w:sz w:val="24"/>
        </w:rPr>
        <w:t xml:space="preserve"> Quality Objectives for Stream Temperature Monitoring (From Cook </w:t>
      </w:r>
      <w:proofErr w:type="spellStart"/>
      <w:r w:rsidR="0044308E" w:rsidRPr="006B2794">
        <w:rPr>
          <w:b/>
          <w:i w:val="0"/>
          <w:color w:val="auto"/>
          <w:sz w:val="24"/>
        </w:rPr>
        <w:t>Inlet</w:t>
      </w:r>
      <w:r>
        <w:rPr>
          <w:b/>
          <w:i w:val="0"/>
          <w:color w:val="auto"/>
          <w:sz w:val="24"/>
        </w:rPr>
        <w:t>k</w:t>
      </w:r>
      <w:r w:rsidR="0044308E" w:rsidRPr="006B2794">
        <w:rPr>
          <w:b/>
          <w:i w:val="0"/>
          <w:color w:val="auto"/>
          <w:sz w:val="24"/>
        </w:rPr>
        <w:t>eeper</w:t>
      </w:r>
      <w:proofErr w:type="spellEnd"/>
      <w:r w:rsidR="0044308E" w:rsidRPr="006B2794">
        <w:rPr>
          <w:b/>
          <w:i w:val="0"/>
          <w:color w:val="auto"/>
          <w:sz w:val="24"/>
        </w:rPr>
        <w:t>)</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1EEC978C"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13" w:name="Table_2._Continued._"/>
      <w:bookmarkEnd w:id="113"/>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3FAD7A83" w14:textId="77777777" w:rsidR="00980D8B" w:rsidRDefault="00980D8B" w:rsidP="00980D8B">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41C076" w14:textId="77777777" w:rsidR="00980D8B" w:rsidRDefault="00980D8B" w:rsidP="00980D8B">
      <w:pPr>
        <w:sectPr w:rsidR="00980D8B" w:rsidSect="0040791A">
          <w:headerReference w:type="default" r:id="rId29"/>
          <w:footerReference w:type="default" r:id="rId30"/>
          <w:pgSz w:w="11900" w:h="16840"/>
          <w:pgMar w:top="1620" w:right="940" w:bottom="940" w:left="1040" w:header="929" w:footer="744" w:gutter="0"/>
          <w:cols w:space="720"/>
        </w:sectPr>
      </w:pPr>
    </w:p>
    <w:p w14:paraId="5E817D01" w14:textId="77777777" w:rsidR="00980D8B" w:rsidRDefault="00980D8B" w:rsidP="00980D8B">
      <w:pPr>
        <w:spacing w:line="295" w:lineRule="auto"/>
        <w:rPr>
          <w:rFonts w:ascii="Alfios" w:eastAsia="Alfios" w:hAnsi="Alfios"/>
        </w:rPr>
      </w:pPr>
    </w:p>
    <w:p w14:paraId="28A57F3C" w14:textId="77777777" w:rsidR="00980D8B" w:rsidRDefault="00980D8B" w:rsidP="00980D8B">
      <w:pPr>
        <w:spacing w:line="295" w:lineRule="auto"/>
        <w:rPr>
          <w:rFonts w:ascii="Alfios" w:eastAsia="Alfios" w:hAnsi="Alfios"/>
        </w:rPr>
        <w:sectPr w:rsidR="00980D8B">
          <w:type w:val="continuous"/>
          <w:pgSz w:w="11900" w:h="16840"/>
          <w:pgMar w:top="840" w:right="940" w:bottom="280" w:left="1040" w:header="720" w:footer="720" w:gutter="0"/>
          <w:cols w:num="2" w:space="720" w:equalWidth="0">
            <w:col w:w="4867" w:space="40"/>
            <w:col w:w="5013"/>
          </w:cols>
        </w:sectPr>
      </w:pPr>
    </w:p>
    <w:p w14:paraId="700EDB8A" w14:textId="77777777" w:rsidR="00980D8B" w:rsidRDefault="00980D8B" w:rsidP="00980D8B">
      <w:pPr>
        <w:pStyle w:val="BodyText"/>
        <w:spacing w:before="6"/>
        <w:rPr>
          <w:rFonts w:ascii="Alfios"/>
          <w:sz w:val="18"/>
        </w:rPr>
      </w:pPr>
    </w:p>
    <w:p w14:paraId="4751C914" w14:textId="77777777" w:rsidR="00BA7093" w:rsidRDefault="00BA7093" w:rsidP="00980D8B">
      <w:pPr>
        <w:pStyle w:val="BodyText"/>
        <w:spacing w:before="90"/>
        <w:ind w:left="688" w:right="1021"/>
      </w:pPr>
    </w:p>
    <w:p w14:paraId="241CE708" w14:textId="77777777" w:rsidR="00BA7093" w:rsidRDefault="00BA7093" w:rsidP="00980D8B">
      <w:pPr>
        <w:pStyle w:val="BodyText"/>
        <w:spacing w:before="90"/>
        <w:ind w:left="688" w:right="1021"/>
      </w:pPr>
    </w:p>
    <w:p w14:paraId="05092690" w14:textId="03D7DF06" w:rsidR="00980D8B" w:rsidRDefault="00980D8B" w:rsidP="00980D8B">
      <w:pPr>
        <w:pStyle w:val="BodyText"/>
        <w:spacing w:before="90"/>
        <w:ind w:left="688" w:right="1021"/>
      </w:pPr>
      <w:r>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77777777" w:rsidR="00980D8B" w:rsidRDefault="00980D8B" w:rsidP="00980D8B">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lastRenderedPageBreak/>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14" w:name="_Toc96073954"/>
      <w:bookmarkStart w:id="115" w:name="_Toc117087851"/>
      <w:r>
        <w:t>A8.</w:t>
      </w:r>
      <w:r>
        <w:tab/>
        <w:t>Training</w:t>
      </w:r>
      <w:r>
        <w:rPr>
          <w:spacing w:val="-1"/>
        </w:rPr>
        <w:t xml:space="preserve"> </w:t>
      </w:r>
      <w:r>
        <w:t>R</w:t>
      </w:r>
      <w:bookmarkEnd w:id="114"/>
      <w:r>
        <w:t>equirements</w:t>
      </w:r>
      <w:bookmarkEnd w:id="115"/>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C161F5">
        <w:rPr>
          <w:highlight w:val="yellow"/>
        </w:rPr>
        <w:t>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16"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17" w:name="_Toc117087852"/>
      <w:r>
        <w:t>A9.</w:t>
      </w:r>
      <w:r w:rsidR="006B2794">
        <w:t xml:space="preserve"> </w:t>
      </w:r>
      <w:r>
        <w:t>Documentation and</w:t>
      </w:r>
      <w:r>
        <w:rPr>
          <w:spacing w:val="-2"/>
        </w:rPr>
        <w:t xml:space="preserve"> </w:t>
      </w:r>
      <w:r>
        <w:t>R</w:t>
      </w:r>
      <w:bookmarkEnd w:id="116"/>
      <w:r>
        <w:t>ecords</w:t>
      </w:r>
      <w:bookmarkEnd w:id="117"/>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77777777" w:rsidR="00685FEE" w:rsidRDefault="00B06D55" w:rsidP="00685FEE">
      <w:pPr>
        <w:pStyle w:val="BodyText"/>
        <w:spacing w:before="1"/>
        <w:ind w:left="720" w:right="714"/>
      </w:pPr>
      <w:commentRangeStart w:id="118"/>
      <w:r>
        <w:t xml:space="preserve">The field logbook </w:t>
      </w:r>
      <w:commentRangeEnd w:id="118"/>
      <w:r>
        <w:rPr>
          <w:rStyle w:val="CommentReference"/>
        </w:rPr>
        <w:commentReference w:id="118"/>
      </w:r>
      <w:r>
        <w:t>will be a 3-ring binder containing individual field forms and chain-of- custody forms. Please see Forms 6.2 and 6.3 of Appendix C for examples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 xml:space="preserve">All field activities and observations will be noted during fieldwork. The descriptions will be clearly written with enough detail so that participants can reconstruct events later if necessary. Field logs and data sheets will describe any changes that occur at the </w:t>
      </w:r>
      <w:r>
        <w:lastRenderedPageBreak/>
        <w:t>site, in particular, personnel and responsibilities or deviations from the QAPP as well as 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19" w:name="_Toc96073958"/>
    </w:p>
    <w:p w14:paraId="6C870624" w14:textId="77777777" w:rsidR="00B06D55" w:rsidRPr="00E074A0" w:rsidRDefault="00B06D55" w:rsidP="00975383">
      <w:pPr>
        <w:pStyle w:val="BodyText"/>
        <w:ind w:firstLine="360"/>
        <w:rPr>
          <w:b/>
        </w:rPr>
      </w:pPr>
      <w:r w:rsidRPr="00E074A0">
        <w:rPr>
          <w:b/>
        </w:rPr>
        <w:t>Agency Baseline</w:t>
      </w:r>
      <w:bookmarkEnd w:id="119"/>
    </w:p>
    <w:p w14:paraId="1303905C" w14:textId="77777777" w:rsidR="00B06D55" w:rsidRDefault="00B06D55" w:rsidP="00B06D55">
      <w:pPr>
        <w:pStyle w:val="BodyText"/>
        <w:ind w:right="388"/>
      </w:pPr>
    </w:p>
    <w:p w14:paraId="0AC5E7E0" w14:textId="77777777" w:rsidR="00B06D55" w:rsidRDefault="00B06D55" w:rsidP="00975383">
      <w:pPr>
        <w:pStyle w:val="BodyText"/>
        <w:ind w:left="360"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2427DCCD" w14:textId="77777777" w:rsidR="00975383" w:rsidRDefault="00B06D55" w:rsidP="00975383">
      <w:pPr>
        <w:pStyle w:val="BodyText"/>
        <w:spacing w:before="1"/>
        <w:ind w:left="360" w:right="254"/>
      </w:pPr>
      <w:r>
        <w:t>Results for parameters analyzed at the Soldotna Wastewater Treatment Plant on the sampling</w:t>
      </w:r>
      <w:r w:rsidR="00975383">
        <w:t xml:space="preserve"> </w:t>
      </w:r>
      <w:r>
        <w:t>event day will be recorded on the Agency Baseline Lab Test Results form (Appendix D).</w:t>
      </w:r>
      <w:r w:rsidR="00975383">
        <w:t xml:space="preserve"> </w:t>
      </w:r>
      <w:r>
        <w:t xml:space="preserve">SGS will provide results from their </w:t>
      </w:r>
      <w:r w:rsidRPr="00E074A0">
        <w:rPr>
          <w:highlight w:val="yellow"/>
        </w:rPr>
        <w:t>analyses on their data sheets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w:t>
      </w:r>
      <w:commentRangeStart w:id="120"/>
      <w:r>
        <w:t>data</w:t>
      </w:r>
      <w:commentRangeEnd w:id="120"/>
      <w:r>
        <w:rPr>
          <w:rStyle w:val="CommentReference"/>
        </w:rPr>
        <w:commentReference w:id="120"/>
      </w:r>
      <w:r>
        <w:t xml:space="preserve"> will be entered </w:t>
      </w:r>
      <w:r w:rsidRPr="00E074A0">
        <w:rPr>
          <w:highlight w:val="yellow"/>
        </w:rPr>
        <w:t>into the KWF database</w:t>
      </w:r>
      <w:r>
        <w:t xml:space="preserve"> which is accessible in-house.</w:t>
      </w:r>
    </w:p>
    <w:p w14:paraId="62096601" w14:textId="77777777" w:rsidR="00975383" w:rsidRDefault="00975383" w:rsidP="00975383">
      <w:pPr>
        <w:pStyle w:val="BodyText"/>
        <w:spacing w:before="1"/>
        <w:ind w:left="360" w:right="254"/>
      </w:pPr>
    </w:p>
    <w:p w14:paraId="31DB166D" w14:textId="77777777" w:rsidR="00975383" w:rsidRDefault="00B06D55" w:rsidP="00975383">
      <w:pPr>
        <w:pStyle w:val="BodyText"/>
        <w:spacing w:before="1"/>
        <w:ind w:left="360" w:right="254"/>
      </w:pPr>
      <w:r>
        <w:t>Hard copies of all data sheets will be kept at the KWF office for 10 years and at SGS lab for 5 years.</w:t>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21" w:name="_Toc117087853"/>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21"/>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22" w:name="_Toc96073961"/>
      <w:r w:rsidRPr="00021763">
        <w:rPr>
          <w:b/>
        </w:rPr>
        <w:t>Agency Baseline</w:t>
      </w:r>
      <w:bookmarkEnd w:id="122"/>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592D1282" w14:textId="77777777" w:rsidR="00021763" w:rsidRDefault="00B06D55" w:rsidP="00021763">
      <w:pPr>
        <w:pStyle w:val="BodyText"/>
        <w:ind w:left="360"/>
      </w:pPr>
      <w:r>
        <w:t>Applying the above criteria, the Kenai Watershed Forum has established 25 sites along the Kenai River and several of its tributaries. Sites were also selected based on a previous water- quality monitoring project performed by the Alaska Department of Fish and Game in 1990.</w:t>
      </w:r>
    </w:p>
    <w:p w14:paraId="7CFC4B1E" w14:textId="77777777" w:rsidR="00021763" w:rsidRDefault="00021763" w:rsidP="00021763">
      <w:pPr>
        <w:pStyle w:val="BodyText"/>
        <w:ind w:left="360"/>
      </w:pPr>
    </w:p>
    <w:p w14:paraId="48157883" w14:textId="77777777" w:rsidR="00021763" w:rsidRDefault="00B06D55" w:rsidP="00021763">
      <w:pPr>
        <w:pStyle w:val="BodyText"/>
        <w:ind w:left="360"/>
      </w:pPr>
      <w:r>
        <w:t xml:space="preserve">Each site is given a name and identified by river mile and a location description, as well as by its latitude, longitude and elevation as determined using USGS 1:63,360 scale topographical maps and </w:t>
      </w:r>
      <w:proofErr w:type="gramStart"/>
      <w:r>
        <w:t>on site</w:t>
      </w:r>
      <w:proofErr w:type="gramEnd"/>
      <w:r>
        <w:t xml:space="preserve"> GPS readings. See Table 6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1B7906A9" w14:textId="0A29DAB1" w:rsidR="002712EA" w:rsidRDefault="00B06D55" w:rsidP="006B2794">
      <w:pPr>
        <w:pStyle w:val="BodyText"/>
        <w:ind w:left="360"/>
      </w:pPr>
      <w:r>
        <w:t>As described in Section A6 (Project Objectives/Task Description), testing parameters are selected based on their usefulness in inventorying water quality and projecting the general "health" of the water bodies in question.</w:t>
      </w:r>
    </w:p>
    <w:p w14:paraId="04DCE397" w14:textId="77777777" w:rsidR="002712EA" w:rsidRDefault="002712EA" w:rsidP="002712EA">
      <w:pPr>
        <w:pStyle w:val="BodyText"/>
        <w:ind w:left="360" w:right="300"/>
      </w:pPr>
    </w:p>
    <w:p w14:paraId="33A00069" w14:textId="0D0145BC" w:rsidR="00B06D55" w:rsidRDefault="00B06D55" w:rsidP="002712EA">
      <w:pPr>
        <w:pStyle w:val="BodyText"/>
        <w:ind w:left="360" w:right="300"/>
      </w:pPr>
      <w:r>
        <w:t>Surface water grab samples will be taken at all 25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1C3C93D0" w14:textId="77777777" w:rsidR="00B06D55" w:rsidRDefault="00B06D55" w:rsidP="00B06D55">
      <w:pPr>
        <w:pStyle w:val="BodyText"/>
      </w:pPr>
    </w:p>
    <w:p w14:paraId="5AFF59F8" w14:textId="525030EA" w:rsidR="00B06D55" w:rsidRDefault="00B06D55" w:rsidP="00D74E5D">
      <w:pPr>
        <w:pStyle w:val="BodyText"/>
        <w:ind w:left="360"/>
      </w:pPr>
      <w:r>
        <w:t>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23" w:name="KENAI_RIVER_STATIONS"/>
            <w:bookmarkEnd w:id="123"/>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24" w:name="RIVER_MILE"/>
            <w:bookmarkEnd w:id="124"/>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25" w:name="LATITUDE"/>
            <w:bookmarkEnd w:id="125"/>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26" w:name="LONGITUDE"/>
            <w:bookmarkEnd w:id="126"/>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lastRenderedPageBreak/>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607E2708" w14:textId="6C5BAFDC" w:rsidR="007D6067" w:rsidRDefault="007D6067" w:rsidP="00D74E5D">
      <w:pPr>
        <w:pStyle w:val="BodyText"/>
        <w:ind w:left="360" w:right="219"/>
        <w:jc w:val="both"/>
      </w:pPr>
    </w:p>
    <w:p w14:paraId="14767D6A" w14:textId="20B613F7" w:rsidR="004D09A6" w:rsidRDefault="004D09A6" w:rsidP="00D74E5D">
      <w:pPr>
        <w:pStyle w:val="BodyText"/>
        <w:ind w:left="360" w:right="219"/>
        <w:jc w:val="both"/>
      </w:pPr>
    </w:p>
    <w:p w14:paraId="0428B703" w14:textId="29019E1F" w:rsidR="004D09A6" w:rsidRDefault="004D09A6" w:rsidP="00D74E5D">
      <w:pPr>
        <w:pStyle w:val="BodyText"/>
        <w:ind w:left="360" w:right="219"/>
        <w:jc w:val="both"/>
      </w:pPr>
    </w:p>
    <w:p w14:paraId="3E1BCF4C" w14:textId="4BEC6DC0" w:rsidR="004D09A6" w:rsidRDefault="004D09A6" w:rsidP="00D74E5D">
      <w:pPr>
        <w:pStyle w:val="BodyText"/>
        <w:ind w:left="360" w:right="219"/>
        <w:jc w:val="both"/>
      </w:pPr>
    </w:p>
    <w:p w14:paraId="483B421B" w14:textId="2463DA1B" w:rsidR="004D09A6" w:rsidRDefault="004D09A6" w:rsidP="00D74E5D">
      <w:pPr>
        <w:pStyle w:val="BodyText"/>
        <w:ind w:left="360" w:right="219"/>
        <w:jc w:val="both"/>
      </w:pPr>
    </w:p>
    <w:p w14:paraId="25B2FE8C" w14:textId="5EDC184D" w:rsidR="004D09A6" w:rsidRDefault="004D09A6" w:rsidP="00D74E5D">
      <w:pPr>
        <w:pStyle w:val="BodyText"/>
        <w:ind w:left="360" w:right="219"/>
        <w:jc w:val="both"/>
      </w:pPr>
    </w:p>
    <w:p w14:paraId="3C9D1AD7" w14:textId="721B6DEA" w:rsidR="004D09A6" w:rsidRDefault="004D09A6" w:rsidP="00D74E5D">
      <w:pPr>
        <w:pStyle w:val="BodyText"/>
        <w:ind w:left="360" w:right="219"/>
        <w:jc w:val="both"/>
      </w:pPr>
    </w:p>
    <w:p w14:paraId="2154929C" w14:textId="44893407" w:rsidR="004D09A6" w:rsidRDefault="004D09A6" w:rsidP="00D74E5D">
      <w:pPr>
        <w:pStyle w:val="BodyText"/>
        <w:ind w:left="360" w:right="219"/>
        <w:jc w:val="both"/>
      </w:pPr>
    </w:p>
    <w:p w14:paraId="5E9DC3B6" w14:textId="656A0EC8" w:rsidR="004D09A6" w:rsidRDefault="004D09A6" w:rsidP="00D74E5D">
      <w:pPr>
        <w:pStyle w:val="BodyText"/>
        <w:ind w:left="360" w:right="219"/>
        <w:jc w:val="both"/>
      </w:pPr>
    </w:p>
    <w:p w14:paraId="30C5FD8D" w14:textId="369CDD78" w:rsidR="004D09A6" w:rsidRDefault="004D09A6" w:rsidP="00D74E5D">
      <w:pPr>
        <w:pStyle w:val="BodyText"/>
        <w:ind w:left="360"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0F516CDD" w14:textId="381DEDB2" w:rsidR="004D09A6" w:rsidRPr="006B2794" w:rsidRDefault="006B2794" w:rsidP="006B2794">
      <w:pPr>
        <w:pStyle w:val="Caption"/>
        <w:ind w:firstLine="360"/>
        <w:jc w:val="both"/>
        <w:rPr>
          <w:b/>
          <w:i w:val="0"/>
          <w:color w:val="auto"/>
          <w:sz w:val="24"/>
          <w:szCs w:val="24"/>
        </w:rPr>
      </w:pPr>
      <w:r w:rsidRPr="006B2794">
        <w:rPr>
          <w:b/>
          <w:i w:val="0"/>
          <w:color w:val="auto"/>
          <w:sz w:val="24"/>
          <w:szCs w:val="24"/>
        </w:rPr>
        <w:t xml:space="preserve">Figure </w:t>
      </w:r>
      <w:r w:rsidRPr="006B2794">
        <w:rPr>
          <w:b/>
          <w:i w:val="0"/>
          <w:color w:val="auto"/>
          <w:sz w:val="24"/>
          <w:szCs w:val="24"/>
        </w:rPr>
        <w:fldChar w:fldCharType="begin"/>
      </w:r>
      <w:r w:rsidRPr="006B2794">
        <w:rPr>
          <w:b/>
          <w:i w:val="0"/>
          <w:color w:val="auto"/>
          <w:sz w:val="24"/>
          <w:szCs w:val="24"/>
        </w:rPr>
        <w:instrText xml:space="preserve"> SEQ Figure \* ARABIC </w:instrText>
      </w:r>
      <w:r w:rsidRPr="006B2794">
        <w:rPr>
          <w:b/>
          <w:i w:val="0"/>
          <w:color w:val="auto"/>
          <w:sz w:val="24"/>
          <w:szCs w:val="24"/>
        </w:rPr>
        <w:fldChar w:fldCharType="separate"/>
      </w:r>
      <w:r w:rsidR="00B808DF">
        <w:rPr>
          <w:b/>
          <w:i w:val="0"/>
          <w:noProof/>
          <w:color w:val="auto"/>
          <w:sz w:val="24"/>
          <w:szCs w:val="24"/>
        </w:rPr>
        <w:t>2</w:t>
      </w:r>
      <w:r w:rsidRPr="006B2794">
        <w:rPr>
          <w:b/>
          <w:i w:val="0"/>
          <w:color w:val="auto"/>
          <w:sz w:val="24"/>
          <w:szCs w:val="24"/>
        </w:rPr>
        <w:fldChar w:fldCharType="end"/>
      </w:r>
      <w:r w:rsidR="004D09A6" w:rsidRPr="006B2794">
        <w:rPr>
          <w:b/>
          <w:i w:val="0"/>
          <w:color w:val="auto"/>
          <w:sz w:val="24"/>
          <w:szCs w:val="24"/>
        </w:rPr>
        <w:t>. Map of the multi-agency baseline sample locations and the Kenai River watershed.</w:t>
      </w:r>
    </w:p>
    <w:p w14:paraId="4564ADF0" w14:textId="37DD8416" w:rsidR="00944357" w:rsidRDefault="00944357" w:rsidP="009D3EAA">
      <w:pPr>
        <w:pStyle w:val="BodyText"/>
        <w:spacing w:before="89"/>
        <w:ind w:left="360" w:right="220"/>
        <w:jc w:val="both"/>
      </w:pPr>
      <w:r>
        <w:t xml:space="preserve">The City of Soldotna Wastewater Treatment Plant has the capability and equipment to </w:t>
      </w:r>
      <w:proofErr w:type="gramStart"/>
      <w:r>
        <w:t>test</w:t>
      </w:r>
      <w:r>
        <w:rPr>
          <w:spacing w:val="-43"/>
        </w:rPr>
        <w:t xml:space="preserve">  </w:t>
      </w:r>
      <w:r>
        <w:t>the</w:t>
      </w:r>
      <w:proofErr w:type="gramEnd"/>
      <w:r>
        <w:t xml:space="preserv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proofErr w:type="spellStart"/>
      <w:r w:rsidRPr="009D3EAA">
        <w:t>Tauriainen</w:t>
      </w:r>
      <w:proofErr w:type="spellEnd"/>
      <w:r w:rsidRPr="009D3EAA">
        <w:t xml:space="preserve">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2B6C23F2" w:rsidR="00944357" w:rsidRPr="00C75F2A" w:rsidRDefault="00944357" w:rsidP="009D3EAA">
      <w:pPr>
        <w:pStyle w:val="BodyText"/>
        <w:spacing w:before="1"/>
        <w:ind w:left="360" w:right="320"/>
        <w:rPr>
          <w:ins w:id="127" w:author="ben" w:date="2022-10-19T10:35:00Z"/>
        </w:rPr>
      </w:pPr>
      <w:r>
        <w:t>Agency representatives receive training on sampling techniques directly from the SGS and the</w:t>
      </w:r>
      <w:r w:rsidR="009D3EAA">
        <w:t xml:space="preserve"> </w:t>
      </w:r>
      <w:r>
        <w:t xml:space="preserve">KWF Quality Assurance Officer on the day prior to sampling. Each team receiving training will be assigned from 1 to 5 sites to collect multiple water samples. </w:t>
      </w:r>
      <w:ins w:id="128" w:author="ben" w:date="2022-10-19T10:34:00Z">
        <w:r>
          <w:t>Total suspended solids</w:t>
        </w:r>
      </w:ins>
      <w:del w:id="129" w:author="ben" w:date="2022-10-19T10:34:00Z">
        <w:r w:rsidDel="00944357">
          <w:delText>These</w:delText>
        </w:r>
      </w:del>
      <w:r>
        <w:t xml:space="preserve"> samples will be taken directly to the City of Soldotna Wastewater Treatment for </w:t>
      </w:r>
      <w:del w:id="130" w:author="ben" w:date="2022-10-19T10:34:00Z">
        <w:r w:rsidRPr="00C75F2A" w:rsidDel="00944357">
          <w:delText xml:space="preserve">partial </w:delText>
        </w:r>
      </w:del>
      <w:r w:rsidRPr="00C75F2A">
        <w:t xml:space="preserve">analysis within the capacity of the Soldotna Wastewater treatment plant. Remaining samples will be sent to SGS or </w:t>
      </w:r>
      <w:proofErr w:type="spellStart"/>
      <w:r w:rsidRPr="00C75F2A">
        <w:t>Tauriainen</w:t>
      </w:r>
      <w:proofErr w:type="spellEnd"/>
      <w:r w:rsidRPr="00C75F2A">
        <w:t xml:space="preserve"> for the more specific analysis as described above. </w:t>
      </w:r>
    </w:p>
    <w:p w14:paraId="467C7725" w14:textId="2FF397AA" w:rsidR="00260B58" w:rsidRPr="00C75F2A" w:rsidRDefault="00260B58" w:rsidP="00944357">
      <w:pPr>
        <w:pStyle w:val="BodyText"/>
        <w:spacing w:before="1"/>
        <w:ind w:left="687" w:right="320"/>
        <w:rPr>
          <w:ins w:id="131" w:author="ben" w:date="2022-10-19T10:35:00Z"/>
        </w:rPr>
      </w:pPr>
    </w:p>
    <w:p w14:paraId="1B3795B1" w14:textId="3E76620C" w:rsidR="00260B58" w:rsidRPr="00C75F2A" w:rsidRDefault="00260B58" w:rsidP="00260B58">
      <w:pPr>
        <w:pStyle w:val="BodyText"/>
        <w:spacing w:before="1"/>
        <w:ind w:right="320"/>
        <w:rPr>
          <w:ins w:id="132" w:author="ben" w:date="2022-10-19T10:35:00Z"/>
        </w:rPr>
      </w:pPr>
    </w:p>
    <w:p w14:paraId="6585368D" w14:textId="5C0DA8F5" w:rsidR="00260B58" w:rsidRPr="00C75F2A" w:rsidRDefault="00260B58" w:rsidP="009D3EAA">
      <w:pPr>
        <w:pStyle w:val="Heading2"/>
        <w:ind w:left="0" w:firstLine="360"/>
        <w:rPr>
          <w:i w:val="0"/>
        </w:rPr>
      </w:pPr>
      <w:bookmarkStart w:id="133" w:name="_Toc117087854"/>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33"/>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34" w:name="_Toc96073963"/>
      <w:r w:rsidRPr="00C75F2A">
        <w:rPr>
          <w:b/>
          <w:i/>
        </w:rPr>
        <w:t>Agency Baseline</w:t>
      </w:r>
      <w:bookmarkEnd w:id="134"/>
    </w:p>
    <w:p w14:paraId="6294E12E" w14:textId="02A947E0" w:rsidR="00260B58" w:rsidRPr="00C75F2A" w:rsidRDefault="00260B58" w:rsidP="009D3EAA">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048F8705" w14:textId="77777777" w:rsidR="00260B58" w:rsidRPr="00C75F2A" w:rsidRDefault="00260B58" w:rsidP="00260B58">
      <w:pPr>
        <w:pStyle w:val="BodyText"/>
        <w:spacing w:before="11"/>
      </w:pPr>
    </w:p>
    <w:p w14:paraId="113B6E1C" w14:textId="792915FC" w:rsidR="00260B58" w:rsidRPr="00C75F2A" w:rsidRDefault="00260B58" w:rsidP="009D3EAA">
      <w:pPr>
        <w:pStyle w:val="BodyText"/>
        <w:ind w:left="360" w:right="301"/>
      </w:pPr>
      <w:r w:rsidRPr="00C75F2A">
        <w:t>Surface water samples will be taken at all 2</w:t>
      </w:r>
      <w:r w:rsidR="00B54A80" w:rsidRPr="00C75F2A">
        <w:t>2</w:t>
      </w:r>
      <w:r w:rsidRPr="00C75F2A">
        <w:t xml:space="preserve">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77777777"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 xml:space="preserve">The recommended time for sampling is morning so that samples can be analyzed in the early afternoon at the Soldotna Wastewater Treatment Plant and prepared for travel and subsequent analysis at the SGS in Anchorage. At the sampling stations located in the tidal areas of the </w:t>
      </w:r>
      <w:r w:rsidRPr="00C75F2A">
        <w:lastRenderedPageBreak/>
        <w:t>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35" w:name="_bookmark18"/>
      <w:bookmarkEnd w:id="135"/>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05378287" w:rsidR="00260B58" w:rsidRDefault="00260B58" w:rsidP="00260B58">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5B2F0D34" w:rsidR="00C75F2A" w:rsidRDefault="00C75F2A" w:rsidP="006B2794">
      <w:pPr>
        <w:pStyle w:val="Heading2"/>
        <w:ind w:left="0" w:firstLine="360"/>
      </w:pPr>
      <w:bookmarkStart w:id="136" w:name="_Toc96073965"/>
      <w:bookmarkStart w:id="137" w:name="_Toc117087855"/>
      <w:r>
        <w:t>B3.</w:t>
      </w:r>
      <w:r w:rsidR="009D3EAA">
        <w:t xml:space="preserve"> </w:t>
      </w:r>
      <w:r>
        <w:t>S</w:t>
      </w:r>
      <w:r w:rsidR="009D3EAA">
        <w:t>ample</w:t>
      </w:r>
      <w:r>
        <w:t xml:space="preserve"> H</w:t>
      </w:r>
      <w:r w:rsidR="009D3EAA">
        <w:t>andling</w:t>
      </w:r>
      <w:r>
        <w:t xml:space="preserve"> </w:t>
      </w:r>
      <w:proofErr w:type="gramStart"/>
      <w:r>
        <w:t>A</w:t>
      </w:r>
      <w:r w:rsidR="009D3EAA">
        <w:t>nd</w:t>
      </w:r>
      <w:proofErr w:type="gramEnd"/>
      <w:r>
        <w:t xml:space="preserve"> C</w:t>
      </w:r>
      <w:r w:rsidR="009D3EAA">
        <w:t>ustody</w:t>
      </w:r>
      <w:r>
        <w:rPr>
          <w:spacing w:val="-4"/>
        </w:rPr>
        <w:t xml:space="preserve"> </w:t>
      </w:r>
      <w:r>
        <w:t>R</w:t>
      </w:r>
      <w:bookmarkEnd w:id="136"/>
      <w:r w:rsidR="009D3EAA">
        <w:t>equirements</w:t>
      </w:r>
      <w:bookmarkEnd w:id="137"/>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38" w:name="_Toc96073966"/>
      <w:r w:rsidRPr="009D3EAA">
        <w:rPr>
          <w:b/>
        </w:rPr>
        <w:t xml:space="preserve">Agency Baseline </w:t>
      </w:r>
      <w:bookmarkEnd w:id="138"/>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w:t>
      </w:r>
      <w:r w:rsidRPr="00C75F2A">
        <w:rPr>
          <w:sz w:val="24"/>
        </w:rPr>
        <w:lastRenderedPageBreak/>
        <w:t>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22CC9217"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519D6CB" w14:textId="77777777" w:rsidR="00C75F2A" w:rsidRDefault="00C75F2A" w:rsidP="00C75F2A">
      <w:pPr>
        <w:rPr>
          <w:sz w:val="24"/>
        </w:rPr>
      </w:pPr>
    </w:p>
    <w:p w14:paraId="53A86B71" w14:textId="77777777" w:rsidR="00C75F2A" w:rsidRDefault="00C75F2A" w:rsidP="00C75F2A">
      <w:pPr>
        <w:rPr>
          <w:sz w:val="24"/>
        </w:rPr>
      </w:pPr>
    </w:p>
    <w:p w14:paraId="3B22708E"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F13846" w:rsidRDefault="00F13846"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F13846" w:rsidRDefault="00F13846" w:rsidP="00C75F2A">
                              <w:pPr>
                                <w:spacing w:line="199" w:lineRule="exact"/>
                                <w:rPr>
                                  <w:b/>
                                  <w:sz w:val="18"/>
                                </w:rPr>
                              </w:pPr>
                              <w:r>
                                <w:rPr>
                                  <w:b/>
                                  <w:sz w:val="18"/>
                                </w:rPr>
                                <w:t>Lab Information:</w:t>
                              </w:r>
                            </w:p>
                            <w:p w14:paraId="1837C741" w14:textId="77777777" w:rsidR="00F13846" w:rsidRDefault="00F13846"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F13846" w:rsidRDefault="00F13846"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F13846" w:rsidRDefault="00F13846" w:rsidP="00C75F2A">
                              <w:pPr>
                                <w:ind w:left="1865" w:right="737" w:hanging="418"/>
                                <w:rPr>
                                  <w:b/>
                                  <w:sz w:val="18"/>
                                </w:rPr>
                              </w:pPr>
                              <w:r>
                                <w:rPr>
                                  <w:b/>
                                  <w:sz w:val="18"/>
                                </w:rPr>
                                <w:t>KENAI WATERSHED FORUM Phone (907) 260-5449</w:t>
                              </w:r>
                            </w:p>
                            <w:p w14:paraId="75F41203" w14:textId="77777777" w:rsidR="00F13846" w:rsidRDefault="00F13846" w:rsidP="00C75F2A">
                              <w:pPr>
                                <w:spacing w:before="38"/>
                                <w:rPr>
                                  <w:b/>
                                  <w:sz w:val="18"/>
                                </w:rPr>
                              </w:pPr>
                              <w:r>
                                <w:rPr>
                                  <w:b/>
                                  <w:sz w:val="18"/>
                                </w:rPr>
                                <w:t>Field Information:</w:t>
                              </w:r>
                            </w:p>
                            <w:p w14:paraId="2F63F1C1" w14:textId="77777777" w:rsidR="00F13846" w:rsidRDefault="00F13846"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F13846" w:rsidRDefault="00F13846"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F13846" w:rsidRDefault="00F13846"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F13846" w:rsidRDefault="00F13846"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F13846" w:rsidRDefault="00F13846"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F13846" w:rsidRDefault="00F13846"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F13846" w:rsidRDefault="00F13846" w:rsidP="00C75F2A">
                        <w:pPr>
                          <w:spacing w:line="199" w:lineRule="exact"/>
                          <w:rPr>
                            <w:b/>
                            <w:sz w:val="18"/>
                          </w:rPr>
                        </w:pPr>
                        <w:r>
                          <w:rPr>
                            <w:b/>
                            <w:sz w:val="18"/>
                          </w:rPr>
                          <w:t>Lab Information:</w:t>
                        </w:r>
                      </w:p>
                      <w:p w14:paraId="1837C741" w14:textId="77777777" w:rsidR="00F13846" w:rsidRDefault="00F13846"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F13846" w:rsidRDefault="00F13846"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F13846" w:rsidRDefault="00F13846" w:rsidP="00C75F2A">
                        <w:pPr>
                          <w:ind w:left="1865" w:right="737" w:hanging="418"/>
                          <w:rPr>
                            <w:b/>
                            <w:sz w:val="18"/>
                          </w:rPr>
                        </w:pPr>
                        <w:r>
                          <w:rPr>
                            <w:b/>
                            <w:sz w:val="18"/>
                          </w:rPr>
                          <w:t>KENAI WATERSHED FORUM Phone (907) 260-5449</w:t>
                        </w:r>
                      </w:p>
                      <w:p w14:paraId="75F41203" w14:textId="77777777" w:rsidR="00F13846" w:rsidRDefault="00F13846" w:rsidP="00C75F2A">
                        <w:pPr>
                          <w:spacing w:before="38"/>
                          <w:rPr>
                            <w:b/>
                            <w:sz w:val="18"/>
                          </w:rPr>
                        </w:pPr>
                        <w:r>
                          <w:rPr>
                            <w:b/>
                            <w:sz w:val="18"/>
                          </w:rPr>
                          <w:t>Field Information:</w:t>
                        </w:r>
                      </w:p>
                      <w:p w14:paraId="2F63F1C1" w14:textId="77777777" w:rsidR="00F13846" w:rsidRDefault="00F13846"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F13846" w:rsidRDefault="00F13846"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F13846" w:rsidRDefault="00F13846"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F13846" w:rsidRDefault="00F13846"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F13846" w:rsidRDefault="00F13846"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76668BB2" w14:textId="57C9243D" w:rsidR="00C75F2A" w:rsidRPr="00B808DF" w:rsidRDefault="00C75F2A" w:rsidP="00B808DF">
      <w:pPr>
        <w:pStyle w:val="Caption"/>
        <w:ind w:left="1644" w:firstLine="720"/>
        <w:rPr>
          <w:b/>
          <w:i w:val="0"/>
          <w:sz w:val="24"/>
          <w:szCs w:val="24"/>
        </w:rPr>
        <w:sectPr w:rsidR="00C75F2A" w:rsidRPr="00B808DF">
          <w:pgSz w:w="11900" w:h="16840"/>
          <w:pgMar w:top="1620" w:right="940" w:bottom="940" w:left="1040" w:header="929" w:footer="744" w:gutter="0"/>
          <w:cols w:space="720"/>
        </w:sectPr>
      </w:pPr>
      <w:r w:rsidRPr="00B808DF">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B808DF" w:rsidRPr="00B808DF">
        <w:rPr>
          <w:b/>
          <w:i w:val="0"/>
          <w:color w:val="auto"/>
          <w:sz w:val="24"/>
          <w:szCs w:val="24"/>
        </w:rPr>
        <w:t xml:space="preserve">Figure </w:t>
      </w:r>
      <w:r w:rsidR="00B808DF" w:rsidRPr="00B808DF">
        <w:rPr>
          <w:b/>
          <w:i w:val="0"/>
          <w:color w:val="auto"/>
          <w:sz w:val="24"/>
          <w:szCs w:val="24"/>
        </w:rPr>
        <w:fldChar w:fldCharType="begin"/>
      </w:r>
      <w:r w:rsidR="00B808DF" w:rsidRPr="00B808DF">
        <w:rPr>
          <w:b/>
          <w:i w:val="0"/>
          <w:color w:val="auto"/>
          <w:sz w:val="24"/>
          <w:szCs w:val="24"/>
        </w:rPr>
        <w:instrText xml:space="preserve"> SEQ Figure \* ARABIC </w:instrText>
      </w:r>
      <w:r w:rsidR="00B808DF" w:rsidRPr="00B808DF">
        <w:rPr>
          <w:b/>
          <w:i w:val="0"/>
          <w:color w:val="auto"/>
          <w:sz w:val="24"/>
          <w:szCs w:val="24"/>
        </w:rPr>
        <w:fldChar w:fldCharType="separate"/>
      </w:r>
      <w:r w:rsidR="00B808DF" w:rsidRPr="00B808DF">
        <w:rPr>
          <w:b/>
          <w:i w:val="0"/>
          <w:noProof/>
          <w:color w:val="auto"/>
          <w:sz w:val="24"/>
          <w:szCs w:val="24"/>
        </w:rPr>
        <w:t>3</w:t>
      </w:r>
      <w:r w:rsidR="00B808DF" w:rsidRPr="00B808DF">
        <w:rPr>
          <w:b/>
          <w:i w:val="0"/>
          <w:color w:val="auto"/>
          <w:sz w:val="24"/>
          <w:szCs w:val="24"/>
        </w:rPr>
        <w:fldChar w:fldCharType="end"/>
      </w:r>
      <w:r w:rsidRPr="00B808DF">
        <w:rPr>
          <w:b/>
          <w:i w:val="0"/>
          <w:color w:val="auto"/>
          <w:sz w:val="24"/>
          <w:szCs w:val="24"/>
        </w:rPr>
        <w:t>. Sample Container Label</w:t>
      </w:r>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39" w:name="_Toc96073967"/>
      <w:bookmarkStart w:id="140" w:name="_Toc117087856"/>
      <w:r w:rsidRPr="001D5A4D">
        <w:rPr>
          <w:i w:val="0"/>
        </w:rPr>
        <w:t>B4. Analytical Methods</w:t>
      </w:r>
      <w:r w:rsidRPr="001D5A4D">
        <w:rPr>
          <w:i w:val="0"/>
          <w:spacing w:val="-3"/>
        </w:rPr>
        <w:t xml:space="preserve"> </w:t>
      </w:r>
      <w:r w:rsidRPr="001D5A4D">
        <w:rPr>
          <w:i w:val="0"/>
        </w:rPr>
        <w:t>R</w:t>
      </w:r>
      <w:bookmarkEnd w:id="139"/>
      <w:r w:rsidRPr="001D5A4D">
        <w:rPr>
          <w:i w:val="0"/>
        </w:rPr>
        <w:t>equirements</w:t>
      </w:r>
      <w:bookmarkEnd w:id="140"/>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7B45F0AD" w:rsidR="001D5A4D" w:rsidRDefault="001D5A4D" w:rsidP="009D3EAA">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41" w:name="_Toc96073968"/>
      <w:r w:rsidR="00B22E6F">
        <w:t xml:space="preserve"> </w:t>
      </w:r>
      <w:r>
        <w:t>Agency Baseline</w:t>
      </w:r>
      <w:bookmarkEnd w:id="141"/>
      <w:r w:rsidR="00F81752">
        <w:t xml:space="preserve">. </w:t>
      </w: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42" w:name="B5._QUALITY_CONTROL_REQUIREMENTS"/>
      <w:bookmarkEnd w:id="142"/>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77777777" w:rsidR="00C10D15" w:rsidRDefault="001D5A4D" w:rsidP="00C10D15">
      <w:pPr>
        <w:pStyle w:val="BodyText"/>
        <w:ind w:left="720"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bookmarkStart w:id="143"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44" w:name="_Toc117087857"/>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43"/>
      <w:bookmarkEnd w:id="144"/>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77777777" w:rsidR="00C10D15" w:rsidRPr="00C10D15" w:rsidRDefault="001D5A4D" w:rsidP="006128E6">
      <w:pPr>
        <w:pStyle w:val="BodyText"/>
        <w:numPr>
          <w:ilvl w:val="0"/>
          <w:numId w:val="18"/>
        </w:numPr>
        <w:spacing w:line="275" w:lineRule="exact"/>
      </w:pPr>
      <w:r w:rsidRPr="00C10D15">
        <w:t xml:space="preserve">Field replicate samples (blind to the laboratory). A minimum of 10% of the field samples will be duplicated with a replicate sample. Two replicate samples will be collected during the spring Monitoring event and again during the summer Monitoring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5EBBD7A" w14:textId="2204C96E" w:rsidR="001D5A4D" w:rsidRPr="00C10D15" w:rsidRDefault="001D5A4D" w:rsidP="006128E6">
      <w:pPr>
        <w:pStyle w:val="BodyText"/>
        <w:numPr>
          <w:ilvl w:val="0"/>
          <w:numId w:val="18"/>
        </w:numPr>
        <w:spacing w:line="275" w:lineRule="exact"/>
      </w:pPr>
      <w:r w:rsidRPr="00C10D15">
        <w:t>Field replicate measurements. 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5C1B04EC" w14:textId="00458DF0" w:rsidR="009D3EAA" w:rsidRDefault="009D3EAA" w:rsidP="00C161F5">
      <w:pPr>
        <w:pStyle w:val="BodyText"/>
        <w:spacing w:before="1"/>
        <w:ind w:right="268"/>
      </w:pPr>
    </w:p>
    <w:p w14:paraId="0762F0EE" w14:textId="77777777" w:rsidR="00C10D15" w:rsidRDefault="00C10D15" w:rsidP="00C161F5">
      <w:pPr>
        <w:pStyle w:val="BodyText"/>
        <w:spacing w:before="1"/>
        <w:ind w:right="268"/>
      </w:pPr>
    </w:p>
    <w:p w14:paraId="1E35D578" w14:textId="77777777" w:rsidR="00B61701" w:rsidRDefault="00B61701" w:rsidP="00B61701">
      <w:pPr>
        <w:pStyle w:val="Caption"/>
        <w:keepNext/>
        <w:ind w:left="720"/>
      </w:pPr>
    </w:p>
    <w:p w14:paraId="72AB4556" w14:textId="1D075EEA" w:rsidR="009D3EAA" w:rsidRPr="00B61701" w:rsidRDefault="00B61701" w:rsidP="00B61701">
      <w:pPr>
        <w:pStyle w:val="Caption"/>
        <w:keepNext/>
        <w:ind w:left="720"/>
        <w:rPr>
          <w:b/>
          <w:i w:val="0"/>
          <w:color w:val="auto"/>
          <w:sz w:val="24"/>
          <w:szCs w:val="24"/>
        </w:rPr>
      </w:pPr>
      <w:r w:rsidRPr="00B61701">
        <w:rPr>
          <w:b/>
          <w:i w:val="0"/>
          <w:color w:val="auto"/>
          <w:sz w:val="24"/>
          <w:szCs w:val="24"/>
        </w:rPr>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xml:space="preserve">. Field Quality Control Samples. Table contains information for </w:t>
      </w:r>
      <w:proofErr w:type="spellStart"/>
      <w:r w:rsidR="009D3EAA" w:rsidRPr="00B61701">
        <w:rPr>
          <w:b/>
          <w:i w:val="0"/>
          <w:color w:val="auto"/>
          <w:sz w:val="24"/>
          <w:szCs w:val="24"/>
        </w:rPr>
        <w:t>Hydrolabs</w:t>
      </w:r>
      <w:proofErr w:type="spellEnd"/>
      <w:r w:rsidR="009D3EAA" w:rsidRPr="00B61701">
        <w:rPr>
          <w:b/>
          <w:i w:val="0"/>
          <w:color w:val="auto"/>
          <w:sz w:val="24"/>
          <w:szCs w:val="24"/>
        </w:rPr>
        <w:t xml:space="preserve">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45" w:name="_bookmark23"/>
      <w:bookmarkEnd w:id="145"/>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r w:rsidRPr="00BE2DF2">
              <w:t>Filter Blank</w:t>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commentRangeStart w:id="146"/>
            <w:r>
              <w:rPr>
                <w:sz w:val="20"/>
              </w:rPr>
              <w:t>≤ MDL (see Tables 1, 2,</w:t>
            </w:r>
          </w:p>
          <w:p w14:paraId="3D977418" w14:textId="77777777" w:rsidR="009D3EAA" w:rsidRDefault="009D3EAA" w:rsidP="00F13846">
            <w:pPr>
              <w:pStyle w:val="TableParagraph"/>
              <w:jc w:val="center"/>
              <w:rPr>
                <w:b/>
              </w:rPr>
            </w:pPr>
            <w:r>
              <w:rPr>
                <w:sz w:val="20"/>
              </w:rPr>
              <w:t>3, and 4)</w:t>
            </w:r>
            <w:commentRangeEnd w:id="146"/>
            <w:r>
              <w:rPr>
                <w:rStyle w:val="CommentReference"/>
              </w:rPr>
              <w:commentReference w:id="146"/>
            </w: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70C72753" w:rsidR="009D3EAA" w:rsidRDefault="009D3EAA" w:rsidP="004A6F10">
      <w:pPr>
        <w:pStyle w:val="Heading2"/>
      </w:pPr>
      <w:bookmarkStart w:id="147" w:name="B6._INSTRUMENT_/_EQUIPMENT_TESTING,_INSP"/>
      <w:bookmarkStart w:id="148" w:name="_Toc96073971"/>
      <w:bookmarkStart w:id="149" w:name="_Toc117087858"/>
      <w:bookmarkEnd w:id="147"/>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proofErr w:type="gramStart"/>
      <w:r>
        <w:t>A</w:t>
      </w:r>
      <w:r w:rsidR="004A6F10">
        <w:t>nd</w:t>
      </w:r>
      <w:proofErr w:type="gramEnd"/>
      <w:r>
        <w:t xml:space="preserve"> M</w:t>
      </w:r>
      <w:bookmarkEnd w:id="148"/>
      <w:r w:rsidR="004A6F10">
        <w:t>aintenance</w:t>
      </w:r>
      <w:bookmarkEnd w:id="149"/>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50" w:name="_Toc96073972"/>
      <w:bookmarkStart w:id="151" w:name="_Toc117087859"/>
      <w:r>
        <w:t>Agency Baseline</w:t>
      </w:r>
      <w:bookmarkEnd w:id="150"/>
      <w:bookmarkEnd w:id="151"/>
    </w:p>
    <w:p w14:paraId="74E7B033" w14:textId="77777777" w:rsidR="009D3EAA" w:rsidRDefault="009D3EAA" w:rsidP="009D3EAA">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52" w:name="B7._INSTRUMENT_CALIBRATION_PROCEDURES"/>
      <w:bookmarkStart w:id="153" w:name="_Toc96073973"/>
      <w:bookmarkStart w:id="154" w:name="_Toc117087860"/>
      <w:bookmarkEnd w:id="152"/>
      <w:r>
        <w:t>B7.</w:t>
      </w:r>
      <w:r w:rsidR="004A6F10">
        <w:t xml:space="preserve"> </w:t>
      </w:r>
      <w:r>
        <w:t>I</w:t>
      </w:r>
      <w:r w:rsidR="004A6F10">
        <w:t>nstrument</w:t>
      </w:r>
      <w:r>
        <w:t xml:space="preserve"> C</w:t>
      </w:r>
      <w:r w:rsidR="004A6F10">
        <w:t>alibration</w:t>
      </w:r>
      <w:r>
        <w:rPr>
          <w:spacing w:val="-2"/>
        </w:rPr>
        <w:t xml:space="preserve"> </w:t>
      </w:r>
      <w:r>
        <w:t>P</w:t>
      </w:r>
      <w:bookmarkEnd w:id="153"/>
      <w:r w:rsidR="004A6F10">
        <w:t>rocedures</w:t>
      </w:r>
      <w:bookmarkEnd w:id="154"/>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55" w:name="_Toc96073974"/>
      <w:r w:rsidRPr="005A4E5E">
        <w:rPr>
          <w:b/>
        </w:rPr>
        <w:t>Agency Baseline</w:t>
      </w:r>
      <w:bookmarkEnd w:id="155"/>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59711598" w:rsidR="009D3EAA" w:rsidRDefault="009D3EAA" w:rsidP="00C364A7">
      <w:pPr>
        <w:pStyle w:val="Heading2"/>
      </w:pPr>
      <w:bookmarkStart w:id="156" w:name="B8._INSPECTION_AND_ACCEPTANCE_REQUIREMEN"/>
      <w:bookmarkStart w:id="157" w:name="_Toc96073975"/>
      <w:bookmarkStart w:id="158" w:name="_Toc117087861"/>
      <w:bookmarkEnd w:id="156"/>
      <w:r>
        <w:t>B8.</w:t>
      </w:r>
      <w:r w:rsidR="00C364A7">
        <w:t xml:space="preserve"> </w:t>
      </w:r>
      <w:r>
        <w:t>I</w:t>
      </w:r>
      <w:r w:rsidR="00C364A7">
        <w:t>nspection</w:t>
      </w:r>
      <w:r>
        <w:t xml:space="preserve"> </w:t>
      </w:r>
      <w:proofErr w:type="gramStart"/>
      <w:r>
        <w:t>A</w:t>
      </w:r>
      <w:r w:rsidR="00C364A7">
        <w:t>nd</w:t>
      </w:r>
      <w:proofErr w:type="gramEnd"/>
      <w:r>
        <w:t xml:space="preserve"> A</w:t>
      </w:r>
      <w:r w:rsidR="00C364A7">
        <w:t>cceptance</w:t>
      </w:r>
      <w:r>
        <w:t xml:space="preserve"> R</w:t>
      </w:r>
      <w:r w:rsidR="00C364A7">
        <w:t>equirements</w:t>
      </w:r>
      <w:r>
        <w:t xml:space="preserve"> F</w:t>
      </w:r>
      <w:r w:rsidR="00C364A7">
        <w:t>or</w:t>
      </w:r>
      <w:r>
        <w:rPr>
          <w:spacing w:val="-9"/>
        </w:rPr>
        <w:t xml:space="preserve"> </w:t>
      </w:r>
      <w:r>
        <w:t>S</w:t>
      </w:r>
      <w:bookmarkEnd w:id="157"/>
      <w:r w:rsidR="00C364A7">
        <w:t>upplies</w:t>
      </w:r>
      <w:bookmarkEnd w:id="158"/>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59" w:name="_Toc96073976"/>
      <w:r w:rsidRPr="00C364A7">
        <w:rPr>
          <w:b/>
        </w:rPr>
        <w:t>Agency Baseline</w:t>
      </w:r>
      <w:bookmarkEnd w:id="159"/>
    </w:p>
    <w:p w14:paraId="740EE7C8" w14:textId="77777777" w:rsidR="009D3EAA" w:rsidRDefault="009D3EAA" w:rsidP="009D3EAA">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46778824" w:rsidR="009D3EAA" w:rsidRDefault="009D3EAA" w:rsidP="00C266A5">
      <w:pPr>
        <w:pStyle w:val="Heading2"/>
        <w:ind w:left="0" w:firstLine="687"/>
      </w:pPr>
      <w:bookmarkStart w:id="160" w:name="B9._DATA_ACQUISITION_REQUIREMENTS_FOR_NO"/>
      <w:bookmarkStart w:id="161" w:name="_Toc96073977"/>
      <w:bookmarkStart w:id="162" w:name="_Toc117087862"/>
      <w:bookmarkEnd w:id="160"/>
      <w:r>
        <w:t>B9.</w:t>
      </w:r>
      <w:r w:rsidR="00C364A7">
        <w:t xml:space="preserve"> </w:t>
      </w:r>
      <w:r>
        <w:t>D</w:t>
      </w:r>
      <w:r w:rsidR="00C364A7">
        <w:t>ata</w:t>
      </w:r>
      <w:r>
        <w:t xml:space="preserve"> A</w:t>
      </w:r>
      <w:r w:rsidR="00C364A7">
        <w:t>cquisition</w:t>
      </w:r>
      <w:r>
        <w:t xml:space="preserve"> R</w:t>
      </w:r>
      <w:r w:rsidR="00C364A7">
        <w:t>equirements</w:t>
      </w:r>
      <w:r>
        <w:t xml:space="preserve"> </w:t>
      </w:r>
      <w:proofErr w:type="gramStart"/>
      <w:r>
        <w:t>F</w:t>
      </w:r>
      <w:r w:rsidR="00C364A7">
        <w:t>or</w:t>
      </w:r>
      <w:proofErr w:type="gramEnd"/>
      <w:r>
        <w:t xml:space="preserve"> N</w:t>
      </w:r>
      <w:r w:rsidR="00C364A7">
        <w:t>on</w:t>
      </w:r>
      <w:r>
        <w:t>-D</w:t>
      </w:r>
      <w:r w:rsidR="00C364A7">
        <w:t xml:space="preserve">irect </w:t>
      </w:r>
      <w:r>
        <w:t>M</w:t>
      </w:r>
      <w:bookmarkEnd w:id="161"/>
      <w:r w:rsidR="00C364A7">
        <w:t>easurements</w:t>
      </w:r>
      <w:bookmarkEnd w:id="162"/>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63" w:name="_Toc96073978"/>
      <w:bookmarkStart w:id="164" w:name="_Toc117087863"/>
      <w:r w:rsidRPr="00F13846">
        <w:rPr>
          <w:b/>
          <w:i/>
        </w:rPr>
        <w:t>Applies to all elements of the monitoring effort</w:t>
      </w:r>
      <w:bookmarkEnd w:id="163"/>
      <w:bookmarkEnd w:id="164"/>
    </w:p>
    <w:p w14:paraId="4C69171C" w14:textId="16A35B3D"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2" w:history="1">
        <w:r w:rsidR="00C266A5" w:rsidRPr="006F1622">
          <w:rPr>
            <w:rStyle w:val="Hyperlink"/>
          </w:rPr>
          <w:t>http://www.ncei.noaa.gov</w:t>
        </w:r>
      </w:hyperlink>
      <w:r w:rsidR="00C266A5" w:rsidRPr="006F1622">
        <w:t xml:space="preserve">) </w:t>
      </w:r>
      <w:r>
        <w:t>also will be used and assumed accurate. Stream discharge data may be obtained from the U.S. Geological Survey (USGS) 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65" w:name="B10._DATA_MANAGEMENT"/>
      <w:bookmarkStart w:id="166" w:name="_Toc96073979"/>
      <w:bookmarkStart w:id="167" w:name="_Toc117087864"/>
      <w:bookmarkEnd w:id="165"/>
      <w:r>
        <w:t>B10.</w:t>
      </w:r>
      <w:r w:rsidR="00C266A5">
        <w:t xml:space="preserve"> </w:t>
      </w:r>
      <w:r>
        <w:t>D</w:t>
      </w:r>
      <w:r w:rsidR="00C266A5">
        <w:t>ata</w:t>
      </w:r>
      <w:r>
        <w:rPr>
          <w:spacing w:val="-2"/>
        </w:rPr>
        <w:t xml:space="preserve"> </w:t>
      </w:r>
      <w:r>
        <w:t>M</w:t>
      </w:r>
      <w:bookmarkEnd w:id="166"/>
      <w:r w:rsidR="00C266A5">
        <w:t>anagement</w:t>
      </w:r>
      <w:bookmarkEnd w:id="167"/>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7804C83" w14:textId="77777777" w:rsidR="009D3EAA" w:rsidRDefault="009D3EAA" w:rsidP="009D3EAA">
      <w:pPr>
        <w:pStyle w:val="BodyText"/>
        <w:ind w:left="720" w:right="389" w:firstLine="328"/>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A0AA6">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A0AA6">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77777777" w:rsidR="00EA0AA6" w:rsidRDefault="009D3EAA" w:rsidP="006128E6">
      <w:pPr>
        <w:pStyle w:val="BodyText"/>
        <w:numPr>
          <w:ilvl w:val="0"/>
          <w:numId w:val="20"/>
        </w:numPr>
        <w:ind w:right="389"/>
      </w:pPr>
      <w:r w:rsidRPr="00EA0AA6">
        <w:t>Secondary reviewers (sampling coordinator/supervisor/project supervisor) are responsible for QA/QC review, verification and validation of field and laboratory data and data reformatting as appropriate for reporting to STORET, AQMS</w:t>
      </w:r>
      <w:proofErr w:type="gramStart"/>
      <w:r w:rsidRPr="00EA0AA6">
        <w:t>, ,</w:t>
      </w:r>
      <w:proofErr w:type="gramEnd"/>
      <w:r w:rsidRPr="00EA0AA6">
        <w:t xml:space="preserve">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A0AA6">
        <w:t xml:space="preserve">The project QA officer is responsible for performing routine independent reviews of data to ensure the monitoring projects data quality objectives are being met. Findings and recommended corrective actions (as appropriate) are reported directly </w:t>
      </w:r>
      <w:r w:rsidRPr="00EA0AA6">
        <w:lastRenderedPageBreak/>
        <w:t>to project management.</w:t>
      </w:r>
    </w:p>
    <w:p w14:paraId="5E8A0F14" w14:textId="77777777" w:rsidR="00EA0AA6" w:rsidRDefault="009D3EAA" w:rsidP="006128E6">
      <w:pPr>
        <w:pStyle w:val="BodyText"/>
        <w:numPr>
          <w:ilvl w:val="0"/>
          <w:numId w:val="20"/>
        </w:numPr>
        <w:ind w:right="389"/>
      </w:pPr>
      <w:r w:rsidRPr="00EA0AA6">
        <w:t>The project manager is responsible for final data</w:t>
      </w:r>
      <w:r w:rsidRPr="00EA0AA6">
        <w:rPr>
          <w:spacing w:val="-4"/>
        </w:rPr>
        <w:t xml:space="preserve"> </w:t>
      </w:r>
      <w:r w:rsidRPr="00EA0AA6">
        <w:t>certification</w:t>
      </w:r>
    </w:p>
    <w:p w14:paraId="3CA528B2" w14:textId="6D512F22" w:rsidR="009D3EAA" w:rsidRPr="00EA0AA6" w:rsidRDefault="009D3EAA" w:rsidP="006128E6">
      <w:pPr>
        <w:pStyle w:val="BodyText"/>
        <w:numPr>
          <w:ilvl w:val="0"/>
          <w:numId w:val="20"/>
        </w:numPr>
        <w:ind w:right="389"/>
      </w:pPr>
      <w:commentRangeStart w:id="168"/>
      <w:r w:rsidRPr="00EA0AA6">
        <w:rPr>
          <w:highlight w:val="yellow"/>
        </w:rPr>
        <w:t>ADEC DOW Project Manager/WQAO conducts a final review (tertiary review) and submits the validated data to STORET,</w:t>
      </w:r>
      <w:r w:rsidRPr="00EA0AA6">
        <w:rPr>
          <w:spacing w:val="-2"/>
          <w:highlight w:val="yellow"/>
        </w:rPr>
        <w:t xml:space="preserve"> </w:t>
      </w:r>
      <w:r w:rsidRPr="00EA0AA6">
        <w:rPr>
          <w:highlight w:val="yellow"/>
        </w:rPr>
        <w:t>AQMS</w:t>
      </w:r>
      <w:commentRangeEnd w:id="168"/>
      <w:r w:rsidR="00A412ED">
        <w:rPr>
          <w:rStyle w:val="CommentReference"/>
        </w:rPr>
        <w:commentReference w:id="168"/>
      </w:r>
      <w:r w:rsidRPr="00EA0AA6">
        <w:rPr>
          <w:highlight w:val="yellow"/>
        </w:rPr>
        <w:t>.</w:t>
      </w:r>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69" w:name="_Toc96073980"/>
      <w:r w:rsidRPr="00F13846">
        <w:rPr>
          <w:rStyle w:val="BodyTextChar"/>
          <w:b/>
        </w:rPr>
        <w:t>Agency Baseline</w:t>
      </w:r>
      <w:r w:rsidRPr="00F13846">
        <w:rPr>
          <w:b/>
        </w:rPr>
        <w:t xml:space="preserve"> </w:t>
      </w:r>
      <w:bookmarkEnd w:id="169"/>
    </w:p>
    <w:p w14:paraId="5698A981" w14:textId="22305121" w:rsidR="009D3EAA" w:rsidRDefault="009D3EAA" w:rsidP="009D4825">
      <w:pPr>
        <w:pStyle w:val="BodyText"/>
        <w:ind w:left="687" w:right="295"/>
      </w:pPr>
      <w:r>
        <w:t>All data are reviewed by the Project QA Officer and the Project Manager before data are accepted. Data will be entered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xml:space="preserve">. Data will be reviewed to determine if water quality problems exist and any values exceed water quality standards. Data files are backed up on </w:t>
      </w:r>
      <w:commentRangeStart w:id="170"/>
      <w:r>
        <w:t>KWF server.</w:t>
      </w:r>
      <w:commentRangeEnd w:id="170"/>
      <w:r>
        <w:rPr>
          <w:rStyle w:val="CommentReference"/>
        </w:rPr>
        <w:commentReference w:id="170"/>
      </w:r>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4CD9306" w14:textId="77777777" w:rsidR="009D3EAA" w:rsidRDefault="009D3EAA" w:rsidP="009D3EAA">
      <w:pPr>
        <w:pStyle w:val="BodyText"/>
        <w:rPr>
          <w:sz w:val="20"/>
        </w:rPr>
      </w:pPr>
    </w:p>
    <w:p w14:paraId="3D8E3614" w14:textId="77777777" w:rsidR="009D3EAA" w:rsidRDefault="009D3EAA" w:rsidP="009D3EAA">
      <w:pPr>
        <w:pStyle w:val="BodyText"/>
        <w:rPr>
          <w:sz w:val="20"/>
        </w:rPr>
      </w:pPr>
    </w:p>
    <w:p w14:paraId="13BD827F" w14:textId="77777777" w:rsidR="009D3EAA" w:rsidRDefault="009D3EAA" w:rsidP="009D3EAA">
      <w:pPr>
        <w:pStyle w:val="BodyText"/>
        <w:rPr>
          <w:sz w:val="20"/>
        </w:rPr>
      </w:pPr>
      <w:r>
        <w:rPr>
          <w:noProof/>
          <w:sz w:val="20"/>
        </w:rPr>
        <mc:AlternateContent>
          <mc:Choice Requires="wps">
            <w:drawing>
              <wp:anchor distT="0" distB="0" distL="114300" distR="114300" simplePos="0" relativeHeight="251678720" behindDoc="0" locked="0" layoutInCell="1" allowOverlap="1" wp14:anchorId="50E044F0" wp14:editId="46C18075">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F339FC" w14:textId="77777777" w:rsidR="00F13846" w:rsidRDefault="00F13846" w:rsidP="009D3EAA">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50E044F0" id="Text Box 33" o:spid="_x0000_s1042" type="#_x0000_t202" style="position:absolute;margin-left:97.6pt;margin-top:4.4pt;width:107.4pt;height:5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0DF339FC" w14:textId="77777777" w:rsidR="00F13846" w:rsidRDefault="00F13846" w:rsidP="009D3EAA">
                      <w:pPr>
                        <w:spacing w:before="69" w:line="242" w:lineRule="auto"/>
                        <w:ind w:left="259" w:right="282" w:hanging="21"/>
                        <w:rPr>
                          <w:sz w:val="24"/>
                        </w:rPr>
                      </w:pPr>
                      <w:r>
                        <w:rPr>
                          <w:sz w:val="24"/>
                        </w:rPr>
                        <w:t>Project Manager Benjamin Meyer</w:t>
                      </w:r>
                    </w:p>
                  </w:txbxContent>
                </v:textbox>
              </v:shape>
            </w:pict>
          </mc:Fallback>
        </mc:AlternateContent>
      </w:r>
    </w:p>
    <w:p w14:paraId="684404D2" w14:textId="0F9080FD" w:rsidR="009D3EAA" w:rsidRDefault="009D3EAA" w:rsidP="009D3EAA">
      <w:pPr>
        <w:pStyle w:val="BodyText"/>
        <w:rPr>
          <w:sz w:val="20"/>
        </w:rPr>
      </w:pPr>
    </w:p>
    <w:p w14:paraId="1479DF75" w14:textId="17218739" w:rsidR="009D3EAA" w:rsidRDefault="009D3EAA" w:rsidP="009D3EAA">
      <w:pPr>
        <w:pStyle w:val="BodyText"/>
        <w:rPr>
          <w:sz w:val="20"/>
        </w:rPr>
      </w:pPr>
    </w:p>
    <w:p w14:paraId="227E45F3" w14:textId="6F9E586E" w:rsidR="009D3EAA" w:rsidRDefault="009D3EAA" w:rsidP="009D3EAA">
      <w:pPr>
        <w:pStyle w:val="BodyText"/>
        <w:rPr>
          <w:sz w:val="20"/>
        </w:rPr>
      </w:pPr>
      <w:r>
        <w:rPr>
          <w:noProof/>
          <w:sz w:val="20"/>
        </w:rPr>
        <mc:AlternateContent>
          <mc:Choice Requires="wps">
            <w:drawing>
              <wp:anchor distT="0" distB="0" distL="114300" distR="114300" simplePos="0" relativeHeight="251679744" behindDoc="0" locked="0" layoutInCell="1" allowOverlap="1" wp14:anchorId="0869D71B" wp14:editId="0409C8A3">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B4B212C" id="Line 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614E48D4" w14:textId="5F74F881" w:rsidR="009D3EAA" w:rsidRDefault="009D3EAA" w:rsidP="009D3EAA">
      <w:pPr>
        <w:pStyle w:val="BodyText"/>
        <w:rPr>
          <w:sz w:val="20"/>
        </w:rPr>
      </w:pPr>
    </w:p>
    <w:p w14:paraId="134CC6C8" w14:textId="256E4B6D" w:rsidR="009D3EAA" w:rsidRDefault="009D4825" w:rsidP="009D3EAA">
      <w:pPr>
        <w:pStyle w:val="BodyText"/>
        <w:spacing w:before="6"/>
        <w:rPr>
          <w:sz w:val="27"/>
        </w:rPr>
      </w:pPr>
      <w:r>
        <w:rPr>
          <w:noProof/>
        </w:rPr>
        <mc:AlternateContent>
          <mc:Choice Requires="wps">
            <w:drawing>
              <wp:anchor distT="0" distB="0" distL="114300" distR="114300" simplePos="0" relativeHeight="251677696" behindDoc="0" locked="0" layoutInCell="1" allowOverlap="1" wp14:anchorId="1778305F" wp14:editId="0B3D0351">
                <wp:simplePos x="0" y="0"/>
                <wp:positionH relativeFrom="page">
                  <wp:posOffset>2505075</wp:posOffset>
                </wp:positionH>
                <wp:positionV relativeFrom="page">
                  <wp:posOffset>5534025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BFC2B" id="Line 35"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435.75pt" to="198pt,4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">
                <w10:wrap anchorx="page" anchory="page"/>
              </v:line>
            </w:pict>
          </mc:Fallback>
        </mc:AlternateContent>
      </w:r>
    </w:p>
    <w:p w14:paraId="0372B15D" w14:textId="77777777" w:rsidR="009D3EAA" w:rsidRDefault="009D3EAA" w:rsidP="009D3EAA">
      <w:pPr>
        <w:pStyle w:val="BodyText"/>
        <w:rPr>
          <w:sz w:val="20"/>
        </w:rPr>
      </w:pPr>
      <w:r>
        <w:rPr>
          <w:noProof/>
        </w:rPr>
        <mc:AlternateContent>
          <mc:Choice Requires="wps">
            <w:drawing>
              <wp:anchor distT="0" distB="0" distL="114300" distR="114300" simplePos="0" relativeHeight="251683840" behindDoc="0" locked="0" layoutInCell="1" allowOverlap="1" wp14:anchorId="6D994F31" wp14:editId="2D7FEC95">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043CE2" w14:textId="77777777" w:rsidR="00F13846" w:rsidRDefault="00F13846" w:rsidP="009D3EAA">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6D994F31" id="Text Box 29" o:spid="_x0000_s1043" type="#_x0000_t202" style="position:absolute;margin-left:318.85pt;margin-top:19.05pt;width:117pt;height:4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47043CE2" w14:textId="77777777" w:rsidR="00F13846" w:rsidRDefault="00F13846" w:rsidP="009D3EAA">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1FA3EB9E" wp14:editId="6E92DDEB">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139608C" id="Line 3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620AF3EE" w14:textId="77777777" w:rsidR="009D3EAA" w:rsidRDefault="009D3EAA" w:rsidP="009D3EAA">
      <w:pPr>
        <w:pStyle w:val="BodyText"/>
        <w:rPr>
          <w:sz w:val="20"/>
        </w:rPr>
      </w:pPr>
      <w:r>
        <w:rPr>
          <w:noProof/>
        </w:rPr>
        <mc:AlternateContent>
          <mc:Choice Requires="wps">
            <w:drawing>
              <wp:anchor distT="0" distB="0" distL="114300" distR="114300" simplePos="0" relativeHeight="251681792" behindDoc="0" locked="0" layoutInCell="1" allowOverlap="1" wp14:anchorId="13587231" wp14:editId="432171FB">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79A0F" id="Line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80768" behindDoc="1" locked="0" layoutInCell="1" allowOverlap="1" wp14:anchorId="751E7C27" wp14:editId="2D8DD96F">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A076C2" w14:textId="77777777" w:rsidR="00F13846" w:rsidRDefault="00F13846" w:rsidP="009D3EAA">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E7C27" id="Text Box 31" o:spid="_x0000_s1044" type="#_x0000_t202" style="position:absolute;margin-left:148.55pt;margin-top:17.25pt;width:107.4pt;height:68.2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08A076C2" w14:textId="77777777" w:rsidR="00F13846" w:rsidRDefault="00F13846" w:rsidP="009D3EAA">
                      <w:pPr>
                        <w:pStyle w:val="BodyText"/>
                        <w:spacing w:before="68" w:line="242" w:lineRule="auto"/>
                        <w:ind w:left="331" w:right="85" w:hanging="143"/>
                      </w:pPr>
                      <w:r>
                        <w:t>Project QA Officer Benjamin Meyer</w:t>
                      </w:r>
                    </w:p>
                  </w:txbxContent>
                </v:textbox>
                <w10:wrap type="topAndBottom" anchorx="page"/>
              </v:shape>
            </w:pict>
          </mc:Fallback>
        </mc:AlternateContent>
      </w:r>
    </w:p>
    <w:p w14:paraId="593CE5AC" w14:textId="77777777" w:rsidR="009D3EAA" w:rsidRDefault="009D3EAA" w:rsidP="009D3EAA">
      <w:pPr>
        <w:pStyle w:val="BodyText"/>
        <w:rPr>
          <w:sz w:val="20"/>
        </w:rPr>
      </w:pPr>
    </w:p>
    <w:p w14:paraId="1043ED20" w14:textId="77777777" w:rsidR="009D3EAA" w:rsidRDefault="009D3EAA" w:rsidP="009D3EAA">
      <w:pPr>
        <w:pStyle w:val="BodyText"/>
        <w:spacing w:before="9"/>
        <w:rPr>
          <w:sz w:val="21"/>
        </w:rPr>
      </w:pPr>
    </w:p>
    <w:p w14:paraId="18EC9ED9" w14:textId="77777777" w:rsidR="009D3EAA" w:rsidRDefault="009D3EAA" w:rsidP="009D3EAA">
      <w:pPr>
        <w:pStyle w:val="BodyText"/>
        <w:spacing w:before="9"/>
        <w:rPr>
          <w:sz w:val="21"/>
        </w:rPr>
      </w:pPr>
      <w:r>
        <w:rPr>
          <w:noProof/>
        </w:rPr>
        <mc:AlternateContent>
          <mc:Choice Requires="wps">
            <w:drawing>
              <wp:anchor distT="0" distB="0" distL="0" distR="0" simplePos="0" relativeHeight="251684864" behindDoc="1" locked="0" layoutInCell="1" allowOverlap="1" wp14:anchorId="35DB3524" wp14:editId="35927A4C">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F89CFD" w14:textId="77777777" w:rsidR="00F13846" w:rsidRDefault="00F13846" w:rsidP="009D3EAA">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B3524" id="Text Box 27" o:spid="_x0000_s1045" type="#_x0000_t202" style="position:absolute;margin-left:149.5pt;margin-top:16.75pt;width:100.2pt;height:54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0EF89CFD" w14:textId="77777777" w:rsidR="00F13846" w:rsidRDefault="00F13846" w:rsidP="009D3EAA">
                      <w:pPr>
                        <w:pStyle w:val="BodyText"/>
                        <w:spacing w:before="68" w:line="242" w:lineRule="auto"/>
                        <w:ind w:left="449" w:right="453" w:firstLine="306"/>
                      </w:pPr>
                      <w:r>
                        <w:t>Data Generation</w:t>
                      </w:r>
                    </w:p>
                  </w:txbxContent>
                </v:textbox>
                <w10:wrap type="topAndBottom" anchorx="page"/>
              </v:shape>
            </w:pict>
          </mc:Fallback>
        </mc:AlternateContent>
      </w:r>
    </w:p>
    <w:p w14:paraId="4896A37A" w14:textId="77777777" w:rsidR="009D3EAA" w:rsidRDefault="009D3EAA" w:rsidP="009D3EAA">
      <w:pPr>
        <w:pStyle w:val="BodyText"/>
        <w:spacing w:before="9"/>
        <w:rPr>
          <w:sz w:val="21"/>
        </w:rPr>
      </w:pPr>
    </w:p>
    <w:p w14:paraId="560A6572" w14:textId="77777777" w:rsidR="009D3EAA" w:rsidRDefault="009D3EAA" w:rsidP="009D3EAA">
      <w:pPr>
        <w:pStyle w:val="BodyText"/>
        <w:spacing w:before="9"/>
        <w:rPr>
          <w:sz w:val="21"/>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02CB789F" w14:textId="77777777" w:rsidR="009D3EAA" w:rsidRDefault="009D3EAA" w:rsidP="009D3EAA">
      <w:pPr>
        <w:rPr>
          <w:sz w:val="24"/>
        </w:rPr>
        <w:sectPr w:rsidR="009D3EAA">
          <w:pgSz w:w="11900" w:h="16840"/>
          <w:pgMar w:top="1620" w:right="940" w:bottom="940" w:left="1040" w:header="929" w:footer="744" w:gutter="0"/>
          <w:cols w:space="720"/>
        </w:sectPr>
      </w:pPr>
    </w:p>
    <w:p w14:paraId="52DF2694" w14:textId="7AAA24E1" w:rsidR="009D3EAA" w:rsidRDefault="009D3EAA" w:rsidP="00593B5E">
      <w:pPr>
        <w:pStyle w:val="Heading2"/>
      </w:pPr>
      <w:bookmarkStart w:id="171" w:name="C1._ASSESSMENTS_AND_RESPONSE_ACTIONS"/>
      <w:bookmarkStart w:id="172" w:name="_Toc117087865"/>
      <w:bookmarkEnd w:id="171"/>
      <w:r>
        <w:lastRenderedPageBreak/>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172"/>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77777777" w:rsidR="009D3EAA" w:rsidRDefault="009D3EAA" w:rsidP="006128E6">
      <w:pPr>
        <w:pStyle w:val="ListParagraph"/>
        <w:numPr>
          <w:ilvl w:val="3"/>
          <w:numId w:val="14"/>
        </w:numPr>
        <w:tabs>
          <w:tab w:val="left" w:pos="1407"/>
          <w:tab w:val="left" w:pos="1408"/>
        </w:tabs>
        <w:ind w:right="332"/>
        <w:contextualSpacing w:val="0"/>
        <w:rPr>
          <w:sz w:val="24"/>
        </w:rPr>
      </w:pPr>
      <w:r>
        <w:rPr>
          <w:sz w:val="24"/>
        </w:rPr>
        <w:t>Precision (replicate) sample measurements. Precision criteria are specified in Section A7, Tables 1 and</w:t>
      </w:r>
      <w:r>
        <w:rPr>
          <w:spacing w:val="-1"/>
          <w:sz w:val="24"/>
        </w:rPr>
        <w:t xml:space="preserve"> </w:t>
      </w:r>
      <w:r>
        <w:rPr>
          <w:sz w:val="24"/>
        </w:rPr>
        <w:t>5.</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77777777" w:rsidR="009D3EAA" w:rsidRDefault="009D3EAA" w:rsidP="009D3EAA">
      <w:pPr>
        <w:pStyle w:val="BodyText"/>
        <w:ind w:left="688"/>
      </w:pPr>
      <w:r>
        <w:rPr>
          <w:u w:val="single"/>
        </w:rPr>
        <w:t>Field samples collected for subsequent laboratory analysis (each pollutant)</w:t>
      </w:r>
    </w:p>
    <w:p w14:paraId="37EF5364" w14:textId="77777777"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735EF23A" w14:textId="77777777"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C7F7F2D" w14:textId="77777777"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Default="009D3EAA" w:rsidP="006128E6">
      <w:pPr>
        <w:pStyle w:val="ListParagraph"/>
        <w:numPr>
          <w:ilvl w:val="3"/>
          <w:numId w:val="14"/>
        </w:numPr>
        <w:tabs>
          <w:tab w:val="left" w:pos="1407"/>
          <w:tab w:val="left" w:pos="1408"/>
        </w:tabs>
        <w:spacing w:line="293" w:lineRule="exact"/>
        <w:ind w:hanging="361"/>
        <w:contextualSpacing w:val="0"/>
        <w:rPr>
          <w:sz w:val="24"/>
        </w:rPr>
      </w:pPr>
      <w:r>
        <w:rPr>
          <w:sz w:val="24"/>
        </w:rPr>
        <w:t>Audit of project field measurement data</w:t>
      </w:r>
      <w:r>
        <w:rPr>
          <w:spacing w:val="-2"/>
          <w:sz w:val="24"/>
        </w:rPr>
        <w:t xml:space="preserve"> </w:t>
      </w:r>
      <w:r>
        <w:rPr>
          <w:sz w:val="24"/>
        </w:rPr>
        <w:t>results.</w:t>
      </w:r>
    </w:p>
    <w:p w14:paraId="374E1AE5" w14:textId="77777777" w:rsidR="009D3EAA" w:rsidRDefault="009D3EAA" w:rsidP="009D3EAA">
      <w:pPr>
        <w:pStyle w:val="BodyText"/>
        <w:spacing w:before="10"/>
        <w:rPr>
          <w:sz w:val="23"/>
        </w:rPr>
      </w:pPr>
    </w:p>
    <w:p w14:paraId="4A6A9829" w14:textId="77777777" w:rsidR="009D3EAA" w:rsidRDefault="009D3EAA" w:rsidP="00593B5E">
      <w:pPr>
        <w:pStyle w:val="BodyText"/>
        <w:spacing w:before="1"/>
        <w:ind w:firstLine="720"/>
      </w:pPr>
      <w:r>
        <w:rPr>
          <w:u w:val="single"/>
        </w:rPr>
        <w:t>Project Data Assessments</w:t>
      </w:r>
    </w:p>
    <w:p w14:paraId="765C35FB" w14:textId="77777777" w:rsidR="009D3EAA" w:rsidRPr="00593B5E" w:rsidRDefault="009D3EAA" w:rsidP="006128E6">
      <w:pPr>
        <w:pStyle w:val="ListParagraph"/>
        <w:numPr>
          <w:ilvl w:val="3"/>
          <w:numId w:val="14"/>
        </w:numPr>
        <w:tabs>
          <w:tab w:val="left" w:pos="1407"/>
          <w:tab w:val="left" w:pos="1408"/>
        </w:tabs>
        <w:ind w:left="1407" w:right="360"/>
        <w:contextualSpacing w:val="0"/>
        <w:rPr>
          <w:sz w:val="24"/>
          <w:highlight w:val="yellow"/>
        </w:rPr>
      </w:pPr>
      <w:r>
        <w:rPr>
          <w:sz w:val="24"/>
        </w:rPr>
        <w:t xml:space="preserve">QA review (verification and validation) of Monitoring Data. Recommended QA coverage is 100% QA for data entered by hand. </w:t>
      </w:r>
      <w:r w:rsidRPr="00593B5E">
        <w:rPr>
          <w:sz w:val="24"/>
          <w:highlight w:val="yellow"/>
        </w:rPr>
        <w:t>A 10% QA is recommended for data copy/pasted or downloaded from a</w:t>
      </w:r>
      <w:r w:rsidRPr="00593B5E">
        <w:rPr>
          <w:spacing w:val="-5"/>
          <w:sz w:val="24"/>
          <w:highlight w:val="yellow"/>
        </w:rPr>
        <w:t xml:space="preserve"> </w:t>
      </w:r>
      <w:r w:rsidRPr="00593B5E">
        <w:rPr>
          <w:sz w:val="24"/>
          <w:highlight w:val="yellow"/>
        </w:rPr>
        <w:t>database.</w:t>
      </w:r>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173" w:name="_Toc96073981"/>
      <w:r w:rsidRPr="00593B5E">
        <w:rPr>
          <w:b/>
        </w:rPr>
        <w:t>Agency Baseline</w:t>
      </w:r>
      <w:bookmarkEnd w:id="173"/>
    </w:p>
    <w:p w14:paraId="6EDA387D" w14:textId="77777777" w:rsidR="009D3EAA" w:rsidRDefault="009D3EAA" w:rsidP="009D3EAA">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44B61410" w14:textId="77777777" w:rsidR="009D3EAA" w:rsidRDefault="009D3EAA" w:rsidP="009D3EAA">
      <w:pPr>
        <w:sectPr w:rsidR="009D3EAA">
          <w:pgSz w:w="11900" w:h="16840"/>
          <w:pgMar w:top="1620" w:right="940" w:bottom="940" w:left="1040" w:header="929" w:footer="744" w:gutter="0"/>
          <w:cols w:space="720"/>
        </w:sectPr>
      </w:pPr>
    </w:p>
    <w:p w14:paraId="182C7F02" w14:textId="77777777" w:rsidR="009D3EAA" w:rsidRDefault="009D3EAA" w:rsidP="009D3EAA">
      <w:pPr>
        <w:pStyle w:val="BodyText"/>
        <w:spacing w:before="10"/>
        <w:rPr>
          <w:sz w:val="23"/>
        </w:rPr>
      </w:pP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77777777" w:rsidR="009D3EAA" w:rsidRDefault="009D3EAA" w:rsidP="009D3EAA">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174" w:name="C2._QA_REPORTS_to_Management"/>
      <w:bookmarkStart w:id="175" w:name="_Toc96073982"/>
      <w:bookmarkEnd w:id="174"/>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175"/>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t>Annually a QA summary report will be produced and submitted to the Project Manager, ADEC Project Manager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3E6C84F1" w14:textId="77777777" w:rsidR="009D3EAA" w:rsidRDefault="009D3EAA" w:rsidP="009D3EAA">
      <w:pPr>
        <w:pStyle w:val="BodyText"/>
        <w:ind w:left="2128"/>
      </w:pPr>
      <w:r>
        <w:t>Note: Accuracy for spiked sample results is determined by calculation per</w:t>
      </w:r>
    </w:p>
    <w:p w14:paraId="6434EC36" w14:textId="77777777" w:rsidR="009D3EAA" w:rsidRDefault="009D3EAA" w:rsidP="009D3EAA">
      <w:pPr>
        <w:sectPr w:rsidR="009D3EAA">
          <w:pgSz w:w="11900" w:h="16840"/>
          <w:pgMar w:top="1620" w:right="940" w:bottom="940" w:left="1040" w:header="929" w:footer="744" w:gutter="0"/>
          <w:cols w:space="720"/>
        </w:sectPr>
      </w:pPr>
    </w:p>
    <w:p w14:paraId="5D56CB93" w14:textId="77777777" w:rsidR="009D3EAA" w:rsidRDefault="009D3EAA" w:rsidP="009D3EAA">
      <w:pPr>
        <w:pStyle w:val="BodyText"/>
        <w:spacing w:before="89"/>
        <w:ind w:left="2128" w:right="234"/>
      </w:pPr>
      <w:r>
        <w:lastRenderedPageBreak/>
        <w:t>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176" w:name="_Toc96073983"/>
      <w:bookmarkStart w:id="177" w:name="_Toc117087866"/>
      <w:r>
        <w:t>Agency Baseline</w:t>
      </w:r>
      <w:bookmarkEnd w:id="176"/>
      <w:bookmarkEnd w:id="177"/>
    </w:p>
    <w:p w14:paraId="0DDB526E" w14:textId="77777777" w:rsidR="009D3EAA" w:rsidRDefault="009D3EAA" w:rsidP="003E0C23">
      <w:pPr>
        <w:pStyle w:val="BodyText"/>
        <w:ind w:right="388"/>
      </w:pPr>
      <w:r>
        <w:t>A comprehensive report will be produced every 5 years. An open data report will be produced within one year of data collection. The open data reports will be available on line through a lin</w:t>
      </w:r>
      <w:hyperlink r:id="rId33">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178" w:name="D1._DATA_REVIEW,_VALIDATION_AND_VERIFICA"/>
      <w:bookmarkStart w:id="179" w:name="_Toc96073985"/>
      <w:bookmarkStart w:id="180" w:name="_Toc117087867"/>
      <w:bookmarkEnd w:id="178"/>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179"/>
      <w:r w:rsidR="00B075AD">
        <w:t>Verification Requirements</w:t>
      </w:r>
      <w:bookmarkEnd w:id="180"/>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181" w:name="D2._VALIDATION_AND_VERIFICATION_METHODS"/>
      <w:bookmarkStart w:id="182" w:name="_Toc96073986"/>
      <w:bookmarkStart w:id="183" w:name="_Toc117087868"/>
      <w:bookmarkEnd w:id="181"/>
      <w:r>
        <w:t>D2. V</w:t>
      </w:r>
      <w:r w:rsidR="00411993">
        <w:t>alidation and</w:t>
      </w:r>
      <w:r>
        <w:t xml:space="preserve"> V</w:t>
      </w:r>
      <w:r w:rsidR="00411993">
        <w:t>erification</w:t>
      </w:r>
      <w:r>
        <w:t xml:space="preserve"> M</w:t>
      </w:r>
      <w:bookmarkEnd w:id="182"/>
      <w:r w:rsidR="00411993">
        <w:t>ethods</w:t>
      </w:r>
      <w:bookmarkEnd w:id="183"/>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184" w:name="_Toc96073987"/>
      <w:r w:rsidRPr="00F961E9">
        <w:rPr>
          <w:b/>
          <w:i/>
        </w:rPr>
        <w:lastRenderedPageBreak/>
        <w:t>Laboratory Quality Control (QC) Measures</w:t>
      </w:r>
      <w:bookmarkEnd w:id="184"/>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7A1800D9" w:rsidR="009D3EAA" w:rsidRDefault="009D3EAA" w:rsidP="00DD7EEA">
      <w:pPr>
        <w:pStyle w:val="Heading2"/>
        <w:ind w:left="0"/>
      </w:pPr>
      <w:bookmarkStart w:id="185" w:name="D3._RECONCILIATION_WITH_DATA_QUALITY_OBJ"/>
      <w:bookmarkStart w:id="186" w:name="_Toc96073988"/>
      <w:bookmarkStart w:id="187" w:name="_Toc117087869"/>
      <w:bookmarkEnd w:id="185"/>
      <w:r>
        <w:t>D3.</w:t>
      </w:r>
      <w:r w:rsidR="003A402A">
        <w:t xml:space="preserve"> </w:t>
      </w:r>
      <w:r>
        <w:t>R</w:t>
      </w:r>
      <w:r w:rsidR="003A402A">
        <w:t>econciliation</w:t>
      </w:r>
      <w:r>
        <w:t xml:space="preserve"> </w:t>
      </w:r>
      <w:proofErr w:type="gramStart"/>
      <w:r>
        <w:t>W</w:t>
      </w:r>
      <w:r w:rsidR="003A402A">
        <w:t>ith</w:t>
      </w:r>
      <w:proofErr w:type="gramEnd"/>
      <w:r>
        <w:t xml:space="preserve"> D</w:t>
      </w:r>
      <w:r w:rsidR="003A402A">
        <w:t>ata</w:t>
      </w:r>
      <w:r>
        <w:t xml:space="preserve"> Q</w:t>
      </w:r>
      <w:r w:rsidR="003A402A">
        <w:t>uality</w:t>
      </w:r>
      <w:r>
        <w:rPr>
          <w:spacing w:val="-4"/>
        </w:rPr>
        <w:t xml:space="preserve"> </w:t>
      </w:r>
      <w:r>
        <w:t>O</w:t>
      </w:r>
      <w:bookmarkEnd w:id="186"/>
      <w:r w:rsidR="003A402A">
        <w:t>bjectives</w:t>
      </w:r>
      <w:bookmarkEnd w:id="187"/>
    </w:p>
    <w:p w14:paraId="41A93C57" w14:textId="77777777" w:rsidR="009D3EAA" w:rsidRDefault="009D3EAA" w:rsidP="009D3EAA">
      <w:pPr>
        <w:pStyle w:val="BodyText"/>
        <w:spacing w:before="9"/>
        <w:rPr>
          <w:b/>
          <w:sz w:val="23"/>
        </w:rPr>
      </w:pPr>
    </w:p>
    <w:p w14:paraId="1A5C05DD" w14:textId="0B9771CA" w:rsidR="003E0C23" w:rsidRDefault="009D3EAA" w:rsidP="00DD7EEA">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68595F1" w14:textId="77777777" w:rsidR="008043F1" w:rsidRDefault="00461CAC" w:rsidP="008043F1">
      <w:pPr>
        <w:pStyle w:val="AppendixSubheadings"/>
        <w:jc w:val="center"/>
        <w:rPr>
          <w:b/>
          <w:sz w:val="24"/>
          <w:szCs w:val="24"/>
        </w:rPr>
      </w:pPr>
      <w:bookmarkStart w:id="188" w:name="_Toc112073505"/>
      <w:commentRangeStart w:id="189"/>
      <w:r w:rsidRPr="00DD7EEA">
        <w:rPr>
          <w:b/>
          <w:sz w:val="24"/>
          <w:szCs w:val="24"/>
        </w:rPr>
        <w:t xml:space="preserve">Appendix </w:t>
      </w:r>
      <w:bookmarkEnd w:id="188"/>
      <w:r w:rsidR="00DD7EEA" w:rsidRPr="00DD7EEA">
        <w:rPr>
          <w:b/>
          <w:sz w:val="24"/>
          <w:szCs w:val="24"/>
        </w:rPr>
        <w:t>A</w:t>
      </w:r>
      <w:commentRangeEnd w:id="189"/>
      <w:r w:rsidR="00DD7EEA">
        <w:rPr>
          <w:rStyle w:val="CommentReference"/>
        </w:rPr>
        <w:commentReference w:id="189"/>
      </w:r>
      <w:r w:rsidR="008043F1">
        <w:rPr>
          <w:b/>
          <w:sz w:val="24"/>
          <w:szCs w:val="24"/>
        </w:rPr>
        <w:t xml:space="preserve"> </w:t>
      </w:r>
    </w:p>
    <w:p w14:paraId="45B830F0" w14:textId="77777777" w:rsidR="008043F1" w:rsidRDefault="00DD7EEA" w:rsidP="008043F1">
      <w:pPr>
        <w:pStyle w:val="AppendixSubheadings"/>
        <w:jc w:val="center"/>
        <w:rPr>
          <w:b/>
          <w:sz w:val="24"/>
        </w:rPr>
      </w:pPr>
      <w:r>
        <w:rPr>
          <w:b/>
          <w:sz w:val="24"/>
        </w:rPr>
        <w:t xml:space="preserve">Kenai Watershed Forum </w:t>
      </w:r>
    </w:p>
    <w:p w14:paraId="28ACCA19" w14:textId="6DD5FF83" w:rsidR="00DD7EEA" w:rsidRPr="008043F1" w:rsidRDefault="00DD7EEA" w:rsidP="008043F1">
      <w:pPr>
        <w:pStyle w:val="AppendixSubheadings"/>
        <w:jc w:val="center"/>
        <w:rPr>
          <w:b/>
          <w:sz w:val="24"/>
          <w:szCs w:val="24"/>
        </w:rPr>
      </w:pPr>
      <w:r>
        <w:rPr>
          <w:b/>
          <w:sz w:val="24"/>
        </w:rPr>
        <w:t>Technical Advisory Committee</w:t>
      </w:r>
    </w:p>
    <w:p w14:paraId="07D1F4E4" w14:textId="77777777" w:rsidR="00DD7EEA" w:rsidRDefault="00DD7EEA" w:rsidP="00DD7EEA">
      <w:pPr>
        <w:pStyle w:val="BodyText"/>
        <w:rPr>
          <w:b/>
          <w:sz w:val="26"/>
        </w:rPr>
      </w:pPr>
    </w:p>
    <w:p w14:paraId="1CAC84D1" w14:textId="77777777" w:rsidR="00DD7EEA" w:rsidRDefault="00DD7EEA" w:rsidP="00DD7EEA">
      <w:pPr>
        <w:pStyle w:val="BodyText"/>
        <w:rPr>
          <w:b/>
          <w:sz w:val="22"/>
        </w:rPr>
      </w:pPr>
    </w:p>
    <w:p w14:paraId="217007AD" w14:textId="77777777" w:rsidR="00DD7EEA" w:rsidRDefault="00DD7EEA" w:rsidP="00DD7EEA">
      <w:pPr>
        <w:pStyle w:val="Heading2"/>
      </w:pPr>
      <w:bookmarkStart w:id="190" w:name="_Toc96073990"/>
      <w:bookmarkStart w:id="191" w:name="_Toc117087870"/>
      <w:r>
        <w:t>Scott Curtin</w:t>
      </w:r>
      <w:bookmarkEnd w:id="190"/>
      <w:bookmarkEnd w:id="191"/>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 xml:space="preserve">210 </w:t>
      </w:r>
      <w:proofErr w:type="spellStart"/>
      <w:r>
        <w:t>Fidalgo</w:t>
      </w:r>
      <w:proofErr w:type="spellEnd"/>
      <w:r>
        <w:t xml:space="preserve">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Default="00DD7EEA" w:rsidP="00DD7EEA">
      <w:pPr>
        <w:pStyle w:val="Heading2"/>
      </w:pPr>
      <w:bookmarkStart w:id="192" w:name="_Toc96073991"/>
      <w:bookmarkStart w:id="193" w:name="_Toc117087871"/>
      <w:r>
        <w:t>Jeff Anderson</w:t>
      </w:r>
      <w:bookmarkEnd w:id="192"/>
      <w:bookmarkEnd w:id="193"/>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w:t>
      </w:r>
      <w:proofErr w:type="spellStart"/>
      <w:r>
        <w:t>Kalifornsky</w:t>
      </w:r>
      <w:proofErr w:type="spellEnd"/>
      <w:r>
        <w:t xml:space="preserve">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Default="00DD7EEA" w:rsidP="00DD7EEA">
      <w:pPr>
        <w:pStyle w:val="Heading2"/>
      </w:pPr>
      <w:bookmarkStart w:id="194" w:name="_Toc96073992"/>
      <w:bookmarkStart w:id="195" w:name="_Toc117087872"/>
      <w:r>
        <w:t>Jack Blackwell</w:t>
      </w:r>
      <w:bookmarkEnd w:id="194"/>
      <w:bookmarkEnd w:id="195"/>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8043F1" w:rsidRDefault="00DD7EEA" w:rsidP="00DD7EEA">
      <w:pPr>
        <w:pStyle w:val="Heading2"/>
        <w:spacing w:before="1"/>
      </w:pPr>
      <w:bookmarkStart w:id="196" w:name="_Toc96073993"/>
      <w:bookmarkStart w:id="197" w:name="_Toc117087873"/>
      <w:r w:rsidRPr="008043F1">
        <w:t>Francisco B</w:t>
      </w:r>
      <w:r w:rsidRPr="008043F1">
        <w:rPr>
          <w:spacing w:val="-8"/>
        </w:rPr>
        <w:t xml:space="preserve"> </w:t>
      </w:r>
      <w:r w:rsidRPr="008043F1">
        <w:t>Sanchez</w:t>
      </w:r>
      <w:bookmarkEnd w:id="196"/>
      <w:bookmarkEnd w:id="197"/>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Default="00DD7EEA" w:rsidP="00DD7EEA">
      <w:pPr>
        <w:pStyle w:val="Heading2"/>
      </w:pPr>
      <w:bookmarkStart w:id="198" w:name="_Toc96073994"/>
      <w:bookmarkStart w:id="199" w:name="_Toc117087874"/>
      <w:r>
        <w:t>Dean Day</w:t>
      </w:r>
      <w:bookmarkEnd w:id="198"/>
      <w:bookmarkEnd w:id="199"/>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w:t>
      </w:r>
      <w:proofErr w:type="spellStart"/>
      <w:r>
        <w:t>Kalifornsky</w:t>
      </w:r>
      <w:proofErr w:type="spellEnd"/>
      <w:r>
        <w:t xml:space="preserve">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Default="008043F1" w:rsidP="00DD7EEA">
      <w:pPr>
        <w:pStyle w:val="Heading2"/>
      </w:pPr>
      <w:bookmarkStart w:id="200" w:name="_Toc117087875"/>
      <w:r>
        <w:t>Justin Nelson</w:t>
      </w:r>
      <w:bookmarkEnd w:id="200"/>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77777777" w:rsidR="00DD7EEA" w:rsidRDefault="00DD7EEA" w:rsidP="00DD7EEA">
      <w:pPr>
        <w:pStyle w:val="BodyText"/>
        <w:spacing w:before="2"/>
      </w:pPr>
    </w:p>
    <w:p w14:paraId="614A930C" w14:textId="77777777" w:rsidR="00DD7EEA" w:rsidRDefault="00DD7EEA" w:rsidP="00DD7EEA">
      <w:pPr>
        <w:pStyle w:val="Heading2"/>
      </w:pPr>
      <w:bookmarkStart w:id="201" w:name="_Toc96073996"/>
      <w:bookmarkStart w:id="202" w:name="_Toc117087876"/>
      <w:r>
        <w:lastRenderedPageBreak/>
        <w:t>Jon Essert</w:t>
      </w:r>
      <w:bookmarkEnd w:id="201"/>
      <w:bookmarkEnd w:id="202"/>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079CA96D" w14:textId="77777777" w:rsidR="008043F1" w:rsidRDefault="00461CAC" w:rsidP="008043F1">
      <w:pPr>
        <w:pStyle w:val="AppendixSubheadings"/>
        <w:jc w:val="center"/>
        <w:rPr>
          <w:b/>
          <w:sz w:val="24"/>
          <w:szCs w:val="24"/>
        </w:rPr>
      </w:pPr>
      <w:bookmarkStart w:id="203" w:name="_Toc112073506"/>
      <w:r w:rsidRPr="008043F1">
        <w:rPr>
          <w:b/>
          <w:sz w:val="24"/>
          <w:szCs w:val="24"/>
        </w:rPr>
        <w:lastRenderedPageBreak/>
        <w:t xml:space="preserve">Appendix </w:t>
      </w:r>
      <w:bookmarkEnd w:id="203"/>
      <w:r w:rsidR="00DD7EEA" w:rsidRPr="008043F1">
        <w:rPr>
          <w:b/>
          <w:sz w:val="24"/>
          <w:szCs w:val="24"/>
        </w:rPr>
        <w:t>B</w:t>
      </w:r>
      <w:r w:rsidR="008043F1">
        <w:rPr>
          <w:b/>
          <w:sz w:val="24"/>
          <w:szCs w:val="24"/>
        </w:rPr>
        <w:t xml:space="preserve"> </w:t>
      </w:r>
    </w:p>
    <w:p w14:paraId="208234D5" w14:textId="7A8F8582" w:rsidR="008043F1" w:rsidRDefault="008043F1" w:rsidP="008043F1">
      <w:pPr>
        <w:pStyle w:val="AppendixSubheadings"/>
        <w:jc w:val="center"/>
        <w:rPr>
          <w:b/>
          <w:sz w:val="24"/>
          <w:szCs w:val="24"/>
        </w:rPr>
      </w:pPr>
      <w:r w:rsidRPr="008043F1">
        <w:rPr>
          <w:b/>
          <w:sz w:val="24"/>
          <w:szCs w:val="24"/>
        </w:rPr>
        <w:t>Fieldwork Sampling SOP</w:t>
      </w:r>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4">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5"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6"/>
          <w:footerReference w:type="default" r:id="rId37"/>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38"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0"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1"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2"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3"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4"/>
          <w:footerReference w:type="default" r:id="rId45"/>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04AF8006" w14:textId="6ED1AAA7" w:rsidR="00C01915" w:rsidRPr="009D2B50" w:rsidRDefault="009D2B50" w:rsidP="009D2B50">
      <w:pPr>
        <w:pStyle w:val="AppendixHeading"/>
        <w:jc w:val="center"/>
        <w:rPr>
          <w:rFonts w:ascii="Times New Roman" w:hAnsi="Times New Roman" w:cs="Times New Roman"/>
          <w:b/>
          <w:szCs w:val="24"/>
        </w:rPr>
      </w:pPr>
      <w:r w:rsidRPr="009D2B50">
        <w:rPr>
          <w:rFonts w:ascii="Times New Roman" w:hAnsi="Times New Roman" w:cs="Times New Roman"/>
          <w:b/>
          <w:szCs w:val="24"/>
        </w:rPr>
        <w:t>Appendix C</w:t>
      </w:r>
    </w:p>
    <w:p w14:paraId="6A849703" w14:textId="32FD20D0" w:rsidR="00DC2B02" w:rsidRPr="00F5489C" w:rsidRDefault="009D2B50" w:rsidP="00F5489C">
      <w:pPr>
        <w:ind w:left="2371" w:right="2382"/>
        <w:jc w:val="center"/>
        <w:rPr>
          <w:b/>
          <w:sz w:val="24"/>
          <w:szCs w:val="24"/>
        </w:rPr>
      </w:pPr>
      <w:r w:rsidRPr="009D2B50">
        <w:rPr>
          <w:b/>
          <w:sz w:val="24"/>
          <w:szCs w:val="24"/>
        </w:rPr>
        <w:t>Kenai River Watershed Water Quality Monitoring Field Data Form KWF-WQ</w:t>
      </w:r>
      <w:r w:rsidR="00DC2B02">
        <w:rPr>
          <w:b/>
          <w:sz w:val="24"/>
          <w:szCs w:val="24"/>
        </w:rPr>
        <w:t xml:space="preserve"> Form 6.1</w:t>
      </w:r>
    </w:p>
    <w:p w14:paraId="046C4C26" w14:textId="77777777" w:rsidR="00DC2B02" w:rsidRPr="00DC2B02" w:rsidRDefault="00DC2B02" w:rsidP="00DC2B02">
      <w:pPr>
        <w:pStyle w:val="AppendixSubheadings"/>
        <w:rPr>
          <w:b/>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CF7730">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proofErr w:type="spellStart"/>
            <w:r w:rsidRPr="00DC2B02">
              <w:rPr>
                <w:sz w:val="24"/>
                <w:szCs w:val="24"/>
              </w:rPr>
              <w:t>coord</w:t>
            </w:r>
            <w:proofErr w:type="spellEnd"/>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CF7730">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CF7730">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CF7730">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CF7730">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CF7730">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t>Kenai River Watershed Water Quality Monitoring</w:t>
      </w:r>
      <w:r>
        <w:rPr>
          <w:b/>
          <w:sz w:val="24"/>
          <w:u w:val="thick"/>
        </w:rPr>
        <w:t>, SGS</w:t>
      </w:r>
      <w:r>
        <w:rPr>
          <w:b/>
          <w:sz w:val="24"/>
          <w:u w:val="thick"/>
        </w:rPr>
        <w:t xml:space="preserve"> </w:t>
      </w:r>
      <w:r>
        <w:rPr>
          <w:b/>
          <w:sz w:val="24"/>
          <w:u w:val="thick"/>
        </w:rPr>
        <w:t>Chain of Custody</w:t>
      </w:r>
      <w:r>
        <w:rPr>
          <w:b/>
          <w:sz w:val="24"/>
          <w:u w:val="thick"/>
        </w:rPr>
        <w:t xml:space="preserve"> Form KWF-WQ </w:t>
      </w:r>
      <w:commentRangeStart w:id="204"/>
      <w:r>
        <w:rPr>
          <w:b/>
          <w:sz w:val="24"/>
          <w:u w:val="thick"/>
        </w:rPr>
        <w:t xml:space="preserve">Form </w:t>
      </w:r>
      <w:r w:rsidRPr="00F5489C">
        <w:rPr>
          <w:b/>
          <w:sz w:val="24"/>
          <w:highlight w:val="yellow"/>
          <w:u w:val="thick"/>
        </w:rPr>
        <w:t>6.3</w:t>
      </w:r>
      <w:commentRangeEnd w:id="204"/>
      <w:r>
        <w:rPr>
          <w:rStyle w:val="CommentReference"/>
        </w:rPr>
        <w:commentReference w:id="204"/>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6" cstate="print"/>
                    <a:stretch>
                      <a:fillRect/>
                    </a:stretch>
                  </pic:blipFill>
                  <pic:spPr>
                    <a:xfrm>
                      <a:off x="0" y="0"/>
                      <a:ext cx="7487831" cy="4776882"/>
                    </a:xfrm>
                    <a:prstGeom prst="rect">
                      <a:avLst/>
                    </a:prstGeom>
                  </pic:spPr>
                </pic:pic>
              </a:graphicData>
            </a:graphic>
          </wp:anchor>
        </w:drawing>
      </w:r>
    </w:p>
    <w:p w14:paraId="36241258" w14:textId="6E664CF4" w:rsidR="00F5489C" w:rsidRDefault="00F5489C" w:rsidP="00F5489C">
      <w:pPr>
        <w:pStyle w:val="AppendixSubheadings"/>
        <w:sectPr w:rsidR="00F5489C" w:rsidSect="009D2B50">
          <w:pgSz w:w="15840" w:h="12240" w:orient="landscape"/>
          <w:pgMar w:top="1440" w:right="1440" w:bottom="1440" w:left="1440" w:header="720" w:footer="720" w:gutter="0"/>
          <w:cols w:space="720"/>
          <w:docGrid w:linePitch="360"/>
        </w:sectPr>
      </w:pPr>
    </w:p>
    <w:p w14:paraId="7F635660" w14:textId="4B2A7054" w:rsidR="00B61701" w:rsidRDefault="00B61701" w:rsidP="00F5489C">
      <w:pPr>
        <w:pStyle w:val="Heading2"/>
        <w:ind w:left="0"/>
      </w:pPr>
    </w:p>
    <w:p w14:paraId="6C2A7F66" w14:textId="77777777" w:rsidR="00F5489C" w:rsidRPr="00F5489C" w:rsidRDefault="00F5489C" w:rsidP="00F5489C">
      <w:pPr>
        <w:pStyle w:val="AppendixSubheadings"/>
        <w:jc w:val="center"/>
        <w:rPr>
          <w:b/>
          <w:sz w:val="24"/>
          <w:szCs w:val="24"/>
        </w:rPr>
      </w:pPr>
      <w:bookmarkStart w:id="205" w:name="_Hlk117091594"/>
      <w:r w:rsidRPr="00F5489C">
        <w:rPr>
          <w:b/>
          <w:sz w:val="24"/>
          <w:szCs w:val="24"/>
        </w:rPr>
        <w:t>Appendix D</w:t>
      </w:r>
    </w:p>
    <w:p w14:paraId="356668A9" w14:textId="02611787" w:rsidR="00F5489C" w:rsidRPr="00F5489C" w:rsidRDefault="00F5489C" w:rsidP="00F5489C">
      <w:pPr>
        <w:pStyle w:val="AppendixSubheadings"/>
        <w:jc w:val="center"/>
        <w:rPr>
          <w:b/>
          <w:sz w:val="24"/>
          <w:szCs w:val="24"/>
        </w:rPr>
      </w:pP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r w:rsidRPr="00F5489C">
        <w:rPr>
          <w:b/>
          <w:sz w:val="24"/>
          <w:szCs w:val="24"/>
        </w:rPr>
        <w:t xml:space="preserve"> (KWF: WQ FORM 4)</w:t>
      </w:r>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CF7730">
        <w:trPr>
          <w:trHeight w:val="459"/>
        </w:trPr>
        <w:tc>
          <w:tcPr>
            <w:tcW w:w="810" w:type="dxa"/>
          </w:tcPr>
          <w:p w14:paraId="0CE52D13" w14:textId="77777777" w:rsidR="00F5489C" w:rsidRDefault="00F5489C" w:rsidP="00CF7730">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CF7730">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CF7730">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CF7730">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CF7730">
            <w:pPr>
              <w:pStyle w:val="TableParagraph"/>
              <w:spacing w:line="229" w:lineRule="exact"/>
              <w:ind w:left="107"/>
              <w:rPr>
                <w:b/>
                <w:sz w:val="20"/>
              </w:rPr>
            </w:pPr>
            <w:r>
              <w:rPr>
                <w:b/>
                <w:sz w:val="20"/>
              </w:rPr>
              <w:t>pH</w:t>
            </w:r>
          </w:p>
        </w:tc>
        <w:tc>
          <w:tcPr>
            <w:tcW w:w="1350" w:type="dxa"/>
          </w:tcPr>
          <w:p w14:paraId="7AE4EFE1" w14:textId="77777777" w:rsidR="00F5489C" w:rsidRDefault="00F5489C" w:rsidP="00CF7730">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CF7730">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CF7730">
            <w:pPr>
              <w:pStyle w:val="TableParagraph"/>
              <w:rPr>
                <w:sz w:val="18"/>
              </w:rPr>
            </w:pPr>
          </w:p>
        </w:tc>
      </w:tr>
      <w:tr w:rsidR="00F5489C" w14:paraId="17D21A21" w14:textId="77777777" w:rsidTr="00CF7730">
        <w:trPr>
          <w:trHeight w:val="457"/>
        </w:trPr>
        <w:tc>
          <w:tcPr>
            <w:tcW w:w="810" w:type="dxa"/>
          </w:tcPr>
          <w:p w14:paraId="051F8040" w14:textId="77777777" w:rsidR="00F5489C" w:rsidRDefault="00F5489C" w:rsidP="00CF7730">
            <w:pPr>
              <w:pStyle w:val="TableParagraph"/>
              <w:spacing w:before="5"/>
              <w:rPr>
                <w:sz w:val="19"/>
              </w:rPr>
            </w:pPr>
          </w:p>
          <w:p w14:paraId="2487BD64" w14:textId="77777777" w:rsidR="00F5489C" w:rsidRDefault="00F5489C" w:rsidP="00CF7730">
            <w:pPr>
              <w:pStyle w:val="TableParagraph"/>
              <w:spacing w:line="213" w:lineRule="exact"/>
              <w:ind w:left="107"/>
              <w:rPr>
                <w:sz w:val="20"/>
              </w:rPr>
            </w:pPr>
            <w:r>
              <w:rPr>
                <w:sz w:val="20"/>
              </w:rPr>
              <w:t>0</w:t>
            </w:r>
          </w:p>
        </w:tc>
        <w:tc>
          <w:tcPr>
            <w:tcW w:w="1980" w:type="dxa"/>
          </w:tcPr>
          <w:p w14:paraId="06796A44" w14:textId="77777777" w:rsidR="00F5489C" w:rsidRDefault="00F5489C" w:rsidP="00CF7730">
            <w:pPr>
              <w:pStyle w:val="TableParagraph"/>
              <w:spacing w:line="225" w:lineRule="exact"/>
              <w:ind w:left="107"/>
              <w:rPr>
                <w:sz w:val="20"/>
              </w:rPr>
            </w:pPr>
            <w:r>
              <w:rPr>
                <w:sz w:val="20"/>
              </w:rPr>
              <w:t>No Name Creek</w:t>
            </w:r>
          </w:p>
        </w:tc>
        <w:tc>
          <w:tcPr>
            <w:tcW w:w="1530" w:type="dxa"/>
          </w:tcPr>
          <w:p w14:paraId="7AEE6A5F" w14:textId="77777777" w:rsidR="00F5489C" w:rsidRDefault="00F5489C" w:rsidP="00CF7730">
            <w:pPr>
              <w:pStyle w:val="TableParagraph"/>
              <w:rPr>
                <w:sz w:val="18"/>
              </w:rPr>
            </w:pPr>
          </w:p>
        </w:tc>
        <w:tc>
          <w:tcPr>
            <w:tcW w:w="1530" w:type="dxa"/>
          </w:tcPr>
          <w:p w14:paraId="2773BD24" w14:textId="77777777" w:rsidR="00F5489C" w:rsidRDefault="00F5489C" w:rsidP="00CF7730">
            <w:pPr>
              <w:pStyle w:val="TableParagraph"/>
              <w:rPr>
                <w:sz w:val="18"/>
              </w:rPr>
            </w:pPr>
          </w:p>
        </w:tc>
        <w:tc>
          <w:tcPr>
            <w:tcW w:w="900" w:type="dxa"/>
          </w:tcPr>
          <w:p w14:paraId="1E2BE705" w14:textId="77777777" w:rsidR="00F5489C" w:rsidRDefault="00F5489C" w:rsidP="00CF7730">
            <w:pPr>
              <w:pStyle w:val="TableParagraph"/>
              <w:rPr>
                <w:sz w:val="18"/>
              </w:rPr>
            </w:pPr>
          </w:p>
        </w:tc>
        <w:tc>
          <w:tcPr>
            <w:tcW w:w="1350" w:type="dxa"/>
          </w:tcPr>
          <w:p w14:paraId="154A7599" w14:textId="77777777" w:rsidR="00F5489C" w:rsidRDefault="00F5489C" w:rsidP="00CF7730">
            <w:pPr>
              <w:pStyle w:val="TableParagraph"/>
              <w:rPr>
                <w:sz w:val="18"/>
              </w:rPr>
            </w:pPr>
          </w:p>
        </w:tc>
        <w:tc>
          <w:tcPr>
            <w:tcW w:w="1260" w:type="dxa"/>
          </w:tcPr>
          <w:p w14:paraId="648E2CB2" w14:textId="77777777" w:rsidR="00F5489C" w:rsidRDefault="00F5489C" w:rsidP="00CF7730">
            <w:pPr>
              <w:pStyle w:val="TableParagraph"/>
              <w:rPr>
                <w:sz w:val="18"/>
              </w:rPr>
            </w:pPr>
          </w:p>
        </w:tc>
        <w:tc>
          <w:tcPr>
            <w:tcW w:w="1260" w:type="dxa"/>
          </w:tcPr>
          <w:p w14:paraId="3D5598C2" w14:textId="77777777" w:rsidR="00F5489C" w:rsidRDefault="00F5489C" w:rsidP="00CF7730">
            <w:pPr>
              <w:pStyle w:val="TableParagraph"/>
              <w:rPr>
                <w:sz w:val="18"/>
              </w:rPr>
            </w:pPr>
          </w:p>
        </w:tc>
      </w:tr>
      <w:tr w:rsidR="00F5489C" w14:paraId="35621BA8" w14:textId="77777777" w:rsidTr="00CF7730">
        <w:trPr>
          <w:trHeight w:val="460"/>
        </w:trPr>
        <w:tc>
          <w:tcPr>
            <w:tcW w:w="810" w:type="dxa"/>
          </w:tcPr>
          <w:p w14:paraId="72411AAF" w14:textId="77777777" w:rsidR="00F5489C" w:rsidRDefault="00F5489C" w:rsidP="00CF7730">
            <w:pPr>
              <w:pStyle w:val="TableParagraph"/>
              <w:spacing w:line="227" w:lineRule="exact"/>
              <w:ind w:left="107"/>
              <w:rPr>
                <w:sz w:val="20"/>
              </w:rPr>
            </w:pPr>
            <w:r>
              <w:rPr>
                <w:sz w:val="20"/>
              </w:rPr>
              <w:t>1.5</w:t>
            </w:r>
          </w:p>
        </w:tc>
        <w:tc>
          <w:tcPr>
            <w:tcW w:w="1980" w:type="dxa"/>
          </w:tcPr>
          <w:p w14:paraId="46A99C57" w14:textId="77777777" w:rsidR="00F5489C" w:rsidRDefault="00F5489C" w:rsidP="00CF7730">
            <w:pPr>
              <w:pStyle w:val="TableParagraph"/>
              <w:spacing w:line="227" w:lineRule="exact"/>
              <w:ind w:left="107"/>
              <w:rPr>
                <w:sz w:val="20"/>
              </w:rPr>
            </w:pPr>
            <w:r>
              <w:rPr>
                <w:sz w:val="20"/>
              </w:rPr>
              <w:t>Kenai Dock</w:t>
            </w:r>
          </w:p>
        </w:tc>
        <w:tc>
          <w:tcPr>
            <w:tcW w:w="1530" w:type="dxa"/>
          </w:tcPr>
          <w:p w14:paraId="73DF9DAE" w14:textId="77777777" w:rsidR="00F5489C" w:rsidRDefault="00F5489C" w:rsidP="00CF7730">
            <w:pPr>
              <w:pStyle w:val="TableParagraph"/>
              <w:rPr>
                <w:sz w:val="18"/>
              </w:rPr>
            </w:pPr>
          </w:p>
        </w:tc>
        <w:tc>
          <w:tcPr>
            <w:tcW w:w="1530" w:type="dxa"/>
          </w:tcPr>
          <w:p w14:paraId="64B10183" w14:textId="77777777" w:rsidR="00F5489C" w:rsidRDefault="00F5489C" w:rsidP="00CF7730">
            <w:pPr>
              <w:pStyle w:val="TableParagraph"/>
              <w:rPr>
                <w:sz w:val="18"/>
              </w:rPr>
            </w:pPr>
          </w:p>
        </w:tc>
        <w:tc>
          <w:tcPr>
            <w:tcW w:w="900" w:type="dxa"/>
          </w:tcPr>
          <w:p w14:paraId="7593EE9B" w14:textId="77777777" w:rsidR="00F5489C" w:rsidRDefault="00F5489C" w:rsidP="00CF7730">
            <w:pPr>
              <w:pStyle w:val="TableParagraph"/>
              <w:rPr>
                <w:sz w:val="18"/>
              </w:rPr>
            </w:pPr>
          </w:p>
        </w:tc>
        <w:tc>
          <w:tcPr>
            <w:tcW w:w="1350" w:type="dxa"/>
          </w:tcPr>
          <w:p w14:paraId="47359F5A" w14:textId="77777777" w:rsidR="00F5489C" w:rsidRDefault="00F5489C" w:rsidP="00CF7730">
            <w:pPr>
              <w:pStyle w:val="TableParagraph"/>
              <w:rPr>
                <w:sz w:val="18"/>
              </w:rPr>
            </w:pPr>
          </w:p>
        </w:tc>
        <w:tc>
          <w:tcPr>
            <w:tcW w:w="1260" w:type="dxa"/>
          </w:tcPr>
          <w:p w14:paraId="6F2F2106" w14:textId="77777777" w:rsidR="00F5489C" w:rsidRDefault="00F5489C" w:rsidP="00CF7730">
            <w:pPr>
              <w:pStyle w:val="TableParagraph"/>
              <w:rPr>
                <w:sz w:val="18"/>
              </w:rPr>
            </w:pPr>
          </w:p>
        </w:tc>
        <w:tc>
          <w:tcPr>
            <w:tcW w:w="1260" w:type="dxa"/>
          </w:tcPr>
          <w:p w14:paraId="7E12E181" w14:textId="77777777" w:rsidR="00F5489C" w:rsidRDefault="00F5489C" w:rsidP="00CF7730">
            <w:pPr>
              <w:pStyle w:val="TableParagraph"/>
              <w:rPr>
                <w:sz w:val="18"/>
              </w:rPr>
            </w:pPr>
          </w:p>
        </w:tc>
      </w:tr>
      <w:tr w:rsidR="00F5489C" w14:paraId="1C7961A1" w14:textId="77777777" w:rsidTr="00CF7730">
        <w:trPr>
          <w:trHeight w:val="459"/>
        </w:trPr>
        <w:tc>
          <w:tcPr>
            <w:tcW w:w="810" w:type="dxa"/>
          </w:tcPr>
          <w:p w14:paraId="0FCBD75F" w14:textId="77777777" w:rsidR="00F5489C" w:rsidRDefault="00F5489C" w:rsidP="00CF7730">
            <w:pPr>
              <w:pStyle w:val="TableParagraph"/>
              <w:spacing w:line="227" w:lineRule="exact"/>
              <w:ind w:left="107"/>
              <w:rPr>
                <w:sz w:val="20"/>
              </w:rPr>
            </w:pPr>
            <w:r>
              <w:rPr>
                <w:sz w:val="20"/>
              </w:rPr>
              <w:t>6.5</w:t>
            </w:r>
          </w:p>
        </w:tc>
        <w:tc>
          <w:tcPr>
            <w:tcW w:w="1980" w:type="dxa"/>
          </w:tcPr>
          <w:p w14:paraId="1A121B1A" w14:textId="77777777" w:rsidR="00F5489C" w:rsidRDefault="00F5489C" w:rsidP="00CF7730">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CF7730">
            <w:pPr>
              <w:pStyle w:val="TableParagraph"/>
              <w:rPr>
                <w:sz w:val="18"/>
              </w:rPr>
            </w:pPr>
          </w:p>
        </w:tc>
        <w:tc>
          <w:tcPr>
            <w:tcW w:w="1530" w:type="dxa"/>
          </w:tcPr>
          <w:p w14:paraId="6101E502" w14:textId="77777777" w:rsidR="00F5489C" w:rsidRDefault="00F5489C" w:rsidP="00CF7730">
            <w:pPr>
              <w:pStyle w:val="TableParagraph"/>
              <w:rPr>
                <w:sz w:val="18"/>
              </w:rPr>
            </w:pPr>
          </w:p>
        </w:tc>
        <w:tc>
          <w:tcPr>
            <w:tcW w:w="900" w:type="dxa"/>
          </w:tcPr>
          <w:p w14:paraId="20BB7623" w14:textId="77777777" w:rsidR="00F5489C" w:rsidRDefault="00F5489C" w:rsidP="00CF7730">
            <w:pPr>
              <w:pStyle w:val="TableParagraph"/>
              <w:rPr>
                <w:sz w:val="18"/>
              </w:rPr>
            </w:pPr>
          </w:p>
        </w:tc>
        <w:tc>
          <w:tcPr>
            <w:tcW w:w="1350" w:type="dxa"/>
          </w:tcPr>
          <w:p w14:paraId="52AFF295" w14:textId="77777777" w:rsidR="00F5489C" w:rsidRDefault="00F5489C" w:rsidP="00CF7730">
            <w:pPr>
              <w:pStyle w:val="TableParagraph"/>
              <w:rPr>
                <w:sz w:val="18"/>
              </w:rPr>
            </w:pPr>
          </w:p>
        </w:tc>
        <w:tc>
          <w:tcPr>
            <w:tcW w:w="1260" w:type="dxa"/>
          </w:tcPr>
          <w:p w14:paraId="42FA1E1D" w14:textId="77777777" w:rsidR="00F5489C" w:rsidRDefault="00F5489C" w:rsidP="00CF7730">
            <w:pPr>
              <w:pStyle w:val="TableParagraph"/>
              <w:rPr>
                <w:sz w:val="18"/>
              </w:rPr>
            </w:pPr>
          </w:p>
        </w:tc>
        <w:tc>
          <w:tcPr>
            <w:tcW w:w="1260" w:type="dxa"/>
          </w:tcPr>
          <w:p w14:paraId="10620C2A" w14:textId="77777777" w:rsidR="00F5489C" w:rsidRDefault="00F5489C" w:rsidP="00CF7730">
            <w:pPr>
              <w:pStyle w:val="TableParagraph"/>
              <w:rPr>
                <w:sz w:val="18"/>
              </w:rPr>
            </w:pPr>
          </w:p>
        </w:tc>
      </w:tr>
      <w:tr w:rsidR="00F5489C" w14:paraId="50657E5D" w14:textId="77777777" w:rsidTr="00CF7730">
        <w:trPr>
          <w:trHeight w:val="460"/>
        </w:trPr>
        <w:tc>
          <w:tcPr>
            <w:tcW w:w="810" w:type="dxa"/>
          </w:tcPr>
          <w:p w14:paraId="77A32411" w14:textId="77777777" w:rsidR="00F5489C" w:rsidRDefault="00F5489C" w:rsidP="00CF7730">
            <w:pPr>
              <w:pStyle w:val="TableParagraph"/>
              <w:spacing w:line="228" w:lineRule="exact"/>
              <w:ind w:left="107"/>
              <w:rPr>
                <w:sz w:val="20"/>
              </w:rPr>
            </w:pPr>
            <w:r>
              <w:rPr>
                <w:sz w:val="20"/>
              </w:rPr>
              <w:t>10</w:t>
            </w:r>
          </w:p>
        </w:tc>
        <w:tc>
          <w:tcPr>
            <w:tcW w:w="1980" w:type="dxa"/>
          </w:tcPr>
          <w:p w14:paraId="48ABA46D" w14:textId="77777777" w:rsidR="00F5489C" w:rsidRDefault="00F5489C" w:rsidP="00CF7730">
            <w:pPr>
              <w:pStyle w:val="TableParagraph"/>
              <w:spacing w:line="228" w:lineRule="exact"/>
              <w:ind w:left="107"/>
              <w:rPr>
                <w:sz w:val="20"/>
              </w:rPr>
            </w:pPr>
            <w:r>
              <w:rPr>
                <w:sz w:val="20"/>
              </w:rPr>
              <w:t>Beaver Creek</w:t>
            </w:r>
          </w:p>
        </w:tc>
        <w:tc>
          <w:tcPr>
            <w:tcW w:w="1530" w:type="dxa"/>
          </w:tcPr>
          <w:p w14:paraId="7BCFB400" w14:textId="77777777" w:rsidR="00F5489C" w:rsidRDefault="00F5489C" w:rsidP="00CF7730">
            <w:pPr>
              <w:pStyle w:val="TableParagraph"/>
              <w:rPr>
                <w:sz w:val="18"/>
              </w:rPr>
            </w:pPr>
          </w:p>
        </w:tc>
        <w:tc>
          <w:tcPr>
            <w:tcW w:w="1530" w:type="dxa"/>
          </w:tcPr>
          <w:p w14:paraId="6A394C00" w14:textId="77777777" w:rsidR="00F5489C" w:rsidRDefault="00F5489C" w:rsidP="00CF7730">
            <w:pPr>
              <w:pStyle w:val="TableParagraph"/>
              <w:rPr>
                <w:sz w:val="18"/>
              </w:rPr>
            </w:pPr>
          </w:p>
        </w:tc>
        <w:tc>
          <w:tcPr>
            <w:tcW w:w="900" w:type="dxa"/>
          </w:tcPr>
          <w:p w14:paraId="33257A56" w14:textId="77777777" w:rsidR="00F5489C" w:rsidRDefault="00F5489C" w:rsidP="00CF7730">
            <w:pPr>
              <w:pStyle w:val="TableParagraph"/>
              <w:rPr>
                <w:sz w:val="18"/>
              </w:rPr>
            </w:pPr>
          </w:p>
        </w:tc>
        <w:tc>
          <w:tcPr>
            <w:tcW w:w="1350" w:type="dxa"/>
          </w:tcPr>
          <w:p w14:paraId="3FD30305" w14:textId="77777777" w:rsidR="00F5489C" w:rsidRDefault="00F5489C" w:rsidP="00CF7730">
            <w:pPr>
              <w:pStyle w:val="TableParagraph"/>
              <w:rPr>
                <w:sz w:val="18"/>
              </w:rPr>
            </w:pPr>
          </w:p>
        </w:tc>
        <w:tc>
          <w:tcPr>
            <w:tcW w:w="1260" w:type="dxa"/>
          </w:tcPr>
          <w:p w14:paraId="1D279F20" w14:textId="77777777" w:rsidR="00F5489C" w:rsidRDefault="00F5489C" w:rsidP="00CF7730">
            <w:pPr>
              <w:pStyle w:val="TableParagraph"/>
              <w:rPr>
                <w:sz w:val="18"/>
              </w:rPr>
            </w:pPr>
          </w:p>
        </w:tc>
        <w:tc>
          <w:tcPr>
            <w:tcW w:w="1260" w:type="dxa"/>
          </w:tcPr>
          <w:p w14:paraId="14104CF8" w14:textId="77777777" w:rsidR="00F5489C" w:rsidRDefault="00F5489C" w:rsidP="00CF7730">
            <w:pPr>
              <w:pStyle w:val="TableParagraph"/>
              <w:rPr>
                <w:sz w:val="18"/>
              </w:rPr>
            </w:pPr>
          </w:p>
        </w:tc>
      </w:tr>
      <w:tr w:rsidR="00F5489C" w14:paraId="0F927F65" w14:textId="77777777" w:rsidTr="00CF7730">
        <w:trPr>
          <w:trHeight w:val="460"/>
        </w:trPr>
        <w:tc>
          <w:tcPr>
            <w:tcW w:w="810" w:type="dxa"/>
          </w:tcPr>
          <w:p w14:paraId="60AD9F6F" w14:textId="77777777" w:rsidR="00F5489C" w:rsidRDefault="00F5489C" w:rsidP="00CF7730">
            <w:pPr>
              <w:pStyle w:val="TableParagraph"/>
              <w:spacing w:line="227" w:lineRule="exact"/>
              <w:ind w:left="107"/>
              <w:rPr>
                <w:sz w:val="20"/>
              </w:rPr>
            </w:pPr>
            <w:r>
              <w:rPr>
                <w:sz w:val="20"/>
              </w:rPr>
              <w:t>10.1</w:t>
            </w:r>
          </w:p>
        </w:tc>
        <w:tc>
          <w:tcPr>
            <w:tcW w:w="1980" w:type="dxa"/>
          </w:tcPr>
          <w:p w14:paraId="7FCA4381" w14:textId="77777777" w:rsidR="00F5489C" w:rsidRDefault="00F5489C" w:rsidP="00CF7730">
            <w:pPr>
              <w:pStyle w:val="TableParagraph"/>
              <w:spacing w:line="227" w:lineRule="exact"/>
              <w:ind w:left="107"/>
              <w:rPr>
                <w:sz w:val="20"/>
              </w:rPr>
            </w:pPr>
            <w:r>
              <w:rPr>
                <w:sz w:val="20"/>
              </w:rPr>
              <w:t>Kenai River</w:t>
            </w:r>
          </w:p>
        </w:tc>
        <w:tc>
          <w:tcPr>
            <w:tcW w:w="1530" w:type="dxa"/>
          </w:tcPr>
          <w:p w14:paraId="0D8CB86F" w14:textId="77777777" w:rsidR="00F5489C" w:rsidRDefault="00F5489C" w:rsidP="00CF7730">
            <w:pPr>
              <w:pStyle w:val="TableParagraph"/>
              <w:rPr>
                <w:sz w:val="18"/>
              </w:rPr>
            </w:pPr>
          </w:p>
        </w:tc>
        <w:tc>
          <w:tcPr>
            <w:tcW w:w="1530" w:type="dxa"/>
          </w:tcPr>
          <w:p w14:paraId="6A8C2482" w14:textId="77777777" w:rsidR="00F5489C" w:rsidRDefault="00F5489C" w:rsidP="00CF7730">
            <w:pPr>
              <w:pStyle w:val="TableParagraph"/>
              <w:rPr>
                <w:sz w:val="18"/>
              </w:rPr>
            </w:pPr>
          </w:p>
        </w:tc>
        <w:tc>
          <w:tcPr>
            <w:tcW w:w="900" w:type="dxa"/>
          </w:tcPr>
          <w:p w14:paraId="1D61732F" w14:textId="77777777" w:rsidR="00F5489C" w:rsidRDefault="00F5489C" w:rsidP="00CF7730">
            <w:pPr>
              <w:pStyle w:val="TableParagraph"/>
              <w:rPr>
                <w:sz w:val="18"/>
              </w:rPr>
            </w:pPr>
          </w:p>
        </w:tc>
        <w:tc>
          <w:tcPr>
            <w:tcW w:w="1350" w:type="dxa"/>
          </w:tcPr>
          <w:p w14:paraId="3E8C9164" w14:textId="77777777" w:rsidR="00F5489C" w:rsidRDefault="00F5489C" w:rsidP="00CF7730">
            <w:pPr>
              <w:pStyle w:val="TableParagraph"/>
              <w:rPr>
                <w:sz w:val="18"/>
              </w:rPr>
            </w:pPr>
          </w:p>
        </w:tc>
        <w:tc>
          <w:tcPr>
            <w:tcW w:w="1260" w:type="dxa"/>
          </w:tcPr>
          <w:p w14:paraId="31B26F76" w14:textId="77777777" w:rsidR="00F5489C" w:rsidRDefault="00F5489C" w:rsidP="00CF7730">
            <w:pPr>
              <w:pStyle w:val="TableParagraph"/>
              <w:rPr>
                <w:sz w:val="18"/>
              </w:rPr>
            </w:pPr>
          </w:p>
        </w:tc>
        <w:tc>
          <w:tcPr>
            <w:tcW w:w="1260" w:type="dxa"/>
          </w:tcPr>
          <w:p w14:paraId="256ADC4F" w14:textId="77777777" w:rsidR="00F5489C" w:rsidRDefault="00F5489C" w:rsidP="00CF7730">
            <w:pPr>
              <w:pStyle w:val="TableParagraph"/>
              <w:rPr>
                <w:sz w:val="18"/>
              </w:rPr>
            </w:pPr>
          </w:p>
        </w:tc>
      </w:tr>
      <w:tr w:rsidR="00F5489C" w14:paraId="06B93B68" w14:textId="77777777" w:rsidTr="00CF7730">
        <w:trPr>
          <w:trHeight w:val="459"/>
        </w:trPr>
        <w:tc>
          <w:tcPr>
            <w:tcW w:w="810" w:type="dxa"/>
          </w:tcPr>
          <w:p w14:paraId="022DFE1E" w14:textId="77777777" w:rsidR="00F5489C" w:rsidRDefault="00F5489C" w:rsidP="00CF7730">
            <w:pPr>
              <w:pStyle w:val="TableParagraph"/>
              <w:spacing w:line="227" w:lineRule="exact"/>
              <w:ind w:left="107"/>
              <w:rPr>
                <w:sz w:val="20"/>
              </w:rPr>
            </w:pPr>
            <w:r>
              <w:rPr>
                <w:sz w:val="20"/>
              </w:rPr>
              <w:t>12.5</w:t>
            </w:r>
          </w:p>
        </w:tc>
        <w:tc>
          <w:tcPr>
            <w:tcW w:w="1980" w:type="dxa"/>
          </w:tcPr>
          <w:p w14:paraId="397A6FC2" w14:textId="77777777" w:rsidR="00F5489C" w:rsidRDefault="00F5489C" w:rsidP="00CF7730">
            <w:pPr>
              <w:pStyle w:val="TableParagraph"/>
              <w:spacing w:line="227" w:lineRule="exact"/>
              <w:ind w:left="107"/>
              <w:rPr>
                <w:sz w:val="20"/>
              </w:rPr>
            </w:pPr>
            <w:r>
              <w:rPr>
                <w:sz w:val="20"/>
              </w:rPr>
              <w:t>Pillars</w:t>
            </w:r>
          </w:p>
        </w:tc>
        <w:tc>
          <w:tcPr>
            <w:tcW w:w="1530" w:type="dxa"/>
          </w:tcPr>
          <w:p w14:paraId="291E3B6C" w14:textId="77777777" w:rsidR="00F5489C" w:rsidRDefault="00F5489C" w:rsidP="00CF7730">
            <w:pPr>
              <w:pStyle w:val="TableParagraph"/>
              <w:rPr>
                <w:sz w:val="18"/>
              </w:rPr>
            </w:pPr>
          </w:p>
        </w:tc>
        <w:tc>
          <w:tcPr>
            <w:tcW w:w="1530" w:type="dxa"/>
          </w:tcPr>
          <w:p w14:paraId="07DA75D4" w14:textId="77777777" w:rsidR="00F5489C" w:rsidRDefault="00F5489C" w:rsidP="00CF7730">
            <w:pPr>
              <w:pStyle w:val="TableParagraph"/>
              <w:rPr>
                <w:sz w:val="18"/>
              </w:rPr>
            </w:pPr>
          </w:p>
        </w:tc>
        <w:tc>
          <w:tcPr>
            <w:tcW w:w="900" w:type="dxa"/>
          </w:tcPr>
          <w:p w14:paraId="62E70674" w14:textId="77777777" w:rsidR="00F5489C" w:rsidRDefault="00F5489C" w:rsidP="00CF7730">
            <w:pPr>
              <w:pStyle w:val="TableParagraph"/>
              <w:rPr>
                <w:sz w:val="18"/>
              </w:rPr>
            </w:pPr>
          </w:p>
        </w:tc>
        <w:tc>
          <w:tcPr>
            <w:tcW w:w="1350" w:type="dxa"/>
          </w:tcPr>
          <w:p w14:paraId="53EF7212" w14:textId="77777777" w:rsidR="00F5489C" w:rsidRDefault="00F5489C" w:rsidP="00CF7730">
            <w:pPr>
              <w:pStyle w:val="TableParagraph"/>
              <w:rPr>
                <w:sz w:val="18"/>
              </w:rPr>
            </w:pPr>
          </w:p>
        </w:tc>
        <w:tc>
          <w:tcPr>
            <w:tcW w:w="1260" w:type="dxa"/>
          </w:tcPr>
          <w:p w14:paraId="23F805E4" w14:textId="77777777" w:rsidR="00F5489C" w:rsidRDefault="00F5489C" w:rsidP="00CF7730">
            <w:pPr>
              <w:pStyle w:val="TableParagraph"/>
              <w:rPr>
                <w:sz w:val="18"/>
              </w:rPr>
            </w:pPr>
          </w:p>
        </w:tc>
        <w:tc>
          <w:tcPr>
            <w:tcW w:w="1260" w:type="dxa"/>
          </w:tcPr>
          <w:p w14:paraId="7D06BE23" w14:textId="77777777" w:rsidR="00F5489C" w:rsidRDefault="00F5489C" w:rsidP="00CF7730">
            <w:pPr>
              <w:pStyle w:val="TableParagraph"/>
              <w:rPr>
                <w:sz w:val="18"/>
              </w:rPr>
            </w:pPr>
          </w:p>
        </w:tc>
      </w:tr>
      <w:tr w:rsidR="00F5489C" w14:paraId="2A1B6353" w14:textId="77777777" w:rsidTr="00CF7730">
        <w:trPr>
          <w:trHeight w:val="460"/>
        </w:trPr>
        <w:tc>
          <w:tcPr>
            <w:tcW w:w="810" w:type="dxa"/>
          </w:tcPr>
          <w:p w14:paraId="0B28AD79" w14:textId="77777777" w:rsidR="00F5489C" w:rsidRDefault="00F5489C" w:rsidP="00CF7730">
            <w:pPr>
              <w:pStyle w:val="TableParagraph"/>
              <w:spacing w:line="228" w:lineRule="exact"/>
              <w:ind w:left="107"/>
              <w:rPr>
                <w:sz w:val="20"/>
              </w:rPr>
            </w:pPr>
            <w:r>
              <w:rPr>
                <w:sz w:val="20"/>
              </w:rPr>
              <w:t>18</w:t>
            </w:r>
          </w:p>
        </w:tc>
        <w:tc>
          <w:tcPr>
            <w:tcW w:w="1980" w:type="dxa"/>
          </w:tcPr>
          <w:p w14:paraId="3293A046" w14:textId="77777777" w:rsidR="00F5489C" w:rsidRDefault="00F5489C" w:rsidP="00CF7730">
            <w:pPr>
              <w:pStyle w:val="TableParagraph"/>
              <w:spacing w:line="228" w:lineRule="exact"/>
              <w:ind w:left="107"/>
              <w:rPr>
                <w:sz w:val="20"/>
              </w:rPr>
            </w:pPr>
            <w:r>
              <w:rPr>
                <w:sz w:val="20"/>
              </w:rPr>
              <w:t>Poachers Cove</w:t>
            </w:r>
          </w:p>
        </w:tc>
        <w:tc>
          <w:tcPr>
            <w:tcW w:w="1530" w:type="dxa"/>
          </w:tcPr>
          <w:p w14:paraId="64786270" w14:textId="77777777" w:rsidR="00F5489C" w:rsidRDefault="00F5489C" w:rsidP="00CF7730">
            <w:pPr>
              <w:pStyle w:val="TableParagraph"/>
              <w:rPr>
                <w:sz w:val="18"/>
              </w:rPr>
            </w:pPr>
          </w:p>
        </w:tc>
        <w:tc>
          <w:tcPr>
            <w:tcW w:w="1530" w:type="dxa"/>
          </w:tcPr>
          <w:p w14:paraId="796547B0" w14:textId="77777777" w:rsidR="00F5489C" w:rsidRDefault="00F5489C" w:rsidP="00CF7730">
            <w:pPr>
              <w:pStyle w:val="TableParagraph"/>
              <w:rPr>
                <w:sz w:val="18"/>
              </w:rPr>
            </w:pPr>
          </w:p>
        </w:tc>
        <w:tc>
          <w:tcPr>
            <w:tcW w:w="900" w:type="dxa"/>
          </w:tcPr>
          <w:p w14:paraId="3D7C2572" w14:textId="77777777" w:rsidR="00F5489C" w:rsidRDefault="00F5489C" w:rsidP="00CF7730">
            <w:pPr>
              <w:pStyle w:val="TableParagraph"/>
              <w:rPr>
                <w:sz w:val="18"/>
              </w:rPr>
            </w:pPr>
          </w:p>
        </w:tc>
        <w:tc>
          <w:tcPr>
            <w:tcW w:w="1350" w:type="dxa"/>
          </w:tcPr>
          <w:p w14:paraId="5EB55FA7" w14:textId="77777777" w:rsidR="00F5489C" w:rsidRDefault="00F5489C" w:rsidP="00CF7730">
            <w:pPr>
              <w:pStyle w:val="TableParagraph"/>
              <w:rPr>
                <w:sz w:val="18"/>
              </w:rPr>
            </w:pPr>
          </w:p>
        </w:tc>
        <w:tc>
          <w:tcPr>
            <w:tcW w:w="1260" w:type="dxa"/>
          </w:tcPr>
          <w:p w14:paraId="6F237051" w14:textId="77777777" w:rsidR="00F5489C" w:rsidRDefault="00F5489C" w:rsidP="00CF7730">
            <w:pPr>
              <w:pStyle w:val="TableParagraph"/>
              <w:rPr>
                <w:sz w:val="18"/>
              </w:rPr>
            </w:pPr>
          </w:p>
        </w:tc>
        <w:tc>
          <w:tcPr>
            <w:tcW w:w="1260" w:type="dxa"/>
          </w:tcPr>
          <w:p w14:paraId="3D98CDC9" w14:textId="77777777" w:rsidR="00F5489C" w:rsidRDefault="00F5489C" w:rsidP="00CF7730">
            <w:pPr>
              <w:pStyle w:val="TableParagraph"/>
              <w:rPr>
                <w:sz w:val="18"/>
              </w:rPr>
            </w:pPr>
          </w:p>
        </w:tc>
      </w:tr>
      <w:tr w:rsidR="00F5489C" w14:paraId="1D175906" w14:textId="77777777" w:rsidTr="00CF7730">
        <w:trPr>
          <w:trHeight w:val="460"/>
        </w:trPr>
        <w:tc>
          <w:tcPr>
            <w:tcW w:w="810" w:type="dxa"/>
          </w:tcPr>
          <w:p w14:paraId="77BE2FAE" w14:textId="77777777" w:rsidR="00F5489C" w:rsidRDefault="00F5489C" w:rsidP="00CF7730">
            <w:pPr>
              <w:pStyle w:val="TableParagraph"/>
              <w:spacing w:line="227" w:lineRule="exact"/>
              <w:ind w:left="107"/>
              <w:rPr>
                <w:sz w:val="20"/>
              </w:rPr>
            </w:pPr>
            <w:r>
              <w:rPr>
                <w:sz w:val="20"/>
              </w:rPr>
              <w:t>21</w:t>
            </w:r>
          </w:p>
        </w:tc>
        <w:tc>
          <w:tcPr>
            <w:tcW w:w="1980" w:type="dxa"/>
          </w:tcPr>
          <w:p w14:paraId="56381FD2" w14:textId="77777777" w:rsidR="00F5489C" w:rsidRDefault="00F5489C" w:rsidP="00CF7730">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CF7730">
            <w:pPr>
              <w:pStyle w:val="TableParagraph"/>
              <w:rPr>
                <w:sz w:val="18"/>
              </w:rPr>
            </w:pPr>
          </w:p>
        </w:tc>
        <w:tc>
          <w:tcPr>
            <w:tcW w:w="1530" w:type="dxa"/>
          </w:tcPr>
          <w:p w14:paraId="4F2B7198" w14:textId="77777777" w:rsidR="00F5489C" w:rsidRDefault="00F5489C" w:rsidP="00CF7730">
            <w:pPr>
              <w:pStyle w:val="TableParagraph"/>
              <w:rPr>
                <w:sz w:val="18"/>
              </w:rPr>
            </w:pPr>
          </w:p>
        </w:tc>
        <w:tc>
          <w:tcPr>
            <w:tcW w:w="900" w:type="dxa"/>
          </w:tcPr>
          <w:p w14:paraId="50B1A3B8" w14:textId="77777777" w:rsidR="00F5489C" w:rsidRDefault="00F5489C" w:rsidP="00CF7730">
            <w:pPr>
              <w:pStyle w:val="TableParagraph"/>
              <w:rPr>
                <w:sz w:val="18"/>
              </w:rPr>
            </w:pPr>
          </w:p>
        </w:tc>
        <w:tc>
          <w:tcPr>
            <w:tcW w:w="1350" w:type="dxa"/>
          </w:tcPr>
          <w:p w14:paraId="49E298F8" w14:textId="77777777" w:rsidR="00F5489C" w:rsidRDefault="00F5489C" w:rsidP="00CF7730">
            <w:pPr>
              <w:pStyle w:val="TableParagraph"/>
              <w:rPr>
                <w:sz w:val="18"/>
              </w:rPr>
            </w:pPr>
          </w:p>
        </w:tc>
        <w:tc>
          <w:tcPr>
            <w:tcW w:w="1260" w:type="dxa"/>
          </w:tcPr>
          <w:p w14:paraId="151334BE" w14:textId="77777777" w:rsidR="00F5489C" w:rsidRDefault="00F5489C" w:rsidP="00CF7730">
            <w:pPr>
              <w:pStyle w:val="TableParagraph"/>
              <w:rPr>
                <w:sz w:val="18"/>
              </w:rPr>
            </w:pPr>
          </w:p>
        </w:tc>
        <w:tc>
          <w:tcPr>
            <w:tcW w:w="1260" w:type="dxa"/>
          </w:tcPr>
          <w:p w14:paraId="1CDB1DEA" w14:textId="77777777" w:rsidR="00F5489C" w:rsidRDefault="00F5489C" w:rsidP="00CF7730">
            <w:pPr>
              <w:pStyle w:val="TableParagraph"/>
              <w:rPr>
                <w:sz w:val="18"/>
              </w:rPr>
            </w:pPr>
          </w:p>
        </w:tc>
      </w:tr>
      <w:tr w:rsidR="00F5489C" w14:paraId="68DA513F" w14:textId="77777777" w:rsidTr="00CF7730">
        <w:trPr>
          <w:trHeight w:val="459"/>
        </w:trPr>
        <w:tc>
          <w:tcPr>
            <w:tcW w:w="810" w:type="dxa"/>
          </w:tcPr>
          <w:p w14:paraId="23BF0BCE" w14:textId="77777777" w:rsidR="00F5489C" w:rsidRDefault="00F5489C" w:rsidP="00CF7730">
            <w:pPr>
              <w:pStyle w:val="TableParagraph"/>
              <w:spacing w:line="227" w:lineRule="exact"/>
              <w:ind w:left="107"/>
              <w:rPr>
                <w:sz w:val="20"/>
              </w:rPr>
            </w:pPr>
            <w:r>
              <w:rPr>
                <w:sz w:val="20"/>
              </w:rPr>
              <w:t>23</w:t>
            </w:r>
          </w:p>
        </w:tc>
        <w:tc>
          <w:tcPr>
            <w:tcW w:w="1980" w:type="dxa"/>
          </w:tcPr>
          <w:p w14:paraId="7334A264" w14:textId="77777777" w:rsidR="00F5489C" w:rsidRDefault="00F5489C" w:rsidP="00CF7730">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CF7730">
            <w:pPr>
              <w:pStyle w:val="TableParagraph"/>
              <w:rPr>
                <w:sz w:val="18"/>
              </w:rPr>
            </w:pPr>
          </w:p>
        </w:tc>
        <w:tc>
          <w:tcPr>
            <w:tcW w:w="1530" w:type="dxa"/>
          </w:tcPr>
          <w:p w14:paraId="4AC903E8" w14:textId="77777777" w:rsidR="00F5489C" w:rsidRDefault="00F5489C" w:rsidP="00CF7730">
            <w:pPr>
              <w:pStyle w:val="TableParagraph"/>
              <w:rPr>
                <w:sz w:val="18"/>
              </w:rPr>
            </w:pPr>
          </w:p>
        </w:tc>
        <w:tc>
          <w:tcPr>
            <w:tcW w:w="900" w:type="dxa"/>
          </w:tcPr>
          <w:p w14:paraId="1CA7C023" w14:textId="77777777" w:rsidR="00F5489C" w:rsidRDefault="00F5489C" w:rsidP="00CF7730">
            <w:pPr>
              <w:pStyle w:val="TableParagraph"/>
              <w:rPr>
                <w:sz w:val="18"/>
              </w:rPr>
            </w:pPr>
          </w:p>
        </w:tc>
        <w:tc>
          <w:tcPr>
            <w:tcW w:w="1350" w:type="dxa"/>
          </w:tcPr>
          <w:p w14:paraId="6A82C4EC" w14:textId="77777777" w:rsidR="00F5489C" w:rsidRDefault="00F5489C" w:rsidP="00CF7730">
            <w:pPr>
              <w:pStyle w:val="TableParagraph"/>
              <w:rPr>
                <w:sz w:val="18"/>
              </w:rPr>
            </w:pPr>
          </w:p>
        </w:tc>
        <w:tc>
          <w:tcPr>
            <w:tcW w:w="1260" w:type="dxa"/>
          </w:tcPr>
          <w:p w14:paraId="35C97324" w14:textId="77777777" w:rsidR="00F5489C" w:rsidRDefault="00F5489C" w:rsidP="00CF7730">
            <w:pPr>
              <w:pStyle w:val="TableParagraph"/>
              <w:rPr>
                <w:sz w:val="18"/>
              </w:rPr>
            </w:pPr>
          </w:p>
        </w:tc>
        <w:tc>
          <w:tcPr>
            <w:tcW w:w="1260" w:type="dxa"/>
          </w:tcPr>
          <w:p w14:paraId="0C530B04" w14:textId="77777777" w:rsidR="00F5489C" w:rsidRDefault="00F5489C" w:rsidP="00CF7730">
            <w:pPr>
              <w:pStyle w:val="TableParagraph"/>
              <w:rPr>
                <w:sz w:val="18"/>
              </w:rPr>
            </w:pPr>
          </w:p>
        </w:tc>
      </w:tr>
      <w:tr w:rsidR="00F5489C" w14:paraId="237A6DA5" w14:textId="77777777" w:rsidTr="00CF7730">
        <w:trPr>
          <w:trHeight w:val="460"/>
        </w:trPr>
        <w:tc>
          <w:tcPr>
            <w:tcW w:w="810" w:type="dxa"/>
          </w:tcPr>
          <w:p w14:paraId="1A6BD1F4" w14:textId="77777777" w:rsidR="00F5489C" w:rsidRDefault="00F5489C" w:rsidP="00CF7730">
            <w:pPr>
              <w:pStyle w:val="TableParagraph"/>
              <w:spacing w:line="227" w:lineRule="exact"/>
              <w:ind w:left="107"/>
              <w:rPr>
                <w:sz w:val="20"/>
              </w:rPr>
            </w:pPr>
            <w:r>
              <w:rPr>
                <w:sz w:val="20"/>
              </w:rPr>
              <w:t>19</w:t>
            </w:r>
          </w:p>
        </w:tc>
        <w:tc>
          <w:tcPr>
            <w:tcW w:w="1980" w:type="dxa"/>
          </w:tcPr>
          <w:p w14:paraId="35623EFB" w14:textId="77777777" w:rsidR="00F5489C" w:rsidRDefault="00F5489C" w:rsidP="00CF7730">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516E5A6" w14:textId="77777777" w:rsidR="00F5489C" w:rsidRDefault="00F5489C" w:rsidP="00CF7730">
            <w:pPr>
              <w:pStyle w:val="TableParagraph"/>
              <w:rPr>
                <w:sz w:val="18"/>
              </w:rPr>
            </w:pPr>
          </w:p>
        </w:tc>
        <w:tc>
          <w:tcPr>
            <w:tcW w:w="1530" w:type="dxa"/>
          </w:tcPr>
          <w:p w14:paraId="2A74C934" w14:textId="77777777" w:rsidR="00F5489C" w:rsidRDefault="00F5489C" w:rsidP="00CF7730">
            <w:pPr>
              <w:pStyle w:val="TableParagraph"/>
              <w:rPr>
                <w:sz w:val="18"/>
              </w:rPr>
            </w:pPr>
          </w:p>
        </w:tc>
        <w:tc>
          <w:tcPr>
            <w:tcW w:w="900" w:type="dxa"/>
          </w:tcPr>
          <w:p w14:paraId="5D5796B2" w14:textId="77777777" w:rsidR="00F5489C" w:rsidRDefault="00F5489C" w:rsidP="00CF7730">
            <w:pPr>
              <w:pStyle w:val="TableParagraph"/>
              <w:rPr>
                <w:sz w:val="18"/>
              </w:rPr>
            </w:pPr>
          </w:p>
        </w:tc>
        <w:tc>
          <w:tcPr>
            <w:tcW w:w="1350" w:type="dxa"/>
          </w:tcPr>
          <w:p w14:paraId="043D1D75" w14:textId="77777777" w:rsidR="00F5489C" w:rsidRDefault="00F5489C" w:rsidP="00CF7730">
            <w:pPr>
              <w:pStyle w:val="TableParagraph"/>
              <w:rPr>
                <w:sz w:val="18"/>
              </w:rPr>
            </w:pPr>
          </w:p>
        </w:tc>
        <w:tc>
          <w:tcPr>
            <w:tcW w:w="1260" w:type="dxa"/>
          </w:tcPr>
          <w:p w14:paraId="379FCF78" w14:textId="77777777" w:rsidR="00F5489C" w:rsidRDefault="00F5489C" w:rsidP="00CF7730">
            <w:pPr>
              <w:pStyle w:val="TableParagraph"/>
              <w:rPr>
                <w:sz w:val="18"/>
              </w:rPr>
            </w:pPr>
          </w:p>
        </w:tc>
        <w:tc>
          <w:tcPr>
            <w:tcW w:w="1260" w:type="dxa"/>
          </w:tcPr>
          <w:p w14:paraId="08E710C1" w14:textId="77777777" w:rsidR="00F5489C" w:rsidRDefault="00F5489C" w:rsidP="00CF7730">
            <w:pPr>
              <w:pStyle w:val="TableParagraph"/>
              <w:rPr>
                <w:sz w:val="18"/>
              </w:rPr>
            </w:pPr>
          </w:p>
        </w:tc>
      </w:tr>
      <w:tr w:rsidR="00F5489C" w14:paraId="18DBFECF" w14:textId="77777777" w:rsidTr="00CF7730">
        <w:trPr>
          <w:trHeight w:val="459"/>
        </w:trPr>
        <w:tc>
          <w:tcPr>
            <w:tcW w:w="810" w:type="dxa"/>
          </w:tcPr>
          <w:p w14:paraId="2ACD08E4" w14:textId="77777777" w:rsidR="00F5489C" w:rsidRDefault="00F5489C" w:rsidP="00CF7730">
            <w:pPr>
              <w:pStyle w:val="TableParagraph"/>
              <w:spacing w:line="227" w:lineRule="exact"/>
              <w:ind w:left="107"/>
              <w:rPr>
                <w:sz w:val="20"/>
              </w:rPr>
            </w:pPr>
            <w:r>
              <w:rPr>
                <w:sz w:val="20"/>
              </w:rPr>
              <w:t>22</w:t>
            </w:r>
          </w:p>
        </w:tc>
        <w:tc>
          <w:tcPr>
            <w:tcW w:w="1980" w:type="dxa"/>
          </w:tcPr>
          <w:p w14:paraId="16DAE447" w14:textId="77777777" w:rsidR="00F5489C" w:rsidRDefault="00F5489C" w:rsidP="00CF7730">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CF7730">
            <w:pPr>
              <w:pStyle w:val="TableParagraph"/>
              <w:rPr>
                <w:sz w:val="18"/>
              </w:rPr>
            </w:pPr>
          </w:p>
        </w:tc>
        <w:tc>
          <w:tcPr>
            <w:tcW w:w="1530" w:type="dxa"/>
          </w:tcPr>
          <w:p w14:paraId="14394A62" w14:textId="77777777" w:rsidR="00F5489C" w:rsidRDefault="00F5489C" w:rsidP="00CF7730">
            <w:pPr>
              <w:pStyle w:val="TableParagraph"/>
              <w:rPr>
                <w:sz w:val="18"/>
              </w:rPr>
            </w:pPr>
          </w:p>
        </w:tc>
        <w:tc>
          <w:tcPr>
            <w:tcW w:w="900" w:type="dxa"/>
          </w:tcPr>
          <w:p w14:paraId="74E75C3A" w14:textId="77777777" w:rsidR="00F5489C" w:rsidRDefault="00F5489C" w:rsidP="00CF7730">
            <w:pPr>
              <w:pStyle w:val="TableParagraph"/>
              <w:rPr>
                <w:sz w:val="18"/>
              </w:rPr>
            </w:pPr>
          </w:p>
        </w:tc>
        <w:tc>
          <w:tcPr>
            <w:tcW w:w="1350" w:type="dxa"/>
          </w:tcPr>
          <w:p w14:paraId="6ACA19F9" w14:textId="77777777" w:rsidR="00F5489C" w:rsidRDefault="00F5489C" w:rsidP="00CF7730">
            <w:pPr>
              <w:pStyle w:val="TableParagraph"/>
              <w:rPr>
                <w:sz w:val="18"/>
              </w:rPr>
            </w:pPr>
          </w:p>
        </w:tc>
        <w:tc>
          <w:tcPr>
            <w:tcW w:w="1260" w:type="dxa"/>
          </w:tcPr>
          <w:p w14:paraId="66535DDD" w14:textId="77777777" w:rsidR="00F5489C" w:rsidRDefault="00F5489C" w:rsidP="00CF7730">
            <w:pPr>
              <w:pStyle w:val="TableParagraph"/>
              <w:rPr>
                <w:sz w:val="18"/>
              </w:rPr>
            </w:pPr>
          </w:p>
        </w:tc>
        <w:tc>
          <w:tcPr>
            <w:tcW w:w="1260" w:type="dxa"/>
          </w:tcPr>
          <w:p w14:paraId="2744E398" w14:textId="77777777" w:rsidR="00F5489C" w:rsidRDefault="00F5489C" w:rsidP="00CF7730">
            <w:pPr>
              <w:pStyle w:val="TableParagraph"/>
              <w:rPr>
                <w:sz w:val="18"/>
              </w:rPr>
            </w:pPr>
          </w:p>
        </w:tc>
      </w:tr>
      <w:tr w:rsidR="00F5489C" w14:paraId="0572EA11" w14:textId="77777777" w:rsidTr="00CF7730">
        <w:trPr>
          <w:trHeight w:val="460"/>
        </w:trPr>
        <w:tc>
          <w:tcPr>
            <w:tcW w:w="810" w:type="dxa"/>
          </w:tcPr>
          <w:p w14:paraId="4ACB14B4" w14:textId="77777777" w:rsidR="00F5489C" w:rsidRDefault="00F5489C" w:rsidP="00CF7730">
            <w:pPr>
              <w:pStyle w:val="TableParagraph"/>
              <w:spacing w:line="228" w:lineRule="exact"/>
              <w:ind w:left="107"/>
              <w:rPr>
                <w:sz w:val="20"/>
              </w:rPr>
            </w:pPr>
            <w:r>
              <w:rPr>
                <w:sz w:val="20"/>
              </w:rPr>
              <w:t>30</w:t>
            </w:r>
          </w:p>
        </w:tc>
        <w:tc>
          <w:tcPr>
            <w:tcW w:w="1980" w:type="dxa"/>
          </w:tcPr>
          <w:p w14:paraId="6BE61E7F" w14:textId="77777777" w:rsidR="00F5489C" w:rsidRDefault="00F5489C" w:rsidP="00CF7730">
            <w:pPr>
              <w:pStyle w:val="TableParagraph"/>
              <w:spacing w:line="228" w:lineRule="exact"/>
              <w:ind w:left="107"/>
              <w:rPr>
                <w:sz w:val="20"/>
              </w:rPr>
            </w:pPr>
            <w:r>
              <w:rPr>
                <w:sz w:val="20"/>
              </w:rPr>
              <w:t>Funny River</w:t>
            </w:r>
          </w:p>
        </w:tc>
        <w:tc>
          <w:tcPr>
            <w:tcW w:w="1530" w:type="dxa"/>
          </w:tcPr>
          <w:p w14:paraId="762CD78F" w14:textId="77777777" w:rsidR="00F5489C" w:rsidRDefault="00F5489C" w:rsidP="00CF7730">
            <w:pPr>
              <w:pStyle w:val="TableParagraph"/>
              <w:rPr>
                <w:sz w:val="18"/>
              </w:rPr>
            </w:pPr>
          </w:p>
        </w:tc>
        <w:tc>
          <w:tcPr>
            <w:tcW w:w="1530" w:type="dxa"/>
          </w:tcPr>
          <w:p w14:paraId="315678AB" w14:textId="77777777" w:rsidR="00F5489C" w:rsidRDefault="00F5489C" w:rsidP="00CF7730">
            <w:pPr>
              <w:pStyle w:val="TableParagraph"/>
              <w:rPr>
                <w:sz w:val="18"/>
              </w:rPr>
            </w:pPr>
          </w:p>
        </w:tc>
        <w:tc>
          <w:tcPr>
            <w:tcW w:w="900" w:type="dxa"/>
          </w:tcPr>
          <w:p w14:paraId="5D600B5D" w14:textId="77777777" w:rsidR="00F5489C" w:rsidRDefault="00F5489C" w:rsidP="00CF7730">
            <w:pPr>
              <w:pStyle w:val="TableParagraph"/>
              <w:rPr>
                <w:sz w:val="18"/>
              </w:rPr>
            </w:pPr>
          </w:p>
        </w:tc>
        <w:tc>
          <w:tcPr>
            <w:tcW w:w="1350" w:type="dxa"/>
          </w:tcPr>
          <w:p w14:paraId="48A0E76B" w14:textId="77777777" w:rsidR="00F5489C" w:rsidRDefault="00F5489C" w:rsidP="00CF7730">
            <w:pPr>
              <w:pStyle w:val="TableParagraph"/>
              <w:rPr>
                <w:sz w:val="18"/>
              </w:rPr>
            </w:pPr>
          </w:p>
        </w:tc>
        <w:tc>
          <w:tcPr>
            <w:tcW w:w="1260" w:type="dxa"/>
          </w:tcPr>
          <w:p w14:paraId="5FDADEA4" w14:textId="77777777" w:rsidR="00F5489C" w:rsidRDefault="00F5489C" w:rsidP="00CF7730">
            <w:pPr>
              <w:pStyle w:val="TableParagraph"/>
              <w:rPr>
                <w:sz w:val="18"/>
              </w:rPr>
            </w:pPr>
          </w:p>
        </w:tc>
        <w:tc>
          <w:tcPr>
            <w:tcW w:w="1260" w:type="dxa"/>
          </w:tcPr>
          <w:p w14:paraId="6A9C338F" w14:textId="77777777" w:rsidR="00F5489C" w:rsidRDefault="00F5489C" w:rsidP="00CF7730">
            <w:pPr>
              <w:pStyle w:val="TableParagraph"/>
              <w:rPr>
                <w:sz w:val="18"/>
              </w:rPr>
            </w:pPr>
          </w:p>
        </w:tc>
      </w:tr>
      <w:tr w:rsidR="00F5489C" w14:paraId="7461C691" w14:textId="77777777" w:rsidTr="00CF7730">
        <w:trPr>
          <w:trHeight w:val="460"/>
        </w:trPr>
        <w:tc>
          <w:tcPr>
            <w:tcW w:w="810" w:type="dxa"/>
          </w:tcPr>
          <w:p w14:paraId="248A3DFB" w14:textId="77777777" w:rsidR="00F5489C" w:rsidRDefault="00F5489C" w:rsidP="00CF7730">
            <w:pPr>
              <w:pStyle w:val="TableParagraph"/>
              <w:spacing w:line="227" w:lineRule="exact"/>
              <w:ind w:left="107"/>
              <w:rPr>
                <w:sz w:val="20"/>
              </w:rPr>
            </w:pPr>
            <w:r>
              <w:rPr>
                <w:sz w:val="20"/>
              </w:rPr>
              <w:t>31</w:t>
            </w:r>
          </w:p>
        </w:tc>
        <w:tc>
          <w:tcPr>
            <w:tcW w:w="1980" w:type="dxa"/>
          </w:tcPr>
          <w:p w14:paraId="66789BAD" w14:textId="77777777" w:rsidR="00F5489C" w:rsidRDefault="00F5489C" w:rsidP="00CF7730">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CF7730">
            <w:pPr>
              <w:pStyle w:val="TableParagraph"/>
              <w:rPr>
                <w:sz w:val="18"/>
              </w:rPr>
            </w:pPr>
          </w:p>
        </w:tc>
        <w:tc>
          <w:tcPr>
            <w:tcW w:w="1530" w:type="dxa"/>
          </w:tcPr>
          <w:p w14:paraId="5F34A1ED" w14:textId="77777777" w:rsidR="00F5489C" w:rsidRDefault="00F5489C" w:rsidP="00CF7730">
            <w:pPr>
              <w:pStyle w:val="TableParagraph"/>
              <w:rPr>
                <w:sz w:val="18"/>
              </w:rPr>
            </w:pPr>
          </w:p>
        </w:tc>
        <w:tc>
          <w:tcPr>
            <w:tcW w:w="900" w:type="dxa"/>
          </w:tcPr>
          <w:p w14:paraId="0134DFF6" w14:textId="77777777" w:rsidR="00F5489C" w:rsidRDefault="00F5489C" w:rsidP="00CF7730">
            <w:pPr>
              <w:pStyle w:val="TableParagraph"/>
              <w:rPr>
                <w:sz w:val="18"/>
              </w:rPr>
            </w:pPr>
          </w:p>
        </w:tc>
        <w:tc>
          <w:tcPr>
            <w:tcW w:w="1350" w:type="dxa"/>
          </w:tcPr>
          <w:p w14:paraId="64809231" w14:textId="77777777" w:rsidR="00F5489C" w:rsidRDefault="00F5489C" w:rsidP="00CF7730">
            <w:pPr>
              <w:pStyle w:val="TableParagraph"/>
              <w:rPr>
                <w:sz w:val="18"/>
              </w:rPr>
            </w:pPr>
          </w:p>
        </w:tc>
        <w:tc>
          <w:tcPr>
            <w:tcW w:w="1260" w:type="dxa"/>
          </w:tcPr>
          <w:p w14:paraId="337559FD" w14:textId="77777777" w:rsidR="00F5489C" w:rsidRDefault="00F5489C" w:rsidP="00CF7730">
            <w:pPr>
              <w:pStyle w:val="TableParagraph"/>
              <w:rPr>
                <w:sz w:val="18"/>
              </w:rPr>
            </w:pPr>
          </w:p>
        </w:tc>
        <w:tc>
          <w:tcPr>
            <w:tcW w:w="1260" w:type="dxa"/>
          </w:tcPr>
          <w:p w14:paraId="380A0B56" w14:textId="77777777" w:rsidR="00F5489C" w:rsidRDefault="00F5489C" w:rsidP="00CF7730">
            <w:pPr>
              <w:pStyle w:val="TableParagraph"/>
              <w:rPr>
                <w:sz w:val="18"/>
              </w:rPr>
            </w:pPr>
          </w:p>
        </w:tc>
      </w:tr>
      <w:tr w:rsidR="00F5489C" w14:paraId="0D7DCF56" w14:textId="77777777" w:rsidTr="00CF7730">
        <w:trPr>
          <w:trHeight w:val="459"/>
        </w:trPr>
        <w:tc>
          <w:tcPr>
            <w:tcW w:w="810" w:type="dxa"/>
          </w:tcPr>
          <w:p w14:paraId="660BB131" w14:textId="77777777" w:rsidR="00F5489C" w:rsidRDefault="00F5489C" w:rsidP="00CF7730">
            <w:pPr>
              <w:pStyle w:val="TableParagraph"/>
              <w:spacing w:line="227" w:lineRule="exact"/>
              <w:ind w:left="107"/>
              <w:rPr>
                <w:sz w:val="20"/>
              </w:rPr>
            </w:pPr>
            <w:r>
              <w:rPr>
                <w:sz w:val="20"/>
              </w:rPr>
              <w:t>36</w:t>
            </w:r>
          </w:p>
        </w:tc>
        <w:tc>
          <w:tcPr>
            <w:tcW w:w="1980" w:type="dxa"/>
          </w:tcPr>
          <w:p w14:paraId="6999A334" w14:textId="77777777" w:rsidR="00F5489C" w:rsidRDefault="00F5489C" w:rsidP="00CF7730">
            <w:pPr>
              <w:pStyle w:val="TableParagraph"/>
              <w:spacing w:line="227" w:lineRule="exact"/>
              <w:ind w:left="107"/>
              <w:rPr>
                <w:sz w:val="20"/>
              </w:rPr>
            </w:pPr>
            <w:r>
              <w:rPr>
                <w:sz w:val="20"/>
              </w:rPr>
              <w:t>Moose River</w:t>
            </w:r>
          </w:p>
        </w:tc>
        <w:tc>
          <w:tcPr>
            <w:tcW w:w="1530" w:type="dxa"/>
          </w:tcPr>
          <w:p w14:paraId="4616EC24" w14:textId="77777777" w:rsidR="00F5489C" w:rsidRDefault="00F5489C" w:rsidP="00CF7730">
            <w:pPr>
              <w:pStyle w:val="TableParagraph"/>
              <w:rPr>
                <w:sz w:val="18"/>
              </w:rPr>
            </w:pPr>
          </w:p>
        </w:tc>
        <w:tc>
          <w:tcPr>
            <w:tcW w:w="1530" w:type="dxa"/>
          </w:tcPr>
          <w:p w14:paraId="786DEA48" w14:textId="77777777" w:rsidR="00F5489C" w:rsidRDefault="00F5489C" w:rsidP="00CF7730">
            <w:pPr>
              <w:pStyle w:val="TableParagraph"/>
              <w:rPr>
                <w:sz w:val="18"/>
              </w:rPr>
            </w:pPr>
          </w:p>
        </w:tc>
        <w:tc>
          <w:tcPr>
            <w:tcW w:w="900" w:type="dxa"/>
          </w:tcPr>
          <w:p w14:paraId="2BC1B7C1" w14:textId="77777777" w:rsidR="00F5489C" w:rsidRDefault="00F5489C" w:rsidP="00CF7730">
            <w:pPr>
              <w:pStyle w:val="TableParagraph"/>
              <w:rPr>
                <w:sz w:val="18"/>
              </w:rPr>
            </w:pPr>
          </w:p>
        </w:tc>
        <w:tc>
          <w:tcPr>
            <w:tcW w:w="1350" w:type="dxa"/>
          </w:tcPr>
          <w:p w14:paraId="41B33AA9" w14:textId="77777777" w:rsidR="00F5489C" w:rsidRDefault="00F5489C" w:rsidP="00CF7730">
            <w:pPr>
              <w:pStyle w:val="TableParagraph"/>
              <w:rPr>
                <w:sz w:val="18"/>
              </w:rPr>
            </w:pPr>
          </w:p>
        </w:tc>
        <w:tc>
          <w:tcPr>
            <w:tcW w:w="1260" w:type="dxa"/>
          </w:tcPr>
          <w:p w14:paraId="13DE2D2E" w14:textId="77777777" w:rsidR="00F5489C" w:rsidRDefault="00F5489C" w:rsidP="00CF7730">
            <w:pPr>
              <w:pStyle w:val="TableParagraph"/>
              <w:rPr>
                <w:sz w:val="18"/>
              </w:rPr>
            </w:pPr>
          </w:p>
        </w:tc>
        <w:tc>
          <w:tcPr>
            <w:tcW w:w="1260" w:type="dxa"/>
          </w:tcPr>
          <w:p w14:paraId="4D77F1A3" w14:textId="77777777" w:rsidR="00F5489C" w:rsidRDefault="00F5489C" w:rsidP="00CF7730">
            <w:pPr>
              <w:pStyle w:val="TableParagraph"/>
              <w:rPr>
                <w:sz w:val="18"/>
              </w:rPr>
            </w:pPr>
          </w:p>
        </w:tc>
      </w:tr>
      <w:tr w:rsidR="00F5489C" w14:paraId="6FC62DC3" w14:textId="77777777" w:rsidTr="00CF7730">
        <w:trPr>
          <w:trHeight w:val="460"/>
        </w:trPr>
        <w:tc>
          <w:tcPr>
            <w:tcW w:w="810" w:type="dxa"/>
          </w:tcPr>
          <w:p w14:paraId="2E87D6E8" w14:textId="77777777" w:rsidR="00F5489C" w:rsidRDefault="00F5489C" w:rsidP="00CF7730">
            <w:pPr>
              <w:pStyle w:val="TableParagraph"/>
              <w:spacing w:line="228" w:lineRule="exact"/>
              <w:ind w:left="107"/>
              <w:rPr>
                <w:sz w:val="20"/>
              </w:rPr>
            </w:pPr>
            <w:r>
              <w:rPr>
                <w:sz w:val="20"/>
              </w:rPr>
              <w:t>40</w:t>
            </w:r>
          </w:p>
        </w:tc>
        <w:tc>
          <w:tcPr>
            <w:tcW w:w="1980" w:type="dxa"/>
          </w:tcPr>
          <w:p w14:paraId="2C4C52C1" w14:textId="77777777" w:rsidR="00F5489C" w:rsidRDefault="00F5489C" w:rsidP="00CF7730">
            <w:pPr>
              <w:pStyle w:val="TableParagraph"/>
              <w:spacing w:line="228" w:lineRule="exact"/>
              <w:ind w:left="107"/>
              <w:rPr>
                <w:sz w:val="20"/>
              </w:rPr>
            </w:pPr>
            <w:r>
              <w:rPr>
                <w:sz w:val="20"/>
              </w:rPr>
              <w:t>Bing’s Landing</w:t>
            </w:r>
          </w:p>
        </w:tc>
        <w:tc>
          <w:tcPr>
            <w:tcW w:w="1530" w:type="dxa"/>
          </w:tcPr>
          <w:p w14:paraId="070F931A" w14:textId="77777777" w:rsidR="00F5489C" w:rsidRDefault="00F5489C" w:rsidP="00CF7730">
            <w:pPr>
              <w:pStyle w:val="TableParagraph"/>
              <w:rPr>
                <w:sz w:val="18"/>
              </w:rPr>
            </w:pPr>
          </w:p>
        </w:tc>
        <w:tc>
          <w:tcPr>
            <w:tcW w:w="1530" w:type="dxa"/>
          </w:tcPr>
          <w:p w14:paraId="7B8B0FE1" w14:textId="77777777" w:rsidR="00F5489C" w:rsidRDefault="00F5489C" w:rsidP="00CF7730">
            <w:pPr>
              <w:pStyle w:val="TableParagraph"/>
              <w:rPr>
                <w:sz w:val="18"/>
              </w:rPr>
            </w:pPr>
          </w:p>
        </w:tc>
        <w:tc>
          <w:tcPr>
            <w:tcW w:w="900" w:type="dxa"/>
          </w:tcPr>
          <w:p w14:paraId="20ED16DD" w14:textId="77777777" w:rsidR="00F5489C" w:rsidRDefault="00F5489C" w:rsidP="00CF7730">
            <w:pPr>
              <w:pStyle w:val="TableParagraph"/>
              <w:rPr>
                <w:sz w:val="18"/>
              </w:rPr>
            </w:pPr>
          </w:p>
        </w:tc>
        <w:tc>
          <w:tcPr>
            <w:tcW w:w="1350" w:type="dxa"/>
          </w:tcPr>
          <w:p w14:paraId="4292D3F5" w14:textId="77777777" w:rsidR="00F5489C" w:rsidRDefault="00F5489C" w:rsidP="00CF7730">
            <w:pPr>
              <w:pStyle w:val="TableParagraph"/>
              <w:rPr>
                <w:sz w:val="18"/>
              </w:rPr>
            </w:pPr>
          </w:p>
        </w:tc>
        <w:tc>
          <w:tcPr>
            <w:tcW w:w="1260" w:type="dxa"/>
          </w:tcPr>
          <w:p w14:paraId="15DA3646" w14:textId="77777777" w:rsidR="00F5489C" w:rsidRDefault="00F5489C" w:rsidP="00CF7730">
            <w:pPr>
              <w:pStyle w:val="TableParagraph"/>
              <w:rPr>
                <w:sz w:val="18"/>
              </w:rPr>
            </w:pPr>
          </w:p>
        </w:tc>
        <w:tc>
          <w:tcPr>
            <w:tcW w:w="1260" w:type="dxa"/>
          </w:tcPr>
          <w:p w14:paraId="6F60CDDB" w14:textId="77777777" w:rsidR="00F5489C" w:rsidRDefault="00F5489C" w:rsidP="00CF7730">
            <w:pPr>
              <w:pStyle w:val="TableParagraph"/>
              <w:rPr>
                <w:sz w:val="18"/>
              </w:rPr>
            </w:pPr>
          </w:p>
        </w:tc>
      </w:tr>
      <w:tr w:rsidR="00F5489C" w14:paraId="47BF2ED4" w14:textId="77777777" w:rsidTr="00CF7730">
        <w:trPr>
          <w:trHeight w:val="460"/>
        </w:trPr>
        <w:tc>
          <w:tcPr>
            <w:tcW w:w="810" w:type="dxa"/>
          </w:tcPr>
          <w:p w14:paraId="20D67E90" w14:textId="77777777" w:rsidR="00F5489C" w:rsidRDefault="00F5489C" w:rsidP="00CF7730">
            <w:pPr>
              <w:pStyle w:val="TableParagraph"/>
              <w:spacing w:line="227" w:lineRule="exact"/>
              <w:ind w:left="107"/>
              <w:rPr>
                <w:sz w:val="20"/>
              </w:rPr>
            </w:pPr>
            <w:r>
              <w:rPr>
                <w:sz w:val="20"/>
              </w:rPr>
              <w:t>43</w:t>
            </w:r>
          </w:p>
        </w:tc>
        <w:tc>
          <w:tcPr>
            <w:tcW w:w="1980" w:type="dxa"/>
          </w:tcPr>
          <w:p w14:paraId="5FC2235E" w14:textId="77777777" w:rsidR="00F5489C" w:rsidRDefault="00F5489C" w:rsidP="00CF7730">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CF7730">
            <w:pPr>
              <w:pStyle w:val="TableParagraph"/>
              <w:rPr>
                <w:sz w:val="18"/>
              </w:rPr>
            </w:pPr>
          </w:p>
        </w:tc>
        <w:tc>
          <w:tcPr>
            <w:tcW w:w="1530" w:type="dxa"/>
          </w:tcPr>
          <w:p w14:paraId="144CA2FD" w14:textId="77777777" w:rsidR="00F5489C" w:rsidRDefault="00F5489C" w:rsidP="00CF7730">
            <w:pPr>
              <w:pStyle w:val="TableParagraph"/>
              <w:rPr>
                <w:sz w:val="18"/>
              </w:rPr>
            </w:pPr>
          </w:p>
        </w:tc>
        <w:tc>
          <w:tcPr>
            <w:tcW w:w="900" w:type="dxa"/>
          </w:tcPr>
          <w:p w14:paraId="5B158AF1" w14:textId="77777777" w:rsidR="00F5489C" w:rsidRDefault="00F5489C" w:rsidP="00CF7730">
            <w:pPr>
              <w:pStyle w:val="TableParagraph"/>
              <w:rPr>
                <w:sz w:val="18"/>
              </w:rPr>
            </w:pPr>
          </w:p>
        </w:tc>
        <w:tc>
          <w:tcPr>
            <w:tcW w:w="1350" w:type="dxa"/>
          </w:tcPr>
          <w:p w14:paraId="648020E1" w14:textId="77777777" w:rsidR="00F5489C" w:rsidRDefault="00F5489C" w:rsidP="00CF7730">
            <w:pPr>
              <w:pStyle w:val="TableParagraph"/>
              <w:rPr>
                <w:sz w:val="18"/>
              </w:rPr>
            </w:pPr>
          </w:p>
        </w:tc>
        <w:tc>
          <w:tcPr>
            <w:tcW w:w="1260" w:type="dxa"/>
          </w:tcPr>
          <w:p w14:paraId="227A5612" w14:textId="77777777" w:rsidR="00F5489C" w:rsidRDefault="00F5489C" w:rsidP="00CF7730">
            <w:pPr>
              <w:pStyle w:val="TableParagraph"/>
              <w:rPr>
                <w:sz w:val="18"/>
              </w:rPr>
            </w:pPr>
          </w:p>
        </w:tc>
        <w:tc>
          <w:tcPr>
            <w:tcW w:w="1260" w:type="dxa"/>
          </w:tcPr>
          <w:p w14:paraId="4A44AD75" w14:textId="77777777" w:rsidR="00F5489C" w:rsidRDefault="00F5489C" w:rsidP="00CF7730">
            <w:pPr>
              <w:pStyle w:val="TableParagraph"/>
              <w:rPr>
                <w:sz w:val="18"/>
              </w:rPr>
            </w:pPr>
          </w:p>
        </w:tc>
      </w:tr>
      <w:tr w:rsidR="00F5489C" w14:paraId="612819E7" w14:textId="77777777" w:rsidTr="00CF7730">
        <w:trPr>
          <w:trHeight w:val="459"/>
        </w:trPr>
        <w:tc>
          <w:tcPr>
            <w:tcW w:w="810" w:type="dxa"/>
          </w:tcPr>
          <w:p w14:paraId="0C74663E" w14:textId="77777777" w:rsidR="00F5489C" w:rsidRDefault="00F5489C" w:rsidP="00CF7730">
            <w:pPr>
              <w:pStyle w:val="TableParagraph"/>
              <w:spacing w:line="227" w:lineRule="exact"/>
              <w:ind w:left="107"/>
              <w:rPr>
                <w:sz w:val="20"/>
              </w:rPr>
            </w:pPr>
            <w:r>
              <w:rPr>
                <w:sz w:val="20"/>
              </w:rPr>
              <w:t>44</w:t>
            </w:r>
          </w:p>
        </w:tc>
        <w:tc>
          <w:tcPr>
            <w:tcW w:w="1980" w:type="dxa"/>
          </w:tcPr>
          <w:p w14:paraId="6883093A" w14:textId="77777777" w:rsidR="00F5489C" w:rsidRDefault="00F5489C" w:rsidP="00CF7730">
            <w:pPr>
              <w:pStyle w:val="TableParagraph"/>
              <w:spacing w:line="227" w:lineRule="exact"/>
              <w:ind w:left="107"/>
              <w:rPr>
                <w:sz w:val="20"/>
              </w:rPr>
            </w:pPr>
            <w:r>
              <w:rPr>
                <w:sz w:val="20"/>
              </w:rPr>
              <w:t xml:space="preserve">Mouth of </w:t>
            </w:r>
            <w:proofErr w:type="spellStart"/>
            <w:r>
              <w:rPr>
                <w:sz w:val="20"/>
              </w:rPr>
              <w:t>Killey</w:t>
            </w:r>
            <w:proofErr w:type="spellEnd"/>
          </w:p>
          <w:p w14:paraId="0605D276" w14:textId="77777777" w:rsidR="00F5489C" w:rsidRDefault="00F5489C" w:rsidP="00CF7730">
            <w:pPr>
              <w:pStyle w:val="TableParagraph"/>
              <w:spacing w:line="212" w:lineRule="exact"/>
              <w:ind w:left="107"/>
              <w:rPr>
                <w:sz w:val="20"/>
              </w:rPr>
            </w:pPr>
            <w:r>
              <w:rPr>
                <w:sz w:val="20"/>
              </w:rPr>
              <w:t>River</w:t>
            </w:r>
          </w:p>
        </w:tc>
        <w:tc>
          <w:tcPr>
            <w:tcW w:w="1530" w:type="dxa"/>
          </w:tcPr>
          <w:p w14:paraId="2867AAEC" w14:textId="77777777" w:rsidR="00F5489C" w:rsidRDefault="00F5489C" w:rsidP="00CF7730">
            <w:pPr>
              <w:pStyle w:val="TableParagraph"/>
              <w:rPr>
                <w:sz w:val="18"/>
              </w:rPr>
            </w:pPr>
          </w:p>
        </w:tc>
        <w:tc>
          <w:tcPr>
            <w:tcW w:w="1530" w:type="dxa"/>
          </w:tcPr>
          <w:p w14:paraId="2C14E019" w14:textId="77777777" w:rsidR="00F5489C" w:rsidRDefault="00F5489C" w:rsidP="00CF7730">
            <w:pPr>
              <w:pStyle w:val="TableParagraph"/>
              <w:rPr>
                <w:sz w:val="18"/>
              </w:rPr>
            </w:pPr>
          </w:p>
        </w:tc>
        <w:tc>
          <w:tcPr>
            <w:tcW w:w="900" w:type="dxa"/>
          </w:tcPr>
          <w:p w14:paraId="37E5FA0C" w14:textId="77777777" w:rsidR="00F5489C" w:rsidRDefault="00F5489C" w:rsidP="00CF7730">
            <w:pPr>
              <w:pStyle w:val="TableParagraph"/>
              <w:rPr>
                <w:sz w:val="18"/>
              </w:rPr>
            </w:pPr>
          </w:p>
        </w:tc>
        <w:tc>
          <w:tcPr>
            <w:tcW w:w="1350" w:type="dxa"/>
          </w:tcPr>
          <w:p w14:paraId="0CB66578" w14:textId="77777777" w:rsidR="00F5489C" w:rsidRDefault="00F5489C" w:rsidP="00CF7730">
            <w:pPr>
              <w:pStyle w:val="TableParagraph"/>
              <w:rPr>
                <w:sz w:val="18"/>
              </w:rPr>
            </w:pPr>
          </w:p>
        </w:tc>
        <w:tc>
          <w:tcPr>
            <w:tcW w:w="1260" w:type="dxa"/>
          </w:tcPr>
          <w:p w14:paraId="4C5F6E88" w14:textId="77777777" w:rsidR="00F5489C" w:rsidRDefault="00F5489C" w:rsidP="00CF7730">
            <w:pPr>
              <w:pStyle w:val="TableParagraph"/>
              <w:rPr>
                <w:sz w:val="18"/>
              </w:rPr>
            </w:pPr>
          </w:p>
        </w:tc>
        <w:tc>
          <w:tcPr>
            <w:tcW w:w="1260" w:type="dxa"/>
          </w:tcPr>
          <w:p w14:paraId="04202B41" w14:textId="77777777" w:rsidR="00F5489C" w:rsidRDefault="00F5489C" w:rsidP="00CF7730">
            <w:pPr>
              <w:pStyle w:val="TableParagraph"/>
              <w:rPr>
                <w:sz w:val="18"/>
              </w:rPr>
            </w:pPr>
          </w:p>
        </w:tc>
      </w:tr>
      <w:tr w:rsidR="00F5489C" w14:paraId="22F27A30" w14:textId="77777777" w:rsidTr="00CF7730">
        <w:trPr>
          <w:trHeight w:val="460"/>
        </w:trPr>
        <w:tc>
          <w:tcPr>
            <w:tcW w:w="810" w:type="dxa"/>
          </w:tcPr>
          <w:p w14:paraId="5A76A316" w14:textId="77777777" w:rsidR="00F5489C" w:rsidRDefault="00F5489C" w:rsidP="00CF7730">
            <w:pPr>
              <w:pStyle w:val="TableParagraph"/>
              <w:spacing w:line="228" w:lineRule="exact"/>
              <w:ind w:left="107"/>
              <w:rPr>
                <w:sz w:val="20"/>
              </w:rPr>
            </w:pPr>
            <w:r>
              <w:rPr>
                <w:sz w:val="20"/>
              </w:rPr>
              <w:t>50</w:t>
            </w:r>
          </w:p>
        </w:tc>
        <w:tc>
          <w:tcPr>
            <w:tcW w:w="1980" w:type="dxa"/>
          </w:tcPr>
          <w:p w14:paraId="145B599D" w14:textId="77777777" w:rsidR="00F5489C" w:rsidRDefault="00F5489C" w:rsidP="00CF7730">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0F898E9D" w14:textId="77777777" w:rsidR="00F5489C" w:rsidRDefault="00F5489C" w:rsidP="00CF7730">
            <w:pPr>
              <w:pStyle w:val="TableParagraph"/>
              <w:rPr>
                <w:sz w:val="18"/>
              </w:rPr>
            </w:pPr>
          </w:p>
        </w:tc>
        <w:tc>
          <w:tcPr>
            <w:tcW w:w="1530" w:type="dxa"/>
          </w:tcPr>
          <w:p w14:paraId="2B30E7D1" w14:textId="77777777" w:rsidR="00F5489C" w:rsidRDefault="00F5489C" w:rsidP="00CF7730">
            <w:pPr>
              <w:pStyle w:val="TableParagraph"/>
              <w:rPr>
                <w:sz w:val="18"/>
              </w:rPr>
            </w:pPr>
          </w:p>
        </w:tc>
        <w:tc>
          <w:tcPr>
            <w:tcW w:w="900" w:type="dxa"/>
          </w:tcPr>
          <w:p w14:paraId="0E39FB0B" w14:textId="77777777" w:rsidR="00F5489C" w:rsidRDefault="00F5489C" w:rsidP="00CF7730">
            <w:pPr>
              <w:pStyle w:val="TableParagraph"/>
              <w:rPr>
                <w:sz w:val="18"/>
              </w:rPr>
            </w:pPr>
          </w:p>
        </w:tc>
        <w:tc>
          <w:tcPr>
            <w:tcW w:w="1350" w:type="dxa"/>
          </w:tcPr>
          <w:p w14:paraId="61609EB9" w14:textId="77777777" w:rsidR="00F5489C" w:rsidRDefault="00F5489C" w:rsidP="00CF7730">
            <w:pPr>
              <w:pStyle w:val="TableParagraph"/>
              <w:rPr>
                <w:sz w:val="18"/>
              </w:rPr>
            </w:pPr>
          </w:p>
        </w:tc>
        <w:tc>
          <w:tcPr>
            <w:tcW w:w="1260" w:type="dxa"/>
          </w:tcPr>
          <w:p w14:paraId="52B61538" w14:textId="77777777" w:rsidR="00F5489C" w:rsidRDefault="00F5489C" w:rsidP="00CF7730">
            <w:pPr>
              <w:pStyle w:val="TableParagraph"/>
              <w:rPr>
                <w:sz w:val="18"/>
              </w:rPr>
            </w:pPr>
          </w:p>
        </w:tc>
        <w:tc>
          <w:tcPr>
            <w:tcW w:w="1260" w:type="dxa"/>
          </w:tcPr>
          <w:p w14:paraId="2E58E268" w14:textId="77777777" w:rsidR="00F5489C" w:rsidRDefault="00F5489C" w:rsidP="00CF7730">
            <w:pPr>
              <w:pStyle w:val="TableParagraph"/>
              <w:rPr>
                <w:sz w:val="18"/>
              </w:rPr>
            </w:pPr>
          </w:p>
        </w:tc>
      </w:tr>
      <w:tr w:rsidR="00F5489C" w14:paraId="5BBECF6B" w14:textId="77777777" w:rsidTr="00CF7730">
        <w:trPr>
          <w:trHeight w:val="459"/>
        </w:trPr>
        <w:tc>
          <w:tcPr>
            <w:tcW w:w="810" w:type="dxa"/>
          </w:tcPr>
          <w:p w14:paraId="4B464513" w14:textId="77777777" w:rsidR="00F5489C" w:rsidRDefault="00F5489C" w:rsidP="00CF7730">
            <w:pPr>
              <w:pStyle w:val="TableParagraph"/>
              <w:spacing w:line="227" w:lineRule="exact"/>
              <w:ind w:left="107"/>
              <w:rPr>
                <w:sz w:val="20"/>
              </w:rPr>
            </w:pPr>
            <w:r>
              <w:rPr>
                <w:sz w:val="20"/>
              </w:rPr>
              <w:t>70</w:t>
            </w:r>
          </w:p>
        </w:tc>
        <w:tc>
          <w:tcPr>
            <w:tcW w:w="1980" w:type="dxa"/>
          </w:tcPr>
          <w:p w14:paraId="61D4C83C" w14:textId="77777777" w:rsidR="00F5489C" w:rsidRDefault="00F5489C" w:rsidP="00CF7730">
            <w:pPr>
              <w:pStyle w:val="TableParagraph"/>
              <w:spacing w:line="227" w:lineRule="exact"/>
              <w:ind w:left="107"/>
              <w:rPr>
                <w:sz w:val="20"/>
              </w:rPr>
            </w:pPr>
            <w:r>
              <w:rPr>
                <w:sz w:val="20"/>
              </w:rPr>
              <w:t>Jim’s Landing</w:t>
            </w:r>
          </w:p>
        </w:tc>
        <w:tc>
          <w:tcPr>
            <w:tcW w:w="1530" w:type="dxa"/>
          </w:tcPr>
          <w:p w14:paraId="3B1299F0" w14:textId="77777777" w:rsidR="00F5489C" w:rsidRDefault="00F5489C" w:rsidP="00CF7730">
            <w:pPr>
              <w:pStyle w:val="TableParagraph"/>
              <w:rPr>
                <w:sz w:val="18"/>
              </w:rPr>
            </w:pPr>
          </w:p>
        </w:tc>
        <w:tc>
          <w:tcPr>
            <w:tcW w:w="1530" w:type="dxa"/>
          </w:tcPr>
          <w:p w14:paraId="53A8547E" w14:textId="77777777" w:rsidR="00F5489C" w:rsidRDefault="00F5489C" w:rsidP="00CF7730">
            <w:pPr>
              <w:pStyle w:val="TableParagraph"/>
              <w:rPr>
                <w:sz w:val="18"/>
              </w:rPr>
            </w:pPr>
          </w:p>
        </w:tc>
        <w:tc>
          <w:tcPr>
            <w:tcW w:w="900" w:type="dxa"/>
          </w:tcPr>
          <w:p w14:paraId="7BBE4A79" w14:textId="77777777" w:rsidR="00F5489C" w:rsidRDefault="00F5489C" w:rsidP="00CF7730">
            <w:pPr>
              <w:pStyle w:val="TableParagraph"/>
              <w:rPr>
                <w:sz w:val="18"/>
              </w:rPr>
            </w:pPr>
          </w:p>
        </w:tc>
        <w:tc>
          <w:tcPr>
            <w:tcW w:w="1350" w:type="dxa"/>
          </w:tcPr>
          <w:p w14:paraId="4E3C08F4" w14:textId="77777777" w:rsidR="00F5489C" w:rsidRDefault="00F5489C" w:rsidP="00CF7730">
            <w:pPr>
              <w:pStyle w:val="TableParagraph"/>
              <w:rPr>
                <w:sz w:val="18"/>
              </w:rPr>
            </w:pPr>
          </w:p>
        </w:tc>
        <w:tc>
          <w:tcPr>
            <w:tcW w:w="1260" w:type="dxa"/>
          </w:tcPr>
          <w:p w14:paraId="7030625D" w14:textId="77777777" w:rsidR="00F5489C" w:rsidRDefault="00F5489C" w:rsidP="00CF7730">
            <w:pPr>
              <w:pStyle w:val="TableParagraph"/>
              <w:rPr>
                <w:sz w:val="18"/>
              </w:rPr>
            </w:pPr>
          </w:p>
        </w:tc>
        <w:tc>
          <w:tcPr>
            <w:tcW w:w="1260" w:type="dxa"/>
          </w:tcPr>
          <w:p w14:paraId="0B3A6EF1" w14:textId="77777777" w:rsidR="00F5489C" w:rsidRDefault="00F5489C" w:rsidP="00CF7730">
            <w:pPr>
              <w:pStyle w:val="TableParagraph"/>
              <w:rPr>
                <w:sz w:val="18"/>
              </w:rPr>
            </w:pPr>
          </w:p>
        </w:tc>
      </w:tr>
      <w:tr w:rsidR="00F5489C" w14:paraId="58CBD794" w14:textId="77777777" w:rsidTr="00CF7730">
        <w:trPr>
          <w:trHeight w:val="460"/>
        </w:trPr>
        <w:tc>
          <w:tcPr>
            <w:tcW w:w="810" w:type="dxa"/>
          </w:tcPr>
          <w:p w14:paraId="42281ABB" w14:textId="77777777" w:rsidR="00F5489C" w:rsidRDefault="00F5489C" w:rsidP="00CF7730">
            <w:pPr>
              <w:pStyle w:val="TableParagraph"/>
              <w:spacing w:line="228" w:lineRule="exact"/>
              <w:ind w:left="107"/>
              <w:rPr>
                <w:sz w:val="20"/>
              </w:rPr>
            </w:pPr>
            <w:r>
              <w:rPr>
                <w:sz w:val="20"/>
              </w:rPr>
              <w:t>74</w:t>
            </w:r>
          </w:p>
        </w:tc>
        <w:tc>
          <w:tcPr>
            <w:tcW w:w="1980" w:type="dxa"/>
          </w:tcPr>
          <w:p w14:paraId="17965021" w14:textId="77777777" w:rsidR="00F5489C" w:rsidRDefault="00F5489C" w:rsidP="00CF7730">
            <w:pPr>
              <w:pStyle w:val="TableParagraph"/>
              <w:spacing w:line="228" w:lineRule="exact"/>
              <w:ind w:left="107"/>
              <w:rPr>
                <w:sz w:val="20"/>
              </w:rPr>
            </w:pPr>
            <w:r>
              <w:rPr>
                <w:sz w:val="20"/>
              </w:rPr>
              <w:t>Russian River</w:t>
            </w:r>
          </w:p>
        </w:tc>
        <w:tc>
          <w:tcPr>
            <w:tcW w:w="1530" w:type="dxa"/>
          </w:tcPr>
          <w:p w14:paraId="7C8CAD71" w14:textId="77777777" w:rsidR="00F5489C" w:rsidRDefault="00F5489C" w:rsidP="00CF7730">
            <w:pPr>
              <w:pStyle w:val="TableParagraph"/>
              <w:rPr>
                <w:sz w:val="18"/>
              </w:rPr>
            </w:pPr>
          </w:p>
        </w:tc>
        <w:tc>
          <w:tcPr>
            <w:tcW w:w="1530" w:type="dxa"/>
          </w:tcPr>
          <w:p w14:paraId="3BE6D5BE" w14:textId="77777777" w:rsidR="00F5489C" w:rsidRDefault="00F5489C" w:rsidP="00CF7730">
            <w:pPr>
              <w:pStyle w:val="TableParagraph"/>
              <w:rPr>
                <w:sz w:val="18"/>
              </w:rPr>
            </w:pPr>
          </w:p>
        </w:tc>
        <w:tc>
          <w:tcPr>
            <w:tcW w:w="900" w:type="dxa"/>
          </w:tcPr>
          <w:p w14:paraId="21A2A015" w14:textId="77777777" w:rsidR="00F5489C" w:rsidRDefault="00F5489C" w:rsidP="00CF7730">
            <w:pPr>
              <w:pStyle w:val="TableParagraph"/>
              <w:rPr>
                <w:sz w:val="18"/>
              </w:rPr>
            </w:pPr>
          </w:p>
        </w:tc>
        <w:tc>
          <w:tcPr>
            <w:tcW w:w="1350" w:type="dxa"/>
          </w:tcPr>
          <w:p w14:paraId="76E41919" w14:textId="77777777" w:rsidR="00F5489C" w:rsidRDefault="00F5489C" w:rsidP="00CF7730">
            <w:pPr>
              <w:pStyle w:val="TableParagraph"/>
              <w:rPr>
                <w:sz w:val="18"/>
              </w:rPr>
            </w:pPr>
          </w:p>
        </w:tc>
        <w:tc>
          <w:tcPr>
            <w:tcW w:w="1260" w:type="dxa"/>
          </w:tcPr>
          <w:p w14:paraId="27A3BB43" w14:textId="77777777" w:rsidR="00F5489C" w:rsidRDefault="00F5489C" w:rsidP="00CF7730">
            <w:pPr>
              <w:pStyle w:val="TableParagraph"/>
              <w:rPr>
                <w:sz w:val="18"/>
              </w:rPr>
            </w:pPr>
          </w:p>
        </w:tc>
        <w:tc>
          <w:tcPr>
            <w:tcW w:w="1260" w:type="dxa"/>
          </w:tcPr>
          <w:p w14:paraId="4F53B176" w14:textId="77777777" w:rsidR="00F5489C" w:rsidRDefault="00F5489C" w:rsidP="00CF7730">
            <w:pPr>
              <w:pStyle w:val="TableParagraph"/>
              <w:rPr>
                <w:sz w:val="18"/>
              </w:rPr>
            </w:pPr>
          </w:p>
        </w:tc>
      </w:tr>
      <w:tr w:rsidR="00F5489C" w14:paraId="54871DF0" w14:textId="77777777" w:rsidTr="00CF7730">
        <w:trPr>
          <w:trHeight w:val="460"/>
        </w:trPr>
        <w:tc>
          <w:tcPr>
            <w:tcW w:w="810" w:type="dxa"/>
          </w:tcPr>
          <w:p w14:paraId="1F1A2F32" w14:textId="77777777" w:rsidR="00F5489C" w:rsidRDefault="00F5489C" w:rsidP="00CF7730">
            <w:pPr>
              <w:pStyle w:val="TableParagraph"/>
              <w:spacing w:line="227" w:lineRule="exact"/>
              <w:ind w:left="107"/>
              <w:rPr>
                <w:sz w:val="20"/>
              </w:rPr>
            </w:pPr>
            <w:r>
              <w:rPr>
                <w:sz w:val="20"/>
              </w:rPr>
              <w:t>79.5</w:t>
            </w:r>
          </w:p>
        </w:tc>
        <w:tc>
          <w:tcPr>
            <w:tcW w:w="1980" w:type="dxa"/>
          </w:tcPr>
          <w:p w14:paraId="4A915041" w14:textId="77777777" w:rsidR="00F5489C" w:rsidRDefault="00F5489C" w:rsidP="00CF7730">
            <w:pPr>
              <w:pStyle w:val="TableParagraph"/>
              <w:spacing w:line="227" w:lineRule="exact"/>
              <w:ind w:left="107"/>
              <w:rPr>
                <w:sz w:val="20"/>
              </w:rPr>
            </w:pPr>
            <w:r>
              <w:rPr>
                <w:sz w:val="20"/>
              </w:rPr>
              <w:t>Juneau Creek</w:t>
            </w:r>
          </w:p>
        </w:tc>
        <w:tc>
          <w:tcPr>
            <w:tcW w:w="1530" w:type="dxa"/>
          </w:tcPr>
          <w:p w14:paraId="43C0A534" w14:textId="77777777" w:rsidR="00F5489C" w:rsidRDefault="00F5489C" w:rsidP="00CF7730">
            <w:pPr>
              <w:pStyle w:val="TableParagraph"/>
              <w:rPr>
                <w:sz w:val="18"/>
              </w:rPr>
            </w:pPr>
          </w:p>
        </w:tc>
        <w:tc>
          <w:tcPr>
            <w:tcW w:w="1530" w:type="dxa"/>
          </w:tcPr>
          <w:p w14:paraId="508EA2B1" w14:textId="77777777" w:rsidR="00F5489C" w:rsidRDefault="00F5489C" w:rsidP="00CF7730">
            <w:pPr>
              <w:pStyle w:val="TableParagraph"/>
              <w:rPr>
                <w:sz w:val="18"/>
              </w:rPr>
            </w:pPr>
          </w:p>
        </w:tc>
        <w:tc>
          <w:tcPr>
            <w:tcW w:w="900" w:type="dxa"/>
          </w:tcPr>
          <w:p w14:paraId="0B04423C" w14:textId="77777777" w:rsidR="00F5489C" w:rsidRDefault="00F5489C" w:rsidP="00CF7730">
            <w:pPr>
              <w:pStyle w:val="TableParagraph"/>
              <w:rPr>
                <w:sz w:val="18"/>
              </w:rPr>
            </w:pPr>
          </w:p>
        </w:tc>
        <w:tc>
          <w:tcPr>
            <w:tcW w:w="1350" w:type="dxa"/>
          </w:tcPr>
          <w:p w14:paraId="3D6DBAC9" w14:textId="77777777" w:rsidR="00F5489C" w:rsidRDefault="00F5489C" w:rsidP="00CF7730">
            <w:pPr>
              <w:pStyle w:val="TableParagraph"/>
              <w:rPr>
                <w:sz w:val="18"/>
              </w:rPr>
            </w:pPr>
          </w:p>
        </w:tc>
        <w:tc>
          <w:tcPr>
            <w:tcW w:w="1260" w:type="dxa"/>
          </w:tcPr>
          <w:p w14:paraId="35A37355" w14:textId="77777777" w:rsidR="00F5489C" w:rsidRDefault="00F5489C" w:rsidP="00CF7730">
            <w:pPr>
              <w:pStyle w:val="TableParagraph"/>
              <w:rPr>
                <w:sz w:val="18"/>
              </w:rPr>
            </w:pPr>
          </w:p>
        </w:tc>
        <w:tc>
          <w:tcPr>
            <w:tcW w:w="1260" w:type="dxa"/>
          </w:tcPr>
          <w:p w14:paraId="5A8C5433" w14:textId="77777777" w:rsidR="00F5489C" w:rsidRDefault="00F5489C" w:rsidP="00CF7730">
            <w:pPr>
              <w:pStyle w:val="TableParagraph"/>
              <w:rPr>
                <w:sz w:val="18"/>
              </w:rPr>
            </w:pPr>
          </w:p>
        </w:tc>
      </w:tr>
      <w:tr w:rsidR="00F5489C" w14:paraId="77F23B86" w14:textId="77777777" w:rsidTr="00CF7730">
        <w:trPr>
          <w:trHeight w:val="459"/>
        </w:trPr>
        <w:tc>
          <w:tcPr>
            <w:tcW w:w="810" w:type="dxa"/>
          </w:tcPr>
          <w:p w14:paraId="5E94723A" w14:textId="77777777" w:rsidR="00F5489C" w:rsidRDefault="00F5489C" w:rsidP="00CF7730">
            <w:pPr>
              <w:pStyle w:val="TableParagraph"/>
              <w:spacing w:line="227" w:lineRule="exact"/>
              <w:ind w:left="107"/>
              <w:rPr>
                <w:sz w:val="20"/>
              </w:rPr>
            </w:pPr>
            <w:r>
              <w:rPr>
                <w:sz w:val="20"/>
              </w:rPr>
              <w:t>82</w:t>
            </w:r>
          </w:p>
        </w:tc>
        <w:tc>
          <w:tcPr>
            <w:tcW w:w="1980" w:type="dxa"/>
          </w:tcPr>
          <w:p w14:paraId="7FEF0670" w14:textId="77777777" w:rsidR="00F5489C" w:rsidRDefault="00F5489C" w:rsidP="00CF7730">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CF7730">
            <w:pPr>
              <w:pStyle w:val="TableParagraph"/>
              <w:rPr>
                <w:sz w:val="18"/>
              </w:rPr>
            </w:pPr>
          </w:p>
        </w:tc>
        <w:tc>
          <w:tcPr>
            <w:tcW w:w="1530" w:type="dxa"/>
          </w:tcPr>
          <w:p w14:paraId="4676A73B" w14:textId="77777777" w:rsidR="00F5489C" w:rsidRDefault="00F5489C" w:rsidP="00CF7730">
            <w:pPr>
              <w:pStyle w:val="TableParagraph"/>
              <w:rPr>
                <w:sz w:val="18"/>
              </w:rPr>
            </w:pPr>
          </w:p>
        </w:tc>
        <w:tc>
          <w:tcPr>
            <w:tcW w:w="900" w:type="dxa"/>
          </w:tcPr>
          <w:p w14:paraId="50FA5B99" w14:textId="77777777" w:rsidR="00F5489C" w:rsidRDefault="00F5489C" w:rsidP="00CF7730">
            <w:pPr>
              <w:pStyle w:val="TableParagraph"/>
              <w:rPr>
                <w:sz w:val="18"/>
              </w:rPr>
            </w:pPr>
          </w:p>
        </w:tc>
        <w:tc>
          <w:tcPr>
            <w:tcW w:w="1350" w:type="dxa"/>
          </w:tcPr>
          <w:p w14:paraId="2F98DC44" w14:textId="77777777" w:rsidR="00F5489C" w:rsidRDefault="00F5489C" w:rsidP="00CF7730">
            <w:pPr>
              <w:pStyle w:val="TableParagraph"/>
              <w:rPr>
                <w:sz w:val="18"/>
              </w:rPr>
            </w:pPr>
          </w:p>
        </w:tc>
        <w:tc>
          <w:tcPr>
            <w:tcW w:w="1260" w:type="dxa"/>
          </w:tcPr>
          <w:p w14:paraId="1646F4D2" w14:textId="77777777" w:rsidR="00F5489C" w:rsidRDefault="00F5489C" w:rsidP="00CF7730">
            <w:pPr>
              <w:pStyle w:val="TableParagraph"/>
              <w:rPr>
                <w:sz w:val="18"/>
              </w:rPr>
            </w:pPr>
          </w:p>
        </w:tc>
        <w:tc>
          <w:tcPr>
            <w:tcW w:w="1260" w:type="dxa"/>
          </w:tcPr>
          <w:p w14:paraId="3B2AE725" w14:textId="77777777" w:rsidR="00F5489C" w:rsidRDefault="00F5489C" w:rsidP="00CF7730">
            <w:pPr>
              <w:pStyle w:val="TableParagraph"/>
              <w:rPr>
                <w:sz w:val="18"/>
              </w:rPr>
            </w:pPr>
          </w:p>
        </w:tc>
      </w:tr>
      <w:tr w:rsidR="00F5489C" w14:paraId="2A2E6A5F" w14:textId="77777777" w:rsidTr="00CF7730">
        <w:trPr>
          <w:trHeight w:val="460"/>
        </w:trPr>
        <w:tc>
          <w:tcPr>
            <w:tcW w:w="810" w:type="dxa"/>
          </w:tcPr>
          <w:p w14:paraId="22E26FA7" w14:textId="77777777" w:rsidR="00F5489C" w:rsidRDefault="00F5489C" w:rsidP="00CF7730">
            <w:pPr>
              <w:pStyle w:val="TableParagraph"/>
              <w:spacing w:before="8"/>
              <w:rPr>
                <w:sz w:val="19"/>
              </w:rPr>
            </w:pPr>
          </w:p>
          <w:p w14:paraId="63E229C4" w14:textId="77777777" w:rsidR="00F5489C" w:rsidRDefault="00F5489C" w:rsidP="00CF7730">
            <w:pPr>
              <w:pStyle w:val="TableParagraph"/>
              <w:spacing w:line="213" w:lineRule="exact"/>
              <w:ind w:left="107"/>
              <w:rPr>
                <w:sz w:val="20"/>
              </w:rPr>
            </w:pPr>
            <w:r>
              <w:rPr>
                <w:sz w:val="20"/>
              </w:rPr>
              <w:t>DUP</w:t>
            </w:r>
          </w:p>
        </w:tc>
        <w:tc>
          <w:tcPr>
            <w:tcW w:w="1980" w:type="dxa"/>
          </w:tcPr>
          <w:p w14:paraId="766924B5" w14:textId="77777777" w:rsidR="00F5489C" w:rsidRDefault="00F5489C" w:rsidP="00CF7730">
            <w:pPr>
              <w:pStyle w:val="TableParagraph"/>
              <w:rPr>
                <w:sz w:val="18"/>
              </w:rPr>
            </w:pPr>
          </w:p>
        </w:tc>
        <w:tc>
          <w:tcPr>
            <w:tcW w:w="1530" w:type="dxa"/>
          </w:tcPr>
          <w:p w14:paraId="3AB23229" w14:textId="77777777" w:rsidR="00F5489C" w:rsidRDefault="00F5489C" w:rsidP="00CF7730">
            <w:pPr>
              <w:pStyle w:val="TableParagraph"/>
              <w:rPr>
                <w:sz w:val="18"/>
              </w:rPr>
            </w:pPr>
          </w:p>
        </w:tc>
        <w:tc>
          <w:tcPr>
            <w:tcW w:w="1530" w:type="dxa"/>
          </w:tcPr>
          <w:p w14:paraId="613B12DA" w14:textId="77777777" w:rsidR="00F5489C" w:rsidRDefault="00F5489C" w:rsidP="00CF7730">
            <w:pPr>
              <w:pStyle w:val="TableParagraph"/>
              <w:rPr>
                <w:sz w:val="18"/>
              </w:rPr>
            </w:pPr>
          </w:p>
        </w:tc>
        <w:tc>
          <w:tcPr>
            <w:tcW w:w="900" w:type="dxa"/>
          </w:tcPr>
          <w:p w14:paraId="324F2BBC" w14:textId="77777777" w:rsidR="00F5489C" w:rsidRDefault="00F5489C" w:rsidP="00CF7730">
            <w:pPr>
              <w:pStyle w:val="TableParagraph"/>
              <w:rPr>
                <w:sz w:val="18"/>
              </w:rPr>
            </w:pPr>
          </w:p>
        </w:tc>
        <w:tc>
          <w:tcPr>
            <w:tcW w:w="1350" w:type="dxa"/>
          </w:tcPr>
          <w:p w14:paraId="224D8C69" w14:textId="77777777" w:rsidR="00F5489C" w:rsidRDefault="00F5489C" w:rsidP="00CF7730">
            <w:pPr>
              <w:pStyle w:val="TableParagraph"/>
              <w:rPr>
                <w:sz w:val="18"/>
              </w:rPr>
            </w:pPr>
          </w:p>
        </w:tc>
        <w:tc>
          <w:tcPr>
            <w:tcW w:w="1260" w:type="dxa"/>
          </w:tcPr>
          <w:p w14:paraId="14106C11" w14:textId="77777777" w:rsidR="00F5489C" w:rsidRDefault="00F5489C" w:rsidP="00CF7730">
            <w:pPr>
              <w:pStyle w:val="TableParagraph"/>
              <w:rPr>
                <w:sz w:val="18"/>
              </w:rPr>
            </w:pPr>
          </w:p>
        </w:tc>
        <w:tc>
          <w:tcPr>
            <w:tcW w:w="1260" w:type="dxa"/>
          </w:tcPr>
          <w:p w14:paraId="550E8C6F" w14:textId="77777777" w:rsidR="00F5489C" w:rsidRDefault="00F5489C" w:rsidP="00CF7730">
            <w:pPr>
              <w:pStyle w:val="TableParagraph"/>
              <w:rPr>
                <w:sz w:val="18"/>
              </w:rPr>
            </w:pPr>
          </w:p>
        </w:tc>
      </w:tr>
      <w:tr w:rsidR="00F5489C" w14:paraId="37178EDC" w14:textId="77777777" w:rsidTr="00CF7730">
        <w:trPr>
          <w:trHeight w:val="460"/>
        </w:trPr>
        <w:tc>
          <w:tcPr>
            <w:tcW w:w="810" w:type="dxa"/>
          </w:tcPr>
          <w:p w14:paraId="51B39581" w14:textId="77777777" w:rsidR="00F5489C" w:rsidRDefault="00F5489C" w:rsidP="00CF7730">
            <w:pPr>
              <w:pStyle w:val="TableParagraph"/>
              <w:spacing w:before="8"/>
              <w:rPr>
                <w:sz w:val="19"/>
              </w:rPr>
            </w:pPr>
          </w:p>
          <w:p w14:paraId="717B4B47" w14:textId="77777777" w:rsidR="00F5489C" w:rsidRDefault="00F5489C" w:rsidP="00CF7730">
            <w:pPr>
              <w:pStyle w:val="TableParagraph"/>
              <w:spacing w:line="213" w:lineRule="exact"/>
              <w:ind w:left="107"/>
              <w:rPr>
                <w:sz w:val="20"/>
              </w:rPr>
            </w:pPr>
            <w:r>
              <w:rPr>
                <w:sz w:val="20"/>
              </w:rPr>
              <w:t>DUP</w:t>
            </w:r>
          </w:p>
        </w:tc>
        <w:tc>
          <w:tcPr>
            <w:tcW w:w="1980" w:type="dxa"/>
          </w:tcPr>
          <w:p w14:paraId="2203E5B2" w14:textId="77777777" w:rsidR="00F5489C" w:rsidRDefault="00F5489C" w:rsidP="00CF7730">
            <w:pPr>
              <w:pStyle w:val="TableParagraph"/>
              <w:rPr>
                <w:sz w:val="18"/>
              </w:rPr>
            </w:pPr>
          </w:p>
        </w:tc>
        <w:tc>
          <w:tcPr>
            <w:tcW w:w="1530" w:type="dxa"/>
          </w:tcPr>
          <w:p w14:paraId="0A8F9DBB" w14:textId="77777777" w:rsidR="00F5489C" w:rsidRDefault="00F5489C" w:rsidP="00CF7730">
            <w:pPr>
              <w:pStyle w:val="TableParagraph"/>
              <w:rPr>
                <w:sz w:val="18"/>
              </w:rPr>
            </w:pPr>
          </w:p>
        </w:tc>
        <w:tc>
          <w:tcPr>
            <w:tcW w:w="1530" w:type="dxa"/>
          </w:tcPr>
          <w:p w14:paraId="42A2CE06" w14:textId="77777777" w:rsidR="00F5489C" w:rsidRDefault="00F5489C" w:rsidP="00CF7730">
            <w:pPr>
              <w:pStyle w:val="TableParagraph"/>
              <w:rPr>
                <w:sz w:val="18"/>
              </w:rPr>
            </w:pPr>
          </w:p>
        </w:tc>
        <w:tc>
          <w:tcPr>
            <w:tcW w:w="900" w:type="dxa"/>
          </w:tcPr>
          <w:p w14:paraId="7AC693C5" w14:textId="77777777" w:rsidR="00F5489C" w:rsidRDefault="00F5489C" w:rsidP="00CF7730">
            <w:pPr>
              <w:pStyle w:val="TableParagraph"/>
              <w:rPr>
                <w:sz w:val="18"/>
              </w:rPr>
            </w:pPr>
          </w:p>
        </w:tc>
        <w:tc>
          <w:tcPr>
            <w:tcW w:w="1350" w:type="dxa"/>
          </w:tcPr>
          <w:p w14:paraId="2F1FD35F" w14:textId="77777777" w:rsidR="00F5489C" w:rsidRDefault="00F5489C" w:rsidP="00CF7730">
            <w:pPr>
              <w:pStyle w:val="TableParagraph"/>
              <w:rPr>
                <w:sz w:val="18"/>
              </w:rPr>
            </w:pPr>
          </w:p>
        </w:tc>
        <w:tc>
          <w:tcPr>
            <w:tcW w:w="1260" w:type="dxa"/>
          </w:tcPr>
          <w:p w14:paraId="72FC9F14" w14:textId="77777777" w:rsidR="00F5489C" w:rsidRDefault="00F5489C" w:rsidP="00CF7730">
            <w:pPr>
              <w:pStyle w:val="TableParagraph"/>
              <w:rPr>
                <w:sz w:val="18"/>
              </w:rPr>
            </w:pPr>
          </w:p>
        </w:tc>
        <w:tc>
          <w:tcPr>
            <w:tcW w:w="1260" w:type="dxa"/>
          </w:tcPr>
          <w:p w14:paraId="606FAB9D" w14:textId="77777777" w:rsidR="00F5489C" w:rsidRDefault="00F5489C" w:rsidP="00CF7730">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 xml:space="preserve">ANALYSIS PERFORMED </w:t>
      </w:r>
      <w:proofErr w:type="gramStart"/>
      <w:r>
        <w:t>BY</w:t>
      </w:r>
      <w:r>
        <w:rPr>
          <w:spacing w:val="-12"/>
        </w:rPr>
        <w:t xml:space="preserve"> </w:t>
      </w:r>
      <w:r>
        <w:t>:</w:t>
      </w:r>
      <w:proofErr w:type="gramEnd"/>
      <w:r>
        <w:rPr>
          <w:u w:val="single"/>
        </w:rPr>
        <w:t xml:space="preserve"> ______________________________________________</w:t>
      </w:r>
    </w:p>
    <w:p w14:paraId="26D86EBA" w14:textId="77777777" w:rsidR="00F5489C" w:rsidRDefault="00F5489C" w:rsidP="00F5489C">
      <w:pPr>
        <w:rPr>
          <w:sz w:val="18"/>
        </w:rPr>
      </w:pPr>
    </w:p>
    <w:p w14:paraId="3F2AE2B8" w14:textId="77777777" w:rsidR="00726460" w:rsidRPr="00726460" w:rsidRDefault="00726460" w:rsidP="00726460">
      <w:pPr>
        <w:pStyle w:val="AppendixSubheadings"/>
        <w:jc w:val="center"/>
        <w:rPr>
          <w:b/>
          <w:sz w:val="24"/>
          <w:szCs w:val="24"/>
        </w:rPr>
      </w:pPr>
      <w:r w:rsidRPr="00726460">
        <w:rPr>
          <w:b/>
          <w:sz w:val="24"/>
          <w:szCs w:val="24"/>
        </w:rPr>
        <w:lastRenderedPageBreak/>
        <w:t>Appendix E</w:t>
      </w:r>
    </w:p>
    <w:p w14:paraId="6B4884F5" w14:textId="77777777" w:rsidR="00726460" w:rsidRPr="00726460" w:rsidRDefault="00726460" w:rsidP="00726460">
      <w:pPr>
        <w:pStyle w:val="AppendixSubheadings"/>
        <w:jc w:val="center"/>
        <w:rPr>
          <w:b/>
          <w:sz w:val="24"/>
          <w:szCs w:val="24"/>
        </w:rPr>
      </w:pPr>
    </w:p>
    <w:p w14:paraId="58219C38" w14:textId="77777777" w:rsidR="00726460" w:rsidRPr="00726460" w:rsidRDefault="00726460" w:rsidP="00726460">
      <w:pPr>
        <w:pStyle w:val="AppendixSubheadings"/>
        <w:jc w:val="center"/>
        <w:rPr>
          <w:b/>
          <w:sz w:val="24"/>
          <w:szCs w:val="24"/>
        </w:rPr>
      </w:pPr>
      <w:proofErr w:type="spellStart"/>
      <w:r w:rsidRPr="00726460">
        <w:rPr>
          <w:b/>
          <w:sz w:val="24"/>
          <w:szCs w:val="24"/>
        </w:rPr>
        <w:t>Hydrolab</w:t>
      </w:r>
      <w:proofErr w:type="spellEnd"/>
      <w:r w:rsidRPr="00726460">
        <w:rPr>
          <w:b/>
          <w:sz w:val="24"/>
          <w:szCs w:val="24"/>
        </w:rPr>
        <w:t xml:space="preserve"> Downloads</w:t>
      </w:r>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CF7730">
        <w:trPr>
          <w:trHeight w:val="551"/>
        </w:trPr>
        <w:tc>
          <w:tcPr>
            <w:tcW w:w="677" w:type="dxa"/>
          </w:tcPr>
          <w:p w14:paraId="0235403B" w14:textId="77777777" w:rsidR="00726460" w:rsidRDefault="00726460" w:rsidP="00CF7730">
            <w:pPr>
              <w:pStyle w:val="TableParagraph"/>
              <w:spacing w:line="274" w:lineRule="exact"/>
              <w:ind w:left="107"/>
              <w:rPr>
                <w:sz w:val="24"/>
              </w:rPr>
            </w:pPr>
            <w:r>
              <w:rPr>
                <w:sz w:val="24"/>
              </w:rPr>
              <w:t>Date</w:t>
            </w:r>
          </w:p>
        </w:tc>
        <w:tc>
          <w:tcPr>
            <w:tcW w:w="1411" w:type="dxa"/>
          </w:tcPr>
          <w:p w14:paraId="4FEDBCF9" w14:textId="77777777" w:rsidR="00726460" w:rsidRDefault="00726460" w:rsidP="00CF7730">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6E77765F" w14:textId="77777777" w:rsidR="00726460" w:rsidRDefault="00726460" w:rsidP="00CF7730">
            <w:pPr>
              <w:pStyle w:val="TableParagraph"/>
              <w:spacing w:line="274" w:lineRule="exact"/>
              <w:ind w:left="107"/>
              <w:rPr>
                <w:sz w:val="24"/>
              </w:rPr>
            </w:pPr>
            <w:r>
              <w:rPr>
                <w:sz w:val="24"/>
              </w:rPr>
              <w:t>File Name</w:t>
            </w:r>
          </w:p>
        </w:tc>
        <w:tc>
          <w:tcPr>
            <w:tcW w:w="990" w:type="dxa"/>
          </w:tcPr>
          <w:p w14:paraId="78050A27" w14:textId="77777777" w:rsidR="00726460" w:rsidRDefault="00726460" w:rsidP="00CF7730">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CF7730">
            <w:pPr>
              <w:pStyle w:val="TableParagraph"/>
              <w:spacing w:line="274" w:lineRule="exact"/>
              <w:ind w:left="107"/>
              <w:rPr>
                <w:sz w:val="24"/>
              </w:rPr>
            </w:pPr>
            <w:r>
              <w:rPr>
                <w:sz w:val="24"/>
              </w:rPr>
              <w:t>Notes</w:t>
            </w:r>
          </w:p>
        </w:tc>
      </w:tr>
      <w:tr w:rsidR="00726460" w14:paraId="7BD1F519" w14:textId="77777777" w:rsidTr="00CF7730">
        <w:trPr>
          <w:trHeight w:val="276"/>
        </w:trPr>
        <w:tc>
          <w:tcPr>
            <w:tcW w:w="677" w:type="dxa"/>
          </w:tcPr>
          <w:p w14:paraId="47A93017" w14:textId="77777777" w:rsidR="00726460" w:rsidRDefault="00726460" w:rsidP="00CF7730">
            <w:pPr>
              <w:pStyle w:val="TableParagraph"/>
              <w:rPr>
                <w:sz w:val="20"/>
              </w:rPr>
            </w:pPr>
          </w:p>
        </w:tc>
        <w:tc>
          <w:tcPr>
            <w:tcW w:w="1411" w:type="dxa"/>
          </w:tcPr>
          <w:p w14:paraId="40A6BCB8" w14:textId="77777777" w:rsidR="00726460" w:rsidRDefault="00726460" w:rsidP="00CF7730">
            <w:pPr>
              <w:pStyle w:val="TableParagraph"/>
              <w:rPr>
                <w:sz w:val="20"/>
              </w:rPr>
            </w:pPr>
          </w:p>
        </w:tc>
        <w:tc>
          <w:tcPr>
            <w:tcW w:w="2160" w:type="dxa"/>
          </w:tcPr>
          <w:p w14:paraId="57A2BAEE" w14:textId="77777777" w:rsidR="00726460" w:rsidRDefault="00726460" w:rsidP="00CF7730">
            <w:pPr>
              <w:pStyle w:val="TableParagraph"/>
              <w:rPr>
                <w:sz w:val="20"/>
              </w:rPr>
            </w:pPr>
          </w:p>
        </w:tc>
        <w:tc>
          <w:tcPr>
            <w:tcW w:w="990" w:type="dxa"/>
          </w:tcPr>
          <w:p w14:paraId="18EA1F5E" w14:textId="77777777" w:rsidR="00726460" w:rsidRDefault="00726460" w:rsidP="00CF7730">
            <w:pPr>
              <w:pStyle w:val="TableParagraph"/>
              <w:rPr>
                <w:sz w:val="20"/>
              </w:rPr>
            </w:pPr>
          </w:p>
        </w:tc>
        <w:tc>
          <w:tcPr>
            <w:tcW w:w="3870" w:type="dxa"/>
          </w:tcPr>
          <w:p w14:paraId="68C229FE" w14:textId="77777777" w:rsidR="00726460" w:rsidRDefault="00726460" w:rsidP="00CF7730">
            <w:pPr>
              <w:pStyle w:val="TableParagraph"/>
              <w:rPr>
                <w:sz w:val="20"/>
              </w:rPr>
            </w:pPr>
          </w:p>
        </w:tc>
      </w:tr>
      <w:tr w:rsidR="00726460" w14:paraId="3A6237C2" w14:textId="77777777" w:rsidTr="00CF7730">
        <w:trPr>
          <w:trHeight w:val="275"/>
        </w:trPr>
        <w:tc>
          <w:tcPr>
            <w:tcW w:w="677" w:type="dxa"/>
          </w:tcPr>
          <w:p w14:paraId="40B4BBA4" w14:textId="77777777" w:rsidR="00726460" w:rsidRDefault="00726460" w:rsidP="00CF7730">
            <w:pPr>
              <w:pStyle w:val="TableParagraph"/>
              <w:rPr>
                <w:sz w:val="20"/>
              </w:rPr>
            </w:pPr>
          </w:p>
        </w:tc>
        <w:tc>
          <w:tcPr>
            <w:tcW w:w="1411" w:type="dxa"/>
          </w:tcPr>
          <w:p w14:paraId="708F4A48" w14:textId="77777777" w:rsidR="00726460" w:rsidRDefault="00726460" w:rsidP="00CF7730">
            <w:pPr>
              <w:pStyle w:val="TableParagraph"/>
              <w:rPr>
                <w:sz w:val="20"/>
              </w:rPr>
            </w:pPr>
          </w:p>
        </w:tc>
        <w:tc>
          <w:tcPr>
            <w:tcW w:w="2160" w:type="dxa"/>
          </w:tcPr>
          <w:p w14:paraId="4421A5D7" w14:textId="77777777" w:rsidR="00726460" w:rsidRDefault="00726460" w:rsidP="00CF7730">
            <w:pPr>
              <w:pStyle w:val="TableParagraph"/>
              <w:rPr>
                <w:sz w:val="20"/>
              </w:rPr>
            </w:pPr>
          </w:p>
        </w:tc>
        <w:tc>
          <w:tcPr>
            <w:tcW w:w="990" w:type="dxa"/>
          </w:tcPr>
          <w:p w14:paraId="59E40258" w14:textId="77777777" w:rsidR="00726460" w:rsidRDefault="00726460" w:rsidP="00CF7730">
            <w:pPr>
              <w:pStyle w:val="TableParagraph"/>
              <w:rPr>
                <w:sz w:val="20"/>
              </w:rPr>
            </w:pPr>
          </w:p>
        </w:tc>
        <w:tc>
          <w:tcPr>
            <w:tcW w:w="3870" w:type="dxa"/>
          </w:tcPr>
          <w:p w14:paraId="1B3AD0A0" w14:textId="77777777" w:rsidR="00726460" w:rsidRDefault="00726460" w:rsidP="00CF7730">
            <w:pPr>
              <w:pStyle w:val="TableParagraph"/>
              <w:rPr>
                <w:sz w:val="20"/>
              </w:rPr>
            </w:pPr>
          </w:p>
        </w:tc>
      </w:tr>
      <w:tr w:rsidR="00726460" w14:paraId="6A27A03C" w14:textId="77777777" w:rsidTr="00CF7730">
        <w:trPr>
          <w:trHeight w:val="275"/>
        </w:trPr>
        <w:tc>
          <w:tcPr>
            <w:tcW w:w="677" w:type="dxa"/>
          </w:tcPr>
          <w:p w14:paraId="6501D8B4" w14:textId="77777777" w:rsidR="00726460" w:rsidRDefault="00726460" w:rsidP="00CF7730">
            <w:pPr>
              <w:pStyle w:val="TableParagraph"/>
              <w:rPr>
                <w:sz w:val="20"/>
              </w:rPr>
            </w:pPr>
          </w:p>
        </w:tc>
        <w:tc>
          <w:tcPr>
            <w:tcW w:w="1411" w:type="dxa"/>
          </w:tcPr>
          <w:p w14:paraId="12E35952" w14:textId="77777777" w:rsidR="00726460" w:rsidRDefault="00726460" w:rsidP="00CF7730">
            <w:pPr>
              <w:pStyle w:val="TableParagraph"/>
              <w:rPr>
                <w:sz w:val="20"/>
              </w:rPr>
            </w:pPr>
          </w:p>
        </w:tc>
        <w:tc>
          <w:tcPr>
            <w:tcW w:w="2160" w:type="dxa"/>
          </w:tcPr>
          <w:p w14:paraId="36E64FCB" w14:textId="77777777" w:rsidR="00726460" w:rsidRDefault="00726460" w:rsidP="00CF7730">
            <w:pPr>
              <w:pStyle w:val="TableParagraph"/>
              <w:rPr>
                <w:sz w:val="20"/>
              </w:rPr>
            </w:pPr>
          </w:p>
        </w:tc>
        <w:tc>
          <w:tcPr>
            <w:tcW w:w="990" w:type="dxa"/>
          </w:tcPr>
          <w:p w14:paraId="3C8FF0A5" w14:textId="77777777" w:rsidR="00726460" w:rsidRDefault="00726460" w:rsidP="00CF7730">
            <w:pPr>
              <w:pStyle w:val="TableParagraph"/>
              <w:rPr>
                <w:sz w:val="20"/>
              </w:rPr>
            </w:pPr>
          </w:p>
        </w:tc>
        <w:tc>
          <w:tcPr>
            <w:tcW w:w="3870" w:type="dxa"/>
          </w:tcPr>
          <w:p w14:paraId="790FB1DF" w14:textId="77777777" w:rsidR="00726460" w:rsidRDefault="00726460" w:rsidP="00CF7730">
            <w:pPr>
              <w:pStyle w:val="TableParagraph"/>
              <w:rPr>
                <w:sz w:val="20"/>
              </w:rPr>
            </w:pPr>
          </w:p>
        </w:tc>
      </w:tr>
      <w:tr w:rsidR="00726460" w14:paraId="4669C719" w14:textId="77777777" w:rsidTr="00CF7730">
        <w:trPr>
          <w:trHeight w:val="276"/>
        </w:trPr>
        <w:tc>
          <w:tcPr>
            <w:tcW w:w="677" w:type="dxa"/>
          </w:tcPr>
          <w:p w14:paraId="0D3B111D" w14:textId="77777777" w:rsidR="00726460" w:rsidRDefault="00726460" w:rsidP="00CF7730">
            <w:pPr>
              <w:pStyle w:val="TableParagraph"/>
              <w:rPr>
                <w:sz w:val="20"/>
              </w:rPr>
            </w:pPr>
          </w:p>
        </w:tc>
        <w:tc>
          <w:tcPr>
            <w:tcW w:w="1411" w:type="dxa"/>
          </w:tcPr>
          <w:p w14:paraId="2E0C4DEB" w14:textId="77777777" w:rsidR="00726460" w:rsidRDefault="00726460" w:rsidP="00CF7730">
            <w:pPr>
              <w:pStyle w:val="TableParagraph"/>
              <w:rPr>
                <w:sz w:val="20"/>
              </w:rPr>
            </w:pPr>
          </w:p>
        </w:tc>
        <w:tc>
          <w:tcPr>
            <w:tcW w:w="2160" w:type="dxa"/>
          </w:tcPr>
          <w:p w14:paraId="2915F5AE" w14:textId="77777777" w:rsidR="00726460" w:rsidRDefault="00726460" w:rsidP="00CF7730">
            <w:pPr>
              <w:pStyle w:val="TableParagraph"/>
              <w:rPr>
                <w:sz w:val="20"/>
              </w:rPr>
            </w:pPr>
          </w:p>
        </w:tc>
        <w:tc>
          <w:tcPr>
            <w:tcW w:w="990" w:type="dxa"/>
          </w:tcPr>
          <w:p w14:paraId="4A7EEEB9" w14:textId="77777777" w:rsidR="00726460" w:rsidRDefault="00726460" w:rsidP="00CF7730">
            <w:pPr>
              <w:pStyle w:val="TableParagraph"/>
              <w:rPr>
                <w:sz w:val="20"/>
              </w:rPr>
            </w:pPr>
          </w:p>
        </w:tc>
        <w:tc>
          <w:tcPr>
            <w:tcW w:w="3870" w:type="dxa"/>
          </w:tcPr>
          <w:p w14:paraId="0299193C" w14:textId="77777777" w:rsidR="00726460" w:rsidRDefault="00726460" w:rsidP="00CF7730">
            <w:pPr>
              <w:pStyle w:val="TableParagraph"/>
              <w:rPr>
                <w:sz w:val="20"/>
              </w:rPr>
            </w:pPr>
          </w:p>
        </w:tc>
      </w:tr>
      <w:tr w:rsidR="00726460" w14:paraId="0464CD11" w14:textId="77777777" w:rsidTr="00CF7730">
        <w:trPr>
          <w:trHeight w:val="275"/>
        </w:trPr>
        <w:tc>
          <w:tcPr>
            <w:tcW w:w="677" w:type="dxa"/>
          </w:tcPr>
          <w:p w14:paraId="6307DBAE" w14:textId="77777777" w:rsidR="00726460" w:rsidRDefault="00726460" w:rsidP="00CF7730">
            <w:pPr>
              <w:pStyle w:val="TableParagraph"/>
              <w:rPr>
                <w:sz w:val="20"/>
              </w:rPr>
            </w:pPr>
          </w:p>
        </w:tc>
        <w:tc>
          <w:tcPr>
            <w:tcW w:w="1411" w:type="dxa"/>
          </w:tcPr>
          <w:p w14:paraId="3F838BA3" w14:textId="77777777" w:rsidR="00726460" w:rsidRDefault="00726460" w:rsidP="00CF7730">
            <w:pPr>
              <w:pStyle w:val="TableParagraph"/>
              <w:rPr>
                <w:sz w:val="20"/>
              </w:rPr>
            </w:pPr>
          </w:p>
        </w:tc>
        <w:tc>
          <w:tcPr>
            <w:tcW w:w="2160" w:type="dxa"/>
          </w:tcPr>
          <w:p w14:paraId="3490B57F" w14:textId="77777777" w:rsidR="00726460" w:rsidRDefault="00726460" w:rsidP="00CF7730">
            <w:pPr>
              <w:pStyle w:val="TableParagraph"/>
              <w:rPr>
                <w:sz w:val="20"/>
              </w:rPr>
            </w:pPr>
          </w:p>
        </w:tc>
        <w:tc>
          <w:tcPr>
            <w:tcW w:w="990" w:type="dxa"/>
          </w:tcPr>
          <w:p w14:paraId="2E8F9557" w14:textId="77777777" w:rsidR="00726460" w:rsidRDefault="00726460" w:rsidP="00CF7730">
            <w:pPr>
              <w:pStyle w:val="TableParagraph"/>
              <w:rPr>
                <w:sz w:val="20"/>
              </w:rPr>
            </w:pPr>
          </w:p>
        </w:tc>
        <w:tc>
          <w:tcPr>
            <w:tcW w:w="3870" w:type="dxa"/>
          </w:tcPr>
          <w:p w14:paraId="5560FA07" w14:textId="77777777" w:rsidR="00726460" w:rsidRDefault="00726460" w:rsidP="00CF7730">
            <w:pPr>
              <w:pStyle w:val="TableParagraph"/>
              <w:rPr>
                <w:sz w:val="20"/>
              </w:rPr>
            </w:pPr>
          </w:p>
        </w:tc>
      </w:tr>
      <w:tr w:rsidR="00726460" w14:paraId="04C1D473" w14:textId="77777777" w:rsidTr="00CF7730">
        <w:trPr>
          <w:trHeight w:val="275"/>
        </w:trPr>
        <w:tc>
          <w:tcPr>
            <w:tcW w:w="677" w:type="dxa"/>
          </w:tcPr>
          <w:p w14:paraId="2A1BB595" w14:textId="77777777" w:rsidR="00726460" w:rsidRDefault="00726460" w:rsidP="00CF7730">
            <w:pPr>
              <w:pStyle w:val="TableParagraph"/>
              <w:rPr>
                <w:sz w:val="20"/>
              </w:rPr>
            </w:pPr>
          </w:p>
        </w:tc>
        <w:tc>
          <w:tcPr>
            <w:tcW w:w="1411" w:type="dxa"/>
          </w:tcPr>
          <w:p w14:paraId="0411D5A5" w14:textId="77777777" w:rsidR="00726460" w:rsidRDefault="00726460" w:rsidP="00CF7730">
            <w:pPr>
              <w:pStyle w:val="TableParagraph"/>
              <w:rPr>
                <w:sz w:val="20"/>
              </w:rPr>
            </w:pPr>
          </w:p>
        </w:tc>
        <w:tc>
          <w:tcPr>
            <w:tcW w:w="2160" w:type="dxa"/>
          </w:tcPr>
          <w:p w14:paraId="3B3DDD7A" w14:textId="77777777" w:rsidR="00726460" w:rsidRDefault="00726460" w:rsidP="00CF7730">
            <w:pPr>
              <w:pStyle w:val="TableParagraph"/>
              <w:rPr>
                <w:sz w:val="20"/>
              </w:rPr>
            </w:pPr>
          </w:p>
        </w:tc>
        <w:tc>
          <w:tcPr>
            <w:tcW w:w="990" w:type="dxa"/>
          </w:tcPr>
          <w:p w14:paraId="4F66768C" w14:textId="77777777" w:rsidR="00726460" w:rsidRDefault="00726460" w:rsidP="00CF7730">
            <w:pPr>
              <w:pStyle w:val="TableParagraph"/>
              <w:rPr>
                <w:sz w:val="20"/>
              </w:rPr>
            </w:pPr>
          </w:p>
        </w:tc>
        <w:tc>
          <w:tcPr>
            <w:tcW w:w="3870" w:type="dxa"/>
          </w:tcPr>
          <w:p w14:paraId="28DEC1E9" w14:textId="77777777" w:rsidR="00726460" w:rsidRDefault="00726460" w:rsidP="00CF7730">
            <w:pPr>
              <w:pStyle w:val="TableParagraph"/>
              <w:rPr>
                <w:sz w:val="20"/>
              </w:rPr>
            </w:pPr>
          </w:p>
        </w:tc>
      </w:tr>
      <w:tr w:rsidR="00726460" w14:paraId="7748327A" w14:textId="77777777" w:rsidTr="00CF7730">
        <w:trPr>
          <w:trHeight w:val="276"/>
        </w:trPr>
        <w:tc>
          <w:tcPr>
            <w:tcW w:w="677" w:type="dxa"/>
          </w:tcPr>
          <w:p w14:paraId="1AFFFA39" w14:textId="77777777" w:rsidR="00726460" w:rsidRDefault="00726460" w:rsidP="00CF7730">
            <w:pPr>
              <w:pStyle w:val="TableParagraph"/>
              <w:rPr>
                <w:sz w:val="20"/>
              </w:rPr>
            </w:pPr>
          </w:p>
        </w:tc>
        <w:tc>
          <w:tcPr>
            <w:tcW w:w="1411" w:type="dxa"/>
          </w:tcPr>
          <w:p w14:paraId="692F2A41" w14:textId="77777777" w:rsidR="00726460" w:rsidRDefault="00726460" w:rsidP="00CF7730">
            <w:pPr>
              <w:pStyle w:val="TableParagraph"/>
              <w:rPr>
                <w:sz w:val="20"/>
              </w:rPr>
            </w:pPr>
          </w:p>
        </w:tc>
        <w:tc>
          <w:tcPr>
            <w:tcW w:w="2160" w:type="dxa"/>
          </w:tcPr>
          <w:p w14:paraId="5174FFBD" w14:textId="77777777" w:rsidR="00726460" w:rsidRDefault="00726460" w:rsidP="00CF7730">
            <w:pPr>
              <w:pStyle w:val="TableParagraph"/>
              <w:rPr>
                <w:sz w:val="20"/>
              </w:rPr>
            </w:pPr>
          </w:p>
        </w:tc>
        <w:tc>
          <w:tcPr>
            <w:tcW w:w="990" w:type="dxa"/>
          </w:tcPr>
          <w:p w14:paraId="1083E6BB" w14:textId="77777777" w:rsidR="00726460" w:rsidRDefault="00726460" w:rsidP="00CF7730">
            <w:pPr>
              <w:pStyle w:val="TableParagraph"/>
              <w:rPr>
                <w:sz w:val="20"/>
              </w:rPr>
            </w:pPr>
          </w:p>
        </w:tc>
        <w:tc>
          <w:tcPr>
            <w:tcW w:w="3870" w:type="dxa"/>
          </w:tcPr>
          <w:p w14:paraId="2F374B15" w14:textId="77777777" w:rsidR="00726460" w:rsidRDefault="00726460" w:rsidP="00CF7730">
            <w:pPr>
              <w:pStyle w:val="TableParagraph"/>
              <w:rPr>
                <w:sz w:val="20"/>
              </w:rPr>
            </w:pPr>
          </w:p>
        </w:tc>
      </w:tr>
      <w:tr w:rsidR="00726460" w14:paraId="394437FD" w14:textId="77777777" w:rsidTr="00CF7730">
        <w:trPr>
          <w:trHeight w:val="275"/>
        </w:trPr>
        <w:tc>
          <w:tcPr>
            <w:tcW w:w="677" w:type="dxa"/>
          </w:tcPr>
          <w:p w14:paraId="27C567F6" w14:textId="77777777" w:rsidR="00726460" w:rsidRDefault="00726460" w:rsidP="00CF7730">
            <w:pPr>
              <w:pStyle w:val="TableParagraph"/>
              <w:rPr>
                <w:sz w:val="20"/>
              </w:rPr>
            </w:pPr>
          </w:p>
        </w:tc>
        <w:tc>
          <w:tcPr>
            <w:tcW w:w="1411" w:type="dxa"/>
          </w:tcPr>
          <w:p w14:paraId="5B3202BC" w14:textId="77777777" w:rsidR="00726460" w:rsidRDefault="00726460" w:rsidP="00CF7730">
            <w:pPr>
              <w:pStyle w:val="TableParagraph"/>
              <w:rPr>
                <w:sz w:val="20"/>
              </w:rPr>
            </w:pPr>
          </w:p>
        </w:tc>
        <w:tc>
          <w:tcPr>
            <w:tcW w:w="2160" w:type="dxa"/>
          </w:tcPr>
          <w:p w14:paraId="289FD33F" w14:textId="77777777" w:rsidR="00726460" w:rsidRDefault="00726460" w:rsidP="00CF7730">
            <w:pPr>
              <w:pStyle w:val="TableParagraph"/>
              <w:rPr>
                <w:sz w:val="20"/>
              </w:rPr>
            </w:pPr>
          </w:p>
        </w:tc>
        <w:tc>
          <w:tcPr>
            <w:tcW w:w="990" w:type="dxa"/>
          </w:tcPr>
          <w:p w14:paraId="1677CF69" w14:textId="77777777" w:rsidR="00726460" w:rsidRDefault="00726460" w:rsidP="00CF7730">
            <w:pPr>
              <w:pStyle w:val="TableParagraph"/>
              <w:rPr>
                <w:sz w:val="20"/>
              </w:rPr>
            </w:pPr>
          </w:p>
        </w:tc>
        <w:tc>
          <w:tcPr>
            <w:tcW w:w="3870" w:type="dxa"/>
          </w:tcPr>
          <w:p w14:paraId="0D5CB97A" w14:textId="77777777" w:rsidR="00726460" w:rsidRDefault="00726460" w:rsidP="00CF7730">
            <w:pPr>
              <w:pStyle w:val="TableParagraph"/>
              <w:rPr>
                <w:sz w:val="20"/>
              </w:rPr>
            </w:pPr>
          </w:p>
        </w:tc>
      </w:tr>
      <w:tr w:rsidR="00726460" w14:paraId="3CE59B25" w14:textId="77777777" w:rsidTr="00CF7730">
        <w:trPr>
          <w:trHeight w:val="275"/>
        </w:trPr>
        <w:tc>
          <w:tcPr>
            <w:tcW w:w="677" w:type="dxa"/>
          </w:tcPr>
          <w:p w14:paraId="0924C75F" w14:textId="77777777" w:rsidR="00726460" w:rsidRDefault="00726460" w:rsidP="00CF7730">
            <w:pPr>
              <w:pStyle w:val="TableParagraph"/>
              <w:rPr>
                <w:sz w:val="20"/>
              </w:rPr>
            </w:pPr>
          </w:p>
        </w:tc>
        <w:tc>
          <w:tcPr>
            <w:tcW w:w="1411" w:type="dxa"/>
          </w:tcPr>
          <w:p w14:paraId="63012E8C" w14:textId="77777777" w:rsidR="00726460" w:rsidRDefault="00726460" w:rsidP="00CF7730">
            <w:pPr>
              <w:pStyle w:val="TableParagraph"/>
              <w:rPr>
                <w:sz w:val="20"/>
              </w:rPr>
            </w:pPr>
          </w:p>
        </w:tc>
        <w:tc>
          <w:tcPr>
            <w:tcW w:w="2160" w:type="dxa"/>
          </w:tcPr>
          <w:p w14:paraId="3F63A30D" w14:textId="77777777" w:rsidR="00726460" w:rsidRDefault="00726460" w:rsidP="00CF7730">
            <w:pPr>
              <w:pStyle w:val="TableParagraph"/>
              <w:rPr>
                <w:sz w:val="20"/>
              </w:rPr>
            </w:pPr>
          </w:p>
        </w:tc>
        <w:tc>
          <w:tcPr>
            <w:tcW w:w="990" w:type="dxa"/>
          </w:tcPr>
          <w:p w14:paraId="6C72FCAA" w14:textId="77777777" w:rsidR="00726460" w:rsidRDefault="00726460" w:rsidP="00CF7730">
            <w:pPr>
              <w:pStyle w:val="TableParagraph"/>
              <w:rPr>
                <w:sz w:val="20"/>
              </w:rPr>
            </w:pPr>
          </w:p>
        </w:tc>
        <w:tc>
          <w:tcPr>
            <w:tcW w:w="3870" w:type="dxa"/>
          </w:tcPr>
          <w:p w14:paraId="125408E3" w14:textId="77777777" w:rsidR="00726460" w:rsidRDefault="00726460" w:rsidP="00CF7730">
            <w:pPr>
              <w:pStyle w:val="TableParagraph"/>
              <w:rPr>
                <w:sz w:val="20"/>
              </w:rPr>
            </w:pPr>
          </w:p>
        </w:tc>
      </w:tr>
      <w:tr w:rsidR="00726460" w14:paraId="0F386CE6" w14:textId="77777777" w:rsidTr="00CF7730">
        <w:trPr>
          <w:trHeight w:val="276"/>
        </w:trPr>
        <w:tc>
          <w:tcPr>
            <w:tcW w:w="677" w:type="dxa"/>
          </w:tcPr>
          <w:p w14:paraId="4F7DBA80" w14:textId="77777777" w:rsidR="00726460" w:rsidRDefault="00726460" w:rsidP="00CF7730">
            <w:pPr>
              <w:pStyle w:val="TableParagraph"/>
              <w:rPr>
                <w:sz w:val="20"/>
              </w:rPr>
            </w:pPr>
          </w:p>
        </w:tc>
        <w:tc>
          <w:tcPr>
            <w:tcW w:w="1411" w:type="dxa"/>
          </w:tcPr>
          <w:p w14:paraId="25689519" w14:textId="77777777" w:rsidR="00726460" w:rsidRDefault="00726460" w:rsidP="00CF7730">
            <w:pPr>
              <w:pStyle w:val="TableParagraph"/>
              <w:rPr>
                <w:sz w:val="20"/>
              </w:rPr>
            </w:pPr>
          </w:p>
        </w:tc>
        <w:tc>
          <w:tcPr>
            <w:tcW w:w="2160" w:type="dxa"/>
          </w:tcPr>
          <w:p w14:paraId="382C9655" w14:textId="77777777" w:rsidR="00726460" w:rsidRDefault="00726460" w:rsidP="00CF7730">
            <w:pPr>
              <w:pStyle w:val="TableParagraph"/>
              <w:rPr>
                <w:sz w:val="20"/>
              </w:rPr>
            </w:pPr>
          </w:p>
        </w:tc>
        <w:tc>
          <w:tcPr>
            <w:tcW w:w="990" w:type="dxa"/>
          </w:tcPr>
          <w:p w14:paraId="219001D7" w14:textId="77777777" w:rsidR="00726460" w:rsidRDefault="00726460" w:rsidP="00CF7730">
            <w:pPr>
              <w:pStyle w:val="TableParagraph"/>
              <w:rPr>
                <w:sz w:val="20"/>
              </w:rPr>
            </w:pPr>
          </w:p>
        </w:tc>
        <w:tc>
          <w:tcPr>
            <w:tcW w:w="3870" w:type="dxa"/>
          </w:tcPr>
          <w:p w14:paraId="2CA3491B" w14:textId="77777777" w:rsidR="00726460" w:rsidRDefault="00726460" w:rsidP="00CF7730">
            <w:pPr>
              <w:pStyle w:val="TableParagraph"/>
              <w:rPr>
                <w:sz w:val="20"/>
              </w:rPr>
            </w:pPr>
          </w:p>
        </w:tc>
      </w:tr>
      <w:tr w:rsidR="00726460" w14:paraId="5A19D386" w14:textId="77777777" w:rsidTr="00CF7730">
        <w:trPr>
          <w:trHeight w:val="275"/>
        </w:trPr>
        <w:tc>
          <w:tcPr>
            <w:tcW w:w="677" w:type="dxa"/>
          </w:tcPr>
          <w:p w14:paraId="02B6701A" w14:textId="77777777" w:rsidR="00726460" w:rsidRDefault="00726460" w:rsidP="00CF7730">
            <w:pPr>
              <w:pStyle w:val="TableParagraph"/>
              <w:rPr>
                <w:sz w:val="20"/>
              </w:rPr>
            </w:pPr>
          </w:p>
        </w:tc>
        <w:tc>
          <w:tcPr>
            <w:tcW w:w="1411" w:type="dxa"/>
          </w:tcPr>
          <w:p w14:paraId="2BF73FEE" w14:textId="77777777" w:rsidR="00726460" w:rsidRDefault="00726460" w:rsidP="00CF7730">
            <w:pPr>
              <w:pStyle w:val="TableParagraph"/>
              <w:rPr>
                <w:sz w:val="20"/>
              </w:rPr>
            </w:pPr>
          </w:p>
        </w:tc>
        <w:tc>
          <w:tcPr>
            <w:tcW w:w="2160" w:type="dxa"/>
          </w:tcPr>
          <w:p w14:paraId="475C66ED" w14:textId="77777777" w:rsidR="00726460" w:rsidRDefault="00726460" w:rsidP="00CF7730">
            <w:pPr>
              <w:pStyle w:val="TableParagraph"/>
              <w:rPr>
                <w:sz w:val="20"/>
              </w:rPr>
            </w:pPr>
          </w:p>
        </w:tc>
        <w:tc>
          <w:tcPr>
            <w:tcW w:w="990" w:type="dxa"/>
          </w:tcPr>
          <w:p w14:paraId="3EE57E4B" w14:textId="77777777" w:rsidR="00726460" w:rsidRDefault="00726460" w:rsidP="00CF7730">
            <w:pPr>
              <w:pStyle w:val="TableParagraph"/>
              <w:rPr>
                <w:sz w:val="20"/>
              </w:rPr>
            </w:pPr>
          </w:p>
        </w:tc>
        <w:tc>
          <w:tcPr>
            <w:tcW w:w="3870" w:type="dxa"/>
          </w:tcPr>
          <w:p w14:paraId="052AE82E" w14:textId="77777777" w:rsidR="00726460" w:rsidRDefault="00726460" w:rsidP="00CF7730">
            <w:pPr>
              <w:pStyle w:val="TableParagraph"/>
              <w:rPr>
                <w:sz w:val="20"/>
              </w:rPr>
            </w:pPr>
          </w:p>
        </w:tc>
      </w:tr>
      <w:tr w:rsidR="00726460" w14:paraId="76BE12D4" w14:textId="77777777" w:rsidTr="00CF7730">
        <w:trPr>
          <w:trHeight w:val="275"/>
        </w:trPr>
        <w:tc>
          <w:tcPr>
            <w:tcW w:w="677" w:type="dxa"/>
          </w:tcPr>
          <w:p w14:paraId="2BD498F8" w14:textId="77777777" w:rsidR="00726460" w:rsidRDefault="00726460" w:rsidP="00CF7730">
            <w:pPr>
              <w:pStyle w:val="TableParagraph"/>
              <w:rPr>
                <w:sz w:val="20"/>
              </w:rPr>
            </w:pPr>
          </w:p>
        </w:tc>
        <w:tc>
          <w:tcPr>
            <w:tcW w:w="1411" w:type="dxa"/>
          </w:tcPr>
          <w:p w14:paraId="15FD1B0B" w14:textId="77777777" w:rsidR="00726460" w:rsidRDefault="00726460" w:rsidP="00CF7730">
            <w:pPr>
              <w:pStyle w:val="TableParagraph"/>
              <w:rPr>
                <w:sz w:val="20"/>
              </w:rPr>
            </w:pPr>
          </w:p>
        </w:tc>
        <w:tc>
          <w:tcPr>
            <w:tcW w:w="2160" w:type="dxa"/>
          </w:tcPr>
          <w:p w14:paraId="2A032A46" w14:textId="77777777" w:rsidR="00726460" w:rsidRDefault="00726460" w:rsidP="00CF7730">
            <w:pPr>
              <w:pStyle w:val="TableParagraph"/>
              <w:rPr>
                <w:sz w:val="20"/>
              </w:rPr>
            </w:pPr>
          </w:p>
        </w:tc>
        <w:tc>
          <w:tcPr>
            <w:tcW w:w="990" w:type="dxa"/>
          </w:tcPr>
          <w:p w14:paraId="56797886" w14:textId="77777777" w:rsidR="00726460" w:rsidRDefault="00726460" w:rsidP="00CF7730">
            <w:pPr>
              <w:pStyle w:val="TableParagraph"/>
              <w:rPr>
                <w:sz w:val="20"/>
              </w:rPr>
            </w:pPr>
          </w:p>
        </w:tc>
        <w:tc>
          <w:tcPr>
            <w:tcW w:w="3870" w:type="dxa"/>
          </w:tcPr>
          <w:p w14:paraId="0D119642" w14:textId="77777777" w:rsidR="00726460" w:rsidRDefault="00726460" w:rsidP="00CF7730">
            <w:pPr>
              <w:pStyle w:val="TableParagraph"/>
              <w:rPr>
                <w:sz w:val="20"/>
              </w:rPr>
            </w:pPr>
          </w:p>
        </w:tc>
      </w:tr>
      <w:tr w:rsidR="00726460" w14:paraId="012C42BE" w14:textId="77777777" w:rsidTr="00CF7730">
        <w:trPr>
          <w:trHeight w:val="276"/>
        </w:trPr>
        <w:tc>
          <w:tcPr>
            <w:tcW w:w="677" w:type="dxa"/>
          </w:tcPr>
          <w:p w14:paraId="74E53956" w14:textId="77777777" w:rsidR="00726460" w:rsidRDefault="00726460" w:rsidP="00CF7730">
            <w:pPr>
              <w:pStyle w:val="TableParagraph"/>
              <w:rPr>
                <w:sz w:val="20"/>
              </w:rPr>
            </w:pPr>
          </w:p>
        </w:tc>
        <w:tc>
          <w:tcPr>
            <w:tcW w:w="1411" w:type="dxa"/>
          </w:tcPr>
          <w:p w14:paraId="18D58EDB" w14:textId="77777777" w:rsidR="00726460" w:rsidRDefault="00726460" w:rsidP="00CF7730">
            <w:pPr>
              <w:pStyle w:val="TableParagraph"/>
              <w:rPr>
                <w:sz w:val="20"/>
              </w:rPr>
            </w:pPr>
          </w:p>
        </w:tc>
        <w:tc>
          <w:tcPr>
            <w:tcW w:w="2160" w:type="dxa"/>
          </w:tcPr>
          <w:p w14:paraId="53D62FB7" w14:textId="77777777" w:rsidR="00726460" w:rsidRDefault="00726460" w:rsidP="00CF7730">
            <w:pPr>
              <w:pStyle w:val="TableParagraph"/>
              <w:rPr>
                <w:sz w:val="20"/>
              </w:rPr>
            </w:pPr>
          </w:p>
        </w:tc>
        <w:tc>
          <w:tcPr>
            <w:tcW w:w="990" w:type="dxa"/>
          </w:tcPr>
          <w:p w14:paraId="5AF1563F" w14:textId="77777777" w:rsidR="00726460" w:rsidRDefault="00726460" w:rsidP="00CF7730">
            <w:pPr>
              <w:pStyle w:val="TableParagraph"/>
              <w:rPr>
                <w:sz w:val="20"/>
              </w:rPr>
            </w:pPr>
          </w:p>
        </w:tc>
        <w:tc>
          <w:tcPr>
            <w:tcW w:w="3870" w:type="dxa"/>
          </w:tcPr>
          <w:p w14:paraId="778695C3" w14:textId="77777777" w:rsidR="00726460" w:rsidRDefault="00726460" w:rsidP="00CF7730">
            <w:pPr>
              <w:pStyle w:val="TableParagraph"/>
              <w:rPr>
                <w:sz w:val="20"/>
              </w:rPr>
            </w:pPr>
          </w:p>
        </w:tc>
      </w:tr>
      <w:tr w:rsidR="00726460" w14:paraId="377E093F" w14:textId="77777777" w:rsidTr="00CF7730">
        <w:trPr>
          <w:trHeight w:val="275"/>
        </w:trPr>
        <w:tc>
          <w:tcPr>
            <w:tcW w:w="677" w:type="dxa"/>
          </w:tcPr>
          <w:p w14:paraId="1A0931E4" w14:textId="77777777" w:rsidR="00726460" w:rsidRDefault="00726460" w:rsidP="00CF7730">
            <w:pPr>
              <w:pStyle w:val="TableParagraph"/>
              <w:rPr>
                <w:sz w:val="20"/>
              </w:rPr>
            </w:pPr>
          </w:p>
        </w:tc>
        <w:tc>
          <w:tcPr>
            <w:tcW w:w="1411" w:type="dxa"/>
          </w:tcPr>
          <w:p w14:paraId="6DCBBA83" w14:textId="77777777" w:rsidR="00726460" w:rsidRDefault="00726460" w:rsidP="00CF7730">
            <w:pPr>
              <w:pStyle w:val="TableParagraph"/>
              <w:rPr>
                <w:sz w:val="20"/>
              </w:rPr>
            </w:pPr>
          </w:p>
        </w:tc>
        <w:tc>
          <w:tcPr>
            <w:tcW w:w="2160" w:type="dxa"/>
          </w:tcPr>
          <w:p w14:paraId="3BBF3242" w14:textId="77777777" w:rsidR="00726460" w:rsidRDefault="00726460" w:rsidP="00CF7730">
            <w:pPr>
              <w:pStyle w:val="TableParagraph"/>
              <w:rPr>
                <w:sz w:val="20"/>
              </w:rPr>
            </w:pPr>
          </w:p>
        </w:tc>
        <w:tc>
          <w:tcPr>
            <w:tcW w:w="990" w:type="dxa"/>
          </w:tcPr>
          <w:p w14:paraId="30F7D72F" w14:textId="77777777" w:rsidR="00726460" w:rsidRDefault="00726460" w:rsidP="00CF7730">
            <w:pPr>
              <w:pStyle w:val="TableParagraph"/>
              <w:rPr>
                <w:sz w:val="20"/>
              </w:rPr>
            </w:pPr>
          </w:p>
        </w:tc>
        <w:tc>
          <w:tcPr>
            <w:tcW w:w="3870" w:type="dxa"/>
          </w:tcPr>
          <w:p w14:paraId="2F06EB4F" w14:textId="77777777" w:rsidR="00726460" w:rsidRDefault="00726460" w:rsidP="00CF7730">
            <w:pPr>
              <w:pStyle w:val="TableParagraph"/>
              <w:rPr>
                <w:sz w:val="20"/>
              </w:rPr>
            </w:pPr>
          </w:p>
        </w:tc>
      </w:tr>
      <w:tr w:rsidR="00726460" w14:paraId="2EF1EFF4" w14:textId="77777777" w:rsidTr="00CF7730">
        <w:trPr>
          <w:trHeight w:val="275"/>
        </w:trPr>
        <w:tc>
          <w:tcPr>
            <w:tcW w:w="677" w:type="dxa"/>
          </w:tcPr>
          <w:p w14:paraId="79357DAA" w14:textId="77777777" w:rsidR="00726460" w:rsidRDefault="00726460" w:rsidP="00CF7730">
            <w:pPr>
              <w:pStyle w:val="TableParagraph"/>
              <w:rPr>
                <w:sz w:val="20"/>
              </w:rPr>
            </w:pPr>
          </w:p>
        </w:tc>
        <w:tc>
          <w:tcPr>
            <w:tcW w:w="1411" w:type="dxa"/>
          </w:tcPr>
          <w:p w14:paraId="1422E36A" w14:textId="77777777" w:rsidR="00726460" w:rsidRDefault="00726460" w:rsidP="00CF7730">
            <w:pPr>
              <w:pStyle w:val="TableParagraph"/>
              <w:rPr>
                <w:sz w:val="20"/>
              </w:rPr>
            </w:pPr>
          </w:p>
        </w:tc>
        <w:tc>
          <w:tcPr>
            <w:tcW w:w="2160" w:type="dxa"/>
          </w:tcPr>
          <w:p w14:paraId="197B0857" w14:textId="77777777" w:rsidR="00726460" w:rsidRDefault="00726460" w:rsidP="00CF7730">
            <w:pPr>
              <w:pStyle w:val="TableParagraph"/>
              <w:rPr>
                <w:sz w:val="20"/>
              </w:rPr>
            </w:pPr>
          </w:p>
        </w:tc>
        <w:tc>
          <w:tcPr>
            <w:tcW w:w="990" w:type="dxa"/>
          </w:tcPr>
          <w:p w14:paraId="1FFBB93D" w14:textId="77777777" w:rsidR="00726460" w:rsidRDefault="00726460" w:rsidP="00CF7730">
            <w:pPr>
              <w:pStyle w:val="TableParagraph"/>
              <w:rPr>
                <w:sz w:val="20"/>
              </w:rPr>
            </w:pPr>
          </w:p>
        </w:tc>
        <w:tc>
          <w:tcPr>
            <w:tcW w:w="3870" w:type="dxa"/>
          </w:tcPr>
          <w:p w14:paraId="16FE2584" w14:textId="77777777" w:rsidR="00726460" w:rsidRDefault="00726460" w:rsidP="00CF7730">
            <w:pPr>
              <w:pStyle w:val="TableParagraph"/>
              <w:rPr>
                <w:sz w:val="20"/>
              </w:rPr>
            </w:pPr>
          </w:p>
        </w:tc>
      </w:tr>
      <w:tr w:rsidR="00726460" w14:paraId="6781C63F" w14:textId="77777777" w:rsidTr="00CF7730">
        <w:trPr>
          <w:trHeight w:val="275"/>
        </w:trPr>
        <w:tc>
          <w:tcPr>
            <w:tcW w:w="677" w:type="dxa"/>
          </w:tcPr>
          <w:p w14:paraId="128F238F" w14:textId="77777777" w:rsidR="00726460" w:rsidRDefault="00726460" w:rsidP="00CF7730">
            <w:pPr>
              <w:pStyle w:val="TableParagraph"/>
              <w:rPr>
                <w:sz w:val="20"/>
              </w:rPr>
            </w:pPr>
          </w:p>
        </w:tc>
        <w:tc>
          <w:tcPr>
            <w:tcW w:w="1411" w:type="dxa"/>
          </w:tcPr>
          <w:p w14:paraId="1853D61B" w14:textId="77777777" w:rsidR="00726460" w:rsidRDefault="00726460" w:rsidP="00CF7730">
            <w:pPr>
              <w:pStyle w:val="TableParagraph"/>
              <w:rPr>
                <w:sz w:val="20"/>
              </w:rPr>
            </w:pPr>
          </w:p>
        </w:tc>
        <w:tc>
          <w:tcPr>
            <w:tcW w:w="2160" w:type="dxa"/>
          </w:tcPr>
          <w:p w14:paraId="63498347" w14:textId="77777777" w:rsidR="00726460" w:rsidRDefault="00726460" w:rsidP="00CF7730">
            <w:pPr>
              <w:pStyle w:val="TableParagraph"/>
              <w:rPr>
                <w:sz w:val="20"/>
              </w:rPr>
            </w:pPr>
          </w:p>
        </w:tc>
        <w:tc>
          <w:tcPr>
            <w:tcW w:w="990" w:type="dxa"/>
          </w:tcPr>
          <w:p w14:paraId="163E20D9" w14:textId="77777777" w:rsidR="00726460" w:rsidRDefault="00726460" w:rsidP="00CF7730">
            <w:pPr>
              <w:pStyle w:val="TableParagraph"/>
              <w:rPr>
                <w:sz w:val="20"/>
              </w:rPr>
            </w:pPr>
          </w:p>
        </w:tc>
        <w:tc>
          <w:tcPr>
            <w:tcW w:w="3870" w:type="dxa"/>
          </w:tcPr>
          <w:p w14:paraId="687EE771" w14:textId="77777777" w:rsidR="00726460" w:rsidRDefault="00726460" w:rsidP="00CF7730">
            <w:pPr>
              <w:pStyle w:val="TableParagraph"/>
              <w:rPr>
                <w:sz w:val="20"/>
              </w:rPr>
            </w:pPr>
          </w:p>
        </w:tc>
      </w:tr>
      <w:tr w:rsidR="00726460" w14:paraId="208F5FD6" w14:textId="77777777" w:rsidTr="00CF7730">
        <w:trPr>
          <w:trHeight w:val="276"/>
        </w:trPr>
        <w:tc>
          <w:tcPr>
            <w:tcW w:w="677" w:type="dxa"/>
          </w:tcPr>
          <w:p w14:paraId="789F43D0" w14:textId="77777777" w:rsidR="00726460" w:rsidRDefault="00726460" w:rsidP="00CF7730">
            <w:pPr>
              <w:pStyle w:val="TableParagraph"/>
              <w:rPr>
                <w:sz w:val="20"/>
              </w:rPr>
            </w:pPr>
          </w:p>
        </w:tc>
        <w:tc>
          <w:tcPr>
            <w:tcW w:w="1411" w:type="dxa"/>
          </w:tcPr>
          <w:p w14:paraId="10F9761B" w14:textId="77777777" w:rsidR="00726460" w:rsidRDefault="00726460" w:rsidP="00CF7730">
            <w:pPr>
              <w:pStyle w:val="TableParagraph"/>
              <w:rPr>
                <w:sz w:val="20"/>
              </w:rPr>
            </w:pPr>
          </w:p>
        </w:tc>
        <w:tc>
          <w:tcPr>
            <w:tcW w:w="2160" w:type="dxa"/>
          </w:tcPr>
          <w:p w14:paraId="4D34A0E1" w14:textId="77777777" w:rsidR="00726460" w:rsidRDefault="00726460" w:rsidP="00CF7730">
            <w:pPr>
              <w:pStyle w:val="TableParagraph"/>
              <w:rPr>
                <w:sz w:val="20"/>
              </w:rPr>
            </w:pPr>
          </w:p>
        </w:tc>
        <w:tc>
          <w:tcPr>
            <w:tcW w:w="990" w:type="dxa"/>
          </w:tcPr>
          <w:p w14:paraId="770CC4FB" w14:textId="77777777" w:rsidR="00726460" w:rsidRDefault="00726460" w:rsidP="00CF7730">
            <w:pPr>
              <w:pStyle w:val="TableParagraph"/>
              <w:rPr>
                <w:sz w:val="20"/>
              </w:rPr>
            </w:pPr>
          </w:p>
        </w:tc>
        <w:tc>
          <w:tcPr>
            <w:tcW w:w="3870" w:type="dxa"/>
          </w:tcPr>
          <w:p w14:paraId="3FEDCAF1" w14:textId="77777777" w:rsidR="00726460" w:rsidRDefault="00726460" w:rsidP="00CF7730">
            <w:pPr>
              <w:pStyle w:val="TableParagraph"/>
              <w:rPr>
                <w:sz w:val="20"/>
              </w:rPr>
            </w:pPr>
          </w:p>
        </w:tc>
      </w:tr>
      <w:tr w:rsidR="00726460" w14:paraId="28F043F3" w14:textId="77777777" w:rsidTr="00CF7730">
        <w:trPr>
          <w:trHeight w:val="275"/>
        </w:trPr>
        <w:tc>
          <w:tcPr>
            <w:tcW w:w="677" w:type="dxa"/>
          </w:tcPr>
          <w:p w14:paraId="375C57E1" w14:textId="77777777" w:rsidR="00726460" w:rsidRDefault="00726460" w:rsidP="00CF7730">
            <w:pPr>
              <w:pStyle w:val="TableParagraph"/>
              <w:rPr>
                <w:sz w:val="20"/>
              </w:rPr>
            </w:pPr>
          </w:p>
        </w:tc>
        <w:tc>
          <w:tcPr>
            <w:tcW w:w="1411" w:type="dxa"/>
          </w:tcPr>
          <w:p w14:paraId="6CA422FC" w14:textId="77777777" w:rsidR="00726460" w:rsidRDefault="00726460" w:rsidP="00CF7730">
            <w:pPr>
              <w:pStyle w:val="TableParagraph"/>
              <w:rPr>
                <w:sz w:val="20"/>
              </w:rPr>
            </w:pPr>
          </w:p>
        </w:tc>
        <w:tc>
          <w:tcPr>
            <w:tcW w:w="2160" w:type="dxa"/>
          </w:tcPr>
          <w:p w14:paraId="6FDF0BFD" w14:textId="77777777" w:rsidR="00726460" w:rsidRDefault="00726460" w:rsidP="00CF7730">
            <w:pPr>
              <w:pStyle w:val="TableParagraph"/>
              <w:rPr>
                <w:sz w:val="20"/>
              </w:rPr>
            </w:pPr>
          </w:p>
        </w:tc>
        <w:tc>
          <w:tcPr>
            <w:tcW w:w="990" w:type="dxa"/>
          </w:tcPr>
          <w:p w14:paraId="5ADBDF38" w14:textId="77777777" w:rsidR="00726460" w:rsidRDefault="00726460" w:rsidP="00CF7730">
            <w:pPr>
              <w:pStyle w:val="TableParagraph"/>
              <w:rPr>
                <w:sz w:val="20"/>
              </w:rPr>
            </w:pPr>
          </w:p>
        </w:tc>
        <w:tc>
          <w:tcPr>
            <w:tcW w:w="3870" w:type="dxa"/>
          </w:tcPr>
          <w:p w14:paraId="400F605A" w14:textId="77777777" w:rsidR="00726460" w:rsidRDefault="00726460" w:rsidP="00CF7730">
            <w:pPr>
              <w:pStyle w:val="TableParagraph"/>
              <w:rPr>
                <w:sz w:val="20"/>
              </w:rPr>
            </w:pPr>
          </w:p>
        </w:tc>
      </w:tr>
      <w:tr w:rsidR="00726460" w14:paraId="684CC703" w14:textId="77777777" w:rsidTr="00CF7730">
        <w:trPr>
          <w:trHeight w:val="275"/>
        </w:trPr>
        <w:tc>
          <w:tcPr>
            <w:tcW w:w="677" w:type="dxa"/>
          </w:tcPr>
          <w:p w14:paraId="246B804B" w14:textId="77777777" w:rsidR="00726460" w:rsidRDefault="00726460" w:rsidP="00CF7730">
            <w:pPr>
              <w:pStyle w:val="TableParagraph"/>
              <w:rPr>
                <w:sz w:val="20"/>
              </w:rPr>
            </w:pPr>
          </w:p>
        </w:tc>
        <w:tc>
          <w:tcPr>
            <w:tcW w:w="1411" w:type="dxa"/>
          </w:tcPr>
          <w:p w14:paraId="4B258DDE" w14:textId="77777777" w:rsidR="00726460" w:rsidRDefault="00726460" w:rsidP="00CF7730">
            <w:pPr>
              <w:pStyle w:val="TableParagraph"/>
              <w:rPr>
                <w:sz w:val="20"/>
              </w:rPr>
            </w:pPr>
          </w:p>
        </w:tc>
        <w:tc>
          <w:tcPr>
            <w:tcW w:w="2160" w:type="dxa"/>
          </w:tcPr>
          <w:p w14:paraId="7AC06891" w14:textId="77777777" w:rsidR="00726460" w:rsidRDefault="00726460" w:rsidP="00CF7730">
            <w:pPr>
              <w:pStyle w:val="TableParagraph"/>
              <w:rPr>
                <w:sz w:val="20"/>
              </w:rPr>
            </w:pPr>
          </w:p>
        </w:tc>
        <w:tc>
          <w:tcPr>
            <w:tcW w:w="990" w:type="dxa"/>
          </w:tcPr>
          <w:p w14:paraId="42788A99" w14:textId="77777777" w:rsidR="00726460" w:rsidRDefault="00726460" w:rsidP="00CF7730">
            <w:pPr>
              <w:pStyle w:val="TableParagraph"/>
              <w:rPr>
                <w:sz w:val="20"/>
              </w:rPr>
            </w:pPr>
          </w:p>
        </w:tc>
        <w:tc>
          <w:tcPr>
            <w:tcW w:w="3870" w:type="dxa"/>
          </w:tcPr>
          <w:p w14:paraId="2569D63E" w14:textId="77777777" w:rsidR="00726460" w:rsidRDefault="00726460" w:rsidP="00CF7730">
            <w:pPr>
              <w:pStyle w:val="TableParagraph"/>
              <w:rPr>
                <w:sz w:val="20"/>
              </w:rPr>
            </w:pPr>
          </w:p>
        </w:tc>
      </w:tr>
      <w:tr w:rsidR="00726460" w14:paraId="7B4224FD" w14:textId="77777777" w:rsidTr="00CF7730">
        <w:trPr>
          <w:trHeight w:val="276"/>
        </w:trPr>
        <w:tc>
          <w:tcPr>
            <w:tcW w:w="677" w:type="dxa"/>
          </w:tcPr>
          <w:p w14:paraId="647BAAA9" w14:textId="77777777" w:rsidR="00726460" w:rsidRDefault="00726460" w:rsidP="00CF7730">
            <w:pPr>
              <w:pStyle w:val="TableParagraph"/>
              <w:rPr>
                <w:sz w:val="20"/>
              </w:rPr>
            </w:pPr>
          </w:p>
        </w:tc>
        <w:tc>
          <w:tcPr>
            <w:tcW w:w="1411" w:type="dxa"/>
          </w:tcPr>
          <w:p w14:paraId="774EF6CC" w14:textId="77777777" w:rsidR="00726460" w:rsidRDefault="00726460" w:rsidP="00CF7730">
            <w:pPr>
              <w:pStyle w:val="TableParagraph"/>
              <w:rPr>
                <w:sz w:val="20"/>
              </w:rPr>
            </w:pPr>
          </w:p>
        </w:tc>
        <w:tc>
          <w:tcPr>
            <w:tcW w:w="2160" w:type="dxa"/>
          </w:tcPr>
          <w:p w14:paraId="2B5EF569" w14:textId="77777777" w:rsidR="00726460" w:rsidRDefault="00726460" w:rsidP="00CF7730">
            <w:pPr>
              <w:pStyle w:val="TableParagraph"/>
              <w:rPr>
                <w:sz w:val="20"/>
              </w:rPr>
            </w:pPr>
          </w:p>
        </w:tc>
        <w:tc>
          <w:tcPr>
            <w:tcW w:w="990" w:type="dxa"/>
          </w:tcPr>
          <w:p w14:paraId="74F97603" w14:textId="77777777" w:rsidR="00726460" w:rsidRDefault="00726460" w:rsidP="00CF7730">
            <w:pPr>
              <w:pStyle w:val="TableParagraph"/>
              <w:rPr>
                <w:sz w:val="20"/>
              </w:rPr>
            </w:pPr>
          </w:p>
        </w:tc>
        <w:tc>
          <w:tcPr>
            <w:tcW w:w="3870" w:type="dxa"/>
          </w:tcPr>
          <w:p w14:paraId="21314C20" w14:textId="77777777" w:rsidR="00726460" w:rsidRDefault="00726460" w:rsidP="00CF7730">
            <w:pPr>
              <w:pStyle w:val="TableParagraph"/>
              <w:rPr>
                <w:sz w:val="20"/>
              </w:rPr>
            </w:pPr>
          </w:p>
        </w:tc>
      </w:tr>
      <w:tr w:rsidR="00726460" w14:paraId="3D7CCD10" w14:textId="77777777" w:rsidTr="00CF7730">
        <w:trPr>
          <w:trHeight w:val="275"/>
        </w:trPr>
        <w:tc>
          <w:tcPr>
            <w:tcW w:w="677" w:type="dxa"/>
          </w:tcPr>
          <w:p w14:paraId="3391F50C" w14:textId="77777777" w:rsidR="00726460" w:rsidRDefault="00726460" w:rsidP="00CF7730">
            <w:pPr>
              <w:pStyle w:val="TableParagraph"/>
              <w:rPr>
                <w:sz w:val="20"/>
              </w:rPr>
            </w:pPr>
          </w:p>
        </w:tc>
        <w:tc>
          <w:tcPr>
            <w:tcW w:w="1411" w:type="dxa"/>
          </w:tcPr>
          <w:p w14:paraId="0172A002" w14:textId="77777777" w:rsidR="00726460" w:rsidRDefault="00726460" w:rsidP="00CF7730">
            <w:pPr>
              <w:pStyle w:val="TableParagraph"/>
              <w:rPr>
                <w:sz w:val="20"/>
              </w:rPr>
            </w:pPr>
          </w:p>
        </w:tc>
        <w:tc>
          <w:tcPr>
            <w:tcW w:w="2160" w:type="dxa"/>
          </w:tcPr>
          <w:p w14:paraId="25712D9E" w14:textId="77777777" w:rsidR="00726460" w:rsidRDefault="00726460" w:rsidP="00CF7730">
            <w:pPr>
              <w:pStyle w:val="TableParagraph"/>
              <w:rPr>
                <w:sz w:val="20"/>
              </w:rPr>
            </w:pPr>
          </w:p>
        </w:tc>
        <w:tc>
          <w:tcPr>
            <w:tcW w:w="990" w:type="dxa"/>
          </w:tcPr>
          <w:p w14:paraId="01EFC56B" w14:textId="77777777" w:rsidR="00726460" w:rsidRDefault="00726460" w:rsidP="00CF7730">
            <w:pPr>
              <w:pStyle w:val="TableParagraph"/>
              <w:rPr>
                <w:sz w:val="20"/>
              </w:rPr>
            </w:pPr>
          </w:p>
        </w:tc>
        <w:tc>
          <w:tcPr>
            <w:tcW w:w="3870" w:type="dxa"/>
          </w:tcPr>
          <w:p w14:paraId="66754FA1" w14:textId="77777777" w:rsidR="00726460" w:rsidRDefault="00726460" w:rsidP="00CF7730">
            <w:pPr>
              <w:pStyle w:val="TableParagraph"/>
              <w:rPr>
                <w:sz w:val="20"/>
              </w:rPr>
            </w:pPr>
          </w:p>
        </w:tc>
      </w:tr>
      <w:tr w:rsidR="00726460" w14:paraId="450781E3" w14:textId="77777777" w:rsidTr="00CF7730">
        <w:trPr>
          <w:trHeight w:val="275"/>
        </w:trPr>
        <w:tc>
          <w:tcPr>
            <w:tcW w:w="677" w:type="dxa"/>
          </w:tcPr>
          <w:p w14:paraId="77D3B161" w14:textId="77777777" w:rsidR="00726460" w:rsidRDefault="00726460" w:rsidP="00CF7730">
            <w:pPr>
              <w:pStyle w:val="TableParagraph"/>
              <w:rPr>
                <w:sz w:val="20"/>
              </w:rPr>
            </w:pPr>
          </w:p>
        </w:tc>
        <w:tc>
          <w:tcPr>
            <w:tcW w:w="1411" w:type="dxa"/>
          </w:tcPr>
          <w:p w14:paraId="0F48DCE3" w14:textId="77777777" w:rsidR="00726460" w:rsidRDefault="00726460" w:rsidP="00CF7730">
            <w:pPr>
              <w:pStyle w:val="TableParagraph"/>
              <w:rPr>
                <w:sz w:val="20"/>
              </w:rPr>
            </w:pPr>
          </w:p>
        </w:tc>
        <w:tc>
          <w:tcPr>
            <w:tcW w:w="2160" w:type="dxa"/>
          </w:tcPr>
          <w:p w14:paraId="794EB3AC" w14:textId="77777777" w:rsidR="00726460" w:rsidRDefault="00726460" w:rsidP="00CF7730">
            <w:pPr>
              <w:pStyle w:val="TableParagraph"/>
              <w:rPr>
                <w:sz w:val="20"/>
              </w:rPr>
            </w:pPr>
          </w:p>
        </w:tc>
        <w:tc>
          <w:tcPr>
            <w:tcW w:w="990" w:type="dxa"/>
          </w:tcPr>
          <w:p w14:paraId="5B4FCB10" w14:textId="77777777" w:rsidR="00726460" w:rsidRDefault="00726460" w:rsidP="00CF7730">
            <w:pPr>
              <w:pStyle w:val="TableParagraph"/>
              <w:rPr>
                <w:sz w:val="20"/>
              </w:rPr>
            </w:pPr>
          </w:p>
        </w:tc>
        <w:tc>
          <w:tcPr>
            <w:tcW w:w="3870" w:type="dxa"/>
          </w:tcPr>
          <w:p w14:paraId="1F2E0F23" w14:textId="77777777" w:rsidR="00726460" w:rsidRDefault="00726460" w:rsidP="00CF7730">
            <w:pPr>
              <w:pStyle w:val="TableParagraph"/>
              <w:rPr>
                <w:sz w:val="20"/>
              </w:rPr>
            </w:pPr>
          </w:p>
        </w:tc>
      </w:tr>
      <w:tr w:rsidR="00726460" w14:paraId="1C8A9F15" w14:textId="77777777" w:rsidTr="00CF7730">
        <w:trPr>
          <w:trHeight w:val="276"/>
        </w:trPr>
        <w:tc>
          <w:tcPr>
            <w:tcW w:w="677" w:type="dxa"/>
          </w:tcPr>
          <w:p w14:paraId="4C0EC8F1" w14:textId="77777777" w:rsidR="00726460" w:rsidRDefault="00726460" w:rsidP="00CF7730">
            <w:pPr>
              <w:pStyle w:val="TableParagraph"/>
              <w:rPr>
                <w:sz w:val="20"/>
              </w:rPr>
            </w:pPr>
          </w:p>
        </w:tc>
        <w:tc>
          <w:tcPr>
            <w:tcW w:w="1411" w:type="dxa"/>
          </w:tcPr>
          <w:p w14:paraId="6E3F9978" w14:textId="77777777" w:rsidR="00726460" w:rsidRDefault="00726460" w:rsidP="00CF7730">
            <w:pPr>
              <w:pStyle w:val="TableParagraph"/>
              <w:rPr>
                <w:sz w:val="20"/>
              </w:rPr>
            </w:pPr>
          </w:p>
        </w:tc>
        <w:tc>
          <w:tcPr>
            <w:tcW w:w="2160" w:type="dxa"/>
          </w:tcPr>
          <w:p w14:paraId="18EF7B38" w14:textId="77777777" w:rsidR="00726460" w:rsidRDefault="00726460" w:rsidP="00CF7730">
            <w:pPr>
              <w:pStyle w:val="TableParagraph"/>
              <w:rPr>
                <w:sz w:val="20"/>
              </w:rPr>
            </w:pPr>
          </w:p>
        </w:tc>
        <w:tc>
          <w:tcPr>
            <w:tcW w:w="990" w:type="dxa"/>
          </w:tcPr>
          <w:p w14:paraId="3656D91A" w14:textId="77777777" w:rsidR="00726460" w:rsidRDefault="00726460" w:rsidP="00CF7730">
            <w:pPr>
              <w:pStyle w:val="TableParagraph"/>
              <w:rPr>
                <w:sz w:val="20"/>
              </w:rPr>
            </w:pPr>
          </w:p>
        </w:tc>
        <w:tc>
          <w:tcPr>
            <w:tcW w:w="3870" w:type="dxa"/>
          </w:tcPr>
          <w:p w14:paraId="3CD39868" w14:textId="77777777" w:rsidR="00726460" w:rsidRDefault="00726460" w:rsidP="00CF7730">
            <w:pPr>
              <w:pStyle w:val="TableParagraph"/>
              <w:rPr>
                <w:sz w:val="20"/>
              </w:rPr>
            </w:pPr>
          </w:p>
        </w:tc>
      </w:tr>
      <w:tr w:rsidR="00726460" w14:paraId="17EC052B" w14:textId="77777777" w:rsidTr="00CF7730">
        <w:trPr>
          <w:trHeight w:val="275"/>
        </w:trPr>
        <w:tc>
          <w:tcPr>
            <w:tcW w:w="677" w:type="dxa"/>
          </w:tcPr>
          <w:p w14:paraId="0D059F2E" w14:textId="77777777" w:rsidR="00726460" w:rsidRDefault="00726460" w:rsidP="00CF7730">
            <w:pPr>
              <w:pStyle w:val="TableParagraph"/>
              <w:rPr>
                <w:sz w:val="20"/>
              </w:rPr>
            </w:pPr>
          </w:p>
        </w:tc>
        <w:tc>
          <w:tcPr>
            <w:tcW w:w="1411" w:type="dxa"/>
          </w:tcPr>
          <w:p w14:paraId="2BB8642E" w14:textId="77777777" w:rsidR="00726460" w:rsidRDefault="00726460" w:rsidP="00CF7730">
            <w:pPr>
              <w:pStyle w:val="TableParagraph"/>
              <w:rPr>
                <w:sz w:val="20"/>
              </w:rPr>
            </w:pPr>
          </w:p>
        </w:tc>
        <w:tc>
          <w:tcPr>
            <w:tcW w:w="2160" w:type="dxa"/>
          </w:tcPr>
          <w:p w14:paraId="5BE80297" w14:textId="77777777" w:rsidR="00726460" w:rsidRDefault="00726460" w:rsidP="00CF7730">
            <w:pPr>
              <w:pStyle w:val="TableParagraph"/>
              <w:rPr>
                <w:sz w:val="20"/>
              </w:rPr>
            </w:pPr>
          </w:p>
        </w:tc>
        <w:tc>
          <w:tcPr>
            <w:tcW w:w="990" w:type="dxa"/>
          </w:tcPr>
          <w:p w14:paraId="6EB83870" w14:textId="77777777" w:rsidR="00726460" w:rsidRDefault="00726460" w:rsidP="00CF7730">
            <w:pPr>
              <w:pStyle w:val="TableParagraph"/>
              <w:rPr>
                <w:sz w:val="20"/>
              </w:rPr>
            </w:pPr>
          </w:p>
        </w:tc>
        <w:tc>
          <w:tcPr>
            <w:tcW w:w="3870" w:type="dxa"/>
          </w:tcPr>
          <w:p w14:paraId="2C5A1BDF" w14:textId="77777777" w:rsidR="00726460" w:rsidRDefault="00726460" w:rsidP="00CF7730">
            <w:pPr>
              <w:pStyle w:val="TableParagraph"/>
              <w:rPr>
                <w:sz w:val="20"/>
              </w:rPr>
            </w:pPr>
          </w:p>
        </w:tc>
      </w:tr>
      <w:tr w:rsidR="00726460" w14:paraId="1E60FA43" w14:textId="77777777" w:rsidTr="00CF7730">
        <w:trPr>
          <w:trHeight w:val="275"/>
        </w:trPr>
        <w:tc>
          <w:tcPr>
            <w:tcW w:w="677" w:type="dxa"/>
          </w:tcPr>
          <w:p w14:paraId="548EFD37" w14:textId="77777777" w:rsidR="00726460" w:rsidRDefault="00726460" w:rsidP="00CF7730">
            <w:pPr>
              <w:pStyle w:val="TableParagraph"/>
              <w:rPr>
                <w:sz w:val="20"/>
              </w:rPr>
            </w:pPr>
          </w:p>
        </w:tc>
        <w:tc>
          <w:tcPr>
            <w:tcW w:w="1411" w:type="dxa"/>
          </w:tcPr>
          <w:p w14:paraId="0C950279" w14:textId="77777777" w:rsidR="00726460" w:rsidRDefault="00726460" w:rsidP="00CF7730">
            <w:pPr>
              <w:pStyle w:val="TableParagraph"/>
              <w:rPr>
                <w:sz w:val="20"/>
              </w:rPr>
            </w:pPr>
          </w:p>
        </w:tc>
        <w:tc>
          <w:tcPr>
            <w:tcW w:w="2160" w:type="dxa"/>
          </w:tcPr>
          <w:p w14:paraId="4B8C871E" w14:textId="77777777" w:rsidR="00726460" w:rsidRDefault="00726460" w:rsidP="00CF7730">
            <w:pPr>
              <w:pStyle w:val="TableParagraph"/>
              <w:rPr>
                <w:sz w:val="20"/>
              </w:rPr>
            </w:pPr>
          </w:p>
        </w:tc>
        <w:tc>
          <w:tcPr>
            <w:tcW w:w="990" w:type="dxa"/>
          </w:tcPr>
          <w:p w14:paraId="69285559" w14:textId="77777777" w:rsidR="00726460" w:rsidRDefault="00726460" w:rsidP="00CF7730">
            <w:pPr>
              <w:pStyle w:val="TableParagraph"/>
              <w:rPr>
                <w:sz w:val="20"/>
              </w:rPr>
            </w:pPr>
          </w:p>
        </w:tc>
        <w:tc>
          <w:tcPr>
            <w:tcW w:w="3870" w:type="dxa"/>
          </w:tcPr>
          <w:p w14:paraId="4B5F342A" w14:textId="77777777" w:rsidR="00726460" w:rsidRDefault="00726460" w:rsidP="00CF7730">
            <w:pPr>
              <w:pStyle w:val="TableParagraph"/>
              <w:rPr>
                <w:sz w:val="20"/>
              </w:rPr>
            </w:pPr>
          </w:p>
        </w:tc>
      </w:tr>
      <w:tr w:rsidR="00726460" w14:paraId="6EA19D1A" w14:textId="77777777" w:rsidTr="00CF7730">
        <w:trPr>
          <w:trHeight w:val="276"/>
        </w:trPr>
        <w:tc>
          <w:tcPr>
            <w:tcW w:w="677" w:type="dxa"/>
          </w:tcPr>
          <w:p w14:paraId="096DAF5D" w14:textId="77777777" w:rsidR="00726460" w:rsidRDefault="00726460" w:rsidP="00CF7730">
            <w:pPr>
              <w:pStyle w:val="TableParagraph"/>
              <w:rPr>
                <w:sz w:val="20"/>
              </w:rPr>
            </w:pPr>
          </w:p>
        </w:tc>
        <w:tc>
          <w:tcPr>
            <w:tcW w:w="1411" w:type="dxa"/>
          </w:tcPr>
          <w:p w14:paraId="4FED4027" w14:textId="77777777" w:rsidR="00726460" w:rsidRDefault="00726460" w:rsidP="00CF7730">
            <w:pPr>
              <w:pStyle w:val="TableParagraph"/>
              <w:rPr>
                <w:sz w:val="20"/>
              </w:rPr>
            </w:pPr>
          </w:p>
        </w:tc>
        <w:tc>
          <w:tcPr>
            <w:tcW w:w="2160" w:type="dxa"/>
          </w:tcPr>
          <w:p w14:paraId="5BC2E8F0" w14:textId="77777777" w:rsidR="00726460" w:rsidRDefault="00726460" w:rsidP="00CF7730">
            <w:pPr>
              <w:pStyle w:val="TableParagraph"/>
              <w:rPr>
                <w:sz w:val="20"/>
              </w:rPr>
            </w:pPr>
          </w:p>
        </w:tc>
        <w:tc>
          <w:tcPr>
            <w:tcW w:w="990" w:type="dxa"/>
          </w:tcPr>
          <w:p w14:paraId="5F6F380C" w14:textId="77777777" w:rsidR="00726460" w:rsidRDefault="00726460" w:rsidP="00CF7730">
            <w:pPr>
              <w:pStyle w:val="TableParagraph"/>
              <w:rPr>
                <w:sz w:val="20"/>
              </w:rPr>
            </w:pPr>
          </w:p>
        </w:tc>
        <w:tc>
          <w:tcPr>
            <w:tcW w:w="3870" w:type="dxa"/>
          </w:tcPr>
          <w:p w14:paraId="48C5FDAC" w14:textId="77777777" w:rsidR="00726460" w:rsidRDefault="00726460" w:rsidP="00CF7730">
            <w:pPr>
              <w:pStyle w:val="TableParagraph"/>
              <w:rPr>
                <w:sz w:val="20"/>
              </w:rPr>
            </w:pPr>
          </w:p>
        </w:tc>
      </w:tr>
      <w:tr w:rsidR="00726460" w14:paraId="2FF3B8DE" w14:textId="77777777" w:rsidTr="00CF7730">
        <w:trPr>
          <w:trHeight w:val="275"/>
        </w:trPr>
        <w:tc>
          <w:tcPr>
            <w:tcW w:w="677" w:type="dxa"/>
          </w:tcPr>
          <w:p w14:paraId="4914E4AF" w14:textId="77777777" w:rsidR="00726460" w:rsidRDefault="00726460" w:rsidP="00CF7730">
            <w:pPr>
              <w:pStyle w:val="TableParagraph"/>
              <w:rPr>
                <w:sz w:val="20"/>
              </w:rPr>
            </w:pPr>
          </w:p>
        </w:tc>
        <w:tc>
          <w:tcPr>
            <w:tcW w:w="1411" w:type="dxa"/>
          </w:tcPr>
          <w:p w14:paraId="4195D954" w14:textId="77777777" w:rsidR="00726460" w:rsidRDefault="00726460" w:rsidP="00CF7730">
            <w:pPr>
              <w:pStyle w:val="TableParagraph"/>
              <w:rPr>
                <w:sz w:val="20"/>
              </w:rPr>
            </w:pPr>
          </w:p>
        </w:tc>
        <w:tc>
          <w:tcPr>
            <w:tcW w:w="2160" w:type="dxa"/>
          </w:tcPr>
          <w:p w14:paraId="2CBF377F" w14:textId="77777777" w:rsidR="00726460" w:rsidRDefault="00726460" w:rsidP="00CF7730">
            <w:pPr>
              <w:pStyle w:val="TableParagraph"/>
              <w:rPr>
                <w:sz w:val="20"/>
              </w:rPr>
            </w:pPr>
          </w:p>
        </w:tc>
        <w:tc>
          <w:tcPr>
            <w:tcW w:w="990" w:type="dxa"/>
          </w:tcPr>
          <w:p w14:paraId="3EC0BDA8" w14:textId="77777777" w:rsidR="00726460" w:rsidRDefault="00726460" w:rsidP="00CF7730">
            <w:pPr>
              <w:pStyle w:val="TableParagraph"/>
              <w:rPr>
                <w:sz w:val="20"/>
              </w:rPr>
            </w:pPr>
          </w:p>
        </w:tc>
        <w:tc>
          <w:tcPr>
            <w:tcW w:w="3870" w:type="dxa"/>
          </w:tcPr>
          <w:p w14:paraId="0338AA8E" w14:textId="77777777" w:rsidR="00726460" w:rsidRDefault="00726460" w:rsidP="00CF7730">
            <w:pPr>
              <w:pStyle w:val="TableParagraph"/>
              <w:rPr>
                <w:sz w:val="20"/>
              </w:rPr>
            </w:pPr>
          </w:p>
        </w:tc>
      </w:tr>
      <w:tr w:rsidR="00726460" w14:paraId="63E5BC70" w14:textId="77777777" w:rsidTr="00CF7730">
        <w:trPr>
          <w:trHeight w:val="275"/>
        </w:trPr>
        <w:tc>
          <w:tcPr>
            <w:tcW w:w="677" w:type="dxa"/>
          </w:tcPr>
          <w:p w14:paraId="3407E7BB" w14:textId="77777777" w:rsidR="00726460" w:rsidRDefault="00726460" w:rsidP="00CF7730">
            <w:pPr>
              <w:pStyle w:val="TableParagraph"/>
              <w:rPr>
                <w:sz w:val="20"/>
              </w:rPr>
            </w:pPr>
          </w:p>
        </w:tc>
        <w:tc>
          <w:tcPr>
            <w:tcW w:w="1411" w:type="dxa"/>
          </w:tcPr>
          <w:p w14:paraId="2E51BB90" w14:textId="77777777" w:rsidR="00726460" w:rsidRDefault="00726460" w:rsidP="00CF7730">
            <w:pPr>
              <w:pStyle w:val="TableParagraph"/>
              <w:rPr>
                <w:sz w:val="20"/>
              </w:rPr>
            </w:pPr>
          </w:p>
        </w:tc>
        <w:tc>
          <w:tcPr>
            <w:tcW w:w="2160" w:type="dxa"/>
          </w:tcPr>
          <w:p w14:paraId="109559DC" w14:textId="77777777" w:rsidR="00726460" w:rsidRDefault="00726460" w:rsidP="00CF7730">
            <w:pPr>
              <w:pStyle w:val="TableParagraph"/>
              <w:rPr>
                <w:sz w:val="20"/>
              </w:rPr>
            </w:pPr>
          </w:p>
        </w:tc>
        <w:tc>
          <w:tcPr>
            <w:tcW w:w="990" w:type="dxa"/>
          </w:tcPr>
          <w:p w14:paraId="4CA4F888" w14:textId="77777777" w:rsidR="00726460" w:rsidRDefault="00726460" w:rsidP="00CF7730">
            <w:pPr>
              <w:pStyle w:val="TableParagraph"/>
              <w:rPr>
                <w:sz w:val="20"/>
              </w:rPr>
            </w:pPr>
          </w:p>
        </w:tc>
        <w:tc>
          <w:tcPr>
            <w:tcW w:w="3870" w:type="dxa"/>
          </w:tcPr>
          <w:p w14:paraId="6FDF484E" w14:textId="77777777" w:rsidR="00726460" w:rsidRDefault="00726460" w:rsidP="00CF7730">
            <w:pPr>
              <w:pStyle w:val="TableParagraph"/>
              <w:rPr>
                <w:sz w:val="20"/>
              </w:rPr>
            </w:pPr>
          </w:p>
        </w:tc>
      </w:tr>
      <w:tr w:rsidR="00726460" w14:paraId="602033F2" w14:textId="77777777" w:rsidTr="00CF7730">
        <w:trPr>
          <w:trHeight w:val="276"/>
        </w:trPr>
        <w:tc>
          <w:tcPr>
            <w:tcW w:w="677" w:type="dxa"/>
          </w:tcPr>
          <w:p w14:paraId="7F7B084C" w14:textId="77777777" w:rsidR="00726460" w:rsidRDefault="00726460" w:rsidP="00CF7730">
            <w:pPr>
              <w:pStyle w:val="TableParagraph"/>
              <w:rPr>
                <w:sz w:val="20"/>
              </w:rPr>
            </w:pPr>
          </w:p>
        </w:tc>
        <w:tc>
          <w:tcPr>
            <w:tcW w:w="1411" w:type="dxa"/>
          </w:tcPr>
          <w:p w14:paraId="2DFA563A" w14:textId="77777777" w:rsidR="00726460" w:rsidRDefault="00726460" w:rsidP="00CF7730">
            <w:pPr>
              <w:pStyle w:val="TableParagraph"/>
              <w:rPr>
                <w:sz w:val="20"/>
              </w:rPr>
            </w:pPr>
          </w:p>
        </w:tc>
        <w:tc>
          <w:tcPr>
            <w:tcW w:w="2160" w:type="dxa"/>
          </w:tcPr>
          <w:p w14:paraId="77CACA68" w14:textId="77777777" w:rsidR="00726460" w:rsidRDefault="00726460" w:rsidP="00CF7730">
            <w:pPr>
              <w:pStyle w:val="TableParagraph"/>
              <w:rPr>
                <w:sz w:val="20"/>
              </w:rPr>
            </w:pPr>
          </w:p>
        </w:tc>
        <w:tc>
          <w:tcPr>
            <w:tcW w:w="990" w:type="dxa"/>
          </w:tcPr>
          <w:p w14:paraId="39C3E1BB" w14:textId="77777777" w:rsidR="00726460" w:rsidRDefault="00726460" w:rsidP="00CF7730">
            <w:pPr>
              <w:pStyle w:val="TableParagraph"/>
              <w:rPr>
                <w:sz w:val="20"/>
              </w:rPr>
            </w:pPr>
          </w:p>
        </w:tc>
        <w:tc>
          <w:tcPr>
            <w:tcW w:w="3870" w:type="dxa"/>
          </w:tcPr>
          <w:p w14:paraId="2AB796C8" w14:textId="77777777" w:rsidR="00726460" w:rsidRDefault="00726460" w:rsidP="00CF7730">
            <w:pPr>
              <w:pStyle w:val="TableParagraph"/>
              <w:rPr>
                <w:sz w:val="20"/>
              </w:rPr>
            </w:pPr>
          </w:p>
        </w:tc>
      </w:tr>
      <w:tr w:rsidR="00726460" w14:paraId="287B19E0" w14:textId="77777777" w:rsidTr="00CF7730">
        <w:trPr>
          <w:trHeight w:val="275"/>
        </w:trPr>
        <w:tc>
          <w:tcPr>
            <w:tcW w:w="677" w:type="dxa"/>
          </w:tcPr>
          <w:p w14:paraId="4E75BB15" w14:textId="77777777" w:rsidR="00726460" w:rsidRDefault="00726460" w:rsidP="00CF7730">
            <w:pPr>
              <w:pStyle w:val="TableParagraph"/>
              <w:rPr>
                <w:sz w:val="20"/>
              </w:rPr>
            </w:pPr>
          </w:p>
        </w:tc>
        <w:tc>
          <w:tcPr>
            <w:tcW w:w="1411" w:type="dxa"/>
          </w:tcPr>
          <w:p w14:paraId="1596EB40" w14:textId="77777777" w:rsidR="00726460" w:rsidRDefault="00726460" w:rsidP="00CF7730">
            <w:pPr>
              <w:pStyle w:val="TableParagraph"/>
              <w:rPr>
                <w:sz w:val="20"/>
              </w:rPr>
            </w:pPr>
          </w:p>
        </w:tc>
        <w:tc>
          <w:tcPr>
            <w:tcW w:w="2160" w:type="dxa"/>
          </w:tcPr>
          <w:p w14:paraId="59CBA8D3" w14:textId="77777777" w:rsidR="00726460" w:rsidRDefault="00726460" w:rsidP="00CF7730">
            <w:pPr>
              <w:pStyle w:val="TableParagraph"/>
              <w:rPr>
                <w:sz w:val="20"/>
              </w:rPr>
            </w:pPr>
          </w:p>
        </w:tc>
        <w:tc>
          <w:tcPr>
            <w:tcW w:w="990" w:type="dxa"/>
          </w:tcPr>
          <w:p w14:paraId="751897CB" w14:textId="77777777" w:rsidR="00726460" w:rsidRDefault="00726460" w:rsidP="00CF7730">
            <w:pPr>
              <w:pStyle w:val="TableParagraph"/>
              <w:rPr>
                <w:sz w:val="20"/>
              </w:rPr>
            </w:pPr>
          </w:p>
        </w:tc>
        <w:tc>
          <w:tcPr>
            <w:tcW w:w="3870" w:type="dxa"/>
          </w:tcPr>
          <w:p w14:paraId="4B842B39" w14:textId="77777777" w:rsidR="00726460" w:rsidRDefault="00726460" w:rsidP="00CF7730">
            <w:pPr>
              <w:pStyle w:val="TableParagraph"/>
              <w:rPr>
                <w:sz w:val="20"/>
              </w:rPr>
            </w:pPr>
          </w:p>
        </w:tc>
      </w:tr>
      <w:tr w:rsidR="00726460" w14:paraId="409BCEF2" w14:textId="77777777" w:rsidTr="00CF7730">
        <w:trPr>
          <w:trHeight w:val="275"/>
        </w:trPr>
        <w:tc>
          <w:tcPr>
            <w:tcW w:w="677" w:type="dxa"/>
          </w:tcPr>
          <w:p w14:paraId="159C7CFF" w14:textId="77777777" w:rsidR="00726460" w:rsidRDefault="00726460" w:rsidP="00CF7730">
            <w:pPr>
              <w:pStyle w:val="TableParagraph"/>
              <w:rPr>
                <w:sz w:val="20"/>
              </w:rPr>
            </w:pPr>
          </w:p>
        </w:tc>
        <w:tc>
          <w:tcPr>
            <w:tcW w:w="1411" w:type="dxa"/>
          </w:tcPr>
          <w:p w14:paraId="2F73F537" w14:textId="77777777" w:rsidR="00726460" w:rsidRDefault="00726460" w:rsidP="00CF7730">
            <w:pPr>
              <w:pStyle w:val="TableParagraph"/>
              <w:rPr>
                <w:sz w:val="20"/>
              </w:rPr>
            </w:pPr>
          </w:p>
        </w:tc>
        <w:tc>
          <w:tcPr>
            <w:tcW w:w="2160" w:type="dxa"/>
          </w:tcPr>
          <w:p w14:paraId="0E9309C3" w14:textId="77777777" w:rsidR="00726460" w:rsidRDefault="00726460" w:rsidP="00CF7730">
            <w:pPr>
              <w:pStyle w:val="TableParagraph"/>
              <w:rPr>
                <w:sz w:val="20"/>
              </w:rPr>
            </w:pPr>
          </w:p>
        </w:tc>
        <w:tc>
          <w:tcPr>
            <w:tcW w:w="990" w:type="dxa"/>
          </w:tcPr>
          <w:p w14:paraId="39EA3BF5" w14:textId="77777777" w:rsidR="00726460" w:rsidRDefault="00726460" w:rsidP="00CF7730">
            <w:pPr>
              <w:pStyle w:val="TableParagraph"/>
              <w:rPr>
                <w:sz w:val="20"/>
              </w:rPr>
            </w:pPr>
          </w:p>
        </w:tc>
        <w:tc>
          <w:tcPr>
            <w:tcW w:w="3870" w:type="dxa"/>
          </w:tcPr>
          <w:p w14:paraId="6A0AEFBB" w14:textId="77777777" w:rsidR="00726460" w:rsidRDefault="00726460" w:rsidP="00CF7730">
            <w:pPr>
              <w:pStyle w:val="TableParagraph"/>
              <w:rPr>
                <w:sz w:val="20"/>
              </w:rPr>
            </w:pPr>
          </w:p>
        </w:tc>
      </w:tr>
      <w:tr w:rsidR="00726460" w14:paraId="6BA097A8" w14:textId="77777777" w:rsidTr="00CF7730">
        <w:trPr>
          <w:trHeight w:val="276"/>
        </w:trPr>
        <w:tc>
          <w:tcPr>
            <w:tcW w:w="677" w:type="dxa"/>
          </w:tcPr>
          <w:p w14:paraId="345EF6FA" w14:textId="77777777" w:rsidR="00726460" w:rsidRDefault="00726460" w:rsidP="00CF7730">
            <w:pPr>
              <w:pStyle w:val="TableParagraph"/>
              <w:rPr>
                <w:sz w:val="20"/>
              </w:rPr>
            </w:pPr>
          </w:p>
        </w:tc>
        <w:tc>
          <w:tcPr>
            <w:tcW w:w="1411" w:type="dxa"/>
          </w:tcPr>
          <w:p w14:paraId="3A359F3A" w14:textId="77777777" w:rsidR="00726460" w:rsidRDefault="00726460" w:rsidP="00CF7730">
            <w:pPr>
              <w:pStyle w:val="TableParagraph"/>
              <w:rPr>
                <w:sz w:val="20"/>
              </w:rPr>
            </w:pPr>
          </w:p>
        </w:tc>
        <w:tc>
          <w:tcPr>
            <w:tcW w:w="2160" w:type="dxa"/>
          </w:tcPr>
          <w:p w14:paraId="362A35B5" w14:textId="77777777" w:rsidR="00726460" w:rsidRDefault="00726460" w:rsidP="00CF7730">
            <w:pPr>
              <w:pStyle w:val="TableParagraph"/>
              <w:rPr>
                <w:sz w:val="20"/>
              </w:rPr>
            </w:pPr>
          </w:p>
        </w:tc>
        <w:tc>
          <w:tcPr>
            <w:tcW w:w="990" w:type="dxa"/>
          </w:tcPr>
          <w:p w14:paraId="0C5B3F18" w14:textId="77777777" w:rsidR="00726460" w:rsidRDefault="00726460" w:rsidP="00CF7730">
            <w:pPr>
              <w:pStyle w:val="TableParagraph"/>
              <w:rPr>
                <w:sz w:val="20"/>
              </w:rPr>
            </w:pPr>
          </w:p>
        </w:tc>
        <w:tc>
          <w:tcPr>
            <w:tcW w:w="3870" w:type="dxa"/>
          </w:tcPr>
          <w:p w14:paraId="23902322" w14:textId="77777777" w:rsidR="00726460" w:rsidRDefault="00726460" w:rsidP="00CF7730">
            <w:pPr>
              <w:pStyle w:val="TableParagraph"/>
              <w:rPr>
                <w:sz w:val="20"/>
              </w:rPr>
            </w:pPr>
          </w:p>
        </w:tc>
      </w:tr>
      <w:tr w:rsidR="00726460" w14:paraId="2978B9E4" w14:textId="77777777" w:rsidTr="00CF7730">
        <w:trPr>
          <w:trHeight w:val="275"/>
        </w:trPr>
        <w:tc>
          <w:tcPr>
            <w:tcW w:w="677" w:type="dxa"/>
          </w:tcPr>
          <w:p w14:paraId="0AE6ECBD" w14:textId="77777777" w:rsidR="00726460" w:rsidRDefault="00726460" w:rsidP="00CF7730">
            <w:pPr>
              <w:pStyle w:val="TableParagraph"/>
              <w:rPr>
                <w:sz w:val="20"/>
              </w:rPr>
            </w:pPr>
          </w:p>
        </w:tc>
        <w:tc>
          <w:tcPr>
            <w:tcW w:w="1411" w:type="dxa"/>
          </w:tcPr>
          <w:p w14:paraId="5814C6EE" w14:textId="77777777" w:rsidR="00726460" w:rsidRDefault="00726460" w:rsidP="00CF7730">
            <w:pPr>
              <w:pStyle w:val="TableParagraph"/>
              <w:rPr>
                <w:sz w:val="20"/>
              </w:rPr>
            </w:pPr>
          </w:p>
        </w:tc>
        <w:tc>
          <w:tcPr>
            <w:tcW w:w="2160" w:type="dxa"/>
          </w:tcPr>
          <w:p w14:paraId="3020821C" w14:textId="77777777" w:rsidR="00726460" w:rsidRDefault="00726460" w:rsidP="00CF7730">
            <w:pPr>
              <w:pStyle w:val="TableParagraph"/>
              <w:rPr>
                <w:sz w:val="20"/>
              </w:rPr>
            </w:pPr>
          </w:p>
        </w:tc>
        <w:tc>
          <w:tcPr>
            <w:tcW w:w="990" w:type="dxa"/>
          </w:tcPr>
          <w:p w14:paraId="6A2C4A5B" w14:textId="77777777" w:rsidR="00726460" w:rsidRDefault="00726460" w:rsidP="00CF7730">
            <w:pPr>
              <w:pStyle w:val="TableParagraph"/>
              <w:rPr>
                <w:sz w:val="20"/>
              </w:rPr>
            </w:pPr>
          </w:p>
        </w:tc>
        <w:tc>
          <w:tcPr>
            <w:tcW w:w="3870" w:type="dxa"/>
          </w:tcPr>
          <w:p w14:paraId="402D6B43" w14:textId="77777777" w:rsidR="00726460" w:rsidRDefault="00726460" w:rsidP="00CF7730">
            <w:pPr>
              <w:pStyle w:val="TableParagraph"/>
              <w:rPr>
                <w:sz w:val="20"/>
              </w:rPr>
            </w:pPr>
          </w:p>
        </w:tc>
      </w:tr>
      <w:tr w:rsidR="00726460" w14:paraId="480F4475" w14:textId="77777777" w:rsidTr="00CF7730">
        <w:trPr>
          <w:trHeight w:val="275"/>
        </w:trPr>
        <w:tc>
          <w:tcPr>
            <w:tcW w:w="677" w:type="dxa"/>
          </w:tcPr>
          <w:p w14:paraId="17801D6C" w14:textId="77777777" w:rsidR="00726460" w:rsidRDefault="00726460" w:rsidP="00CF7730">
            <w:pPr>
              <w:pStyle w:val="TableParagraph"/>
              <w:rPr>
                <w:sz w:val="20"/>
              </w:rPr>
            </w:pPr>
          </w:p>
        </w:tc>
        <w:tc>
          <w:tcPr>
            <w:tcW w:w="1411" w:type="dxa"/>
          </w:tcPr>
          <w:p w14:paraId="28F5778D" w14:textId="77777777" w:rsidR="00726460" w:rsidRDefault="00726460" w:rsidP="00CF7730">
            <w:pPr>
              <w:pStyle w:val="TableParagraph"/>
              <w:rPr>
                <w:sz w:val="20"/>
              </w:rPr>
            </w:pPr>
          </w:p>
        </w:tc>
        <w:tc>
          <w:tcPr>
            <w:tcW w:w="2160" w:type="dxa"/>
          </w:tcPr>
          <w:p w14:paraId="6BF8225A" w14:textId="77777777" w:rsidR="00726460" w:rsidRDefault="00726460" w:rsidP="00CF7730">
            <w:pPr>
              <w:pStyle w:val="TableParagraph"/>
              <w:rPr>
                <w:sz w:val="20"/>
              </w:rPr>
            </w:pPr>
          </w:p>
        </w:tc>
        <w:tc>
          <w:tcPr>
            <w:tcW w:w="990" w:type="dxa"/>
          </w:tcPr>
          <w:p w14:paraId="294AD780" w14:textId="77777777" w:rsidR="00726460" w:rsidRDefault="00726460" w:rsidP="00CF7730">
            <w:pPr>
              <w:pStyle w:val="TableParagraph"/>
              <w:rPr>
                <w:sz w:val="20"/>
              </w:rPr>
            </w:pPr>
          </w:p>
        </w:tc>
        <w:tc>
          <w:tcPr>
            <w:tcW w:w="3870" w:type="dxa"/>
          </w:tcPr>
          <w:p w14:paraId="373A0645" w14:textId="77777777" w:rsidR="00726460" w:rsidRDefault="00726460" w:rsidP="00CF7730">
            <w:pPr>
              <w:pStyle w:val="TableParagraph"/>
              <w:rPr>
                <w:sz w:val="20"/>
              </w:rPr>
            </w:pPr>
          </w:p>
        </w:tc>
      </w:tr>
      <w:tr w:rsidR="00726460" w14:paraId="295AD661" w14:textId="77777777" w:rsidTr="00CF7730">
        <w:trPr>
          <w:trHeight w:val="276"/>
        </w:trPr>
        <w:tc>
          <w:tcPr>
            <w:tcW w:w="677" w:type="dxa"/>
          </w:tcPr>
          <w:p w14:paraId="0CC2099C" w14:textId="77777777" w:rsidR="00726460" w:rsidRDefault="00726460" w:rsidP="00CF7730">
            <w:pPr>
              <w:pStyle w:val="TableParagraph"/>
              <w:rPr>
                <w:sz w:val="20"/>
              </w:rPr>
            </w:pPr>
          </w:p>
        </w:tc>
        <w:tc>
          <w:tcPr>
            <w:tcW w:w="1411" w:type="dxa"/>
          </w:tcPr>
          <w:p w14:paraId="0AF755A1" w14:textId="77777777" w:rsidR="00726460" w:rsidRDefault="00726460" w:rsidP="00CF7730">
            <w:pPr>
              <w:pStyle w:val="TableParagraph"/>
              <w:rPr>
                <w:sz w:val="20"/>
              </w:rPr>
            </w:pPr>
          </w:p>
        </w:tc>
        <w:tc>
          <w:tcPr>
            <w:tcW w:w="2160" w:type="dxa"/>
          </w:tcPr>
          <w:p w14:paraId="4D9CBE8E" w14:textId="77777777" w:rsidR="00726460" w:rsidRDefault="00726460" w:rsidP="00CF7730">
            <w:pPr>
              <w:pStyle w:val="TableParagraph"/>
              <w:rPr>
                <w:sz w:val="20"/>
              </w:rPr>
            </w:pPr>
          </w:p>
        </w:tc>
        <w:tc>
          <w:tcPr>
            <w:tcW w:w="990" w:type="dxa"/>
          </w:tcPr>
          <w:p w14:paraId="114728DA" w14:textId="77777777" w:rsidR="00726460" w:rsidRDefault="00726460" w:rsidP="00CF7730">
            <w:pPr>
              <w:pStyle w:val="TableParagraph"/>
              <w:rPr>
                <w:sz w:val="20"/>
              </w:rPr>
            </w:pPr>
          </w:p>
        </w:tc>
        <w:tc>
          <w:tcPr>
            <w:tcW w:w="3870" w:type="dxa"/>
          </w:tcPr>
          <w:p w14:paraId="71F6EFCF" w14:textId="77777777" w:rsidR="00726460" w:rsidRDefault="00726460" w:rsidP="00CF7730">
            <w:pPr>
              <w:pStyle w:val="TableParagraph"/>
              <w:rPr>
                <w:sz w:val="20"/>
              </w:rPr>
            </w:pPr>
          </w:p>
        </w:tc>
      </w:tr>
    </w:tbl>
    <w:p w14:paraId="1CDF1C96" w14:textId="77777777" w:rsidR="00726460" w:rsidRDefault="00726460" w:rsidP="00726460">
      <w:pPr>
        <w:rPr>
          <w:sz w:val="20"/>
        </w:rPr>
        <w:sectPr w:rsidR="00726460">
          <w:headerReference w:type="default" r:id="rId47"/>
          <w:footerReference w:type="default" r:id="rId48"/>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5DC7822" w14:textId="77777777" w:rsidR="00726460" w:rsidRPr="00361ED1" w:rsidRDefault="00726460" w:rsidP="00361ED1">
      <w:pPr>
        <w:pStyle w:val="AppendixSubheadings"/>
        <w:jc w:val="center"/>
        <w:rPr>
          <w:b/>
          <w:sz w:val="24"/>
          <w:szCs w:val="24"/>
        </w:rPr>
      </w:pPr>
      <w:bookmarkStart w:id="206" w:name="Appendix_F"/>
      <w:bookmarkStart w:id="207" w:name="_bookmark39"/>
      <w:bookmarkEnd w:id="206"/>
      <w:bookmarkEnd w:id="207"/>
      <w:r w:rsidRPr="00361ED1">
        <w:rPr>
          <w:b/>
          <w:sz w:val="24"/>
          <w:szCs w:val="24"/>
        </w:rPr>
        <w:t>Appendix F</w:t>
      </w:r>
    </w:p>
    <w:p w14:paraId="25F9B4D4" w14:textId="77777777" w:rsidR="00726460" w:rsidRPr="00361ED1" w:rsidRDefault="00726460" w:rsidP="00361ED1">
      <w:pPr>
        <w:pStyle w:val="AppendixSubheadings"/>
        <w:jc w:val="center"/>
        <w:rPr>
          <w:b/>
          <w:sz w:val="24"/>
          <w:szCs w:val="24"/>
        </w:rPr>
      </w:pPr>
    </w:p>
    <w:p w14:paraId="779AE1E2" w14:textId="77777777" w:rsidR="00726460" w:rsidRPr="00361ED1" w:rsidRDefault="00726460" w:rsidP="00361ED1">
      <w:pPr>
        <w:pStyle w:val="AppendixSubheadings"/>
        <w:jc w:val="center"/>
        <w:rPr>
          <w:b/>
          <w:sz w:val="24"/>
          <w:szCs w:val="24"/>
        </w:rPr>
      </w:pPr>
      <w:proofErr w:type="spellStart"/>
      <w:r w:rsidRPr="00361ED1">
        <w:rPr>
          <w:b/>
          <w:sz w:val="24"/>
          <w:szCs w:val="24"/>
        </w:rPr>
        <w:t>Minisonde</w:t>
      </w:r>
      <w:proofErr w:type="spellEnd"/>
      <w:r w:rsidRPr="00361ED1">
        <w:rPr>
          <w:b/>
          <w:sz w:val="24"/>
          <w:szCs w:val="24"/>
        </w:rPr>
        <w:t xml:space="preserve"> Calibration Record (KWF-WQ Form 1)</w:t>
      </w:r>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CF7730">
        <w:trPr>
          <w:trHeight w:val="368"/>
        </w:trPr>
        <w:tc>
          <w:tcPr>
            <w:tcW w:w="558" w:type="dxa"/>
          </w:tcPr>
          <w:p w14:paraId="6D0269E9" w14:textId="77777777" w:rsidR="00726460" w:rsidRDefault="00726460" w:rsidP="00CF7730">
            <w:pPr>
              <w:pStyle w:val="TableParagraph"/>
              <w:spacing w:line="180" w:lineRule="exact"/>
              <w:ind w:left="126"/>
              <w:rPr>
                <w:sz w:val="16"/>
              </w:rPr>
            </w:pPr>
            <w:r>
              <w:rPr>
                <w:sz w:val="16"/>
              </w:rPr>
              <w:t>Date</w:t>
            </w:r>
          </w:p>
        </w:tc>
        <w:tc>
          <w:tcPr>
            <w:tcW w:w="720" w:type="dxa"/>
          </w:tcPr>
          <w:p w14:paraId="10A60F53" w14:textId="77777777" w:rsidR="00726460" w:rsidRDefault="00726460" w:rsidP="00CF7730">
            <w:pPr>
              <w:pStyle w:val="TableParagraph"/>
              <w:spacing w:line="180" w:lineRule="exact"/>
              <w:ind w:left="190"/>
              <w:rPr>
                <w:sz w:val="16"/>
              </w:rPr>
            </w:pPr>
            <w:r>
              <w:rPr>
                <w:sz w:val="16"/>
              </w:rPr>
              <w:t>Time</w:t>
            </w:r>
          </w:p>
        </w:tc>
        <w:tc>
          <w:tcPr>
            <w:tcW w:w="1080" w:type="dxa"/>
          </w:tcPr>
          <w:p w14:paraId="4DA6AA69" w14:textId="77777777" w:rsidR="00726460" w:rsidRDefault="00726460" w:rsidP="00CF7730">
            <w:pPr>
              <w:pStyle w:val="TableParagraph"/>
              <w:spacing w:line="180" w:lineRule="exact"/>
              <w:ind w:left="215"/>
              <w:rPr>
                <w:sz w:val="16"/>
              </w:rPr>
            </w:pPr>
            <w:r>
              <w:rPr>
                <w:sz w:val="16"/>
              </w:rPr>
              <w:t>Parameter</w:t>
            </w:r>
          </w:p>
        </w:tc>
        <w:tc>
          <w:tcPr>
            <w:tcW w:w="900" w:type="dxa"/>
          </w:tcPr>
          <w:p w14:paraId="0DE44E05" w14:textId="77777777" w:rsidR="00726460" w:rsidRDefault="00726460" w:rsidP="00CF7730">
            <w:pPr>
              <w:pStyle w:val="TableParagraph"/>
              <w:spacing w:line="180" w:lineRule="exact"/>
              <w:ind w:left="231"/>
              <w:rPr>
                <w:sz w:val="16"/>
              </w:rPr>
            </w:pPr>
            <w:r>
              <w:rPr>
                <w:sz w:val="16"/>
              </w:rPr>
              <w:t>Action</w:t>
            </w:r>
          </w:p>
        </w:tc>
        <w:tc>
          <w:tcPr>
            <w:tcW w:w="1350" w:type="dxa"/>
          </w:tcPr>
          <w:p w14:paraId="0A91E16C" w14:textId="77777777" w:rsidR="00726460" w:rsidRDefault="00726460" w:rsidP="00CF7730">
            <w:pPr>
              <w:pStyle w:val="TableParagraph"/>
              <w:spacing w:line="180" w:lineRule="exact"/>
              <w:ind w:left="389"/>
              <w:rPr>
                <w:sz w:val="16"/>
              </w:rPr>
            </w:pPr>
            <w:r>
              <w:rPr>
                <w:sz w:val="16"/>
              </w:rPr>
              <w:t>Standard</w:t>
            </w:r>
          </w:p>
        </w:tc>
        <w:tc>
          <w:tcPr>
            <w:tcW w:w="720" w:type="dxa"/>
          </w:tcPr>
          <w:p w14:paraId="1981AA47" w14:textId="77777777" w:rsidR="00726460" w:rsidRDefault="00726460" w:rsidP="00CF7730">
            <w:pPr>
              <w:pStyle w:val="TableParagraph"/>
              <w:spacing w:line="180" w:lineRule="exact"/>
              <w:ind w:left="172"/>
              <w:rPr>
                <w:sz w:val="16"/>
              </w:rPr>
            </w:pPr>
            <w:r>
              <w:rPr>
                <w:sz w:val="16"/>
              </w:rPr>
              <w:t>Temp</w:t>
            </w:r>
          </w:p>
        </w:tc>
        <w:tc>
          <w:tcPr>
            <w:tcW w:w="1800" w:type="dxa"/>
          </w:tcPr>
          <w:p w14:paraId="1E6E288E" w14:textId="77777777" w:rsidR="00726460" w:rsidRDefault="00726460" w:rsidP="00CF7730">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CF7730">
            <w:pPr>
              <w:pStyle w:val="TableParagraph"/>
              <w:spacing w:line="179" w:lineRule="exact"/>
              <w:ind w:left="290"/>
              <w:rPr>
                <w:sz w:val="16"/>
              </w:rPr>
            </w:pPr>
            <w:r>
              <w:rPr>
                <w:sz w:val="16"/>
              </w:rPr>
              <w:t>Over</w:t>
            </w:r>
          </w:p>
          <w:p w14:paraId="1685B6BF" w14:textId="77777777" w:rsidR="00726460" w:rsidRDefault="00726460" w:rsidP="00CF7730">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CF7730">
            <w:pPr>
              <w:pStyle w:val="TableParagraph"/>
              <w:spacing w:line="179" w:lineRule="exact"/>
              <w:ind w:left="249"/>
              <w:rPr>
                <w:sz w:val="16"/>
              </w:rPr>
            </w:pPr>
            <w:r>
              <w:rPr>
                <w:sz w:val="16"/>
              </w:rPr>
              <w:t>Under</w:t>
            </w:r>
          </w:p>
          <w:p w14:paraId="4FAD694F" w14:textId="77777777" w:rsidR="00726460" w:rsidRDefault="00726460" w:rsidP="00CF7730">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CF7730">
            <w:pPr>
              <w:pStyle w:val="TableParagraph"/>
              <w:spacing w:line="179" w:lineRule="exact"/>
              <w:ind w:left="131" w:right="124"/>
              <w:jc w:val="center"/>
              <w:rPr>
                <w:sz w:val="16"/>
              </w:rPr>
            </w:pPr>
            <w:r>
              <w:rPr>
                <w:sz w:val="16"/>
              </w:rPr>
              <w:t>Correction</w:t>
            </w:r>
          </w:p>
          <w:p w14:paraId="08EEABEE" w14:textId="77777777" w:rsidR="00726460" w:rsidRDefault="00726460" w:rsidP="00CF7730">
            <w:pPr>
              <w:pStyle w:val="TableParagraph"/>
              <w:spacing w:line="169" w:lineRule="exact"/>
              <w:ind w:left="9"/>
              <w:jc w:val="center"/>
              <w:rPr>
                <w:sz w:val="16"/>
              </w:rPr>
            </w:pPr>
            <w:r>
              <w:rPr>
                <w:w w:val="99"/>
                <w:sz w:val="16"/>
              </w:rPr>
              <w:t>%</w:t>
            </w:r>
          </w:p>
        </w:tc>
      </w:tr>
      <w:tr w:rsidR="00726460" w14:paraId="4BC470A4" w14:textId="77777777" w:rsidTr="00CF7730">
        <w:trPr>
          <w:trHeight w:val="275"/>
        </w:trPr>
        <w:tc>
          <w:tcPr>
            <w:tcW w:w="558" w:type="dxa"/>
          </w:tcPr>
          <w:p w14:paraId="778145DB" w14:textId="77777777" w:rsidR="00726460" w:rsidRDefault="00726460" w:rsidP="00CF7730">
            <w:pPr>
              <w:pStyle w:val="TableParagraph"/>
              <w:rPr>
                <w:sz w:val="20"/>
              </w:rPr>
            </w:pPr>
          </w:p>
        </w:tc>
        <w:tc>
          <w:tcPr>
            <w:tcW w:w="720" w:type="dxa"/>
          </w:tcPr>
          <w:p w14:paraId="3561D0A1" w14:textId="77777777" w:rsidR="00726460" w:rsidRDefault="00726460" w:rsidP="00CF7730">
            <w:pPr>
              <w:pStyle w:val="TableParagraph"/>
              <w:rPr>
                <w:sz w:val="20"/>
              </w:rPr>
            </w:pPr>
          </w:p>
        </w:tc>
        <w:tc>
          <w:tcPr>
            <w:tcW w:w="1080" w:type="dxa"/>
          </w:tcPr>
          <w:p w14:paraId="048D83E3" w14:textId="77777777" w:rsidR="00726460" w:rsidRDefault="00726460" w:rsidP="00CF7730">
            <w:pPr>
              <w:pStyle w:val="TableParagraph"/>
              <w:rPr>
                <w:sz w:val="20"/>
              </w:rPr>
            </w:pPr>
          </w:p>
        </w:tc>
        <w:tc>
          <w:tcPr>
            <w:tcW w:w="900" w:type="dxa"/>
          </w:tcPr>
          <w:p w14:paraId="4409554F" w14:textId="77777777" w:rsidR="00726460" w:rsidRDefault="00726460" w:rsidP="00CF7730">
            <w:pPr>
              <w:pStyle w:val="TableParagraph"/>
              <w:rPr>
                <w:sz w:val="20"/>
              </w:rPr>
            </w:pPr>
          </w:p>
        </w:tc>
        <w:tc>
          <w:tcPr>
            <w:tcW w:w="1350" w:type="dxa"/>
          </w:tcPr>
          <w:p w14:paraId="351A9A3B" w14:textId="77777777" w:rsidR="00726460" w:rsidRDefault="00726460" w:rsidP="00CF7730">
            <w:pPr>
              <w:pStyle w:val="TableParagraph"/>
              <w:rPr>
                <w:sz w:val="20"/>
              </w:rPr>
            </w:pPr>
          </w:p>
        </w:tc>
        <w:tc>
          <w:tcPr>
            <w:tcW w:w="720" w:type="dxa"/>
          </w:tcPr>
          <w:p w14:paraId="589B9DCD" w14:textId="77777777" w:rsidR="00726460" w:rsidRDefault="00726460" w:rsidP="00CF7730">
            <w:pPr>
              <w:pStyle w:val="TableParagraph"/>
              <w:rPr>
                <w:sz w:val="20"/>
              </w:rPr>
            </w:pPr>
          </w:p>
        </w:tc>
        <w:tc>
          <w:tcPr>
            <w:tcW w:w="1800" w:type="dxa"/>
          </w:tcPr>
          <w:p w14:paraId="6501AF8A" w14:textId="77777777" w:rsidR="00726460" w:rsidRDefault="00726460" w:rsidP="00CF7730">
            <w:pPr>
              <w:pStyle w:val="TableParagraph"/>
              <w:rPr>
                <w:sz w:val="20"/>
              </w:rPr>
            </w:pPr>
          </w:p>
        </w:tc>
        <w:tc>
          <w:tcPr>
            <w:tcW w:w="900" w:type="dxa"/>
          </w:tcPr>
          <w:p w14:paraId="0CB83AD2" w14:textId="77777777" w:rsidR="00726460" w:rsidRDefault="00726460" w:rsidP="00CF7730">
            <w:pPr>
              <w:pStyle w:val="TableParagraph"/>
              <w:rPr>
                <w:sz w:val="20"/>
              </w:rPr>
            </w:pPr>
          </w:p>
        </w:tc>
        <w:tc>
          <w:tcPr>
            <w:tcW w:w="900" w:type="dxa"/>
          </w:tcPr>
          <w:p w14:paraId="12B53D2B" w14:textId="77777777" w:rsidR="00726460" w:rsidRDefault="00726460" w:rsidP="00CF7730">
            <w:pPr>
              <w:pStyle w:val="TableParagraph"/>
              <w:rPr>
                <w:sz w:val="20"/>
              </w:rPr>
            </w:pPr>
          </w:p>
        </w:tc>
        <w:tc>
          <w:tcPr>
            <w:tcW w:w="990" w:type="dxa"/>
          </w:tcPr>
          <w:p w14:paraId="4DF85AE9" w14:textId="77777777" w:rsidR="00726460" w:rsidRDefault="00726460" w:rsidP="00CF7730">
            <w:pPr>
              <w:pStyle w:val="TableParagraph"/>
              <w:rPr>
                <w:sz w:val="20"/>
              </w:rPr>
            </w:pPr>
          </w:p>
        </w:tc>
      </w:tr>
      <w:tr w:rsidR="00726460" w14:paraId="2D3F8A6B" w14:textId="77777777" w:rsidTr="00CF7730">
        <w:trPr>
          <w:trHeight w:val="275"/>
        </w:trPr>
        <w:tc>
          <w:tcPr>
            <w:tcW w:w="558" w:type="dxa"/>
          </w:tcPr>
          <w:p w14:paraId="4A220ECE" w14:textId="77777777" w:rsidR="00726460" w:rsidRDefault="00726460" w:rsidP="00CF7730">
            <w:pPr>
              <w:pStyle w:val="TableParagraph"/>
              <w:rPr>
                <w:sz w:val="20"/>
              </w:rPr>
            </w:pPr>
          </w:p>
        </w:tc>
        <w:tc>
          <w:tcPr>
            <w:tcW w:w="720" w:type="dxa"/>
          </w:tcPr>
          <w:p w14:paraId="179EDCC4" w14:textId="77777777" w:rsidR="00726460" w:rsidRDefault="00726460" w:rsidP="00CF7730">
            <w:pPr>
              <w:pStyle w:val="TableParagraph"/>
              <w:rPr>
                <w:sz w:val="20"/>
              </w:rPr>
            </w:pPr>
          </w:p>
        </w:tc>
        <w:tc>
          <w:tcPr>
            <w:tcW w:w="1080" w:type="dxa"/>
          </w:tcPr>
          <w:p w14:paraId="4487FC35" w14:textId="77777777" w:rsidR="00726460" w:rsidRDefault="00726460" w:rsidP="00CF7730">
            <w:pPr>
              <w:pStyle w:val="TableParagraph"/>
              <w:rPr>
                <w:sz w:val="20"/>
              </w:rPr>
            </w:pPr>
          </w:p>
        </w:tc>
        <w:tc>
          <w:tcPr>
            <w:tcW w:w="900" w:type="dxa"/>
          </w:tcPr>
          <w:p w14:paraId="2FE34F27" w14:textId="77777777" w:rsidR="00726460" w:rsidRDefault="00726460" w:rsidP="00CF7730">
            <w:pPr>
              <w:pStyle w:val="TableParagraph"/>
              <w:rPr>
                <w:sz w:val="20"/>
              </w:rPr>
            </w:pPr>
          </w:p>
        </w:tc>
        <w:tc>
          <w:tcPr>
            <w:tcW w:w="1350" w:type="dxa"/>
          </w:tcPr>
          <w:p w14:paraId="3E605319" w14:textId="77777777" w:rsidR="00726460" w:rsidRDefault="00726460" w:rsidP="00CF7730">
            <w:pPr>
              <w:pStyle w:val="TableParagraph"/>
              <w:rPr>
                <w:sz w:val="20"/>
              </w:rPr>
            </w:pPr>
          </w:p>
        </w:tc>
        <w:tc>
          <w:tcPr>
            <w:tcW w:w="720" w:type="dxa"/>
          </w:tcPr>
          <w:p w14:paraId="1060CE4F" w14:textId="77777777" w:rsidR="00726460" w:rsidRDefault="00726460" w:rsidP="00CF7730">
            <w:pPr>
              <w:pStyle w:val="TableParagraph"/>
              <w:rPr>
                <w:sz w:val="20"/>
              </w:rPr>
            </w:pPr>
          </w:p>
        </w:tc>
        <w:tc>
          <w:tcPr>
            <w:tcW w:w="1800" w:type="dxa"/>
          </w:tcPr>
          <w:p w14:paraId="6CD77993" w14:textId="77777777" w:rsidR="00726460" w:rsidRDefault="00726460" w:rsidP="00CF7730">
            <w:pPr>
              <w:pStyle w:val="TableParagraph"/>
              <w:rPr>
                <w:sz w:val="20"/>
              </w:rPr>
            </w:pPr>
          </w:p>
        </w:tc>
        <w:tc>
          <w:tcPr>
            <w:tcW w:w="900" w:type="dxa"/>
          </w:tcPr>
          <w:p w14:paraId="215FE42E" w14:textId="77777777" w:rsidR="00726460" w:rsidRDefault="00726460" w:rsidP="00CF7730">
            <w:pPr>
              <w:pStyle w:val="TableParagraph"/>
              <w:rPr>
                <w:sz w:val="20"/>
              </w:rPr>
            </w:pPr>
          </w:p>
        </w:tc>
        <w:tc>
          <w:tcPr>
            <w:tcW w:w="900" w:type="dxa"/>
          </w:tcPr>
          <w:p w14:paraId="76C18236" w14:textId="77777777" w:rsidR="00726460" w:rsidRDefault="00726460" w:rsidP="00CF7730">
            <w:pPr>
              <w:pStyle w:val="TableParagraph"/>
              <w:rPr>
                <w:sz w:val="20"/>
              </w:rPr>
            </w:pPr>
          </w:p>
        </w:tc>
        <w:tc>
          <w:tcPr>
            <w:tcW w:w="990" w:type="dxa"/>
          </w:tcPr>
          <w:p w14:paraId="78AD5916" w14:textId="77777777" w:rsidR="00726460" w:rsidRDefault="00726460" w:rsidP="00CF7730">
            <w:pPr>
              <w:pStyle w:val="TableParagraph"/>
              <w:rPr>
                <w:sz w:val="20"/>
              </w:rPr>
            </w:pPr>
          </w:p>
        </w:tc>
      </w:tr>
      <w:tr w:rsidR="00726460" w14:paraId="5A2549BA" w14:textId="77777777" w:rsidTr="00CF7730">
        <w:trPr>
          <w:trHeight w:val="276"/>
        </w:trPr>
        <w:tc>
          <w:tcPr>
            <w:tcW w:w="558" w:type="dxa"/>
          </w:tcPr>
          <w:p w14:paraId="79ADF439" w14:textId="77777777" w:rsidR="00726460" w:rsidRDefault="00726460" w:rsidP="00CF7730">
            <w:pPr>
              <w:pStyle w:val="TableParagraph"/>
              <w:rPr>
                <w:sz w:val="20"/>
              </w:rPr>
            </w:pPr>
          </w:p>
        </w:tc>
        <w:tc>
          <w:tcPr>
            <w:tcW w:w="720" w:type="dxa"/>
          </w:tcPr>
          <w:p w14:paraId="217F283E" w14:textId="77777777" w:rsidR="00726460" w:rsidRDefault="00726460" w:rsidP="00CF7730">
            <w:pPr>
              <w:pStyle w:val="TableParagraph"/>
              <w:rPr>
                <w:sz w:val="20"/>
              </w:rPr>
            </w:pPr>
          </w:p>
        </w:tc>
        <w:tc>
          <w:tcPr>
            <w:tcW w:w="1080" w:type="dxa"/>
          </w:tcPr>
          <w:p w14:paraId="26379DFA" w14:textId="77777777" w:rsidR="00726460" w:rsidRDefault="00726460" w:rsidP="00CF7730">
            <w:pPr>
              <w:pStyle w:val="TableParagraph"/>
              <w:rPr>
                <w:sz w:val="20"/>
              </w:rPr>
            </w:pPr>
          </w:p>
        </w:tc>
        <w:tc>
          <w:tcPr>
            <w:tcW w:w="900" w:type="dxa"/>
          </w:tcPr>
          <w:p w14:paraId="3EB4564A" w14:textId="77777777" w:rsidR="00726460" w:rsidRDefault="00726460" w:rsidP="00CF7730">
            <w:pPr>
              <w:pStyle w:val="TableParagraph"/>
              <w:rPr>
                <w:sz w:val="20"/>
              </w:rPr>
            </w:pPr>
          </w:p>
        </w:tc>
        <w:tc>
          <w:tcPr>
            <w:tcW w:w="1350" w:type="dxa"/>
          </w:tcPr>
          <w:p w14:paraId="275F1FE3" w14:textId="77777777" w:rsidR="00726460" w:rsidRDefault="00726460" w:rsidP="00CF7730">
            <w:pPr>
              <w:pStyle w:val="TableParagraph"/>
              <w:rPr>
                <w:sz w:val="20"/>
              </w:rPr>
            </w:pPr>
          </w:p>
        </w:tc>
        <w:tc>
          <w:tcPr>
            <w:tcW w:w="720" w:type="dxa"/>
          </w:tcPr>
          <w:p w14:paraId="07571A7D" w14:textId="77777777" w:rsidR="00726460" w:rsidRDefault="00726460" w:rsidP="00CF7730">
            <w:pPr>
              <w:pStyle w:val="TableParagraph"/>
              <w:rPr>
                <w:sz w:val="20"/>
              </w:rPr>
            </w:pPr>
          </w:p>
        </w:tc>
        <w:tc>
          <w:tcPr>
            <w:tcW w:w="1800" w:type="dxa"/>
          </w:tcPr>
          <w:p w14:paraId="339FEAC7" w14:textId="77777777" w:rsidR="00726460" w:rsidRDefault="00726460" w:rsidP="00CF7730">
            <w:pPr>
              <w:pStyle w:val="TableParagraph"/>
              <w:rPr>
                <w:sz w:val="20"/>
              </w:rPr>
            </w:pPr>
          </w:p>
        </w:tc>
        <w:tc>
          <w:tcPr>
            <w:tcW w:w="900" w:type="dxa"/>
          </w:tcPr>
          <w:p w14:paraId="18FEA512" w14:textId="77777777" w:rsidR="00726460" w:rsidRDefault="00726460" w:rsidP="00CF7730">
            <w:pPr>
              <w:pStyle w:val="TableParagraph"/>
              <w:rPr>
                <w:sz w:val="20"/>
              </w:rPr>
            </w:pPr>
          </w:p>
        </w:tc>
        <w:tc>
          <w:tcPr>
            <w:tcW w:w="900" w:type="dxa"/>
          </w:tcPr>
          <w:p w14:paraId="7C0F4FAB" w14:textId="77777777" w:rsidR="00726460" w:rsidRDefault="00726460" w:rsidP="00CF7730">
            <w:pPr>
              <w:pStyle w:val="TableParagraph"/>
              <w:rPr>
                <w:sz w:val="20"/>
              </w:rPr>
            </w:pPr>
          </w:p>
        </w:tc>
        <w:tc>
          <w:tcPr>
            <w:tcW w:w="990" w:type="dxa"/>
          </w:tcPr>
          <w:p w14:paraId="727052CC" w14:textId="77777777" w:rsidR="00726460" w:rsidRDefault="00726460" w:rsidP="00CF7730">
            <w:pPr>
              <w:pStyle w:val="TableParagraph"/>
              <w:rPr>
                <w:sz w:val="20"/>
              </w:rPr>
            </w:pPr>
          </w:p>
        </w:tc>
      </w:tr>
      <w:tr w:rsidR="00726460" w14:paraId="3A972589" w14:textId="77777777" w:rsidTr="00CF7730">
        <w:trPr>
          <w:trHeight w:val="275"/>
        </w:trPr>
        <w:tc>
          <w:tcPr>
            <w:tcW w:w="558" w:type="dxa"/>
          </w:tcPr>
          <w:p w14:paraId="638A5AE1" w14:textId="77777777" w:rsidR="00726460" w:rsidRDefault="00726460" w:rsidP="00CF7730">
            <w:pPr>
              <w:pStyle w:val="TableParagraph"/>
              <w:rPr>
                <w:sz w:val="20"/>
              </w:rPr>
            </w:pPr>
          </w:p>
        </w:tc>
        <w:tc>
          <w:tcPr>
            <w:tcW w:w="720" w:type="dxa"/>
          </w:tcPr>
          <w:p w14:paraId="4DCD62AC" w14:textId="77777777" w:rsidR="00726460" w:rsidRDefault="00726460" w:rsidP="00CF7730">
            <w:pPr>
              <w:pStyle w:val="TableParagraph"/>
              <w:rPr>
                <w:sz w:val="20"/>
              </w:rPr>
            </w:pPr>
          </w:p>
        </w:tc>
        <w:tc>
          <w:tcPr>
            <w:tcW w:w="1080" w:type="dxa"/>
          </w:tcPr>
          <w:p w14:paraId="5B4F40C4" w14:textId="77777777" w:rsidR="00726460" w:rsidRDefault="00726460" w:rsidP="00CF7730">
            <w:pPr>
              <w:pStyle w:val="TableParagraph"/>
              <w:rPr>
                <w:sz w:val="20"/>
              </w:rPr>
            </w:pPr>
          </w:p>
        </w:tc>
        <w:tc>
          <w:tcPr>
            <w:tcW w:w="900" w:type="dxa"/>
          </w:tcPr>
          <w:p w14:paraId="0A7488B5" w14:textId="77777777" w:rsidR="00726460" w:rsidRDefault="00726460" w:rsidP="00CF7730">
            <w:pPr>
              <w:pStyle w:val="TableParagraph"/>
              <w:rPr>
                <w:sz w:val="20"/>
              </w:rPr>
            </w:pPr>
          </w:p>
        </w:tc>
        <w:tc>
          <w:tcPr>
            <w:tcW w:w="1350" w:type="dxa"/>
          </w:tcPr>
          <w:p w14:paraId="33AD31A4" w14:textId="77777777" w:rsidR="00726460" w:rsidRDefault="00726460" w:rsidP="00CF7730">
            <w:pPr>
              <w:pStyle w:val="TableParagraph"/>
              <w:rPr>
                <w:sz w:val="20"/>
              </w:rPr>
            </w:pPr>
          </w:p>
        </w:tc>
        <w:tc>
          <w:tcPr>
            <w:tcW w:w="720" w:type="dxa"/>
          </w:tcPr>
          <w:p w14:paraId="165628A9" w14:textId="77777777" w:rsidR="00726460" w:rsidRDefault="00726460" w:rsidP="00CF7730">
            <w:pPr>
              <w:pStyle w:val="TableParagraph"/>
              <w:rPr>
                <w:sz w:val="20"/>
              </w:rPr>
            </w:pPr>
          </w:p>
        </w:tc>
        <w:tc>
          <w:tcPr>
            <w:tcW w:w="1800" w:type="dxa"/>
          </w:tcPr>
          <w:p w14:paraId="0262AB32" w14:textId="77777777" w:rsidR="00726460" w:rsidRDefault="00726460" w:rsidP="00CF7730">
            <w:pPr>
              <w:pStyle w:val="TableParagraph"/>
              <w:rPr>
                <w:sz w:val="20"/>
              </w:rPr>
            </w:pPr>
          </w:p>
        </w:tc>
        <w:tc>
          <w:tcPr>
            <w:tcW w:w="900" w:type="dxa"/>
          </w:tcPr>
          <w:p w14:paraId="1E4E61CD" w14:textId="77777777" w:rsidR="00726460" w:rsidRDefault="00726460" w:rsidP="00CF7730">
            <w:pPr>
              <w:pStyle w:val="TableParagraph"/>
              <w:rPr>
                <w:sz w:val="20"/>
              </w:rPr>
            </w:pPr>
          </w:p>
        </w:tc>
        <w:tc>
          <w:tcPr>
            <w:tcW w:w="900" w:type="dxa"/>
          </w:tcPr>
          <w:p w14:paraId="400AB7A3" w14:textId="77777777" w:rsidR="00726460" w:rsidRDefault="00726460" w:rsidP="00CF7730">
            <w:pPr>
              <w:pStyle w:val="TableParagraph"/>
              <w:rPr>
                <w:sz w:val="20"/>
              </w:rPr>
            </w:pPr>
          </w:p>
        </w:tc>
        <w:tc>
          <w:tcPr>
            <w:tcW w:w="990" w:type="dxa"/>
          </w:tcPr>
          <w:p w14:paraId="7633C19A" w14:textId="77777777" w:rsidR="00726460" w:rsidRDefault="00726460" w:rsidP="00CF7730">
            <w:pPr>
              <w:pStyle w:val="TableParagraph"/>
              <w:rPr>
                <w:sz w:val="20"/>
              </w:rPr>
            </w:pPr>
          </w:p>
        </w:tc>
      </w:tr>
      <w:tr w:rsidR="00726460" w14:paraId="532D63AA" w14:textId="77777777" w:rsidTr="00CF7730">
        <w:trPr>
          <w:trHeight w:val="275"/>
        </w:trPr>
        <w:tc>
          <w:tcPr>
            <w:tcW w:w="558" w:type="dxa"/>
          </w:tcPr>
          <w:p w14:paraId="5387C485" w14:textId="77777777" w:rsidR="00726460" w:rsidRDefault="00726460" w:rsidP="00CF7730">
            <w:pPr>
              <w:pStyle w:val="TableParagraph"/>
              <w:rPr>
                <w:sz w:val="20"/>
              </w:rPr>
            </w:pPr>
          </w:p>
        </w:tc>
        <w:tc>
          <w:tcPr>
            <w:tcW w:w="720" w:type="dxa"/>
          </w:tcPr>
          <w:p w14:paraId="1A8B14A9" w14:textId="77777777" w:rsidR="00726460" w:rsidRDefault="00726460" w:rsidP="00CF7730">
            <w:pPr>
              <w:pStyle w:val="TableParagraph"/>
              <w:rPr>
                <w:sz w:val="20"/>
              </w:rPr>
            </w:pPr>
          </w:p>
        </w:tc>
        <w:tc>
          <w:tcPr>
            <w:tcW w:w="1080" w:type="dxa"/>
          </w:tcPr>
          <w:p w14:paraId="64A451E9" w14:textId="77777777" w:rsidR="00726460" w:rsidRDefault="00726460" w:rsidP="00CF7730">
            <w:pPr>
              <w:pStyle w:val="TableParagraph"/>
              <w:rPr>
                <w:sz w:val="20"/>
              </w:rPr>
            </w:pPr>
          </w:p>
        </w:tc>
        <w:tc>
          <w:tcPr>
            <w:tcW w:w="900" w:type="dxa"/>
          </w:tcPr>
          <w:p w14:paraId="0EE75288" w14:textId="77777777" w:rsidR="00726460" w:rsidRDefault="00726460" w:rsidP="00CF7730">
            <w:pPr>
              <w:pStyle w:val="TableParagraph"/>
              <w:rPr>
                <w:sz w:val="20"/>
              </w:rPr>
            </w:pPr>
          </w:p>
        </w:tc>
        <w:tc>
          <w:tcPr>
            <w:tcW w:w="1350" w:type="dxa"/>
          </w:tcPr>
          <w:p w14:paraId="5B55DAAF" w14:textId="77777777" w:rsidR="00726460" w:rsidRDefault="00726460" w:rsidP="00CF7730">
            <w:pPr>
              <w:pStyle w:val="TableParagraph"/>
              <w:rPr>
                <w:sz w:val="20"/>
              </w:rPr>
            </w:pPr>
          </w:p>
        </w:tc>
        <w:tc>
          <w:tcPr>
            <w:tcW w:w="720" w:type="dxa"/>
          </w:tcPr>
          <w:p w14:paraId="07B35D05" w14:textId="77777777" w:rsidR="00726460" w:rsidRDefault="00726460" w:rsidP="00CF7730">
            <w:pPr>
              <w:pStyle w:val="TableParagraph"/>
              <w:rPr>
                <w:sz w:val="20"/>
              </w:rPr>
            </w:pPr>
          </w:p>
        </w:tc>
        <w:tc>
          <w:tcPr>
            <w:tcW w:w="1800" w:type="dxa"/>
          </w:tcPr>
          <w:p w14:paraId="07043C72" w14:textId="77777777" w:rsidR="00726460" w:rsidRDefault="00726460" w:rsidP="00CF7730">
            <w:pPr>
              <w:pStyle w:val="TableParagraph"/>
              <w:rPr>
                <w:sz w:val="20"/>
              </w:rPr>
            </w:pPr>
          </w:p>
        </w:tc>
        <w:tc>
          <w:tcPr>
            <w:tcW w:w="900" w:type="dxa"/>
          </w:tcPr>
          <w:p w14:paraId="488F9AA9" w14:textId="77777777" w:rsidR="00726460" w:rsidRDefault="00726460" w:rsidP="00CF7730">
            <w:pPr>
              <w:pStyle w:val="TableParagraph"/>
              <w:rPr>
                <w:sz w:val="20"/>
              </w:rPr>
            </w:pPr>
          </w:p>
        </w:tc>
        <w:tc>
          <w:tcPr>
            <w:tcW w:w="900" w:type="dxa"/>
          </w:tcPr>
          <w:p w14:paraId="482D168B" w14:textId="77777777" w:rsidR="00726460" w:rsidRDefault="00726460" w:rsidP="00CF7730">
            <w:pPr>
              <w:pStyle w:val="TableParagraph"/>
              <w:rPr>
                <w:sz w:val="20"/>
              </w:rPr>
            </w:pPr>
          </w:p>
        </w:tc>
        <w:tc>
          <w:tcPr>
            <w:tcW w:w="990" w:type="dxa"/>
          </w:tcPr>
          <w:p w14:paraId="04C6A179" w14:textId="77777777" w:rsidR="00726460" w:rsidRDefault="00726460" w:rsidP="00CF7730">
            <w:pPr>
              <w:pStyle w:val="TableParagraph"/>
              <w:rPr>
                <w:sz w:val="20"/>
              </w:rPr>
            </w:pPr>
          </w:p>
        </w:tc>
      </w:tr>
      <w:tr w:rsidR="00726460" w14:paraId="05A46978" w14:textId="77777777" w:rsidTr="00CF7730">
        <w:trPr>
          <w:trHeight w:val="276"/>
        </w:trPr>
        <w:tc>
          <w:tcPr>
            <w:tcW w:w="558" w:type="dxa"/>
          </w:tcPr>
          <w:p w14:paraId="0F556041" w14:textId="77777777" w:rsidR="00726460" w:rsidRDefault="00726460" w:rsidP="00CF7730">
            <w:pPr>
              <w:pStyle w:val="TableParagraph"/>
              <w:rPr>
                <w:sz w:val="20"/>
              </w:rPr>
            </w:pPr>
          </w:p>
        </w:tc>
        <w:tc>
          <w:tcPr>
            <w:tcW w:w="720" w:type="dxa"/>
          </w:tcPr>
          <w:p w14:paraId="595A5BE1" w14:textId="77777777" w:rsidR="00726460" w:rsidRDefault="00726460" w:rsidP="00CF7730">
            <w:pPr>
              <w:pStyle w:val="TableParagraph"/>
              <w:rPr>
                <w:sz w:val="20"/>
              </w:rPr>
            </w:pPr>
          </w:p>
        </w:tc>
        <w:tc>
          <w:tcPr>
            <w:tcW w:w="1080" w:type="dxa"/>
          </w:tcPr>
          <w:p w14:paraId="7A839E67" w14:textId="77777777" w:rsidR="00726460" w:rsidRDefault="00726460" w:rsidP="00CF7730">
            <w:pPr>
              <w:pStyle w:val="TableParagraph"/>
              <w:rPr>
                <w:sz w:val="20"/>
              </w:rPr>
            </w:pPr>
          </w:p>
        </w:tc>
        <w:tc>
          <w:tcPr>
            <w:tcW w:w="900" w:type="dxa"/>
          </w:tcPr>
          <w:p w14:paraId="2660C331" w14:textId="77777777" w:rsidR="00726460" w:rsidRDefault="00726460" w:rsidP="00CF7730">
            <w:pPr>
              <w:pStyle w:val="TableParagraph"/>
              <w:rPr>
                <w:sz w:val="20"/>
              </w:rPr>
            </w:pPr>
          </w:p>
        </w:tc>
        <w:tc>
          <w:tcPr>
            <w:tcW w:w="1350" w:type="dxa"/>
          </w:tcPr>
          <w:p w14:paraId="692CE652" w14:textId="77777777" w:rsidR="00726460" w:rsidRDefault="00726460" w:rsidP="00CF7730">
            <w:pPr>
              <w:pStyle w:val="TableParagraph"/>
              <w:rPr>
                <w:sz w:val="20"/>
              </w:rPr>
            </w:pPr>
          </w:p>
        </w:tc>
        <w:tc>
          <w:tcPr>
            <w:tcW w:w="720" w:type="dxa"/>
          </w:tcPr>
          <w:p w14:paraId="7A8CC87A" w14:textId="77777777" w:rsidR="00726460" w:rsidRDefault="00726460" w:rsidP="00CF7730">
            <w:pPr>
              <w:pStyle w:val="TableParagraph"/>
              <w:rPr>
                <w:sz w:val="20"/>
              </w:rPr>
            </w:pPr>
          </w:p>
        </w:tc>
        <w:tc>
          <w:tcPr>
            <w:tcW w:w="1800" w:type="dxa"/>
          </w:tcPr>
          <w:p w14:paraId="05F3F7B8" w14:textId="77777777" w:rsidR="00726460" w:rsidRDefault="00726460" w:rsidP="00CF7730">
            <w:pPr>
              <w:pStyle w:val="TableParagraph"/>
              <w:rPr>
                <w:sz w:val="20"/>
              </w:rPr>
            </w:pPr>
          </w:p>
        </w:tc>
        <w:tc>
          <w:tcPr>
            <w:tcW w:w="900" w:type="dxa"/>
          </w:tcPr>
          <w:p w14:paraId="7B730A02" w14:textId="77777777" w:rsidR="00726460" w:rsidRDefault="00726460" w:rsidP="00CF7730">
            <w:pPr>
              <w:pStyle w:val="TableParagraph"/>
              <w:rPr>
                <w:sz w:val="20"/>
              </w:rPr>
            </w:pPr>
          </w:p>
        </w:tc>
        <w:tc>
          <w:tcPr>
            <w:tcW w:w="900" w:type="dxa"/>
          </w:tcPr>
          <w:p w14:paraId="0753E977" w14:textId="77777777" w:rsidR="00726460" w:rsidRDefault="00726460" w:rsidP="00CF7730">
            <w:pPr>
              <w:pStyle w:val="TableParagraph"/>
              <w:rPr>
                <w:sz w:val="20"/>
              </w:rPr>
            </w:pPr>
          </w:p>
        </w:tc>
        <w:tc>
          <w:tcPr>
            <w:tcW w:w="990" w:type="dxa"/>
          </w:tcPr>
          <w:p w14:paraId="39301BB9" w14:textId="77777777" w:rsidR="00726460" w:rsidRDefault="00726460" w:rsidP="00CF7730">
            <w:pPr>
              <w:pStyle w:val="TableParagraph"/>
              <w:rPr>
                <w:sz w:val="20"/>
              </w:rPr>
            </w:pPr>
          </w:p>
        </w:tc>
      </w:tr>
      <w:tr w:rsidR="00726460" w14:paraId="1B6A557F" w14:textId="77777777" w:rsidTr="00CF7730">
        <w:trPr>
          <w:trHeight w:val="275"/>
        </w:trPr>
        <w:tc>
          <w:tcPr>
            <w:tcW w:w="558" w:type="dxa"/>
          </w:tcPr>
          <w:p w14:paraId="0F6ECB3B" w14:textId="77777777" w:rsidR="00726460" w:rsidRDefault="00726460" w:rsidP="00CF7730">
            <w:pPr>
              <w:pStyle w:val="TableParagraph"/>
              <w:rPr>
                <w:sz w:val="20"/>
              </w:rPr>
            </w:pPr>
          </w:p>
        </w:tc>
        <w:tc>
          <w:tcPr>
            <w:tcW w:w="720" w:type="dxa"/>
          </w:tcPr>
          <w:p w14:paraId="28775779" w14:textId="77777777" w:rsidR="00726460" w:rsidRDefault="00726460" w:rsidP="00CF7730">
            <w:pPr>
              <w:pStyle w:val="TableParagraph"/>
              <w:rPr>
                <w:sz w:val="20"/>
              </w:rPr>
            </w:pPr>
          </w:p>
        </w:tc>
        <w:tc>
          <w:tcPr>
            <w:tcW w:w="1080" w:type="dxa"/>
          </w:tcPr>
          <w:p w14:paraId="056389EA" w14:textId="77777777" w:rsidR="00726460" w:rsidRDefault="00726460" w:rsidP="00CF7730">
            <w:pPr>
              <w:pStyle w:val="TableParagraph"/>
              <w:rPr>
                <w:sz w:val="20"/>
              </w:rPr>
            </w:pPr>
          </w:p>
        </w:tc>
        <w:tc>
          <w:tcPr>
            <w:tcW w:w="900" w:type="dxa"/>
          </w:tcPr>
          <w:p w14:paraId="56AE7806" w14:textId="77777777" w:rsidR="00726460" w:rsidRDefault="00726460" w:rsidP="00CF7730">
            <w:pPr>
              <w:pStyle w:val="TableParagraph"/>
              <w:rPr>
                <w:sz w:val="20"/>
              </w:rPr>
            </w:pPr>
          </w:p>
        </w:tc>
        <w:tc>
          <w:tcPr>
            <w:tcW w:w="1350" w:type="dxa"/>
          </w:tcPr>
          <w:p w14:paraId="7E3F69D9" w14:textId="77777777" w:rsidR="00726460" w:rsidRDefault="00726460" w:rsidP="00CF7730">
            <w:pPr>
              <w:pStyle w:val="TableParagraph"/>
              <w:rPr>
                <w:sz w:val="20"/>
              </w:rPr>
            </w:pPr>
          </w:p>
        </w:tc>
        <w:tc>
          <w:tcPr>
            <w:tcW w:w="720" w:type="dxa"/>
          </w:tcPr>
          <w:p w14:paraId="61CCAAB5" w14:textId="77777777" w:rsidR="00726460" w:rsidRDefault="00726460" w:rsidP="00CF7730">
            <w:pPr>
              <w:pStyle w:val="TableParagraph"/>
              <w:rPr>
                <w:sz w:val="20"/>
              </w:rPr>
            </w:pPr>
          </w:p>
        </w:tc>
        <w:tc>
          <w:tcPr>
            <w:tcW w:w="1800" w:type="dxa"/>
          </w:tcPr>
          <w:p w14:paraId="03BDCBC8" w14:textId="77777777" w:rsidR="00726460" w:rsidRDefault="00726460" w:rsidP="00CF7730">
            <w:pPr>
              <w:pStyle w:val="TableParagraph"/>
              <w:rPr>
                <w:sz w:val="20"/>
              </w:rPr>
            </w:pPr>
          </w:p>
        </w:tc>
        <w:tc>
          <w:tcPr>
            <w:tcW w:w="900" w:type="dxa"/>
          </w:tcPr>
          <w:p w14:paraId="233F6BF5" w14:textId="77777777" w:rsidR="00726460" w:rsidRDefault="00726460" w:rsidP="00CF7730">
            <w:pPr>
              <w:pStyle w:val="TableParagraph"/>
              <w:rPr>
                <w:sz w:val="20"/>
              </w:rPr>
            </w:pPr>
          </w:p>
        </w:tc>
        <w:tc>
          <w:tcPr>
            <w:tcW w:w="900" w:type="dxa"/>
          </w:tcPr>
          <w:p w14:paraId="531D679A" w14:textId="77777777" w:rsidR="00726460" w:rsidRDefault="00726460" w:rsidP="00CF7730">
            <w:pPr>
              <w:pStyle w:val="TableParagraph"/>
              <w:rPr>
                <w:sz w:val="20"/>
              </w:rPr>
            </w:pPr>
          </w:p>
        </w:tc>
        <w:tc>
          <w:tcPr>
            <w:tcW w:w="990" w:type="dxa"/>
          </w:tcPr>
          <w:p w14:paraId="2A1C515E" w14:textId="77777777" w:rsidR="00726460" w:rsidRDefault="00726460" w:rsidP="00CF7730">
            <w:pPr>
              <w:pStyle w:val="TableParagraph"/>
              <w:rPr>
                <w:sz w:val="20"/>
              </w:rPr>
            </w:pPr>
          </w:p>
        </w:tc>
      </w:tr>
      <w:tr w:rsidR="00726460" w14:paraId="644E7730" w14:textId="77777777" w:rsidTr="00CF7730">
        <w:trPr>
          <w:trHeight w:val="275"/>
        </w:trPr>
        <w:tc>
          <w:tcPr>
            <w:tcW w:w="558" w:type="dxa"/>
          </w:tcPr>
          <w:p w14:paraId="595EB483" w14:textId="77777777" w:rsidR="00726460" w:rsidRDefault="00726460" w:rsidP="00CF7730">
            <w:pPr>
              <w:pStyle w:val="TableParagraph"/>
              <w:rPr>
                <w:sz w:val="20"/>
              </w:rPr>
            </w:pPr>
          </w:p>
        </w:tc>
        <w:tc>
          <w:tcPr>
            <w:tcW w:w="720" w:type="dxa"/>
          </w:tcPr>
          <w:p w14:paraId="213FFB74" w14:textId="77777777" w:rsidR="00726460" w:rsidRDefault="00726460" w:rsidP="00CF7730">
            <w:pPr>
              <w:pStyle w:val="TableParagraph"/>
              <w:rPr>
                <w:sz w:val="20"/>
              </w:rPr>
            </w:pPr>
          </w:p>
        </w:tc>
        <w:tc>
          <w:tcPr>
            <w:tcW w:w="1080" w:type="dxa"/>
          </w:tcPr>
          <w:p w14:paraId="2E9E6044" w14:textId="77777777" w:rsidR="00726460" w:rsidRDefault="00726460" w:rsidP="00CF7730">
            <w:pPr>
              <w:pStyle w:val="TableParagraph"/>
              <w:rPr>
                <w:sz w:val="20"/>
              </w:rPr>
            </w:pPr>
          </w:p>
        </w:tc>
        <w:tc>
          <w:tcPr>
            <w:tcW w:w="900" w:type="dxa"/>
          </w:tcPr>
          <w:p w14:paraId="0CDFE35A" w14:textId="77777777" w:rsidR="00726460" w:rsidRDefault="00726460" w:rsidP="00CF7730">
            <w:pPr>
              <w:pStyle w:val="TableParagraph"/>
              <w:rPr>
                <w:sz w:val="20"/>
              </w:rPr>
            </w:pPr>
          </w:p>
        </w:tc>
        <w:tc>
          <w:tcPr>
            <w:tcW w:w="1350" w:type="dxa"/>
          </w:tcPr>
          <w:p w14:paraId="0421B496" w14:textId="77777777" w:rsidR="00726460" w:rsidRDefault="00726460" w:rsidP="00CF7730">
            <w:pPr>
              <w:pStyle w:val="TableParagraph"/>
              <w:rPr>
                <w:sz w:val="20"/>
              </w:rPr>
            </w:pPr>
          </w:p>
        </w:tc>
        <w:tc>
          <w:tcPr>
            <w:tcW w:w="720" w:type="dxa"/>
          </w:tcPr>
          <w:p w14:paraId="1C199D82" w14:textId="77777777" w:rsidR="00726460" w:rsidRDefault="00726460" w:rsidP="00CF7730">
            <w:pPr>
              <w:pStyle w:val="TableParagraph"/>
              <w:rPr>
                <w:sz w:val="20"/>
              </w:rPr>
            </w:pPr>
          </w:p>
        </w:tc>
        <w:tc>
          <w:tcPr>
            <w:tcW w:w="1800" w:type="dxa"/>
          </w:tcPr>
          <w:p w14:paraId="1DBC54DA" w14:textId="77777777" w:rsidR="00726460" w:rsidRDefault="00726460" w:rsidP="00CF7730">
            <w:pPr>
              <w:pStyle w:val="TableParagraph"/>
              <w:rPr>
                <w:sz w:val="20"/>
              </w:rPr>
            </w:pPr>
          </w:p>
        </w:tc>
        <w:tc>
          <w:tcPr>
            <w:tcW w:w="900" w:type="dxa"/>
          </w:tcPr>
          <w:p w14:paraId="5D0FF3C1" w14:textId="77777777" w:rsidR="00726460" w:rsidRDefault="00726460" w:rsidP="00CF7730">
            <w:pPr>
              <w:pStyle w:val="TableParagraph"/>
              <w:rPr>
                <w:sz w:val="20"/>
              </w:rPr>
            </w:pPr>
          </w:p>
        </w:tc>
        <w:tc>
          <w:tcPr>
            <w:tcW w:w="900" w:type="dxa"/>
          </w:tcPr>
          <w:p w14:paraId="480714AB" w14:textId="77777777" w:rsidR="00726460" w:rsidRDefault="00726460" w:rsidP="00CF7730">
            <w:pPr>
              <w:pStyle w:val="TableParagraph"/>
              <w:rPr>
                <w:sz w:val="20"/>
              </w:rPr>
            </w:pPr>
          </w:p>
        </w:tc>
        <w:tc>
          <w:tcPr>
            <w:tcW w:w="990" w:type="dxa"/>
          </w:tcPr>
          <w:p w14:paraId="52B0D0FE" w14:textId="77777777" w:rsidR="00726460" w:rsidRDefault="00726460" w:rsidP="00CF7730">
            <w:pPr>
              <w:pStyle w:val="TableParagraph"/>
              <w:rPr>
                <w:sz w:val="20"/>
              </w:rPr>
            </w:pPr>
          </w:p>
        </w:tc>
      </w:tr>
      <w:tr w:rsidR="00726460" w14:paraId="3AAC8D0A" w14:textId="77777777" w:rsidTr="00CF7730">
        <w:trPr>
          <w:trHeight w:val="276"/>
        </w:trPr>
        <w:tc>
          <w:tcPr>
            <w:tcW w:w="558" w:type="dxa"/>
          </w:tcPr>
          <w:p w14:paraId="313F6140" w14:textId="77777777" w:rsidR="00726460" w:rsidRDefault="00726460" w:rsidP="00CF7730">
            <w:pPr>
              <w:pStyle w:val="TableParagraph"/>
              <w:rPr>
                <w:sz w:val="20"/>
              </w:rPr>
            </w:pPr>
          </w:p>
        </w:tc>
        <w:tc>
          <w:tcPr>
            <w:tcW w:w="720" w:type="dxa"/>
          </w:tcPr>
          <w:p w14:paraId="6782B4E8" w14:textId="77777777" w:rsidR="00726460" w:rsidRDefault="00726460" w:rsidP="00CF7730">
            <w:pPr>
              <w:pStyle w:val="TableParagraph"/>
              <w:rPr>
                <w:sz w:val="20"/>
              </w:rPr>
            </w:pPr>
          </w:p>
        </w:tc>
        <w:tc>
          <w:tcPr>
            <w:tcW w:w="1080" w:type="dxa"/>
          </w:tcPr>
          <w:p w14:paraId="1C630E43" w14:textId="77777777" w:rsidR="00726460" w:rsidRDefault="00726460" w:rsidP="00CF7730">
            <w:pPr>
              <w:pStyle w:val="TableParagraph"/>
              <w:rPr>
                <w:sz w:val="20"/>
              </w:rPr>
            </w:pPr>
          </w:p>
        </w:tc>
        <w:tc>
          <w:tcPr>
            <w:tcW w:w="900" w:type="dxa"/>
          </w:tcPr>
          <w:p w14:paraId="1F26DBFC" w14:textId="77777777" w:rsidR="00726460" w:rsidRDefault="00726460" w:rsidP="00CF7730">
            <w:pPr>
              <w:pStyle w:val="TableParagraph"/>
              <w:rPr>
                <w:sz w:val="20"/>
              </w:rPr>
            </w:pPr>
          </w:p>
        </w:tc>
        <w:tc>
          <w:tcPr>
            <w:tcW w:w="1350" w:type="dxa"/>
          </w:tcPr>
          <w:p w14:paraId="30D21C81" w14:textId="77777777" w:rsidR="00726460" w:rsidRDefault="00726460" w:rsidP="00CF7730">
            <w:pPr>
              <w:pStyle w:val="TableParagraph"/>
              <w:rPr>
                <w:sz w:val="20"/>
              </w:rPr>
            </w:pPr>
          </w:p>
        </w:tc>
        <w:tc>
          <w:tcPr>
            <w:tcW w:w="720" w:type="dxa"/>
          </w:tcPr>
          <w:p w14:paraId="079C3F0F" w14:textId="77777777" w:rsidR="00726460" w:rsidRDefault="00726460" w:rsidP="00CF7730">
            <w:pPr>
              <w:pStyle w:val="TableParagraph"/>
              <w:rPr>
                <w:sz w:val="20"/>
              </w:rPr>
            </w:pPr>
          </w:p>
        </w:tc>
        <w:tc>
          <w:tcPr>
            <w:tcW w:w="1800" w:type="dxa"/>
          </w:tcPr>
          <w:p w14:paraId="102BCCC9" w14:textId="77777777" w:rsidR="00726460" w:rsidRDefault="00726460" w:rsidP="00CF7730">
            <w:pPr>
              <w:pStyle w:val="TableParagraph"/>
              <w:rPr>
                <w:sz w:val="20"/>
              </w:rPr>
            </w:pPr>
          </w:p>
        </w:tc>
        <w:tc>
          <w:tcPr>
            <w:tcW w:w="900" w:type="dxa"/>
          </w:tcPr>
          <w:p w14:paraId="7B5C068B" w14:textId="77777777" w:rsidR="00726460" w:rsidRDefault="00726460" w:rsidP="00CF7730">
            <w:pPr>
              <w:pStyle w:val="TableParagraph"/>
              <w:rPr>
                <w:sz w:val="20"/>
              </w:rPr>
            </w:pPr>
          </w:p>
        </w:tc>
        <w:tc>
          <w:tcPr>
            <w:tcW w:w="900" w:type="dxa"/>
          </w:tcPr>
          <w:p w14:paraId="1474064C" w14:textId="77777777" w:rsidR="00726460" w:rsidRDefault="00726460" w:rsidP="00CF7730">
            <w:pPr>
              <w:pStyle w:val="TableParagraph"/>
              <w:rPr>
                <w:sz w:val="20"/>
              </w:rPr>
            </w:pPr>
          </w:p>
        </w:tc>
        <w:tc>
          <w:tcPr>
            <w:tcW w:w="990" w:type="dxa"/>
          </w:tcPr>
          <w:p w14:paraId="42225891" w14:textId="77777777" w:rsidR="00726460" w:rsidRDefault="00726460" w:rsidP="00CF7730">
            <w:pPr>
              <w:pStyle w:val="TableParagraph"/>
              <w:rPr>
                <w:sz w:val="20"/>
              </w:rPr>
            </w:pPr>
          </w:p>
        </w:tc>
      </w:tr>
      <w:tr w:rsidR="00726460" w14:paraId="55EA8785" w14:textId="77777777" w:rsidTr="00CF7730">
        <w:trPr>
          <w:trHeight w:val="275"/>
        </w:trPr>
        <w:tc>
          <w:tcPr>
            <w:tcW w:w="558" w:type="dxa"/>
          </w:tcPr>
          <w:p w14:paraId="08AB94B9" w14:textId="77777777" w:rsidR="00726460" w:rsidRDefault="00726460" w:rsidP="00CF7730">
            <w:pPr>
              <w:pStyle w:val="TableParagraph"/>
              <w:rPr>
                <w:sz w:val="20"/>
              </w:rPr>
            </w:pPr>
          </w:p>
        </w:tc>
        <w:tc>
          <w:tcPr>
            <w:tcW w:w="720" w:type="dxa"/>
          </w:tcPr>
          <w:p w14:paraId="397539C0" w14:textId="77777777" w:rsidR="00726460" w:rsidRDefault="00726460" w:rsidP="00CF7730">
            <w:pPr>
              <w:pStyle w:val="TableParagraph"/>
              <w:rPr>
                <w:sz w:val="20"/>
              </w:rPr>
            </w:pPr>
          </w:p>
        </w:tc>
        <w:tc>
          <w:tcPr>
            <w:tcW w:w="1080" w:type="dxa"/>
          </w:tcPr>
          <w:p w14:paraId="61354B99" w14:textId="77777777" w:rsidR="00726460" w:rsidRDefault="00726460" w:rsidP="00CF7730">
            <w:pPr>
              <w:pStyle w:val="TableParagraph"/>
              <w:rPr>
                <w:sz w:val="20"/>
              </w:rPr>
            </w:pPr>
          </w:p>
        </w:tc>
        <w:tc>
          <w:tcPr>
            <w:tcW w:w="900" w:type="dxa"/>
          </w:tcPr>
          <w:p w14:paraId="54A2060C" w14:textId="77777777" w:rsidR="00726460" w:rsidRDefault="00726460" w:rsidP="00CF7730">
            <w:pPr>
              <w:pStyle w:val="TableParagraph"/>
              <w:rPr>
                <w:sz w:val="20"/>
              </w:rPr>
            </w:pPr>
          </w:p>
        </w:tc>
        <w:tc>
          <w:tcPr>
            <w:tcW w:w="1350" w:type="dxa"/>
          </w:tcPr>
          <w:p w14:paraId="66CECF8D" w14:textId="77777777" w:rsidR="00726460" w:rsidRDefault="00726460" w:rsidP="00CF7730">
            <w:pPr>
              <w:pStyle w:val="TableParagraph"/>
              <w:rPr>
                <w:sz w:val="20"/>
              </w:rPr>
            </w:pPr>
          </w:p>
        </w:tc>
        <w:tc>
          <w:tcPr>
            <w:tcW w:w="720" w:type="dxa"/>
          </w:tcPr>
          <w:p w14:paraId="26FD4238" w14:textId="77777777" w:rsidR="00726460" w:rsidRDefault="00726460" w:rsidP="00CF7730">
            <w:pPr>
              <w:pStyle w:val="TableParagraph"/>
              <w:rPr>
                <w:sz w:val="20"/>
              </w:rPr>
            </w:pPr>
          </w:p>
        </w:tc>
        <w:tc>
          <w:tcPr>
            <w:tcW w:w="1800" w:type="dxa"/>
          </w:tcPr>
          <w:p w14:paraId="5CE22AB2" w14:textId="77777777" w:rsidR="00726460" w:rsidRDefault="00726460" w:rsidP="00CF7730">
            <w:pPr>
              <w:pStyle w:val="TableParagraph"/>
              <w:rPr>
                <w:sz w:val="20"/>
              </w:rPr>
            </w:pPr>
          </w:p>
        </w:tc>
        <w:tc>
          <w:tcPr>
            <w:tcW w:w="900" w:type="dxa"/>
          </w:tcPr>
          <w:p w14:paraId="6B8CCC06" w14:textId="77777777" w:rsidR="00726460" w:rsidRDefault="00726460" w:rsidP="00CF7730">
            <w:pPr>
              <w:pStyle w:val="TableParagraph"/>
              <w:rPr>
                <w:sz w:val="20"/>
              </w:rPr>
            </w:pPr>
          </w:p>
        </w:tc>
        <w:tc>
          <w:tcPr>
            <w:tcW w:w="900" w:type="dxa"/>
          </w:tcPr>
          <w:p w14:paraId="137BE876" w14:textId="77777777" w:rsidR="00726460" w:rsidRDefault="00726460" w:rsidP="00CF7730">
            <w:pPr>
              <w:pStyle w:val="TableParagraph"/>
              <w:rPr>
                <w:sz w:val="20"/>
              </w:rPr>
            </w:pPr>
          </w:p>
        </w:tc>
        <w:tc>
          <w:tcPr>
            <w:tcW w:w="990" w:type="dxa"/>
          </w:tcPr>
          <w:p w14:paraId="1391A819" w14:textId="77777777" w:rsidR="00726460" w:rsidRDefault="00726460" w:rsidP="00CF7730">
            <w:pPr>
              <w:pStyle w:val="TableParagraph"/>
              <w:rPr>
                <w:sz w:val="20"/>
              </w:rPr>
            </w:pPr>
          </w:p>
        </w:tc>
      </w:tr>
      <w:tr w:rsidR="00726460" w14:paraId="1CF76AE9" w14:textId="77777777" w:rsidTr="00CF7730">
        <w:trPr>
          <w:trHeight w:val="275"/>
        </w:trPr>
        <w:tc>
          <w:tcPr>
            <w:tcW w:w="558" w:type="dxa"/>
          </w:tcPr>
          <w:p w14:paraId="215DDB40" w14:textId="77777777" w:rsidR="00726460" w:rsidRDefault="00726460" w:rsidP="00CF7730">
            <w:pPr>
              <w:pStyle w:val="TableParagraph"/>
              <w:rPr>
                <w:sz w:val="20"/>
              </w:rPr>
            </w:pPr>
          </w:p>
        </w:tc>
        <w:tc>
          <w:tcPr>
            <w:tcW w:w="720" w:type="dxa"/>
          </w:tcPr>
          <w:p w14:paraId="28B0E93D" w14:textId="77777777" w:rsidR="00726460" w:rsidRDefault="00726460" w:rsidP="00CF7730">
            <w:pPr>
              <w:pStyle w:val="TableParagraph"/>
              <w:rPr>
                <w:sz w:val="20"/>
              </w:rPr>
            </w:pPr>
          </w:p>
        </w:tc>
        <w:tc>
          <w:tcPr>
            <w:tcW w:w="1080" w:type="dxa"/>
          </w:tcPr>
          <w:p w14:paraId="25F08B79" w14:textId="77777777" w:rsidR="00726460" w:rsidRDefault="00726460" w:rsidP="00CF7730">
            <w:pPr>
              <w:pStyle w:val="TableParagraph"/>
              <w:rPr>
                <w:sz w:val="20"/>
              </w:rPr>
            </w:pPr>
          </w:p>
        </w:tc>
        <w:tc>
          <w:tcPr>
            <w:tcW w:w="900" w:type="dxa"/>
          </w:tcPr>
          <w:p w14:paraId="18237148" w14:textId="77777777" w:rsidR="00726460" w:rsidRDefault="00726460" w:rsidP="00CF7730">
            <w:pPr>
              <w:pStyle w:val="TableParagraph"/>
              <w:rPr>
                <w:sz w:val="20"/>
              </w:rPr>
            </w:pPr>
          </w:p>
        </w:tc>
        <w:tc>
          <w:tcPr>
            <w:tcW w:w="1350" w:type="dxa"/>
          </w:tcPr>
          <w:p w14:paraId="22BDA635" w14:textId="77777777" w:rsidR="00726460" w:rsidRDefault="00726460" w:rsidP="00CF7730">
            <w:pPr>
              <w:pStyle w:val="TableParagraph"/>
              <w:rPr>
                <w:sz w:val="20"/>
              </w:rPr>
            </w:pPr>
          </w:p>
        </w:tc>
        <w:tc>
          <w:tcPr>
            <w:tcW w:w="720" w:type="dxa"/>
          </w:tcPr>
          <w:p w14:paraId="609E0AEE" w14:textId="77777777" w:rsidR="00726460" w:rsidRDefault="00726460" w:rsidP="00CF7730">
            <w:pPr>
              <w:pStyle w:val="TableParagraph"/>
              <w:rPr>
                <w:sz w:val="20"/>
              </w:rPr>
            </w:pPr>
          </w:p>
        </w:tc>
        <w:tc>
          <w:tcPr>
            <w:tcW w:w="1800" w:type="dxa"/>
          </w:tcPr>
          <w:p w14:paraId="2A1637D6" w14:textId="77777777" w:rsidR="00726460" w:rsidRDefault="00726460" w:rsidP="00CF7730">
            <w:pPr>
              <w:pStyle w:val="TableParagraph"/>
              <w:rPr>
                <w:sz w:val="20"/>
              </w:rPr>
            </w:pPr>
          </w:p>
        </w:tc>
        <w:tc>
          <w:tcPr>
            <w:tcW w:w="900" w:type="dxa"/>
          </w:tcPr>
          <w:p w14:paraId="3168CB62" w14:textId="77777777" w:rsidR="00726460" w:rsidRDefault="00726460" w:rsidP="00CF7730">
            <w:pPr>
              <w:pStyle w:val="TableParagraph"/>
              <w:rPr>
                <w:sz w:val="20"/>
              </w:rPr>
            </w:pPr>
          </w:p>
        </w:tc>
        <w:tc>
          <w:tcPr>
            <w:tcW w:w="900" w:type="dxa"/>
          </w:tcPr>
          <w:p w14:paraId="1C4F42C0" w14:textId="77777777" w:rsidR="00726460" w:rsidRDefault="00726460" w:rsidP="00CF7730">
            <w:pPr>
              <w:pStyle w:val="TableParagraph"/>
              <w:rPr>
                <w:sz w:val="20"/>
              </w:rPr>
            </w:pPr>
          </w:p>
        </w:tc>
        <w:tc>
          <w:tcPr>
            <w:tcW w:w="990" w:type="dxa"/>
          </w:tcPr>
          <w:p w14:paraId="27C0728E" w14:textId="77777777" w:rsidR="00726460" w:rsidRDefault="00726460" w:rsidP="00CF7730">
            <w:pPr>
              <w:pStyle w:val="TableParagraph"/>
              <w:rPr>
                <w:sz w:val="20"/>
              </w:rPr>
            </w:pPr>
          </w:p>
        </w:tc>
      </w:tr>
      <w:tr w:rsidR="00726460" w14:paraId="060DE56A" w14:textId="77777777" w:rsidTr="00CF7730">
        <w:trPr>
          <w:trHeight w:val="276"/>
        </w:trPr>
        <w:tc>
          <w:tcPr>
            <w:tcW w:w="558" w:type="dxa"/>
          </w:tcPr>
          <w:p w14:paraId="5ACD1E65" w14:textId="77777777" w:rsidR="00726460" w:rsidRDefault="00726460" w:rsidP="00CF7730">
            <w:pPr>
              <w:pStyle w:val="TableParagraph"/>
              <w:rPr>
                <w:sz w:val="20"/>
              </w:rPr>
            </w:pPr>
          </w:p>
        </w:tc>
        <w:tc>
          <w:tcPr>
            <w:tcW w:w="720" w:type="dxa"/>
          </w:tcPr>
          <w:p w14:paraId="0A13F9E9" w14:textId="77777777" w:rsidR="00726460" w:rsidRDefault="00726460" w:rsidP="00CF7730">
            <w:pPr>
              <w:pStyle w:val="TableParagraph"/>
              <w:rPr>
                <w:sz w:val="20"/>
              </w:rPr>
            </w:pPr>
          </w:p>
        </w:tc>
        <w:tc>
          <w:tcPr>
            <w:tcW w:w="1080" w:type="dxa"/>
          </w:tcPr>
          <w:p w14:paraId="3B6724BB" w14:textId="77777777" w:rsidR="00726460" w:rsidRDefault="00726460" w:rsidP="00CF7730">
            <w:pPr>
              <w:pStyle w:val="TableParagraph"/>
              <w:rPr>
                <w:sz w:val="20"/>
              </w:rPr>
            </w:pPr>
          </w:p>
        </w:tc>
        <w:tc>
          <w:tcPr>
            <w:tcW w:w="900" w:type="dxa"/>
          </w:tcPr>
          <w:p w14:paraId="7EF8DF8A" w14:textId="77777777" w:rsidR="00726460" w:rsidRDefault="00726460" w:rsidP="00CF7730">
            <w:pPr>
              <w:pStyle w:val="TableParagraph"/>
              <w:rPr>
                <w:sz w:val="20"/>
              </w:rPr>
            </w:pPr>
          </w:p>
        </w:tc>
        <w:tc>
          <w:tcPr>
            <w:tcW w:w="1350" w:type="dxa"/>
          </w:tcPr>
          <w:p w14:paraId="2CA4A785" w14:textId="77777777" w:rsidR="00726460" w:rsidRDefault="00726460" w:rsidP="00CF7730">
            <w:pPr>
              <w:pStyle w:val="TableParagraph"/>
              <w:rPr>
                <w:sz w:val="20"/>
              </w:rPr>
            </w:pPr>
          </w:p>
        </w:tc>
        <w:tc>
          <w:tcPr>
            <w:tcW w:w="720" w:type="dxa"/>
          </w:tcPr>
          <w:p w14:paraId="43BB72DB" w14:textId="77777777" w:rsidR="00726460" w:rsidRDefault="00726460" w:rsidP="00CF7730">
            <w:pPr>
              <w:pStyle w:val="TableParagraph"/>
              <w:rPr>
                <w:sz w:val="20"/>
              </w:rPr>
            </w:pPr>
          </w:p>
        </w:tc>
        <w:tc>
          <w:tcPr>
            <w:tcW w:w="1800" w:type="dxa"/>
          </w:tcPr>
          <w:p w14:paraId="093217B9" w14:textId="77777777" w:rsidR="00726460" w:rsidRDefault="00726460" w:rsidP="00CF7730">
            <w:pPr>
              <w:pStyle w:val="TableParagraph"/>
              <w:rPr>
                <w:sz w:val="20"/>
              </w:rPr>
            </w:pPr>
          </w:p>
        </w:tc>
        <w:tc>
          <w:tcPr>
            <w:tcW w:w="900" w:type="dxa"/>
          </w:tcPr>
          <w:p w14:paraId="61C4D7B7" w14:textId="77777777" w:rsidR="00726460" w:rsidRDefault="00726460" w:rsidP="00CF7730">
            <w:pPr>
              <w:pStyle w:val="TableParagraph"/>
              <w:rPr>
                <w:sz w:val="20"/>
              </w:rPr>
            </w:pPr>
          </w:p>
        </w:tc>
        <w:tc>
          <w:tcPr>
            <w:tcW w:w="900" w:type="dxa"/>
          </w:tcPr>
          <w:p w14:paraId="57947A92" w14:textId="77777777" w:rsidR="00726460" w:rsidRDefault="00726460" w:rsidP="00CF7730">
            <w:pPr>
              <w:pStyle w:val="TableParagraph"/>
              <w:rPr>
                <w:sz w:val="20"/>
              </w:rPr>
            </w:pPr>
          </w:p>
        </w:tc>
        <w:tc>
          <w:tcPr>
            <w:tcW w:w="990" w:type="dxa"/>
          </w:tcPr>
          <w:p w14:paraId="762F0CE0" w14:textId="77777777" w:rsidR="00726460" w:rsidRDefault="00726460" w:rsidP="00CF7730">
            <w:pPr>
              <w:pStyle w:val="TableParagraph"/>
              <w:rPr>
                <w:sz w:val="20"/>
              </w:rPr>
            </w:pPr>
          </w:p>
        </w:tc>
      </w:tr>
      <w:tr w:rsidR="00726460" w14:paraId="038066EA" w14:textId="77777777" w:rsidTr="00CF7730">
        <w:trPr>
          <w:trHeight w:val="275"/>
        </w:trPr>
        <w:tc>
          <w:tcPr>
            <w:tcW w:w="558" w:type="dxa"/>
          </w:tcPr>
          <w:p w14:paraId="5E26C6AF" w14:textId="77777777" w:rsidR="00726460" w:rsidRDefault="00726460" w:rsidP="00CF7730">
            <w:pPr>
              <w:pStyle w:val="TableParagraph"/>
              <w:rPr>
                <w:sz w:val="20"/>
              </w:rPr>
            </w:pPr>
          </w:p>
        </w:tc>
        <w:tc>
          <w:tcPr>
            <w:tcW w:w="720" w:type="dxa"/>
          </w:tcPr>
          <w:p w14:paraId="10A103BD" w14:textId="77777777" w:rsidR="00726460" w:rsidRDefault="00726460" w:rsidP="00CF7730">
            <w:pPr>
              <w:pStyle w:val="TableParagraph"/>
              <w:rPr>
                <w:sz w:val="20"/>
              </w:rPr>
            </w:pPr>
          </w:p>
        </w:tc>
        <w:tc>
          <w:tcPr>
            <w:tcW w:w="1080" w:type="dxa"/>
          </w:tcPr>
          <w:p w14:paraId="0C192D2D" w14:textId="77777777" w:rsidR="00726460" w:rsidRDefault="00726460" w:rsidP="00CF7730">
            <w:pPr>
              <w:pStyle w:val="TableParagraph"/>
              <w:rPr>
                <w:sz w:val="20"/>
              </w:rPr>
            </w:pPr>
          </w:p>
        </w:tc>
        <w:tc>
          <w:tcPr>
            <w:tcW w:w="900" w:type="dxa"/>
          </w:tcPr>
          <w:p w14:paraId="3CE6BDB6" w14:textId="77777777" w:rsidR="00726460" w:rsidRDefault="00726460" w:rsidP="00CF7730">
            <w:pPr>
              <w:pStyle w:val="TableParagraph"/>
              <w:rPr>
                <w:sz w:val="20"/>
              </w:rPr>
            </w:pPr>
          </w:p>
        </w:tc>
        <w:tc>
          <w:tcPr>
            <w:tcW w:w="1350" w:type="dxa"/>
          </w:tcPr>
          <w:p w14:paraId="7B08C8F4" w14:textId="77777777" w:rsidR="00726460" w:rsidRDefault="00726460" w:rsidP="00CF7730">
            <w:pPr>
              <w:pStyle w:val="TableParagraph"/>
              <w:rPr>
                <w:sz w:val="20"/>
              </w:rPr>
            </w:pPr>
          </w:p>
        </w:tc>
        <w:tc>
          <w:tcPr>
            <w:tcW w:w="720" w:type="dxa"/>
          </w:tcPr>
          <w:p w14:paraId="1B1230AE" w14:textId="77777777" w:rsidR="00726460" w:rsidRDefault="00726460" w:rsidP="00CF7730">
            <w:pPr>
              <w:pStyle w:val="TableParagraph"/>
              <w:rPr>
                <w:sz w:val="20"/>
              </w:rPr>
            </w:pPr>
          </w:p>
        </w:tc>
        <w:tc>
          <w:tcPr>
            <w:tcW w:w="1800" w:type="dxa"/>
          </w:tcPr>
          <w:p w14:paraId="23E23664" w14:textId="77777777" w:rsidR="00726460" w:rsidRDefault="00726460" w:rsidP="00CF7730">
            <w:pPr>
              <w:pStyle w:val="TableParagraph"/>
              <w:rPr>
                <w:sz w:val="20"/>
              </w:rPr>
            </w:pPr>
          </w:p>
        </w:tc>
        <w:tc>
          <w:tcPr>
            <w:tcW w:w="900" w:type="dxa"/>
          </w:tcPr>
          <w:p w14:paraId="384D5021" w14:textId="77777777" w:rsidR="00726460" w:rsidRDefault="00726460" w:rsidP="00CF7730">
            <w:pPr>
              <w:pStyle w:val="TableParagraph"/>
              <w:rPr>
                <w:sz w:val="20"/>
              </w:rPr>
            </w:pPr>
          </w:p>
        </w:tc>
        <w:tc>
          <w:tcPr>
            <w:tcW w:w="900" w:type="dxa"/>
          </w:tcPr>
          <w:p w14:paraId="0907C581" w14:textId="77777777" w:rsidR="00726460" w:rsidRDefault="00726460" w:rsidP="00CF7730">
            <w:pPr>
              <w:pStyle w:val="TableParagraph"/>
              <w:rPr>
                <w:sz w:val="20"/>
              </w:rPr>
            </w:pPr>
          </w:p>
        </w:tc>
        <w:tc>
          <w:tcPr>
            <w:tcW w:w="990" w:type="dxa"/>
          </w:tcPr>
          <w:p w14:paraId="0A308C3B" w14:textId="77777777" w:rsidR="00726460" w:rsidRDefault="00726460" w:rsidP="00CF7730">
            <w:pPr>
              <w:pStyle w:val="TableParagraph"/>
              <w:rPr>
                <w:sz w:val="20"/>
              </w:rPr>
            </w:pPr>
          </w:p>
        </w:tc>
      </w:tr>
      <w:tr w:rsidR="00726460" w14:paraId="0F2B52D8" w14:textId="77777777" w:rsidTr="00CF7730">
        <w:trPr>
          <w:trHeight w:val="275"/>
        </w:trPr>
        <w:tc>
          <w:tcPr>
            <w:tcW w:w="558" w:type="dxa"/>
          </w:tcPr>
          <w:p w14:paraId="6FF8CA50" w14:textId="77777777" w:rsidR="00726460" w:rsidRDefault="00726460" w:rsidP="00CF7730">
            <w:pPr>
              <w:pStyle w:val="TableParagraph"/>
              <w:rPr>
                <w:sz w:val="20"/>
              </w:rPr>
            </w:pPr>
          </w:p>
        </w:tc>
        <w:tc>
          <w:tcPr>
            <w:tcW w:w="720" w:type="dxa"/>
          </w:tcPr>
          <w:p w14:paraId="36765ED1" w14:textId="77777777" w:rsidR="00726460" w:rsidRDefault="00726460" w:rsidP="00CF7730">
            <w:pPr>
              <w:pStyle w:val="TableParagraph"/>
              <w:rPr>
                <w:sz w:val="20"/>
              </w:rPr>
            </w:pPr>
          </w:p>
        </w:tc>
        <w:tc>
          <w:tcPr>
            <w:tcW w:w="1080" w:type="dxa"/>
          </w:tcPr>
          <w:p w14:paraId="76204639" w14:textId="77777777" w:rsidR="00726460" w:rsidRDefault="00726460" w:rsidP="00CF7730">
            <w:pPr>
              <w:pStyle w:val="TableParagraph"/>
              <w:rPr>
                <w:sz w:val="20"/>
              </w:rPr>
            </w:pPr>
          </w:p>
        </w:tc>
        <w:tc>
          <w:tcPr>
            <w:tcW w:w="900" w:type="dxa"/>
          </w:tcPr>
          <w:p w14:paraId="4F32F1CA" w14:textId="77777777" w:rsidR="00726460" w:rsidRDefault="00726460" w:rsidP="00CF7730">
            <w:pPr>
              <w:pStyle w:val="TableParagraph"/>
              <w:rPr>
                <w:sz w:val="20"/>
              </w:rPr>
            </w:pPr>
          </w:p>
        </w:tc>
        <w:tc>
          <w:tcPr>
            <w:tcW w:w="1350" w:type="dxa"/>
          </w:tcPr>
          <w:p w14:paraId="7072C09A" w14:textId="77777777" w:rsidR="00726460" w:rsidRDefault="00726460" w:rsidP="00CF7730">
            <w:pPr>
              <w:pStyle w:val="TableParagraph"/>
              <w:rPr>
                <w:sz w:val="20"/>
              </w:rPr>
            </w:pPr>
          </w:p>
        </w:tc>
        <w:tc>
          <w:tcPr>
            <w:tcW w:w="720" w:type="dxa"/>
          </w:tcPr>
          <w:p w14:paraId="7D53B533" w14:textId="77777777" w:rsidR="00726460" w:rsidRDefault="00726460" w:rsidP="00CF7730">
            <w:pPr>
              <w:pStyle w:val="TableParagraph"/>
              <w:rPr>
                <w:sz w:val="20"/>
              </w:rPr>
            </w:pPr>
          </w:p>
        </w:tc>
        <w:tc>
          <w:tcPr>
            <w:tcW w:w="1800" w:type="dxa"/>
          </w:tcPr>
          <w:p w14:paraId="0F5B5D0B" w14:textId="77777777" w:rsidR="00726460" w:rsidRDefault="00726460" w:rsidP="00CF7730">
            <w:pPr>
              <w:pStyle w:val="TableParagraph"/>
              <w:rPr>
                <w:sz w:val="20"/>
              </w:rPr>
            </w:pPr>
          </w:p>
        </w:tc>
        <w:tc>
          <w:tcPr>
            <w:tcW w:w="900" w:type="dxa"/>
          </w:tcPr>
          <w:p w14:paraId="3F0D17AF" w14:textId="77777777" w:rsidR="00726460" w:rsidRDefault="00726460" w:rsidP="00CF7730">
            <w:pPr>
              <w:pStyle w:val="TableParagraph"/>
              <w:rPr>
                <w:sz w:val="20"/>
              </w:rPr>
            </w:pPr>
          </w:p>
        </w:tc>
        <w:tc>
          <w:tcPr>
            <w:tcW w:w="900" w:type="dxa"/>
          </w:tcPr>
          <w:p w14:paraId="74526040" w14:textId="77777777" w:rsidR="00726460" w:rsidRDefault="00726460" w:rsidP="00CF7730">
            <w:pPr>
              <w:pStyle w:val="TableParagraph"/>
              <w:rPr>
                <w:sz w:val="20"/>
              </w:rPr>
            </w:pPr>
          </w:p>
        </w:tc>
        <w:tc>
          <w:tcPr>
            <w:tcW w:w="990" w:type="dxa"/>
          </w:tcPr>
          <w:p w14:paraId="174362A0" w14:textId="77777777" w:rsidR="00726460" w:rsidRDefault="00726460" w:rsidP="00CF7730">
            <w:pPr>
              <w:pStyle w:val="TableParagraph"/>
              <w:rPr>
                <w:sz w:val="20"/>
              </w:rPr>
            </w:pPr>
          </w:p>
        </w:tc>
      </w:tr>
      <w:tr w:rsidR="00726460" w14:paraId="417A2033" w14:textId="77777777" w:rsidTr="00CF7730">
        <w:trPr>
          <w:trHeight w:val="275"/>
        </w:trPr>
        <w:tc>
          <w:tcPr>
            <w:tcW w:w="558" w:type="dxa"/>
          </w:tcPr>
          <w:p w14:paraId="0C15DD39" w14:textId="77777777" w:rsidR="00726460" w:rsidRDefault="00726460" w:rsidP="00CF7730">
            <w:pPr>
              <w:pStyle w:val="TableParagraph"/>
              <w:rPr>
                <w:sz w:val="20"/>
              </w:rPr>
            </w:pPr>
          </w:p>
        </w:tc>
        <w:tc>
          <w:tcPr>
            <w:tcW w:w="720" w:type="dxa"/>
          </w:tcPr>
          <w:p w14:paraId="3DD48263" w14:textId="77777777" w:rsidR="00726460" w:rsidRDefault="00726460" w:rsidP="00CF7730">
            <w:pPr>
              <w:pStyle w:val="TableParagraph"/>
              <w:rPr>
                <w:sz w:val="20"/>
              </w:rPr>
            </w:pPr>
          </w:p>
        </w:tc>
        <w:tc>
          <w:tcPr>
            <w:tcW w:w="1080" w:type="dxa"/>
          </w:tcPr>
          <w:p w14:paraId="1C9AF007" w14:textId="77777777" w:rsidR="00726460" w:rsidRDefault="00726460" w:rsidP="00CF7730">
            <w:pPr>
              <w:pStyle w:val="TableParagraph"/>
              <w:rPr>
                <w:sz w:val="20"/>
              </w:rPr>
            </w:pPr>
          </w:p>
        </w:tc>
        <w:tc>
          <w:tcPr>
            <w:tcW w:w="900" w:type="dxa"/>
          </w:tcPr>
          <w:p w14:paraId="7EF6EAC5" w14:textId="77777777" w:rsidR="00726460" w:rsidRDefault="00726460" w:rsidP="00CF7730">
            <w:pPr>
              <w:pStyle w:val="TableParagraph"/>
              <w:rPr>
                <w:sz w:val="20"/>
              </w:rPr>
            </w:pPr>
          </w:p>
        </w:tc>
        <w:tc>
          <w:tcPr>
            <w:tcW w:w="1350" w:type="dxa"/>
          </w:tcPr>
          <w:p w14:paraId="61998A8A" w14:textId="77777777" w:rsidR="00726460" w:rsidRDefault="00726460" w:rsidP="00CF7730">
            <w:pPr>
              <w:pStyle w:val="TableParagraph"/>
              <w:rPr>
                <w:sz w:val="20"/>
              </w:rPr>
            </w:pPr>
          </w:p>
        </w:tc>
        <w:tc>
          <w:tcPr>
            <w:tcW w:w="720" w:type="dxa"/>
          </w:tcPr>
          <w:p w14:paraId="5A64BD74" w14:textId="77777777" w:rsidR="00726460" w:rsidRDefault="00726460" w:rsidP="00CF7730">
            <w:pPr>
              <w:pStyle w:val="TableParagraph"/>
              <w:rPr>
                <w:sz w:val="20"/>
              </w:rPr>
            </w:pPr>
          </w:p>
        </w:tc>
        <w:tc>
          <w:tcPr>
            <w:tcW w:w="1800" w:type="dxa"/>
          </w:tcPr>
          <w:p w14:paraId="65C4E581" w14:textId="77777777" w:rsidR="00726460" w:rsidRDefault="00726460" w:rsidP="00CF7730">
            <w:pPr>
              <w:pStyle w:val="TableParagraph"/>
              <w:rPr>
                <w:sz w:val="20"/>
              </w:rPr>
            </w:pPr>
          </w:p>
        </w:tc>
        <w:tc>
          <w:tcPr>
            <w:tcW w:w="900" w:type="dxa"/>
          </w:tcPr>
          <w:p w14:paraId="4DA561F3" w14:textId="77777777" w:rsidR="00726460" w:rsidRDefault="00726460" w:rsidP="00CF7730">
            <w:pPr>
              <w:pStyle w:val="TableParagraph"/>
              <w:rPr>
                <w:sz w:val="20"/>
              </w:rPr>
            </w:pPr>
          </w:p>
        </w:tc>
        <w:tc>
          <w:tcPr>
            <w:tcW w:w="900" w:type="dxa"/>
          </w:tcPr>
          <w:p w14:paraId="5CAB8A2E" w14:textId="77777777" w:rsidR="00726460" w:rsidRDefault="00726460" w:rsidP="00CF7730">
            <w:pPr>
              <w:pStyle w:val="TableParagraph"/>
              <w:rPr>
                <w:sz w:val="20"/>
              </w:rPr>
            </w:pPr>
          </w:p>
        </w:tc>
        <w:tc>
          <w:tcPr>
            <w:tcW w:w="990" w:type="dxa"/>
          </w:tcPr>
          <w:p w14:paraId="3BE0FDEC" w14:textId="77777777" w:rsidR="00726460" w:rsidRDefault="00726460" w:rsidP="00CF7730">
            <w:pPr>
              <w:pStyle w:val="TableParagraph"/>
              <w:rPr>
                <w:sz w:val="20"/>
              </w:rPr>
            </w:pPr>
          </w:p>
        </w:tc>
      </w:tr>
      <w:tr w:rsidR="00726460" w14:paraId="177517F0" w14:textId="77777777" w:rsidTr="00CF7730">
        <w:trPr>
          <w:trHeight w:val="276"/>
        </w:trPr>
        <w:tc>
          <w:tcPr>
            <w:tcW w:w="558" w:type="dxa"/>
          </w:tcPr>
          <w:p w14:paraId="053219BA" w14:textId="77777777" w:rsidR="00726460" w:rsidRDefault="00726460" w:rsidP="00CF7730">
            <w:pPr>
              <w:pStyle w:val="TableParagraph"/>
              <w:rPr>
                <w:sz w:val="20"/>
              </w:rPr>
            </w:pPr>
          </w:p>
        </w:tc>
        <w:tc>
          <w:tcPr>
            <w:tcW w:w="720" w:type="dxa"/>
          </w:tcPr>
          <w:p w14:paraId="6E1195D6" w14:textId="77777777" w:rsidR="00726460" w:rsidRDefault="00726460" w:rsidP="00CF7730">
            <w:pPr>
              <w:pStyle w:val="TableParagraph"/>
              <w:rPr>
                <w:sz w:val="20"/>
              </w:rPr>
            </w:pPr>
          </w:p>
        </w:tc>
        <w:tc>
          <w:tcPr>
            <w:tcW w:w="1080" w:type="dxa"/>
          </w:tcPr>
          <w:p w14:paraId="33AE2575" w14:textId="77777777" w:rsidR="00726460" w:rsidRDefault="00726460" w:rsidP="00CF7730">
            <w:pPr>
              <w:pStyle w:val="TableParagraph"/>
              <w:rPr>
                <w:sz w:val="20"/>
              </w:rPr>
            </w:pPr>
          </w:p>
        </w:tc>
        <w:tc>
          <w:tcPr>
            <w:tcW w:w="900" w:type="dxa"/>
          </w:tcPr>
          <w:p w14:paraId="3ADFD6F1" w14:textId="77777777" w:rsidR="00726460" w:rsidRDefault="00726460" w:rsidP="00CF7730">
            <w:pPr>
              <w:pStyle w:val="TableParagraph"/>
              <w:rPr>
                <w:sz w:val="20"/>
              </w:rPr>
            </w:pPr>
          </w:p>
        </w:tc>
        <w:tc>
          <w:tcPr>
            <w:tcW w:w="1350" w:type="dxa"/>
          </w:tcPr>
          <w:p w14:paraId="3845A26F" w14:textId="77777777" w:rsidR="00726460" w:rsidRDefault="00726460" w:rsidP="00CF7730">
            <w:pPr>
              <w:pStyle w:val="TableParagraph"/>
              <w:rPr>
                <w:sz w:val="20"/>
              </w:rPr>
            </w:pPr>
          </w:p>
        </w:tc>
        <w:tc>
          <w:tcPr>
            <w:tcW w:w="720" w:type="dxa"/>
          </w:tcPr>
          <w:p w14:paraId="62754FB8" w14:textId="77777777" w:rsidR="00726460" w:rsidRDefault="00726460" w:rsidP="00CF7730">
            <w:pPr>
              <w:pStyle w:val="TableParagraph"/>
              <w:rPr>
                <w:sz w:val="20"/>
              </w:rPr>
            </w:pPr>
          </w:p>
        </w:tc>
        <w:tc>
          <w:tcPr>
            <w:tcW w:w="1800" w:type="dxa"/>
          </w:tcPr>
          <w:p w14:paraId="4980260D" w14:textId="77777777" w:rsidR="00726460" w:rsidRDefault="00726460" w:rsidP="00CF7730">
            <w:pPr>
              <w:pStyle w:val="TableParagraph"/>
              <w:rPr>
                <w:sz w:val="20"/>
              </w:rPr>
            </w:pPr>
          </w:p>
        </w:tc>
        <w:tc>
          <w:tcPr>
            <w:tcW w:w="900" w:type="dxa"/>
          </w:tcPr>
          <w:p w14:paraId="5440A341" w14:textId="77777777" w:rsidR="00726460" w:rsidRDefault="00726460" w:rsidP="00CF7730">
            <w:pPr>
              <w:pStyle w:val="TableParagraph"/>
              <w:rPr>
                <w:sz w:val="20"/>
              </w:rPr>
            </w:pPr>
          </w:p>
        </w:tc>
        <w:tc>
          <w:tcPr>
            <w:tcW w:w="900" w:type="dxa"/>
          </w:tcPr>
          <w:p w14:paraId="4EC3C8FB" w14:textId="77777777" w:rsidR="00726460" w:rsidRDefault="00726460" w:rsidP="00CF7730">
            <w:pPr>
              <w:pStyle w:val="TableParagraph"/>
              <w:rPr>
                <w:sz w:val="20"/>
              </w:rPr>
            </w:pPr>
          </w:p>
        </w:tc>
        <w:tc>
          <w:tcPr>
            <w:tcW w:w="990" w:type="dxa"/>
          </w:tcPr>
          <w:p w14:paraId="48023341" w14:textId="77777777" w:rsidR="00726460" w:rsidRDefault="00726460" w:rsidP="00CF7730">
            <w:pPr>
              <w:pStyle w:val="TableParagraph"/>
              <w:rPr>
                <w:sz w:val="20"/>
              </w:rPr>
            </w:pPr>
          </w:p>
        </w:tc>
      </w:tr>
      <w:tr w:rsidR="00726460" w14:paraId="1BEB92E9" w14:textId="77777777" w:rsidTr="00CF7730">
        <w:trPr>
          <w:trHeight w:val="275"/>
        </w:trPr>
        <w:tc>
          <w:tcPr>
            <w:tcW w:w="558" w:type="dxa"/>
          </w:tcPr>
          <w:p w14:paraId="02240511" w14:textId="77777777" w:rsidR="00726460" w:rsidRDefault="00726460" w:rsidP="00CF7730">
            <w:pPr>
              <w:pStyle w:val="TableParagraph"/>
              <w:rPr>
                <w:sz w:val="20"/>
              </w:rPr>
            </w:pPr>
          </w:p>
        </w:tc>
        <w:tc>
          <w:tcPr>
            <w:tcW w:w="720" w:type="dxa"/>
          </w:tcPr>
          <w:p w14:paraId="3AE31D77" w14:textId="77777777" w:rsidR="00726460" w:rsidRDefault="00726460" w:rsidP="00CF7730">
            <w:pPr>
              <w:pStyle w:val="TableParagraph"/>
              <w:rPr>
                <w:sz w:val="20"/>
              </w:rPr>
            </w:pPr>
          </w:p>
        </w:tc>
        <w:tc>
          <w:tcPr>
            <w:tcW w:w="1080" w:type="dxa"/>
          </w:tcPr>
          <w:p w14:paraId="35EE323A" w14:textId="77777777" w:rsidR="00726460" w:rsidRDefault="00726460" w:rsidP="00CF7730">
            <w:pPr>
              <w:pStyle w:val="TableParagraph"/>
              <w:rPr>
                <w:sz w:val="20"/>
              </w:rPr>
            </w:pPr>
          </w:p>
        </w:tc>
        <w:tc>
          <w:tcPr>
            <w:tcW w:w="900" w:type="dxa"/>
          </w:tcPr>
          <w:p w14:paraId="0E09BD4E" w14:textId="77777777" w:rsidR="00726460" w:rsidRDefault="00726460" w:rsidP="00CF7730">
            <w:pPr>
              <w:pStyle w:val="TableParagraph"/>
              <w:rPr>
                <w:sz w:val="20"/>
              </w:rPr>
            </w:pPr>
          </w:p>
        </w:tc>
        <w:tc>
          <w:tcPr>
            <w:tcW w:w="1350" w:type="dxa"/>
          </w:tcPr>
          <w:p w14:paraId="26B011D5" w14:textId="77777777" w:rsidR="00726460" w:rsidRDefault="00726460" w:rsidP="00CF7730">
            <w:pPr>
              <w:pStyle w:val="TableParagraph"/>
              <w:rPr>
                <w:sz w:val="20"/>
              </w:rPr>
            </w:pPr>
          </w:p>
        </w:tc>
        <w:tc>
          <w:tcPr>
            <w:tcW w:w="720" w:type="dxa"/>
          </w:tcPr>
          <w:p w14:paraId="4BA8F092" w14:textId="77777777" w:rsidR="00726460" w:rsidRDefault="00726460" w:rsidP="00CF7730">
            <w:pPr>
              <w:pStyle w:val="TableParagraph"/>
              <w:rPr>
                <w:sz w:val="20"/>
              </w:rPr>
            </w:pPr>
          </w:p>
        </w:tc>
        <w:tc>
          <w:tcPr>
            <w:tcW w:w="1800" w:type="dxa"/>
          </w:tcPr>
          <w:p w14:paraId="2B21E2DD" w14:textId="77777777" w:rsidR="00726460" w:rsidRDefault="00726460" w:rsidP="00CF7730">
            <w:pPr>
              <w:pStyle w:val="TableParagraph"/>
              <w:rPr>
                <w:sz w:val="20"/>
              </w:rPr>
            </w:pPr>
          </w:p>
        </w:tc>
        <w:tc>
          <w:tcPr>
            <w:tcW w:w="900" w:type="dxa"/>
          </w:tcPr>
          <w:p w14:paraId="4E08F93F" w14:textId="77777777" w:rsidR="00726460" w:rsidRDefault="00726460" w:rsidP="00CF7730">
            <w:pPr>
              <w:pStyle w:val="TableParagraph"/>
              <w:rPr>
                <w:sz w:val="20"/>
              </w:rPr>
            </w:pPr>
          </w:p>
        </w:tc>
        <w:tc>
          <w:tcPr>
            <w:tcW w:w="900" w:type="dxa"/>
          </w:tcPr>
          <w:p w14:paraId="494ED23C" w14:textId="77777777" w:rsidR="00726460" w:rsidRDefault="00726460" w:rsidP="00CF7730">
            <w:pPr>
              <w:pStyle w:val="TableParagraph"/>
              <w:rPr>
                <w:sz w:val="20"/>
              </w:rPr>
            </w:pPr>
          </w:p>
        </w:tc>
        <w:tc>
          <w:tcPr>
            <w:tcW w:w="990" w:type="dxa"/>
          </w:tcPr>
          <w:p w14:paraId="6FE4144C" w14:textId="77777777" w:rsidR="00726460" w:rsidRDefault="00726460" w:rsidP="00CF7730">
            <w:pPr>
              <w:pStyle w:val="TableParagraph"/>
              <w:rPr>
                <w:sz w:val="20"/>
              </w:rPr>
            </w:pPr>
          </w:p>
        </w:tc>
      </w:tr>
      <w:tr w:rsidR="00726460" w14:paraId="24A824E6" w14:textId="77777777" w:rsidTr="00CF7730">
        <w:trPr>
          <w:trHeight w:val="275"/>
        </w:trPr>
        <w:tc>
          <w:tcPr>
            <w:tcW w:w="558" w:type="dxa"/>
          </w:tcPr>
          <w:p w14:paraId="376FAC51" w14:textId="77777777" w:rsidR="00726460" w:rsidRDefault="00726460" w:rsidP="00CF7730">
            <w:pPr>
              <w:pStyle w:val="TableParagraph"/>
              <w:rPr>
                <w:sz w:val="20"/>
              </w:rPr>
            </w:pPr>
          </w:p>
        </w:tc>
        <w:tc>
          <w:tcPr>
            <w:tcW w:w="720" w:type="dxa"/>
          </w:tcPr>
          <w:p w14:paraId="523277B1" w14:textId="77777777" w:rsidR="00726460" w:rsidRDefault="00726460" w:rsidP="00CF7730">
            <w:pPr>
              <w:pStyle w:val="TableParagraph"/>
              <w:rPr>
                <w:sz w:val="20"/>
              </w:rPr>
            </w:pPr>
          </w:p>
        </w:tc>
        <w:tc>
          <w:tcPr>
            <w:tcW w:w="1080" w:type="dxa"/>
          </w:tcPr>
          <w:p w14:paraId="75269A16" w14:textId="77777777" w:rsidR="00726460" w:rsidRDefault="00726460" w:rsidP="00CF7730">
            <w:pPr>
              <w:pStyle w:val="TableParagraph"/>
              <w:rPr>
                <w:sz w:val="20"/>
              </w:rPr>
            </w:pPr>
          </w:p>
        </w:tc>
        <w:tc>
          <w:tcPr>
            <w:tcW w:w="900" w:type="dxa"/>
          </w:tcPr>
          <w:p w14:paraId="64F2478F" w14:textId="77777777" w:rsidR="00726460" w:rsidRDefault="00726460" w:rsidP="00CF7730">
            <w:pPr>
              <w:pStyle w:val="TableParagraph"/>
              <w:rPr>
                <w:sz w:val="20"/>
              </w:rPr>
            </w:pPr>
          </w:p>
        </w:tc>
        <w:tc>
          <w:tcPr>
            <w:tcW w:w="1350" w:type="dxa"/>
          </w:tcPr>
          <w:p w14:paraId="3DB025AC" w14:textId="77777777" w:rsidR="00726460" w:rsidRDefault="00726460" w:rsidP="00CF7730">
            <w:pPr>
              <w:pStyle w:val="TableParagraph"/>
              <w:rPr>
                <w:sz w:val="20"/>
              </w:rPr>
            </w:pPr>
          </w:p>
        </w:tc>
        <w:tc>
          <w:tcPr>
            <w:tcW w:w="720" w:type="dxa"/>
          </w:tcPr>
          <w:p w14:paraId="29A20077" w14:textId="77777777" w:rsidR="00726460" w:rsidRDefault="00726460" w:rsidP="00CF7730">
            <w:pPr>
              <w:pStyle w:val="TableParagraph"/>
              <w:rPr>
                <w:sz w:val="20"/>
              </w:rPr>
            </w:pPr>
          </w:p>
        </w:tc>
        <w:tc>
          <w:tcPr>
            <w:tcW w:w="1800" w:type="dxa"/>
          </w:tcPr>
          <w:p w14:paraId="46F8ABEC" w14:textId="77777777" w:rsidR="00726460" w:rsidRDefault="00726460" w:rsidP="00CF7730">
            <w:pPr>
              <w:pStyle w:val="TableParagraph"/>
              <w:rPr>
                <w:sz w:val="20"/>
              </w:rPr>
            </w:pPr>
          </w:p>
        </w:tc>
        <w:tc>
          <w:tcPr>
            <w:tcW w:w="900" w:type="dxa"/>
          </w:tcPr>
          <w:p w14:paraId="4CE85CA4" w14:textId="77777777" w:rsidR="00726460" w:rsidRDefault="00726460" w:rsidP="00CF7730">
            <w:pPr>
              <w:pStyle w:val="TableParagraph"/>
              <w:rPr>
                <w:sz w:val="20"/>
              </w:rPr>
            </w:pPr>
          </w:p>
        </w:tc>
        <w:tc>
          <w:tcPr>
            <w:tcW w:w="900" w:type="dxa"/>
          </w:tcPr>
          <w:p w14:paraId="0936EC9A" w14:textId="77777777" w:rsidR="00726460" w:rsidRDefault="00726460" w:rsidP="00CF7730">
            <w:pPr>
              <w:pStyle w:val="TableParagraph"/>
              <w:rPr>
                <w:sz w:val="20"/>
              </w:rPr>
            </w:pPr>
          </w:p>
        </w:tc>
        <w:tc>
          <w:tcPr>
            <w:tcW w:w="990" w:type="dxa"/>
          </w:tcPr>
          <w:p w14:paraId="1B1F8E70" w14:textId="77777777" w:rsidR="00726460" w:rsidRDefault="00726460" w:rsidP="00CF7730">
            <w:pPr>
              <w:pStyle w:val="TableParagraph"/>
              <w:rPr>
                <w:sz w:val="20"/>
              </w:rPr>
            </w:pPr>
          </w:p>
        </w:tc>
      </w:tr>
      <w:tr w:rsidR="00726460" w14:paraId="583391FA" w14:textId="77777777" w:rsidTr="00CF7730">
        <w:trPr>
          <w:trHeight w:val="276"/>
        </w:trPr>
        <w:tc>
          <w:tcPr>
            <w:tcW w:w="558" w:type="dxa"/>
          </w:tcPr>
          <w:p w14:paraId="619C4699" w14:textId="77777777" w:rsidR="00726460" w:rsidRDefault="00726460" w:rsidP="00CF7730">
            <w:pPr>
              <w:pStyle w:val="TableParagraph"/>
              <w:rPr>
                <w:sz w:val="20"/>
              </w:rPr>
            </w:pPr>
          </w:p>
        </w:tc>
        <w:tc>
          <w:tcPr>
            <w:tcW w:w="720" w:type="dxa"/>
          </w:tcPr>
          <w:p w14:paraId="434D3A84" w14:textId="77777777" w:rsidR="00726460" w:rsidRDefault="00726460" w:rsidP="00CF7730">
            <w:pPr>
              <w:pStyle w:val="TableParagraph"/>
              <w:rPr>
                <w:sz w:val="20"/>
              </w:rPr>
            </w:pPr>
          </w:p>
        </w:tc>
        <w:tc>
          <w:tcPr>
            <w:tcW w:w="1080" w:type="dxa"/>
          </w:tcPr>
          <w:p w14:paraId="04CAB91E" w14:textId="77777777" w:rsidR="00726460" w:rsidRDefault="00726460" w:rsidP="00CF7730">
            <w:pPr>
              <w:pStyle w:val="TableParagraph"/>
              <w:rPr>
                <w:sz w:val="20"/>
              </w:rPr>
            </w:pPr>
          </w:p>
        </w:tc>
        <w:tc>
          <w:tcPr>
            <w:tcW w:w="900" w:type="dxa"/>
          </w:tcPr>
          <w:p w14:paraId="702C5B3C" w14:textId="77777777" w:rsidR="00726460" w:rsidRDefault="00726460" w:rsidP="00CF7730">
            <w:pPr>
              <w:pStyle w:val="TableParagraph"/>
              <w:rPr>
                <w:sz w:val="20"/>
              </w:rPr>
            </w:pPr>
          </w:p>
        </w:tc>
        <w:tc>
          <w:tcPr>
            <w:tcW w:w="1350" w:type="dxa"/>
          </w:tcPr>
          <w:p w14:paraId="70B4F47F" w14:textId="77777777" w:rsidR="00726460" w:rsidRDefault="00726460" w:rsidP="00CF7730">
            <w:pPr>
              <w:pStyle w:val="TableParagraph"/>
              <w:rPr>
                <w:sz w:val="20"/>
              </w:rPr>
            </w:pPr>
          </w:p>
        </w:tc>
        <w:tc>
          <w:tcPr>
            <w:tcW w:w="720" w:type="dxa"/>
          </w:tcPr>
          <w:p w14:paraId="691494F6" w14:textId="77777777" w:rsidR="00726460" w:rsidRDefault="00726460" w:rsidP="00CF7730">
            <w:pPr>
              <w:pStyle w:val="TableParagraph"/>
              <w:rPr>
                <w:sz w:val="20"/>
              </w:rPr>
            </w:pPr>
          </w:p>
        </w:tc>
        <w:tc>
          <w:tcPr>
            <w:tcW w:w="1800" w:type="dxa"/>
          </w:tcPr>
          <w:p w14:paraId="55A37FB3" w14:textId="77777777" w:rsidR="00726460" w:rsidRDefault="00726460" w:rsidP="00CF7730">
            <w:pPr>
              <w:pStyle w:val="TableParagraph"/>
              <w:rPr>
                <w:sz w:val="20"/>
              </w:rPr>
            </w:pPr>
          </w:p>
        </w:tc>
        <w:tc>
          <w:tcPr>
            <w:tcW w:w="900" w:type="dxa"/>
          </w:tcPr>
          <w:p w14:paraId="7C66EA2A" w14:textId="77777777" w:rsidR="00726460" w:rsidRDefault="00726460" w:rsidP="00CF7730">
            <w:pPr>
              <w:pStyle w:val="TableParagraph"/>
              <w:rPr>
                <w:sz w:val="20"/>
              </w:rPr>
            </w:pPr>
          </w:p>
        </w:tc>
        <w:tc>
          <w:tcPr>
            <w:tcW w:w="900" w:type="dxa"/>
          </w:tcPr>
          <w:p w14:paraId="13323BEE" w14:textId="77777777" w:rsidR="00726460" w:rsidRDefault="00726460" w:rsidP="00CF7730">
            <w:pPr>
              <w:pStyle w:val="TableParagraph"/>
              <w:rPr>
                <w:sz w:val="20"/>
              </w:rPr>
            </w:pPr>
          </w:p>
        </w:tc>
        <w:tc>
          <w:tcPr>
            <w:tcW w:w="990" w:type="dxa"/>
          </w:tcPr>
          <w:p w14:paraId="0931D7E1" w14:textId="77777777" w:rsidR="00726460" w:rsidRDefault="00726460" w:rsidP="00CF7730">
            <w:pPr>
              <w:pStyle w:val="TableParagraph"/>
              <w:rPr>
                <w:sz w:val="20"/>
              </w:rPr>
            </w:pPr>
          </w:p>
        </w:tc>
      </w:tr>
      <w:tr w:rsidR="00726460" w14:paraId="37DD552F" w14:textId="77777777" w:rsidTr="00CF7730">
        <w:trPr>
          <w:trHeight w:val="275"/>
        </w:trPr>
        <w:tc>
          <w:tcPr>
            <w:tcW w:w="558" w:type="dxa"/>
          </w:tcPr>
          <w:p w14:paraId="4D740959" w14:textId="77777777" w:rsidR="00726460" w:rsidRDefault="00726460" w:rsidP="00CF7730">
            <w:pPr>
              <w:pStyle w:val="TableParagraph"/>
              <w:rPr>
                <w:sz w:val="20"/>
              </w:rPr>
            </w:pPr>
          </w:p>
        </w:tc>
        <w:tc>
          <w:tcPr>
            <w:tcW w:w="720" w:type="dxa"/>
          </w:tcPr>
          <w:p w14:paraId="779779E3" w14:textId="77777777" w:rsidR="00726460" w:rsidRDefault="00726460" w:rsidP="00CF7730">
            <w:pPr>
              <w:pStyle w:val="TableParagraph"/>
              <w:rPr>
                <w:sz w:val="20"/>
              </w:rPr>
            </w:pPr>
          </w:p>
        </w:tc>
        <w:tc>
          <w:tcPr>
            <w:tcW w:w="1080" w:type="dxa"/>
          </w:tcPr>
          <w:p w14:paraId="092C0283" w14:textId="77777777" w:rsidR="00726460" w:rsidRDefault="00726460" w:rsidP="00CF7730">
            <w:pPr>
              <w:pStyle w:val="TableParagraph"/>
              <w:rPr>
                <w:sz w:val="20"/>
              </w:rPr>
            </w:pPr>
          </w:p>
        </w:tc>
        <w:tc>
          <w:tcPr>
            <w:tcW w:w="900" w:type="dxa"/>
          </w:tcPr>
          <w:p w14:paraId="7869179B" w14:textId="77777777" w:rsidR="00726460" w:rsidRDefault="00726460" w:rsidP="00CF7730">
            <w:pPr>
              <w:pStyle w:val="TableParagraph"/>
              <w:rPr>
                <w:sz w:val="20"/>
              </w:rPr>
            </w:pPr>
          </w:p>
        </w:tc>
        <w:tc>
          <w:tcPr>
            <w:tcW w:w="1350" w:type="dxa"/>
          </w:tcPr>
          <w:p w14:paraId="72BB821A" w14:textId="77777777" w:rsidR="00726460" w:rsidRDefault="00726460" w:rsidP="00CF7730">
            <w:pPr>
              <w:pStyle w:val="TableParagraph"/>
              <w:rPr>
                <w:sz w:val="20"/>
              </w:rPr>
            </w:pPr>
          </w:p>
        </w:tc>
        <w:tc>
          <w:tcPr>
            <w:tcW w:w="720" w:type="dxa"/>
          </w:tcPr>
          <w:p w14:paraId="1E7B15C2" w14:textId="77777777" w:rsidR="00726460" w:rsidRDefault="00726460" w:rsidP="00CF7730">
            <w:pPr>
              <w:pStyle w:val="TableParagraph"/>
              <w:rPr>
                <w:sz w:val="20"/>
              </w:rPr>
            </w:pPr>
          </w:p>
        </w:tc>
        <w:tc>
          <w:tcPr>
            <w:tcW w:w="1800" w:type="dxa"/>
          </w:tcPr>
          <w:p w14:paraId="72FE861F" w14:textId="77777777" w:rsidR="00726460" w:rsidRDefault="00726460" w:rsidP="00CF7730">
            <w:pPr>
              <w:pStyle w:val="TableParagraph"/>
              <w:rPr>
                <w:sz w:val="20"/>
              </w:rPr>
            </w:pPr>
          </w:p>
        </w:tc>
        <w:tc>
          <w:tcPr>
            <w:tcW w:w="900" w:type="dxa"/>
          </w:tcPr>
          <w:p w14:paraId="296C3A84" w14:textId="77777777" w:rsidR="00726460" w:rsidRDefault="00726460" w:rsidP="00CF7730">
            <w:pPr>
              <w:pStyle w:val="TableParagraph"/>
              <w:rPr>
                <w:sz w:val="20"/>
              </w:rPr>
            </w:pPr>
          </w:p>
        </w:tc>
        <w:tc>
          <w:tcPr>
            <w:tcW w:w="900" w:type="dxa"/>
          </w:tcPr>
          <w:p w14:paraId="380D991E" w14:textId="77777777" w:rsidR="00726460" w:rsidRDefault="00726460" w:rsidP="00CF7730">
            <w:pPr>
              <w:pStyle w:val="TableParagraph"/>
              <w:rPr>
                <w:sz w:val="20"/>
              </w:rPr>
            </w:pPr>
          </w:p>
        </w:tc>
        <w:tc>
          <w:tcPr>
            <w:tcW w:w="990" w:type="dxa"/>
          </w:tcPr>
          <w:p w14:paraId="7CB7F274" w14:textId="77777777" w:rsidR="00726460" w:rsidRDefault="00726460" w:rsidP="00CF7730">
            <w:pPr>
              <w:pStyle w:val="TableParagraph"/>
              <w:rPr>
                <w:sz w:val="20"/>
              </w:rPr>
            </w:pPr>
          </w:p>
        </w:tc>
      </w:tr>
      <w:tr w:rsidR="00726460" w14:paraId="44E04404" w14:textId="77777777" w:rsidTr="00CF7730">
        <w:trPr>
          <w:trHeight w:val="275"/>
        </w:trPr>
        <w:tc>
          <w:tcPr>
            <w:tcW w:w="558" w:type="dxa"/>
          </w:tcPr>
          <w:p w14:paraId="4119CE75" w14:textId="77777777" w:rsidR="00726460" w:rsidRDefault="00726460" w:rsidP="00CF7730">
            <w:pPr>
              <w:pStyle w:val="TableParagraph"/>
              <w:rPr>
                <w:sz w:val="20"/>
              </w:rPr>
            </w:pPr>
          </w:p>
        </w:tc>
        <w:tc>
          <w:tcPr>
            <w:tcW w:w="720" w:type="dxa"/>
          </w:tcPr>
          <w:p w14:paraId="161224F0" w14:textId="77777777" w:rsidR="00726460" w:rsidRDefault="00726460" w:rsidP="00CF7730">
            <w:pPr>
              <w:pStyle w:val="TableParagraph"/>
              <w:rPr>
                <w:sz w:val="20"/>
              </w:rPr>
            </w:pPr>
          </w:p>
        </w:tc>
        <w:tc>
          <w:tcPr>
            <w:tcW w:w="1080" w:type="dxa"/>
          </w:tcPr>
          <w:p w14:paraId="511FDB23" w14:textId="77777777" w:rsidR="00726460" w:rsidRDefault="00726460" w:rsidP="00CF7730">
            <w:pPr>
              <w:pStyle w:val="TableParagraph"/>
              <w:rPr>
                <w:sz w:val="20"/>
              </w:rPr>
            </w:pPr>
          </w:p>
        </w:tc>
        <w:tc>
          <w:tcPr>
            <w:tcW w:w="900" w:type="dxa"/>
          </w:tcPr>
          <w:p w14:paraId="4E26A049" w14:textId="77777777" w:rsidR="00726460" w:rsidRDefault="00726460" w:rsidP="00CF7730">
            <w:pPr>
              <w:pStyle w:val="TableParagraph"/>
              <w:rPr>
                <w:sz w:val="20"/>
              </w:rPr>
            </w:pPr>
          </w:p>
        </w:tc>
        <w:tc>
          <w:tcPr>
            <w:tcW w:w="1350" w:type="dxa"/>
          </w:tcPr>
          <w:p w14:paraId="3ADFF0CE" w14:textId="77777777" w:rsidR="00726460" w:rsidRDefault="00726460" w:rsidP="00CF7730">
            <w:pPr>
              <w:pStyle w:val="TableParagraph"/>
              <w:rPr>
                <w:sz w:val="20"/>
              </w:rPr>
            </w:pPr>
          </w:p>
        </w:tc>
        <w:tc>
          <w:tcPr>
            <w:tcW w:w="720" w:type="dxa"/>
          </w:tcPr>
          <w:p w14:paraId="3C25D1F9" w14:textId="77777777" w:rsidR="00726460" w:rsidRDefault="00726460" w:rsidP="00CF7730">
            <w:pPr>
              <w:pStyle w:val="TableParagraph"/>
              <w:rPr>
                <w:sz w:val="20"/>
              </w:rPr>
            </w:pPr>
          </w:p>
        </w:tc>
        <w:tc>
          <w:tcPr>
            <w:tcW w:w="1800" w:type="dxa"/>
          </w:tcPr>
          <w:p w14:paraId="11F50DB5" w14:textId="77777777" w:rsidR="00726460" w:rsidRDefault="00726460" w:rsidP="00CF7730">
            <w:pPr>
              <w:pStyle w:val="TableParagraph"/>
              <w:rPr>
                <w:sz w:val="20"/>
              </w:rPr>
            </w:pPr>
          </w:p>
        </w:tc>
        <w:tc>
          <w:tcPr>
            <w:tcW w:w="900" w:type="dxa"/>
          </w:tcPr>
          <w:p w14:paraId="011BA0D7" w14:textId="77777777" w:rsidR="00726460" w:rsidRDefault="00726460" w:rsidP="00CF7730">
            <w:pPr>
              <w:pStyle w:val="TableParagraph"/>
              <w:rPr>
                <w:sz w:val="20"/>
              </w:rPr>
            </w:pPr>
          </w:p>
        </w:tc>
        <w:tc>
          <w:tcPr>
            <w:tcW w:w="900" w:type="dxa"/>
          </w:tcPr>
          <w:p w14:paraId="1BF6018B" w14:textId="77777777" w:rsidR="00726460" w:rsidRDefault="00726460" w:rsidP="00CF7730">
            <w:pPr>
              <w:pStyle w:val="TableParagraph"/>
              <w:rPr>
                <w:sz w:val="20"/>
              </w:rPr>
            </w:pPr>
          </w:p>
        </w:tc>
        <w:tc>
          <w:tcPr>
            <w:tcW w:w="990" w:type="dxa"/>
          </w:tcPr>
          <w:p w14:paraId="47A5F622" w14:textId="77777777" w:rsidR="00726460" w:rsidRDefault="00726460" w:rsidP="00CF7730">
            <w:pPr>
              <w:pStyle w:val="TableParagraph"/>
              <w:rPr>
                <w:sz w:val="20"/>
              </w:rPr>
            </w:pPr>
          </w:p>
        </w:tc>
      </w:tr>
      <w:tr w:rsidR="00726460" w14:paraId="4150642D" w14:textId="77777777" w:rsidTr="00CF7730">
        <w:trPr>
          <w:trHeight w:val="276"/>
        </w:trPr>
        <w:tc>
          <w:tcPr>
            <w:tcW w:w="558" w:type="dxa"/>
          </w:tcPr>
          <w:p w14:paraId="6A9E1E86" w14:textId="77777777" w:rsidR="00726460" w:rsidRDefault="00726460" w:rsidP="00CF7730">
            <w:pPr>
              <w:pStyle w:val="TableParagraph"/>
              <w:rPr>
                <w:sz w:val="20"/>
              </w:rPr>
            </w:pPr>
          </w:p>
        </w:tc>
        <w:tc>
          <w:tcPr>
            <w:tcW w:w="720" w:type="dxa"/>
          </w:tcPr>
          <w:p w14:paraId="4F05E90C" w14:textId="77777777" w:rsidR="00726460" w:rsidRDefault="00726460" w:rsidP="00CF7730">
            <w:pPr>
              <w:pStyle w:val="TableParagraph"/>
              <w:rPr>
                <w:sz w:val="20"/>
              </w:rPr>
            </w:pPr>
          </w:p>
        </w:tc>
        <w:tc>
          <w:tcPr>
            <w:tcW w:w="1080" w:type="dxa"/>
          </w:tcPr>
          <w:p w14:paraId="30CA608E" w14:textId="77777777" w:rsidR="00726460" w:rsidRDefault="00726460" w:rsidP="00CF7730">
            <w:pPr>
              <w:pStyle w:val="TableParagraph"/>
              <w:rPr>
                <w:sz w:val="20"/>
              </w:rPr>
            </w:pPr>
          </w:p>
        </w:tc>
        <w:tc>
          <w:tcPr>
            <w:tcW w:w="900" w:type="dxa"/>
          </w:tcPr>
          <w:p w14:paraId="5EE6F057" w14:textId="77777777" w:rsidR="00726460" w:rsidRDefault="00726460" w:rsidP="00CF7730">
            <w:pPr>
              <w:pStyle w:val="TableParagraph"/>
              <w:rPr>
                <w:sz w:val="20"/>
              </w:rPr>
            </w:pPr>
          </w:p>
        </w:tc>
        <w:tc>
          <w:tcPr>
            <w:tcW w:w="1350" w:type="dxa"/>
          </w:tcPr>
          <w:p w14:paraId="5C9F21C1" w14:textId="77777777" w:rsidR="00726460" w:rsidRDefault="00726460" w:rsidP="00CF7730">
            <w:pPr>
              <w:pStyle w:val="TableParagraph"/>
              <w:rPr>
                <w:sz w:val="20"/>
              </w:rPr>
            </w:pPr>
          </w:p>
        </w:tc>
        <w:tc>
          <w:tcPr>
            <w:tcW w:w="720" w:type="dxa"/>
          </w:tcPr>
          <w:p w14:paraId="5FDED562" w14:textId="77777777" w:rsidR="00726460" w:rsidRDefault="00726460" w:rsidP="00CF7730">
            <w:pPr>
              <w:pStyle w:val="TableParagraph"/>
              <w:rPr>
                <w:sz w:val="20"/>
              </w:rPr>
            </w:pPr>
          </w:p>
        </w:tc>
        <w:tc>
          <w:tcPr>
            <w:tcW w:w="1800" w:type="dxa"/>
          </w:tcPr>
          <w:p w14:paraId="02ACFC81" w14:textId="77777777" w:rsidR="00726460" w:rsidRDefault="00726460" w:rsidP="00CF7730">
            <w:pPr>
              <w:pStyle w:val="TableParagraph"/>
              <w:rPr>
                <w:sz w:val="20"/>
              </w:rPr>
            </w:pPr>
          </w:p>
        </w:tc>
        <w:tc>
          <w:tcPr>
            <w:tcW w:w="900" w:type="dxa"/>
          </w:tcPr>
          <w:p w14:paraId="415F838E" w14:textId="77777777" w:rsidR="00726460" w:rsidRDefault="00726460" w:rsidP="00CF7730">
            <w:pPr>
              <w:pStyle w:val="TableParagraph"/>
              <w:rPr>
                <w:sz w:val="20"/>
              </w:rPr>
            </w:pPr>
          </w:p>
        </w:tc>
        <w:tc>
          <w:tcPr>
            <w:tcW w:w="900" w:type="dxa"/>
          </w:tcPr>
          <w:p w14:paraId="0846BC41" w14:textId="77777777" w:rsidR="00726460" w:rsidRDefault="00726460" w:rsidP="00CF7730">
            <w:pPr>
              <w:pStyle w:val="TableParagraph"/>
              <w:rPr>
                <w:sz w:val="20"/>
              </w:rPr>
            </w:pPr>
          </w:p>
        </w:tc>
        <w:tc>
          <w:tcPr>
            <w:tcW w:w="990" w:type="dxa"/>
          </w:tcPr>
          <w:p w14:paraId="1CB0AFAE" w14:textId="77777777" w:rsidR="00726460" w:rsidRDefault="00726460" w:rsidP="00CF7730">
            <w:pPr>
              <w:pStyle w:val="TableParagraph"/>
              <w:rPr>
                <w:sz w:val="20"/>
              </w:rPr>
            </w:pPr>
          </w:p>
        </w:tc>
      </w:tr>
      <w:tr w:rsidR="00726460" w14:paraId="3E1B382A" w14:textId="77777777" w:rsidTr="00CF7730">
        <w:trPr>
          <w:trHeight w:val="275"/>
        </w:trPr>
        <w:tc>
          <w:tcPr>
            <w:tcW w:w="558" w:type="dxa"/>
          </w:tcPr>
          <w:p w14:paraId="441FF481" w14:textId="77777777" w:rsidR="00726460" w:rsidRDefault="00726460" w:rsidP="00CF7730">
            <w:pPr>
              <w:pStyle w:val="TableParagraph"/>
              <w:rPr>
                <w:sz w:val="20"/>
              </w:rPr>
            </w:pPr>
          </w:p>
        </w:tc>
        <w:tc>
          <w:tcPr>
            <w:tcW w:w="720" w:type="dxa"/>
          </w:tcPr>
          <w:p w14:paraId="18F3D0C2" w14:textId="77777777" w:rsidR="00726460" w:rsidRDefault="00726460" w:rsidP="00CF7730">
            <w:pPr>
              <w:pStyle w:val="TableParagraph"/>
              <w:rPr>
                <w:sz w:val="20"/>
              </w:rPr>
            </w:pPr>
          </w:p>
        </w:tc>
        <w:tc>
          <w:tcPr>
            <w:tcW w:w="1080" w:type="dxa"/>
          </w:tcPr>
          <w:p w14:paraId="5C9C586C" w14:textId="77777777" w:rsidR="00726460" w:rsidRDefault="00726460" w:rsidP="00CF7730">
            <w:pPr>
              <w:pStyle w:val="TableParagraph"/>
              <w:rPr>
                <w:sz w:val="20"/>
              </w:rPr>
            </w:pPr>
          </w:p>
        </w:tc>
        <w:tc>
          <w:tcPr>
            <w:tcW w:w="900" w:type="dxa"/>
          </w:tcPr>
          <w:p w14:paraId="74F91F0B" w14:textId="77777777" w:rsidR="00726460" w:rsidRDefault="00726460" w:rsidP="00CF7730">
            <w:pPr>
              <w:pStyle w:val="TableParagraph"/>
              <w:rPr>
                <w:sz w:val="20"/>
              </w:rPr>
            </w:pPr>
          </w:p>
        </w:tc>
        <w:tc>
          <w:tcPr>
            <w:tcW w:w="1350" w:type="dxa"/>
          </w:tcPr>
          <w:p w14:paraId="1428D3D9" w14:textId="77777777" w:rsidR="00726460" w:rsidRDefault="00726460" w:rsidP="00CF7730">
            <w:pPr>
              <w:pStyle w:val="TableParagraph"/>
              <w:rPr>
                <w:sz w:val="20"/>
              </w:rPr>
            </w:pPr>
          </w:p>
        </w:tc>
        <w:tc>
          <w:tcPr>
            <w:tcW w:w="720" w:type="dxa"/>
          </w:tcPr>
          <w:p w14:paraId="7D53E034" w14:textId="77777777" w:rsidR="00726460" w:rsidRDefault="00726460" w:rsidP="00CF7730">
            <w:pPr>
              <w:pStyle w:val="TableParagraph"/>
              <w:rPr>
                <w:sz w:val="20"/>
              </w:rPr>
            </w:pPr>
          </w:p>
        </w:tc>
        <w:tc>
          <w:tcPr>
            <w:tcW w:w="1800" w:type="dxa"/>
          </w:tcPr>
          <w:p w14:paraId="15CD29D2" w14:textId="77777777" w:rsidR="00726460" w:rsidRDefault="00726460" w:rsidP="00CF7730">
            <w:pPr>
              <w:pStyle w:val="TableParagraph"/>
              <w:rPr>
                <w:sz w:val="20"/>
              </w:rPr>
            </w:pPr>
          </w:p>
        </w:tc>
        <w:tc>
          <w:tcPr>
            <w:tcW w:w="900" w:type="dxa"/>
          </w:tcPr>
          <w:p w14:paraId="7ACA2BBC" w14:textId="77777777" w:rsidR="00726460" w:rsidRDefault="00726460" w:rsidP="00CF7730">
            <w:pPr>
              <w:pStyle w:val="TableParagraph"/>
              <w:rPr>
                <w:sz w:val="20"/>
              </w:rPr>
            </w:pPr>
          </w:p>
        </w:tc>
        <w:tc>
          <w:tcPr>
            <w:tcW w:w="900" w:type="dxa"/>
          </w:tcPr>
          <w:p w14:paraId="38FCD252" w14:textId="77777777" w:rsidR="00726460" w:rsidRDefault="00726460" w:rsidP="00CF7730">
            <w:pPr>
              <w:pStyle w:val="TableParagraph"/>
              <w:rPr>
                <w:sz w:val="20"/>
              </w:rPr>
            </w:pPr>
          </w:p>
        </w:tc>
        <w:tc>
          <w:tcPr>
            <w:tcW w:w="990" w:type="dxa"/>
          </w:tcPr>
          <w:p w14:paraId="561D538D" w14:textId="77777777" w:rsidR="00726460" w:rsidRDefault="00726460" w:rsidP="00CF7730">
            <w:pPr>
              <w:pStyle w:val="TableParagraph"/>
              <w:rPr>
                <w:sz w:val="20"/>
              </w:rPr>
            </w:pPr>
          </w:p>
        </w:tc>
      </w:tr>
    </w:tbl>
    <w:p w14:paraId="35468B56" w14:textId="77777777" w:rsidR="00726460" w:rsidRDefault="00726460" w:rsidP="00726460">
      <w:pPr>
        <w:rPr>
          <w:sz w:val="20"/>
        </w:rPr>
        <w:sectPr w:rsidR="00726460">
          <w:headerReference w:type="default" r:id="rId49"/>
          <w:footerReference w:type="default" r:id="rId50"/>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5F71D1BA" w14:textId="77777777" w:rsidR="00726460" w:rsidRPr="005E22D9" w:rsidRDefault="00726460" w:rsidP="005E22D9">
      <w:pPr>
        <w:pStyle w:val="AppendixSubheadings"/>
        <w:jc w:val="center"/>
        <w:rPr>
          <w:b/>
          <w:sz w:val="24"/>
          <w:szCs w:val="24"/>
        </w:rPr>
      </w:pPr>
      <w:bookmarkStart w:id="208" w:name="Appendix_G"/>
      <w:bookmarkStart w:id="209" w:name="_bookmark40"/>
      <w:bookmarkEnd w:id="208"/>
      <w:bookmarkEnd w:id="209"/>
      <w:r w:rsidRPr="005E22D9">
        <w:rPr>
          <w:b/>
          <w:sz w:val="24"/>
          <w:szCs w:val="24"/>
        </w:rPr>
        <w:t>Appendix G</w:t>
      </w:r>
    </w:p>
    <w:p w14:paraId="2C87BBB1" w14:textId="29264036" w:rsidR="00726460" w:rsidRPr="005E22D9" w:rsidRDefault="00726460" w:rsidP="005E22D9">
      <w:pPr>
        <w:pStyle w:val="AppendixSubheadings"/>
        <w:jc w:val="center"/>
        <w:rPr>
          <w:b/>
          <w:sz w:val="24"/>
          <w:szCs w:val="24"/>
        </w:rPr>
      </w:pPr>
      <w:r w:rsidRPr="005E22D9">
        <w:rPr>
          <w:b/>
          <w:sz w:val="24"/>
          <w:szCs w:val="24"/>
        </w:rPr>
        <w:t>S</w:t>
      </w:r>
      <w:r w:rsidR="00361ED1" w:rsidRPr="005E22D9">
        <w:rPr>
          <w:b/>
          <w:sz w:val="24"/>
          <w:szCs w:val="24"/>
        </w:rPr>
        <w:t>tream</w:t>
      </w:r>
      <w:r w:rsidRPr="005E22D9">
        <w:rPr>
          <w:b/>
          <w:sz w:val="24"/>
          <w:szCs w:val="24"/>
        </w:rPr>
        <w:t xml:space="preserve"> T</w:t>
      </w:r>
      <w:r w:rsidR="00361ED1" w:rsidRPr="005E22D9">
        <w:rPr>
          <w:b/>
          <w:sz w:val="24"/>
          <w:szCs w:val="24"/>
        </w:rPr>
        <w:t>emperature</w:t>
      </w:r>
      <w:r w:rsidRPr="005E22D9">
        <w:rPr>
          <w:b/>
          <w:sz w:val="24"/>
          <w:szCs w:val="24"/>
        </w:rPr>
        <w:t xml:space="preserve"> M</w:t>
      </w:r>
      <w:r w:rsidR="00361ED1" w:rsidRPr="005E22D9">
        <w:rPr>
          <w:b/>
          <w:sz w:val="24"/>
          <w:szCs w:val="24"/>
        </w:rPr>
        <w:t>onitoring</w:t>
      </w:r>
      <w:r w:rsidRPr="005E22D9">
        <w:rPr>
          <w:b/>
          <w:sz w:val="24"/>
          <w:szCs w:val="24"/>
        </w:rPr>
        <w:t xml:space="preserve"> F</w:t>
      </w:r>
      <w:r w:rsidR="00361ED1" w:rsidRPr="005E22D9">
        <w:rPr>
          <w:b/>
          <w:sz w:val="24"/>
          <w:szCs w:val="24"/>
        </w:rPr>
        <w:t>ield</w:t>
      </w:r>
      <w:r w:rsidRPr="005E22D9">
        <w:rPr>
          <w:b/>
          <w:sz w:val="24"/>
          <w:szCs w:val="24"/>
        </w:rPr>
        <w:t xml:space="preserve"> </w:t>
      </w:r>
      <w:r w:rsidR="00361ED1" w:rsidRPr="005E22D9">
        <w:rPr>
          <w:b/>
          <w:sz w:val="24"/>
          <w:szCs w:val="24"/>
        </w:rPr>
        <w:t>Data</w:t>
      </w:r>
      <w:r w:rsidRPr="005E22D9">
        <w:rPr>
          <w:b/>
          <w:sz w:val="24"/>
          <w:szCs w:val="24"/>
        </w:rPr>
        <w:t xml:space="preserve"> S</w:t>
      </w:r>
      <w:r w:rsidR="00361ED1" w:rsidRPr="005E22D9">
        <w:rPr>
          <w:b/>
          <w:sz w:val="24"/>
          <w:szCs w:val="24"/>
        </w:rPr>
        <w:t>heet</w:t>
      </w:r>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1"/>
          <w:footerReference w:type="default" r:id="rId52"/>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10" w:name="Nitrate"/>
      <w:bookmarkEnd w:id="210"/>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45F56001" w14:textId="77777777" w:rsidR="005E22D9" w:rsidRPr="005E22D9" w:rsidRDefault="005E22D9" w:rsidP="005E22D9">
      <w:pPr>
        <w:pStyle w:val="AppendixSubheadings"/>
        <w:jc w:val="center"/>
        <w:rPr>
          <w:b/>
          <w:sz w:val="24"/>
          <w:szCs w:val="24"/>
        </w:rPr>
      </w:pPr>
      <w:r w:rsidRPr="005E22D9">
        <w:rPr>
          <w:b/>
          <w:sz w:val="24"/>
          <w:szCs w:val="24"/>
        </w:rPr>
        <w:lastRenderedPageBreak/>
        <w:t>Appendix H</w:t>
      </w:r>
    </w:p>
    <w:p w14:paraId="7170D436" w14:textId="77777777" w:rsidR="005E22D9" w:rsidRPr="005E22D9" w:rsidRDefault="005E22D9" w:rsidP="005E22D9">
      <w:pPr>
        <w:pStyle w:val="AppendixSubheadings"/>
        <w:jc w:val="center"/>
        <w:rPr>
          <w:b/>
          <w:sz w:val="24"/>
          <w:szCs w:val="24"/>
        </w:rPr>
      </w:pPr>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08A4C713" w14:textId="77777777" w:rsidR="005E22D9" w:rsidRPr="005E22D9" w:rsidRDefault="005E22D9" w:rsidP="005E22D9">
      <w:pPr>
        <w:spacing w:before="88"/>
        <w:ind w:right="198"/>
        <w:jc w:val="center"/>
        <w:rPr>
          <w:b/>
          <w:sz w:val="24"/>
          <w:szCs w:val="24"/>
        </w:rPr>
      </w:pPr>
      <w:bookmarkStart w:id="211" w:name="_GoBack"/>
      <w:r w:rsidRPr="005E22D9">
        <w:rPr>
          <w:b/>
          <w:sz w:val="24"/>
          <w:szCs w:val="24"/>
        </w:rPr>
        <w:lastRenderedPageBreak/>
        <w:t>Appendix I</w:t>
      </w:r>
    </w:p>
    <w:bookmarkEnd w:id="211"/>
    <w:p w14:paraId="3475CFF6" w14:textId="77777777" w:rsidR="005E22D9" w:rsidRDefault="005E22D9" w:rsidP="005E22D9">
      <w:pPr>
        <w:pStyle w:val="BodyText"/>
        <w:spacing w:before="7"/>
        <w:rPr>
          <w:b/>
          <w:sz w:val="23"/>
        </w:rPr>
      </w:pPr>
    </w:p>
    <w:p w14:paraId="26B7E2B7" w14:textId="77777777" w:rsidR="005E22D9" w:rsidRDefault="005E22D9" w:rsidP="005E22D9">
      <w:pPr>
        <w:pStyle w:val="BodyText"/>
        <w:ind w:right="199"/>
        <w:jc w:val="center"/>
      </w:pPr>
      <w:r>
        <w:t>YSI TEMPERATURE METER QA</w:t>
      </w:r>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CF7730">
        <w:trPr>
          <w:trHeight w:val="551"/>
        </w:trPr>
        <w:tc>
          <w:tcPr>
            <w:tcW w:w="2952" w:type="dxa"/>
          </w:tcPr>
          <w:p w14:paraId="3ACE4F2F" w14:textId="77777777" w:rsidR="005E22D9" w:rsidRDefault="005E22D9" w:rsidP="00CF7730">
            <w:pPr>
              <w:pStyle w:val="TableParagraph"/>
              <w:spacing w:before="8"/>
              <w:rPr>
                <w:sz w:val="23"/>
              </w:rPr>
            </w:pPr>
          </w:p>
          <w:p w14:paraId="17C0821D" w14:textId="77777777" w:rsidR="005E22D9" w:rsidRDefault="005E22D9" w:rsidP="00CF7730">
            <w:pPr>
              <w:pStyle w:val="TableParagraph"/>
              <w:spacing w:line="259" w:lineRule="exact"/>
              <w:ind w:left="107"/>
              <w:rPr>
                <w:sz w:val="24"/>
              </w:rPr>
            </w:pPr>
            <w:r>
              <w:rPr>
                <w:sz w:val="24"/>
              </w:rPr>
              <w:t>METER NUMBER</w:t>
            </w:r>
          </w:p>
        </w:tc>
        <w:tc>
          <w:tcPr>
            <w:tcW w:w="2952" w:type="dxa"/>
          </w:tcPr>
          <w:p w14:paraId="4F4C4350" w14:textId="77777777" w:rsidR="005E22D9" w:rsidRDefault="005E22D9" w:rsidP="00CF7730">
            <w:pPr>
              <w:pStyle w:val="TableParagraph"/>
              <w:spacing w:before="8"/>
              <w:rPr>
                <w:sz w:val="23"/>
              </w:rPr>
            </w:pPr>
          </w:p>
          <w:p w14:paraId="3BBF376B" w14:textId="77777777" w:rsidR="005E22D9" w:rsidRDefault="005E22D9" w:rsidP="00CF7730">
            <w:pPr>
              <w:pStyle w:val="TableParagraph"/>
              <w:spacing w:line="259" w:lineRule="exact"/>
              <w:ind w:left="107"/>
              <w:rPr>
                <w:sz w:val="24"/>
              </w:rPr>
            </w:pPr>
            <w:r>
              <w:rPr>
                <w:sz w:val="24"/>
              </w:rPr>
              <w:t>MODEL NUMBER</w:t>
            </w:r>
          </w:p>
        </w:tc>
        <w:tc>
          <w:tcPr>
            <w:tcW w:w="2952" w:type="dxa"/>
          </w:tcPr>
          <w:p w14:paraId="31BDD82B" w14:textId="77777777" w:rsidR="005E22D9" w:rsidRDefault="005E22D9" w:rsidP="00CF7730">
            <w:pPr>
              <w:pStyle w:val="TableParagraph"/>
              <w:spacing w:before="8"/>
              <w:rPr>
                <w:sz w:val="23"/>
              </w:rPr>
            </w:pPr>
          </w:p>
          <w:p w14:paraId="5B1AAA5C" w14:textId="77777777" w:rsidR="005E22D9" w:rsidRDefault="005E22D9" w:rsidP="00CF7730">
            <w:pPr>
              <w:pStyle w:val="TableParagraph"/>
              <w:spacing w:line="259" w:lineRule="exact"/>
              <w:ind w:left="107"/>
              <w:rPr>
                <w:sz w:val="24"/>
              </w:rPr>
            </w:pPr>
            <w:r>
              <w:rPr>
                <w:sz w:val="24"/>
              </w:rPr>
              <w:t>TEMPERATURE</w:t>
            </w:r>
          </w:p>
        </w:tc>
      </w:tr>
      <w:tr w:rsidR="005E22D9" w14:paraId="6F12E375" w14:textId="77777777" w:rsidTr="00CF7730">
        <w:trPr>
          <w:trHeight w:val="552"/>
        </w:trPr>
        <w:tc>
          <w:tcPr>
            <w:tcW w:w="2952" w:type="dxa"/>
          </w:tcPr>
          <w:p w14:paraId="750B9126" w14:textId="77777777" w:rsidR="005E22D9" w:rsidRDefault="005E22D9" w:rsidP="00CF7730">
            <w:pPr>
              <w:pStyle w:val="TableParagraph"/>
            </w:pPr>
          </w:p>
        </w:tc>
        <w:tc>
          <w:tcPr>
            <w:tcW w:w="2952" w:type="dxa"/>
          </w:tcPr>
          <w:p w14:paraId="57CC48FA" w14:textId="77777777" w:rsidR="005E22D9" w:rsidRDefault="005E22D9" w:rsidP="00CF7730">
            <w:pPr>
              <w:pStyle w:val="TableParagraph"/>
            </w:pPr>
          </w:p>
        </w:tc>
        <w:tc>
          <w:tcPr>
            <w:tcW w:w="2952" w:type="dxa"/>
          </w:tcPr>
          <w:p w14:paraId="5318877F" w14:textId="77777777" w:rsidR="005E22D9" w:rsidRDefault="005E22D9" w:rsidP="00CF7730">
            <w:pPr>
              <w:pStyle w:val="TableParagraph"/>
            </w:pPr>
          </w:p>
        </w:tc>
      </w:tr>
      <w:tr w:rsidR="005E22D9" w14:paraId="1CDBEED5" w14:textId="77777777" w:rsidTr="00CF7730">
        <w:trPr>
          <w:trHeight w:val="551"/>
        </w:trPr>
        <w:tc>
          <w:tcPr>
            <w:tcW w:w="2952" w:type="dxa"/>
          </w:tcPr>
          <w:p w14:paraId="42ACF4EB" w14:textId="77777777" w:rsidR="005E22D9" w:rsidRDefault="005E22D9" w:rsidP="00CF7730">
            <w:pPr>
              <w:pStyle w:val="TableParagraph"/>
            </w:pPr>
          </w:p>
        </w:tc>
        <w:tc>
          <w:tcPr>
            <w:tcW w:w="2952" w:type="dxa"/>
          </w:tcPr>
          <w:p w14:paraId="003CA721" w14:textId="77777777" w:rsidR="005E22D9" w:rsidRDefault="005E22D9" w:rsidP="00CF7730">
            <w:pPr>
              <w:pStyle w:val="TableParagraph"/>
            </w:pPr>
          </w:p>
        </w:tc>
        <w:tc>
          <w:tcPr>
            <w:tcW w:w="2952" w:type="dxa"/>
          </w:tcPr>
          <w:p w14:paraId="31E4429A" w14:textId="77777777" w:rsidR="005E22D9" w:rsidRDefault="005E22D9" w:rsidP="00CF7730">
            <w:pPr>
              <w:pStyle w:val="TableParagraph"/>
            </w:pPr>
          </w:p>
        </w:tc>
      </w:tr>
      <w:tr w:rsidR="005E22D9" w14:paraId="4809A469" w14:textId="77777777" w:rsidTr="00CF7730">
        <w:trPr>
          <w:trHeight w:val="551"/>
        </w:trPr>
        <w:tc>
          <w:tcPr>
            <w:tcW w:w="2952" w:type="dxa"/>
          </w:tcPr>
          <w:p w14:paraId="3C661DEC" w14:textId="77777777" w:rsidR="005E22D9" w:rsidRDefault="005E22D9" w:rsidP="00CF7730">
            <w:pPr>
              <w:pStyle w:val="TableParagraph"/>
            </w:pPr>
          </w:p>
        </w:tc>
        <w:tc>
          <w:tcPr>
            <w:tcW w:w="2952" w:type="dxa"/>
          </w:tcPr>
          <w:p w14:paraId="3496B795" w14:textId="77777777" w:rsidR="005E22D9" w:rsidRDefault="005E22D9" w:rsidP="00CF7730">
            <w:pPr>
              <w:pStyle w:val="TableParagraph"/>
            </w:pPr>
          </w:p>
        </w:tc>
        <w:tc>
          <w:tcPr>
            <w:tcW w:w="2952" w:type="dxa"/>
          </w:tcPr>
          <w:p w14:paraId="150DA899" w14:textId="77777777" w:rsidR="005E22D9" w:rsidRDefault="005E22D9" w:rsidP="00CF7730">
            <w:pPr>
              <w:pStyle w:val="TableParagraph"/>
            </w:pPr>
          </w:p>
        </w:tc>
      </w:tr>
      <w:tr w:rsidR="005E22D9" w14:paraId="49A83411" w14:textId="77777777" w:rsidTr="00CF7730">
        <w:trPr>
          <w:trHeight w:val="552"/>
        </w:trPr>
        <w:tc>
          <w:tcPr>
            <w:tcW w:w="2952" w:type="dxa"/>
          </w:tcPr>
          <w:p w14:paraId="34F53E24" w14:textId="77777777" w:rsidR="005E22D9" w:rsidRDefault="005E22D9" w:rsidP="00CF7730">
            <w:pPr>
              <w:pStyle w:val="TableParagraph"/>
            </w:pPr>
          </w:p>
        </w:tc>
        <w:tc>
          <w:tcPr>
            <w:tcW w:w="2952" w:type="dxa"/>
          </w:tcPr>
          <w:p w14:paraId="3F5DB76E" w14:textId="77777777" w:rsidR="005E22D9" w:rsidRDefault="005E22D9" w:rsidP="00CF7730">
            <w:pPr>
              <w:pStyle w:val="TableParagraph"/>
            </w:pPr>
          </w:p>
        </w:tc>
        <w:tc>
          <w:tcPr>
            <w:tcW w:w="2952" w:type="dxa"/>
          </w:tcPr>
          <w:p w14:paraId="0952D453" w14:textId="77777777" w:rsidR="005E22D9" w:rsidRDefault="005E22D9" w:rsidP="00CF7730">
            <w:pPr>
              <w:pStyle w:val="TableParagraph"/>
            </w:pPr>
          </w:p>
        </w:tc>
      </w:tr>
      <w:tr w:rsidR="005E22D9" w14:paraId="137A1765" w14:textId="77777777" w:rsidTr="00CF7730">
        <w:trPr>
          <w:trHeight w:val="551"/>
        </w:trPr>
        <w:tc>
          <w:tcPr>
            <w:tcW w:w="2952" w:type="dxa"/>
          </w:tcPr>
          <w:p w14:paraId="54E247B1" w14:textId="77777777" w:rsidR="005E22D9" w:rsidRDefault="005E22D9" w:rsidP="00CF7730">
            <w:pPr>
              <w:pStyle w:val="TableParagraph"/>
            </w:pPr>
          </w:p>
        </w:tc>
        <w:tc>
          <w:tcPr>
            <w:tcW w:w="2952" w:type="dxa"/>
          </w:tcPr>
          <w:p w14:paraId="07E53123" w14:textId="77777777" w:rsidR="005E22D9" w:rsidRDefault="005E22D9" w:rsidP="00CF7730">
            <w:pPr>
              <w:pStyle w:val="TableParagraph"/>
            </w:pPr>
          </w:p>
        </w:tc>
        <w:tc>
          <w:tcPr>
            <w:tcW w:w="2952" w:type="dxa"/>
          </w:tcPr>
          <w:p w14:paraId="7E9ACB67" w14:textId="77777777" w:rsidR="005E22D9" w:rsidRDefault="005E22D9" w:rsidP="00CF7730">
            <w:pPr>
              <w:pStyle w:val="TableParagraph"/>
            </w:pPr>
          </w:p>
        </w:tc>
      </w:tr>
      <w:tr w:rsidR="005E22D9" w14:paraId="37BDDB52" w14:textId="77777777" w:rsidTr="00CF7730">
        <w:trPr>
          <w:trHeight w:val="551"/>
        </w:trPr>
        <w:tc>
          <w:tcPr>
            <w:tcW w:w="2952" w:type="dxa"/>
          </w:tcPr>
          <w:p w14:paraId="4DE04399" w14:textId="77777777" w:rsidR="005E22D9" w:rsidRDefault="005E22D9" w:rsidP="00CF7730">
            <w:pPr>
              <w:pStyle w:val="TableParagraph"/>
            </w:pPr>
          </w:p>
        </w:tc>
        <w:tc>
          <w:tcPr>
            <w:tcW w:w="2952" w:type="dxa"/>
          </w:tcPr>
          <w:p w14:paraId="2F8E307B" w14:textId="77777777" w:rsidR="005E22D9" w:rsidRDefault="005E22D9" w:rsidP="00CF7730">
            <w:pPr>
              <w:pStyle w:val="TableParagraph"/>
            </w:pPr>
          </w:p>
        </w:tc>
        <w:tc>
          <w:tcPr>
            <w:tcW w:w="2952" w:type="dxa"/>
          </w:tcPr>
          <w:p w14:paraId="7CE6A7BC" w14:textId="77777777" w:rsidR="005E22D9" w:rsidRDefault="005E22D9" w:rsidP="00CF7730">
            <w:pPr>
              <w:pStyle w:val="TableParagraph"/>
            </w:pPr>
          </w:p>
        </w:tc>
      </w:tr>
      <w:tr w:rsidR="005E22D9" w14:paraId="0CA9466E" w14:textId="77777777" w:rsidTr="00CF7730">
        <w:trPr>
          <w:trHeight w:val="552"/>
        </w:trPr>
        <w:tc>
          <w:tcPr>
            <w:tcW w:w="2952" w:type="dxa"/>
          </w:tcPr>
          <w:p w14:paraId="0993B4BB" w14:textId="77777777" w:rsidR="005E22D9" w:rsidRDefault="005E22D9" w:rsidP="00CF7730">
            <w:pPr>
              <w:pStyle w:val="TableParagraph"/>
            </w:pPr>
          </w:p>
        </w:tc>
        <w:tc>
          <w:tcPr>
            <w:tcW w:w="2952" w:type="dxa"/>
          </w:tcPr>
          <w:p w14:paraId="0289188B" w14:textId="77777777" w:rsidR="005E22D9" w:rsidRDefault="005E22D9" w:rsidP="00CF7730">
            <w:pPr>
              <w:pStyle w:val="TableParagraph"/>
            </w:pPr>
          </w:p>
        </w:tc>
        <w:tc>
          <w:tcPr>
            <w:tcW w:w="2952" w:type="dxa"/>
          </w:tcPr>
          <w:p w14:paraId="607F3F39" w14:textId="77777777" w:rsidR="005E22D9" w:rsidRDefault="005E22D9" w:rsidP="00CF7730">
            <w:pPr>
              <w:pStyle w:val="TableParagraph"/>
            </w:pPr>
          </w:p>
        </w:tc>
      </w:tr>
      <w:tr w:rsidR="005E22D9" w14:paraId="7AE89BB5" w14:textId="77777777" w:rsidTr="00CF7730">
        <w:trPr>
          <w:trHeight w:val="551"/>
        </w:trPr>
        <w:tc>
          <w:tcPr>
            <w:tcW w:w="2952" w:type="dxa"/>
          </w:tcPr>
          <w:p w14:paraId="54FF9079" w14:textId="77777777" w:rsidR="005E22D9" w:rsidRDefault="005E22D9" w:rsidP="00CF7730">
            <w:pPr>
              <w:pStyle w:val="TableParagraph"/>
            </w:pPr>
          </w:p>
        </w:tc>
        <w:tc>
          <w:tcPr>
            <w:tcW w:w="2952" w:type="dxa"/>
          </w:tcPr>
          <w:p w14:paraId="6B5659BB" w14:textId="77777777" w:rsidR="005E22D9" w:rsidRDefault="005E22D9" w:rsidP="00CF7730">
            <w:pPr>
              <w:pStyle w:val="TableParagraph"/>
            </w:pPr>
          </w:p>
        </w:tc>
        <w:tc>
          <w:tcPr>
            <w:tcW w:w="2952" w:type="dxa"/>
          </w:tcPr>
          <w:p w14:paraId="6ABD4AB9" w14:textId="77777777" w:rsidR="005E22D9" w:rsidRDefault="005E22D9" w:rsidP="00CF7730">
            <w:pPr>
              <w:pStyle w:val="TableParagraph"/>
            </w:pPr>
          </w:p>
        </w:tc>
      </w:tr>
      <w:tr w:rsidR="005E22D9" w14:paraId="7F729FAD" w14:textId="77777777" w:rsidTr="00CF7730">
        <w:trPr>
          <w:trHeight w:val="551"/>
        </w:trPr>
        <w:tc>
          <w:tcPr>
            <w:tcW w:w="2952" w:type="dxa"/>
          </w:tcPr>
          <w:p w14:paraId="48AA5C4D" w14:textId="77777777" w:rsidR="005E22D9" w:rsidRDefault="005E22D9" w:rsidP="00CF7730">
            <w:pPr>
              <w:pStyle w:val="TableParagraph"/>
            </w:pPr>
          </w:p>
        </w:tc>
        <w:tc>
          <w:tcPr>
            <w:tcW w:w="2952" w:type="dxa"/>
          </w:tcPr>
          <w:p w14:paraId="4AA3BF07" w14:textId="77777777" w:rsidR="005E22D9" w:rsidRDefault="005E22D9" w:rsidP="00CF7730">
            <w:pPr>
              <w:pStyle w:val="TableParagraph"/>
            </w:pPr>
          </w:p>
        </w:tc>
        <w:tc>
          <w:tcPr>
            <w:tcW w:w="2952" w:type="dxa"/>
          </w:tcPr>
          <w:p w14:paraId="06E44D35" w14:textId="77777777" w:rsidR="005E22D9" w:rsidRDefault="005E22D9" w:rsidP="00CF7730">
            <w:pPr>
              <w:pStyle w:val="TableParagraph"/>
            </w:pPr>
          </w:p>
        </w:tc>
      </w:tr>
      <w:tr w:rsidR="005E22D9" w14:paraId="139610D5" w14:textId="77777777" w:rsidTr="00CF7730">
        <w:trPr>
          <w:trHeight w:val="551"/>
        </w:trPr>
        <w:tc>
          <w:tcPr>
            <w:tcW w:w="2952" w:type="dxa"/>
          </w:tcPr>
          <w:p w14:paraId="6B649D3E" w14:textId="77777777" w:rsidR="005E22D9" w:rsidRDefault="005E22D9" w:rsidP="00CF7730">
            <w:pPr>
              <w:pStyle w:val="TableParagraph"/>
            </w:pPr>
          </w:p>
        </w:tc>
        <w:tc>
          <w:tcPr>
            <w:tcW w:w="2952" w:type="dxa"/>
          </w:tcPr>
          <w:p w14:paraId="0DF134DC" w14:textId="77777777" w:rsidR="005E22D9" w:rsidRDefault="005E22D9" w:rsidP="00CF7730">
            <w:pPr>
              <w:pStyle w:val="TableParagraph"/>
            </w:pPr>
          </w:p>
        </w:tc>
        <w:tc>
          <w:tcPr>
            <w:tcW w:w="2952" w:type="dxa"/>
          </w:tcPr>
          <w:p w14:paraId="79858D99" w14:textId="77777777" w:rsidR="005E22D9" w:rsidRDefault="005E22D9" w:rsidP="00CF7730">
            <w:pPr>
              <w:pStyle w:val="TableParagraph"/>
            </w:pPr>
          </w:p>
        </w:tc>
      </w:tr>
      <w:tr w:rsidR="005E22D9" w14:paraId="0DACB8D4" w14:textId="77777777" w:rsidTr="00CF7730">
        <w:trPr>
          <w:trHeight w:val="552"/>
        </w:trPr>
        <w:tc>
          <w:tcPr>
            <w:tcW w:w="2952" w:type="dxa"/>
          </w:tcPr>
          <w:p w14:paraId="7F1084BB" w14:textId="77777777" w:rsidR="005E22D9" w:rsidRDefault="005E22D9" w:rsidP="00CF7730">
            <w:pPr>
              <w:pStyle w:val="TableParagraph"/>
            </w:pPr>
          </w:p>
        </w:tc>
        <w:tc>
          <w:tcPr>
            <w:tcW w:w="2952" w:type="dxa"/>
          </w:tcPr>
          <w:p w14:paraId="37C0F378" w14:textId="77777777" w:rsidR="005E22D9" w:rsidRDefault="005E22D9" w:rsidP="00CF7730">
            <w:pPr>
              <w:pStyle w:val="TableParagraph"/>
            </w:pPr>
          </w:p>
        </w:tc>
        <w:tc>
          <w:tcPr>
            <w:tcW w:w="2952" w:type="dxa"/>
          </w:tcPr>
          <w:p w14:paraId="00490E0D" w14:textId="77777777" w:rsidR="005E22D9" w:rsidRDefault="005E22D9" w:rsidP="00CF7730">
            <w:pPr>
              <w:pStyle w:val="TableParagraph"/>
            </w:pPr>
          </w:p>
        </w:tc>
      </w:tr>
      <w:tr w:rsidR="005E22D9" w14:paraId="20EB263C" w14:textId="77777777" w:rsidTr="00CF7730">
        <w:trPr>
          <w:trHeight w:val="551"/>
        </w:trPr>
        <w:tc>
          <w:tcPr>
            <w:tcW w:w="2952" w:type="dxa"/>
          </w:tcPr>
          <w:p w14:paraId="363B6805" w14:textId="77777777" w:rsidR="005E22D9" w:rsidRDefault="005E22D9" w:rsidP="00CF7730">
            <w:pPr>
              <w:pStyle w:val="TableParagraph"/>
            </w:pPr>
          </w:p>
        </w:tc>
        <w:tc>
          <w:tcPr>
            <w:tcW w:w="2952" w:type="dxa"/>
          </w:tcPr>
          <w:p w14:paraId="20126935" w14:textId="77777777" w:rsidR="005E22D9" w:rsidRDefault="005E22D9" w:rsidP="00CF7730">
            <w:pPr>
              <w:pStyle w:val="TableParagraph"/>
            </w:pPr>
          </w:p>
        </w:tc>
        <w:tc>
          <w:tcPr>
            <w:tcW w:w="2952" w:type="dxa"/>
          </w:tcPr>
          <w:p w14:paraId="7D5AD6B0" w14:textId="77777777" w:rsidR="005E22D9" w:rsidRDefault="005E22D9" w:rsidP="00CF7730">
            <w:pPr>
              <w:pStyle w:val="TableParagraph"/>
            </w:pPr>
          </w:p>
        </w:tc>
      </w:tr>
      <w:tr w:rsidR="005E22D9" w14:paraId="1F1551F6" w14:textId="77777777" w:rsidTr="00CF7730">
        <w:trPr>
          <w:trHeight w:val="551"/>
        </w:trPr>
        <w:tc>
          <w:tcPr>
            <w:tcW w:w="2952" w:type="dxa"/>
          </w:tcPr>
          <w:p w14:paraId="78268EDB" w14:textId="77777777" w:rsidR="005E22D9" w:rsidRDefault="005E22D9" w:rsidP="00CF7730">
            <w:pPr>
              <w:pStyle w:val="TableParagraph"/>
            </w:pPr>
          </w:p>
        </w:tc>
        <w:tc>
          <w:tcPr>
            <w:tcW w:w="2952" w:type="dxa"/>
          </w:tcPr>
          <w:p w14:paraId="7A435733" w14:textId="77777777" w:rsidR="005E22D9" w:rsidRDefault="005E22D9" w:rsidP="00CF7730">
            <w:pPr>
              <w:pStyle w:val="TableParagraph"/>
            </w:pPr>
          </w:p>
        </w:tc>
        <w:tc>
          <w:tcPr>
            <w:tcW w:w="2952" w:type="dxa"/>
          </w:tcPr>
          <w:p w14:paraId="0475323F" w14:textId="77777777" w:rsidR="005E22D9" w:rsidRDefault="005E22D9" w:rsidP="00CF7730">
            <w:pPr>
              <w:pStyle w:val="TableParagraph"/>
            </w:pPr>
          </w:p>
        </w:tc>
      </w:tr>
      <w:tr w:rsidR="005E22D9" w14:paraId="03891557" w14:textId="77777777" w:rsidTr="00CF7730">
        <w:trPr>
          <w:trHeight w:val="552"/>
        </w:trPr>
        <w:tc>
          <w:tcPr>
            <w:tcW w:w="2952" w:type="dxa"/>
          </w:tcPr>
          <w:p w14:paraId="0FF61141" w14:textId="77777777" w:rsidR="005E22D9" w:rsidRDefault="005E22D9" w:rsidP="00CF7730">
            <w:pPr>
              <w:pStyle w:val="TableParagraph"/>
            </w:pPr>
          </w:p>
        </w:tc>
        <w:tc>
          <w:tcPr>
            <w:tcW w:w="2952" w:type="dxa"/>
          </w:tcPr>
          <w:p w14:paraId="6E0097A5" w14:textId="77777777" w:rsidR="005E22D9" w:rsidRDefault="005E22D9" w:rsidP="00CF7730">
            <w:pPr>
              <w:pStyle w:val="TableParagraph"/>
            </w:pPr>
          </w:p>
        </w:tc>
        <w:tc>
          <w:tcPr>
            <w:tcW w:w="2952" w:type="dxa"/>
          </w:tcPr>
          <w:p w14:paraId="27C67527" w14:textId="77777777" w:rsidR="005E22D9" w:rsidRDefault="005E22D9" w:rsidP="00CF7730">
            <w:pPr>
              <w:pStyle w:val="TableParagraph"/>
            </w:pPr>
          </w:p>
        </w:tc>
      </w:tr>
      <w:tr w:rsidR="005E22D9" w14:paraId="074F9B36" w14:textId="77777777" w:rsidTr="00CF7730">
        <w:trPr>
          <w:trHeight w:val="551"/>
        </w:trPr>
        <w:tc>
          <w:tcPr>
            <w:tcW w:w="2952" w:type="dxa"/>
          </w:tcPr>
          <w:p w14:paraId="3D04589D" w14:textId="77777777" w:rsidR="005E22D9" w:rsidRDefault="005E22D9" w:rsidP="00CF7730">
            <w:pPr>
              <w:pStyle w:val="TableParagraph"/>
            </w:pPr>
          </w:p>
        </w:tc>
        <w:tc>
          <w:tcPr>
            <w:tcW w:w="2952" w:type="dxa"/>
          </w:tcPr>
          <w:p w14:paraId="6AC846BD" w14:textId="77777777" w:rsidR="005E22D9" w:rsidRDefault="005E22D9" w:rsidP="00CF7730">
            <w:pPr>
              <w:pStyle w:val="TableParagraph"/>
            </w:pPr>
          </w:p>
        </w:tc>
        <w:tc>
          <w:tcPr>
            <w:tcW w:w="2952" w:type="dxa"/>
          </w:tcPr>
          <w:p w14:paraId="204EBA59" w14:textId="77777777" w:rsidR="005E22D9" w:rsidRDefault="005E22D9" w:rsidP="00CF7730">
            <w:pPr>
              <w:pStyle w:val="TableParagraph"/>
            </w:pPr>
          </w:p>
        </w:tc>
      </w:tr>
      <w:tr w:rsidR="005E22D9" w14:paraId="345C10BE" w14:textId="77777777" w:rsidTr="00CF7730">
        <w:trPr>
          <w:trHeight w:val="551"/>
        </w:trPr>
        <w:tc>
          <w:tcPr>
            <w:tcW w:w="2952" w:type="dxa"/>
          </w:tcPr>
          <w:p w14:paraId="140226E9" w14:textId="77777777" w:rsidR="005E22D9" w:rsidRDefault="005E22D9" w:rsidP="00CF7730">
            <w:pPr>
              <w:pStyle w:val="TableParagraph"/>
            </w:pPr>
          </w:p>
        </w:tc>
        <w:tc>
          <w:tcPr>
            <w:tcW w:w="2952" w:type="dxa"/>
          </w:tcPr>
          <w:p w14:paraId="319B6647" w14:textId="77777777" w:rsidR="005E22D9" w:rsidRDefault="005E22D9" w:rsidP="00CF7730">
            <w:pPr>
              <w:pStyle w:val="TableParagraph"/>
            </w:pPr>
          </w:p>
        </w:tc>
        <w:tc>
          <w:tcPr>
            <w:tcW w:w="2952" w:type="dxa"/>
          </w:tcPr>
          <w:p w14:paraId="31AF7D06" w14:textId="77777777" w:rsidR="005E22D9" w:rsidRDefault="005E22D9" w:rsidP="00CF7730">
            <w:pPr>
              <w:pStyle w:val="TableParagraph"/>
            </w:pPr>
          </w:p>
        </w:tc>
      </w:tr>
      <w:tr w:rsidR="005E22D9" w14:paraId="2BA23B3A" w14:textId="77777777" w:rsidTr="00CF7730">
        <w:trPr>
          <w:trHeight w:val="552"/>
        </w:trPr>
        <w:tc>
          <w:tcPr>
            <w:tcW w:w="2952" w:type="dxa"/>
          </w:tcPr>
          <w:p w14:paraId="4AFB2064" w14:textId="77777777" w:rsidR="005E22D9" w:rsidRDefault="005E22D9" w:rsidP="00CF7730">
            <w:pPr>
              <w:pStyle w:val="TableParagraph"/>
            </w:pPr>
          </w:p>
        </w:tc>
        <w:tc>
          <w:tcPr>
            <w:tcW w:w="2952" w:type="dxa"/>
          </w:tcPr>
          <w:p w14:paraId="1F166E3A" w14:textId="77777777" w:rsidR="005E22D9" w:rsidRDefault="005E22D9" w:rsidP="00CF7730">
            <w:pPr>
              <w:pStyle w:val="TableParagraph"/>
            </w:pPr>
          </w:p>
        </w:tc>
        <w:tc>
          <w:tcPr>
            <w:tcW w:w="2952" w:type="dxa"/>
          </w:tcPr>
          <w:p w14:paraId="3A8F6F01" w14:textId="77777777" w:rsidR="005E22D9" w:rsidRDefault="005E22D9" w:rsidP="00CF7730">
            <w:pPr>
              <w:pStyle w:val="TableParagraph"/>
            </w:pPr>
          </w:p>
        </w:tc>
      </w:tr>
    </w:tbl>
    <w:p w14:paraId="09C6ECF3" w14:textId="77777777" w:rsidR="005E22D9" w:rsidRDefault="005E22D9" w:rsidP="005E22D9">
      <w:pPr>
        <w:sectPr w:rsidR="005E22D9">
          <w:headerReference w:type="default" r:id="rId53"/>
          <w:footerReference w:type="default" r:id="rId54"/>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65D13ABB" w14:textId="77777777" w:rsidR="005E22D9" w:rsidRDefault="005E22D9" w:rsidP="005E22D9">
      <w:pPr>
        <w:spacing w:before="88"/>
        <w:ind w:right="198"/>
        <w:jc w:val="center"/>
        <w:rPr>
          <w:b/>
          <w:sz w:val="28"/>
        </w:rPr>
      </w:pPr>
      <w:bookmarkStart w:id="212" w:name="Appendix_J"/>
      <w:bookmarkStart w:id="213" w:name="_bookmark43"/>
      <w:bookmarkEnd w:id="212"/>
      <w:bookmarkEnd w:id="213"/>
      <w:r>
        <w:rPr>
          <w:b/>
          <w:sz w:val="28"/>
        </w:rPr>
        <w:t>Appendix J</w:t>
      </w:r>
    </w:p>
    <w:p w14:paraId="26C6F213" w14:textId="77777777" w:rsidR="005E22D9" w:rsidRDefault="005E22D9" w:rsidP="005E22D9">
      <w:pPr>
        <w:pStyle w:val="BodyText"/>
        <w:spacing w:before="10"/>
        <w:rPr>
          <w:b/>
          <w:sz w:val="23"/>
        </w:rPr>
      </w:pPr>
    </w:p>
    <w:p w14:paraId="39418A16" w14:textId="77777777" w:rsidR="005E22D9" w:rsidRDefault="005E22D9" w:rsidP="005E22D9">
      <w:pPr>
        <w:ind w:right="198"/>
        <w:jc w:val="center"/>
        <w:rPr>
          <w:b/>
          <w:sz w:val="24"/>
        </w:rPr>
      </w:pPr>
      <w:r>
        <w:rPr>
          <w:b/>
          <w:sz w:val="24"/>
        </w:rPr>
        <w:t>Calibration Standards Record Form (KWF: WQ Form 2)</w:t>
      </w:r>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CF7730">
        <w:trPr>
          <w:trHeight w:val="476"/>
        </w:trPr>
        <w:tc>
          <w:tcPr>
            <w:tcW w:w="1265" w:type="dxa"/>
          </w:tcPr>
          <w:p w14:paraId="2055E548" w14:textId="77777777" w:rsidR="005E22D9" w:rsidRDefault="005E22D9" w:rsidP="00CF7730">
            <w:pPr>
              <w:pStyle w:val="TableParagraph"/>
              <w:spacing w:before="44"/>
              <w:ind w:left="405"/>
              <w:rPr>
                <w:sz w:val="24"/>
              </w:rPr>
            </w:pPr>
            <w:bookmarkStart w:id="214" w:name="Date"/>
            <w:bookmarkEnd w:id="214"/>
            <w:r>
              <w:rPr>
                <w:sz w:val="24"/>
              </w:rPr>
              <w:t>Date</w:t>
            </w:r>
          </w:p>
        </w:tc>
        <w:tc>
          <w:tcPr>
            <w:tcW w:w="1266" w:type="dxa"/>
          </w:tcPr>
          <w:p w14:paraId="1A49B8D3" w14:textId="77777777" w:rsidR="005E22D9" w:rsidRDefault="005E22D9" w:rsidP="00CF7730">
            <w:pPr>
              <w:pStyle w:val="TableParagraph"/>
              <w:spacing w:line="274" w:lineRule="exact"/>
              <w:ind w:left="107"/>
              <w:rPr>
                <w:sz w:val="24"/>
              </w:rPr>
            </w:pPr>
            <w:r>
              <w:rPr>
                <w:sz w:val="24"/>
              </w:rPr>
              <w:t>Time</w:t>
            </w:r>
          </w:p>
        </w:tc>
        <w:tc>
          <w:tcPr>
            <w:tcW w:w="1265" w:type="dxa"/>
          </w:tcPr>
          <w:p w14:paraId="19443CF0" w14:textId="77777777" w:rsidR="005E22D9" w:rsidRDefault="005E22D9" w:rsidP="00CF7730">
            <w:pPr>
              <w:pStyle w:val="TableParagraph"/>
              <w:spacing w:line="274" w:lineRule="exact"/>
              <w:ind w:left="107"/>
              <w:rPr>
                <w:sz w:val="24"/>
              </w:rPr>
            </w:pPr>
            <w:r>
              <w:rPr>
                <w:sz w:val="24"/>
              </w:rPr>
              <w:t>Action</w:t>
            </w:r>
          </w:p>
        </w:tc>
        <w:tc>
          <w:tcPr>
            <w:tcW w:w="1265" w:type="dxa"/>
          </w:tcPr>
          <w:p w14:paraId="69E28532" w14:textId="77777777" w:rsidR="005E22D9" w:rsidRDefault="005E22D9" w:rsidP="00CF7730">
            <w:pPr>
              <w:pStyle w:val="TableParagraph"/>
              <w:spacing w:line="274" w:lineRule="exact"/>
              <w:ind w:left="107"/>
              <w:rPr>
                <w:sz w:val="24"/>
              </w:rPr>
            </w:pPr>
            <w:r>
              <w:rPr>
                <w:sz w:val="24"/>
              </w:rPr>
              <w:t>Parameter</w:t>
            </w:r>
          </w:p>
        </w:tc>
        <w:tc>
          <w:tcPr>
            <w:tcW w:w="1576" w:type="dxa"/>
          </w:tcPr>
          <w:p w14:paraId="321CD057" w14:textId="77777777" w:rsidR="005E22D9" w:rsidRDefault="005E22D9" w:rsidP="00CF7730">
            <w:pPr>
              <w:pStyle w:val="TableParagraph"/>
              <w:spacing w:line="274" w:lineRule="exact"/>
              <w:ind w:left="107"/>
              <w:rPr>
                <w:sz w:val="24"/>
              </w:rPr>
            </w:pPr>
            <w:r>
              <w:rPr>
                <w:sz w:val="24"/>
              </w:rPr>
              <w:t>Concentration</w:t>
            </w:r>
          </w:p>
        </w:tc>
        <w:tc>
          <w:tcPr>
            <w:tcW w:w="1265" w:type="dxa"/>
          </w:tcPr>
          <w:p w14:paraId="16717924" w14:textId="77777777" w:rsidR="005E22D9" w:rsidRDefault="005E22D9" w:rsidP="00CF7730">
            <w:pPr>
              <w:pStyle w:val="TableParagraph"/>
              <w:spacing w:line="274" w:lineRule="exact"/>
              <w:ind w:left="106"/>
              <w:rPr>
                <w:sz w:val="24"/>
              </w:rPr>
            </w:pPr>
            <w:r>
              <w:rPr>
                <w:sz w:val="24"/>
              </w:rPr>
              <w:t>Lot</w:t>
            </w:r>
          </w:p>
        </w:tc>
        <w:tc>
          <w:tcPr>
            <w:tcW w:w="1266" w:type="dxa"/>
          </w:tcPr>
          <w:p w14:paraId="1A412442" w14:textId="77777777" w:rsidR="005E22D9" w:rsidRDefault="005E22D9" w:rsidP="00CF7730">
            <w:pPr>
              <w:pStyle w:val="TableParagraph"/>
              <w:spacing w:line="274" w:lineRule="exact"/>
              <w:ind w:left="106"/>
              <w:rPr>
                <w:sz w:val="24"/>
              </w:rPr>
            </w:pPr>
            <w:r>
              <w:rPr>
                <w:sz w:val="24"/>
              </w:rPr>
              <w:t>Expiration</w:t>
            </w:r>
          </w:p>
        </w:tc>
      </w:tr>
      <w:tr w:rsidR="005E22D9" w14:paraId="6EB22701" w14:textId="77777777" w:rsidTr="00CF7730">
        <w:trPr>
          <w:trHeight w:val="276"/>
        </w:trPr>
        <w:tc>
          <w:tcPr>
            <w:tcW w:w="1265" w:type="dxa"/>
          </w:tcPr>
          <w:p w14:paraId="62335C3C" w14:textId="77777777" w:rsidR="005E22D9" w:rsidRDefault="005E22D9" w:rsidP="00CF7730">
            <w:pPr>
              <w:pStyle w:val="TableParagraph"/>
              <w:rPr>
                <w:sz w:val="20"/>
              </w:rPr>
            </w:pPr>
          </w:p>
        </w:tc>
        <w:tc>
          <w:tcPr>
            <w:tcW w:w="1266" w:type="dxa"/>
          </w:tcPr>
          <w:p w14:paraId="67665CCF" w14:textId="77777777" w:rsidR="005E22D9" w:rsidRDefault="005E22D9" w:rsidP="00CF7730">
            <w:pPr>
              <w:pStyle w:val="TableParagraph"/>
              <w:rPr>
                <w:sz w:val="20"/>
              </w:rPr>
            </w:pPr>
          </w:p>
        </w:tc>
        <w:tc>
          <w:tcPr>
            <w:tcW w:w="1265" w:type="dxa"/>
          </w:tcPr>
          <w:p w14:paraId="5D036A6F" w14:textId="77777777" w:rsidR="005E22D9" w:rsidRDefault="005E22D9" w:rsidP="00CF7730">
            <w:pPr>
              <w:pStyle w:val="TableParagraph"/>
              <w:rPr>
                <w:sz w:val="20"/>
              </w:rPr>
            </w:pPr>
          </w:p>
        </w:tc>
        <w:tc>
          <w:tcPr>
            <w:tcW w:w="1265" w:type="dxa"/>
          </w:tcPr>
          <w:p w14:paraId="6716FA1D" w14:textId="77777777" w:rsidR="005E22D9" w:rsidRDefault="005E22D9" w:rsidP="00CF7730">
            <w:pPr>
              <w:pStyle w:val="TableParagraph"/>
              <w:rPr>
                <w:sz w:val="20"/>
              </w:rPr>
            </w:pPr>
          </w:p>
        </w:tc>
        <w:tc>
          <w:tcPr>
            <w:tcW w:w="1576" w:type="dxa"/>
          </w:tcPr>
          <w:p w14:paraId="778629E9" w14:textId="77777777" w:rsidR="005E22D9" w:rsidRDefault="005E22D9" w:rsidP="00CF7730">
            <w:pPr>
              <w:pStyle w:val="TableParagraph"/>
              <w:rPr>
                <w:sz w:val="20"/>
              </w:rPr>
            </w:pPr>
          </w:p>
        </w:tc>
        <w:tc>
          <w:tcPr>
            <w:tcW w:w="1265" w:type="dxa"/>
          </w:tcPr>
          <w:p w14:paraId="7102C7C0" w14:textId="77777777" w:rsidR="005E22D9" w:rsidRDefault="005E22D9" w:rsidP="00CF7730">
            <w:pPr>
              <w:pStyle w:val="TableParagraph"/>
              <w:rPr>
                <w:sz w:val="20"/>
              </w:rPr>
            </w:pPr>
          </w:p>
        </w:tc>
        <w:tc>
          <w:tcPr>
            <w:tcW w:w="1266" w:type="dxa"/>
          </w:tcPr>
          <w:p w14:paraId="12B6178D" w14:textId="77777777" w:rsidR="005E22D9" w:rsidRDefault="005E22D9" w:rsidP="00CF7730">
            <w:pPr>
              <w:pStyle w:val="TableParagraph"/>
              <w:rPr>
                <w:sz w:val="20"/>
              </w:rPr>
            </w:pPr>
          </w:p>
        </w:tc>
      </w:tr>
      <w:tr w:rsidR="005E22D9" w14:paraId="15F27C0A" w14:textId="77777777" w:rsidTr="00CF7730">
        <w:trPr>
          <w:trHeight w:val="275"/>
        </w:trPr>
        <w:tc>
          <w:tcPr>
            <w:tcW w:w="1265" w:type="dxa"/>
          </w:tcPr>
          <w:p w14:paraId="438F46B3" w14:textId="77777777" w:rsidR="005E22D9" w:rsidRDefault="005E22D9" w:rsidP="00CF7730">
            <w:pPr>
              <w:pStyle w:val="TableParagraph"/>
              <w:rPr>
                <w:sz w:val="20"/>
              </w:rPr>
            </w:pPr>
          </w:p>
        </w:tc>
        <w:tc>
          <w:tcPr>
            <w:tcW w:w="1266" w:type="dxa"/>
          </w:tcPr>
          <w:p w14:paraId="6A982C3F" w14:textId="77777777" w:rsidR="005E22D9" w:rsidRDefault="005E22D9" w:rsidP="00CF7730">
            <w:pPr>
              <w:pStyle w:val="TableParagraph"/>
              <w:rPr>
                <w:sz w:val="20"/>
              </w:rPr>
            </w:pPr>
          </w:p>
        </w:tc>
        <w:tc>
          <w:tcPr>
            <w:tcW w:w="1265" w:type="dxa"/>
          </w:tcPr>
          <w:p w14:paraId="6AE66A50" w14:textId="77777777" w:rsidR="005E22D9" w:rsidRDefault="005E22D9" w:rsidP="00CF7730">
            <w:pPr>
              <w:pStyle w:val="TableParagraph"/>
              <w:rPr>
                <w:sz w:val="20"/>
              </w:rPr>
            </w:pPr>
          </w:p>
        </w:tc>
        <w:tc>
          <w:tcPr>
            <w:tcW w:w="1265" w:type="dxa"/>
          </w:tcPr>
          <w:p w14:paraId="248981D0" w14:textId="77777777" w:rsidR="005E22D9" w:rsidRDefault="005E22D9" w:rsidP="00CF7730">
            <w:pPr>
              <w:pStyle w:val="TableParagraph"/>
              <w:rPr>
                <w:sz w:val="20"/>
              </w:rPr>
            </w:pPr>
          </w:p>
        </w:tc>
        <w:tc>
          <w:tcPr>
            <w:tcW w:w="1576" w:type="dxa"/>
          </w:tcPr>
          <w:p w14:paraId="4A45E10D" w14:textId="77777777" w:rsidR="005E22D9" w:rsidRDefault="005E22D9" w:rsidP="00CF7730">
            <w:pPr>
              <w:pStyle w:val="TableParagraph"/>
              <w:rPr>
                <w:sz w:val="20"/>
              </w:rPr>
            </w:pPr>
          </w:p>
        </w:tc>
        <w:tc>
          <w:tcPr>
            <w:tcW w:w="1265" w:type="dxa"/>
          </w:tcPr>
          <w:p w14:paraId="75D79D6A" w14:textId="77777777" w:rsidR="005E22D9" w:rsidRDefault="005E22D9" w:rsidP="00CF7730">
            <w:pPr>
              <w:pStyle w:val="TableParagraph"/>
              <w:rPr>
                <w:sz w:val="20"/>
              </w:rPr>
            </w:pPr>
          </w:p>
        </w:tc>
        <w:tc>
          <w:tcPr>
            <w:tcW w:w="1266" w:type="dxa"/>
          </w:tcPr>
          <w:p w14:paraId="6BBEE8B6" w14:textId="77777777" w:rsidR="005E22D9" w:rsidRDefault="005E22D9" w:rsidP="00CF7730">
            <w:pPr>
              <w:pStyle w:val="TableParagraph"/>
              <w:rPr>
                <w:sz w:val="20"/>
              </w:rPr>
            </w:pPr>
          </w:p>
        </w:tc>
      </w:tr>
      <w:tr w:rsidR="005E22D9" w14:paraId="4CF88623" w14:textId="77777777" w:rsidTr="00CF7730">
        <w:trPr>
          <w:trHeight w:val="275"/>
        </w:trPr>
        <w:tc>
          <w:tcPr>
            <w:tcW w:w="1265" w:type="dxa"/>
          </w:tcPr>
          <w:p w14:paraId="128D5118" w14:textId="77777777" w:rsidR="005E22D9" w:rsidRDefault="005E22D9" w:rsidP="00CF7730">
            <w:pPr>
              <w:pStyle w:val="TableParagraph"/>
              <w:rPr>
                <w:sz w:val="20"/>
              </w:rPr>
            </w:pPr>
          </w:p>
        </w:tc>
        <w:tc>
          <w:tcPr>
            <w:tcW w:w="1266" w:type="dxa"/>
          </w:tcPr>
          <w:p w14:paraId="526CC7CE" w14:textId="77777777" w:rsidR="005E22D9" w:rsidRDefault="005E22D9" w:rsidP="00CF7730">
            <w:pPr>
              <w:pStyle w:val="TableParagraph"/>
              <w:rPr>
                <w:sz w:val="20"/>
              </w:rPr>
            </w:pPr>
          </w:p>
        </w:tc>
        <w:tc>
          <w:tcPr>
            <w:tcW w:w="1265" w:type="dxa"/>
          </w:tcPr>
          <w:p w14:paraId="323A0B9E" w14:textId="77777777" w:rsidR="005E22D9" w:rsidRDefault="005E22D9" w:rsidP="00CF7730">
            <w:pPr>
              <w:pStyle w:val="TableParagraph"/>
              <w:rPr>
                <w:sz w:val="20"/>
              </w:rPr>
            </w:pPr>
          </w:p>
        </w:tc>
        <w:tc>
          <w:tcPr>
            <w:tcW w:w="1265" w:type="dxa"/>
          </w:tcPr>
          <w:p w14:paraId="77DC87CF" w14:textId="77777777" w:rsidR="005E22D9" w:rsidRDefault="005E22D9" w:rsidP="00CF7730">
            <w:pPr>
              <w:pStyle w:val="TableParagraph"/>
              <w:rPr>
                <w:sz w:val="20"/>
              </w:rPr>
            </w:pPr>
          </w:p>
        </w:tc>
        <w:tc>
          <w:tcPr>
            <w:tcW w:w="1576" w:type="dxa"/>
          </w:tcPr>
          <w:p w14:paraId="6253011D" w14:textId="77777777" w:rsidR="005E22D9" w:rsidRDefault="005E22D9" w:rsidP="00CF7730">
            <w:pPr>
              <w:pStyle w:val="TableParagraph"/>
              <w:rPr>
                <w:sz w:val="20"/>
              </w:rPr>
            </w:pPr>
          </w:p>
        </w:tc>
        <w:tc>
          <w:tcPr>
            <w:tcW w:w="1265" w:type="dxa"/>
          </w:tcPr>
          <w:p w14:paraId="255EAB8D" w14:textId="77777777" w:rsidR="005E22D9" w:rsidRDefault="005E22D9" w:rsidP="00CF7730">
            <w:pPr>
              <w:pStyle w:val="TableParagraph"/>
              <w:rPr>
                <w:sz w:val="20"/>
              </w:rPr>
            </w:pPr>
          </w:p>
        </w:tc>
        <w:tc>
          <w:tcPr>
            <w:tcW w:w="1266" w:type="dxa"/>
          </w:tcPr>
          <w:p w14:paraId="3BE7F6EC" w14:textId="77777777" w:rsidR="005E22D9" w:rsidRDefault="005E22D9" w:rsidP="00CF7730">
            <w:pPr>
              <w:pStyle w:val="TableParagraph"/>
              <w:rPr>
                <w:sz w:val="20"/>
              </w:rPr>
            </w:pPr>
          </w:p>
        </w:tc>
      </w:tr>
      <w:tr w:rsidR="005E22D9" w14:paraId="0F553681" w14:textId="77777777" w:rsidTr="00CF7730">
        <w:trPr>
          <w:trHeight w:val="275"/>
        </w:trPr>
        <w:tc>
          <w:tcPr>
            <w:tcW w:w="1265" w:type="dxa"/>
          </w:tcPr>
          <w:p w14:paraId="753ED4B6" w14:textId="77777777" w:rsidR="005E22D9" w:rsidRDefault="005E22D9" w:rsidP="00CF7730">
            <w:pPr>
              <w:pStyle w:val="TableParagraph"/>
              <w:rPr>
                <w:sz w:val="20"/>
              </w:rPr>
            </w:pPr>
          </w:p>
        </w:tc>
        <w:tc>
          <w:tcPr>
            <w:tcW w:w="1266" w:type="dxa"/>
          </w:tcPr>
          <w:p w14:paraId="06734ED2" w14:textId="77777777" w:rsidR="005E22D9" w:rsidRDefault="005E22D9" w:rsidP="00CF7730">
            <w:pPr>
              <w:pStyle w:val="TableParagraph"/>
              <w:rPr>
                <w:sz w:val="20"/>
              </w:rPr>
            </w:pPr>
          </w:p>
        </w:tc>
        <w:tc>
          <w:tcPr>
            <w:tcW w:w="1265" w:type="dxa"/>
          </w:tcPr>
          <w:p w14:paraId="10A375C8" w14:textId="77777777" w:rsidR="005E22D9" w:rsidRDefault="005E22D9" w:rsidP="00CF7730">
            <w:pPr>
              <w:pStyle w:val="TableParagraph"/>
              <w:rPr>
                <w:sz w:val="20"/>
              </w:rPr>
            </w:pPr>
          </w:p>
        </w:tc>
        <w:tc>
          <w:tcPr>
            <w:tcW w:w="1265" w:type="dxa"/>
          </w:tcPr>
          <w:p w14:paraId="69EA2291" w14:textId="77777777" w:rsidR="005E22D9" w:rsidRDefault="005E22D9" w:rsidP="00CF7730">
            <w:pPr>
              <w:pStyle w:val="TableParagraph"/>
              <w:rPr>
                <w:sz w:val="20"/>
              </w:rPr>
            </w:pPr>
          </w:p>
        </w:tc>
        <w:tc>
          <w:tcPr>
            <w:tcW w:w="1576" w:type="dxa"/>
          </w:tcPr>
          <w:p w14:paraId="563CF542" w14:textId="77777777" w:rsidR="005E22D9" w:rsidRDefault="005E22D9" w:rsidP="00CF7730">
            <w:pPr>
              <w:pStyle w:val="TableParagraph"/>
              <w:rPr>
                <w:sz w:val="20"/>
              </w:rPr>
            </w:pPr>
          </w:p>
        </w:tc>
        <w:tc>
          <w:tcPr>
            <w:tcW w:w="1265" w:type="dxa"/>
          </w:tcPr>
          <w:p w14:paraId="7B99C3FB" w14:textId="77777777" w:rsidR="005E22D9" w:rsidRDefault="005E22D9" w:rsidP="00CF7730">
            <w:pPr>
              <w:pStyle w:val="TableParagraph"/>
              <w:rPr>
                <w:sz w:val="20"/>
              </w:rPr>
            </w:pPr>
          </w:p>
        </w:tc>
        <w:tc>
          <w:tcPr>
            <w:tcW w:w="1266" w:type="dxa"/>
          </w:tcPr>
          <w:p w14:paraId="550080AC" w14:textId="77777777" w:rsidR="005E22D9" w:rsidRDefault="005E22D9" w:rsidP="00CF7730">
            <w:pPr>
              <w:pStyle w:val="TableParagraph"/>
              <w:rPr>
                <w:sz w:val="20"/>
              </w:rPr>
            </w:pPr>
          </w:p>
        </w:tc>
      </w:tr>
      <w:tr w:rsidR="005E22D9" w14:paraId="5E6B24FB" w14:textId="77777777" w:rsidTr="00CF7730">
        <w:trPr>
          <w:trHeight w:val="276"/>
        </w:trPr>
        <w:tc>
          <w:tcPr>
            <w:tcW w:w="1265" w:type="dxa"/>
          </w:tcPr>
          <w:p w14:paraId="5318BB8B" w14:textId="77777777" w:rsidR="005E22D9" w:rsidRDefault="005E22D9" w:rsidP="00CF7730">
            <w:pPr>
              <w:pStyle w:val="TableParagraph"/>
              <w:rPr>
                <w:sz w:val="20"/>
              </w:rPr>
            </w:pPr>
          </w:p>
        </w:tc>
        <w:tc>
          <w:tcPr>
            <w:tcW w:w="1266" w:type="dxa"/>
          </w:tcPr>
          <w:p w14:paraId="76DFA4AD" w14:textId="77777777" w:rsidR="005E22D9" w:rsidRDefault="005E22D9" w:rsidP="00CF7730">
            <w:pPr>
              <w:pStyle w:val="TableParagraph"/>
              <w:rPr>
                <w:sz w:val="20"/>
              </w:rPr>
            </w:pPr>
          </w:p>
        </w:tc>
        <w:tc>
          <w:tcPr>
            <w:tcW w:w="1265" w:type="dxa"/>
          </w:tcPr>
          <w:p w14:paraId="7CBD713D" w14:textId="77777777" w:rsidR="005E22D9" w:rsidRDefault="005E22D9" w:rsidP="00CF7730">
            <w:pPr>
              <w:pStyle w:val="TableParagraph"/>
              <w:rPr>
                <w:sz w:val="20"/>
              </w:rPr>
            </w:pPr>
          </w:p>
        </w:tc>
        <w:tc>
          <w:tcPr>
            <w:tcW w:w="1265" w:type="dxa"/>
          </w:tcPr>
          <w:p w14:paraId="0AAE1CB0" w14:textId="77777777" w:rsidR="005E22D9" w:rsidRDefault="005E22D9" w:rsidP="00CF7730">
            <w:pPr>
              <w:pStyle w:val="TableParagraph"/>
              <w:rPr>
                <w:sz w:val="20"/>
              </w:rPr>
            </w:pPr>
          </w:p>
        </w:tc>
        <w:tc>
          <w:tcPr>
            <w:tcW w:w="1576" w:type="dxa"/>
          </w:tcPr>
          <w:p w14:paraId="548F323A" w14:textId="77777777" w:rsidR="005E22D9" w:rsidRDefault="005E22D9" w:rsidP="00CF7730">
            <w:pPr>
              <w:pStyle w:val="TableParagraph"/>
              <w:rPr>
                <w:sz w:val="20"/>
              </w:rPr>
            </w:pPr>
          </w:p>
        </w:tc>
        <w:tc>
          <w:tcPr>
            <w:tcW w:w="1265" w:type="dxa"/>
          </w:tcPr>
          <w:p w14:paraId="1486ADF2" w14:textId="77777777" w:rsidR="005E22D9" w:rsidRDefault="005E22D9" w:rsidP="00CF7730">
            <w:pPr>
              <w:pStyle w:val="TableParagraph"/>
              <w:rPr>
                <w:sz w:val="20"/>
              </w:rPr>
            </w:pPr>
          </w:p>
        </w:tc>
        <w:tc>
          <w:tcPr>
            <w:tcW w:w="1266" w:type="dxa"/>
          </w:tcPr>
          <w:p w14:paraId="0DCBCC59" w14:textId="77777777" w:rsidR="005E22D9" w:rsidRDefault="005E22D9" w:rsidP="00CF7730">
            <w:pPr>
              <w:pStyle w:val="TableParagraph"/>
              <w:rPr>
                <w:sz w:val="20"/>
              </w:rPr>
            </w:pPr>
          </w:p>
        </w:tc>
      </w:tr>
      <w:tr w:rsidR="005E22D9" w14:paraId="614D53D4" w14:textId="77777777" w:rsidTr="00CF7730">
        <w:trPr>
          <w:trHeight w:val="275"/>
        </w:trPr>
        <w:tc>
          <w:tcPr>
            <w:tcW w:w="1265" w:type="dxa"/>
          </w:tcPr>
          <w:p w14:paraId="4F76A94B" w14:textId="77777777" w:rsidR="005E22D9" w:rsidRDefault="005E22D9" w:rsidP="00CF7730">
            <w:pPr>
              <w:pStyle w:val="TableParagraph"/>
              <w:rPr>
                <w:sz w:val="20"/>
              </w:rPr>
            </w:pPr>
          </w:p>
        </w:tc>
        <w:tc>
          <w:tcPr>
            <w:tcW w:w="1266" w:type="dxa"/>
          </w:tcPr>
          <w:p w14:paraId="1649829B" w14:textId="77777777" w:rsidR="005E22D9" w:rsidRDefault="005E22D9" w:rsidP="00CF7730">
            <w:pPr>
              <w:pStyle w:val="TableParagraph"/>
              <w:rPr>
                <w:sz w:val="20"/>
              </w:rPr>
            </w:pPr>
          </w:p>
        </w:tc>
        <w:tc>
          <w:tcPr>
            <w:tcW w:w="1265" w:type="dxa"/>
          </w:tcPr>
          <w:p w14:paraId="1D243E6A" w14:textId="77777777" w:rsidR="005E22D9" w:rsidRDefault="005E22D9" w:rsidP="00CF7730">
            <w:pPr>
              <w:pStyle w:val="TableParagraph"/>
              <w:rPr>
                <w:sz w:val="20"/>
              </w:rPr>
            </w:pPr>
          </w:p>
        </w:tc>
        <w:tc>
          <w:tcPr>
            <w:tcW w:w="1265" w:type="dxa"/>
          </w:tcPr>
          <w:p w14:paraId="127B34A3" w14:textId="77777777" w:rsidR="005E22D9" w:rsidRDefault="005E22D9" w:rsidP="00CF7730">
            <w:pPr>
              <w:pStyle w:val="TableParagraph"/>
              <w:rPr>
                <w:sz w:val="20"/>
              </w:rPr>
            </w:pPr>
          </w:p>
        </w:tc>
        <w:tc>
          <w:tcPr>
            <w:tcW w:w="1576" w:type="dxa"/>
          </w:tcPr>
          <w:p w14:paraId="1B9F19AC" w14:textId="77777777" w:rsidR="005E22D9" w:rsidRDefault="005E22D9" w:rsidP="00CF7730">
            <w:pPr>
              <w:pStyle w:val="TableParagraph"/>
              <w:rPr>
                <w:sz w:val="20"/>
              </w:rPr>
            </w:pPr>
          </w:p>
        </w:tc>
        <w:tc>
          <w:tcPr>
            <w:tcW w:w="1265" w:type="dxa"/>
          </w:tcPr>
          <w:p w14:paraId="41A8A7C3" w14:textId="77777777" w:rsidR="005E22D9" w:rsidRDefault="005E22D9" w:rsidP="00CF7730">
            <w:pPr>
              <w:pStyle w:val="TableParagraph"/>
              <w:rPr>
                <w:sz w:val="20"/>
              </w:rPr>
            </w:pPr>
          </w:p>
        </w:tc>
        <w:tc>
          <w:tcPr>
            <w:tcW w:w="1266" w:type="dxa"/>
          </w:tcPr>
          <w:p w14:paraId="7E38BA3B" w14:textId="77777777" w:rsidR="005E22D9" w:rsidRDefault="005E22D9" w:rsidP="00CF7730">
            <w:pPr>
              <w:pStyle w:val="TableParagraph"/>
              <w:rPr>
                <w:sz w:val="20"/>
              </w:rPr>
            </w:pPr>
          </w:p>
        </w:tc>
      </w:tr>
      <w:tr w:rsidR="005E22D9" w14:paraId="35007479" w14:textId="77777777" w:rsidTr="00CF7730">
        <w:trPr>
          <w:trHeight w:val="275"/>
        </w:trPr>
        <w:tc>
          <w:tcPr>
            <w:tcW w:w="1265" w:type="dxa"/>
          </w:tcPr>
          <w:p w14:paraId="6E95E985" w14:textId="77777777" w:rsidR="005E22D9" w:rsidRDefault="005E22D9" w:rsidP="00CF7730">
            <w:pPr>
              <w:pStyle w:val="TableParagraph"/>
              <w:rPr>
                <w:sz w:val="20"/>
              </w:rPr>
            </w:pPr>
          </w:p>
        </w:tc>
        <w:tc>
          <w:tcPr>
            <w:tcW w:w="1266" w:type="dxa"/>
          </w:tcPr>
          <w:p w14:paraId="082C76AD" w14:textId="77777777" w:rsidR="005E22D9" w:rsidRDefault="005E22D9" w:rsidP="00CF7730">
            <w:pPr>
              <w:pStyle w:val="TableParagraph"/>
              <w:rPr>
                <w:sz w:val="20"/>
              </w:rPr>
            </w:pPr>
          </w:p>
        </w:tc>
        <w:tc>
          <w:tcPr>
            <w:tcW w:w="1265" w:type="dxa"/>
          </w:tcPr>
          <w:p w14:paraId="2CD178EE" w14:textId="77777777" w:rsidR="005E22D9" w:rsidRDefault="005E22D9" w:rsidP="00CF7730">
            <w:pPr>
              <w:pStyle w:val="TableParagraph"/>
              <w:rPr>
                <w:sz w:val="20"/>
              </w:rPr>
            </w:pPr>
          </w:p>
        </w:tc>
        <w:tc>
          <w:tcPr>
            <w:tcW w:w="1265" w:type="dxa"/>
          </w:tcPr>
          <w:p w14:paraId="7B191122" w14:textId="77777777" w:rsidR="005E22D9" w:rsidRDefault="005E22D9" w:rsidP="00CF7730">
            <w:pPr>
              <w:pStyle w:val="TableParagraph"/>
              <w:rPr>
                <w:sz w:val="20"/>
              </w:rPr>
            </w:pPr>
          </w:p>
        </w:tc>
        <w:tc>
          <w:tcPr>
            <w:tcW w:w="1576" w:type="dxa"/>
          </w:tcPr>
          <w:p w14:paraId="0BB33AEB" w14:textId="77777777" w:rsidR="005E22D9" w:rsidRDefault="005E22D9" w:rsidP="00CF7730">
            <w:pPr>
              <w:pStyle w:val="TableParagraph"/>
              <w:rPr>
                <w:sz w:val="20"/>
              </w:rPr>
            </w:pPr>
          </w:p>
        </w:tc>
        <w:tc>
          <w:tcPr>
            <w:tcW w:w="1265" w:type="dxa"/>
          </w:tcPr>
          <w:p w14:paraId="75E7FCB2" w14:textId="77777777" w:rsidR="005E22D9" w:rsidRDefault="005E22D9" w:rsidP="00CF7730">
            <w:pPr>
              <w:pStyle w:val="TableParagraph"/>
              <w:rPr>
                <w:sz w:val="20"/>
              </w:rPr>
            </w:pPr>
          </w:p>
        </w:tc>
        <w:tc>
          <w:tcPr>
            <w:tcW w:w="1266" w:type="dxa"/>
          </w:tcPr>
          <w:p w14:paraId="5FD622C3" w14:textId="77777777" w:rsidR="005E22D9" w:rsidRDefault="005E22D9" w:rsidP="00CF7730">
            <w:pPr>
              <w:pStyle w:val="TableParagraph"/>
              <w:rPr>
                <w:sz w:val="20"/>
              </w:rPr>
            </w:pPr>
          </w:p>
        </w:tc>
      </w:tr>
      <w:tr w:rsidR="005E22D9" w14:paraId="15E9F5A1" w14:textId="77777777" w:rsidTr="00CF7730">
        <w:trPr>
          <w:trHeight w:val="276"/>
        </w:trPr>
        <w:tc>
          <w:tcPr>
            <w:tcW w:w="1265" w:type="dxa"/>
          </w:tcPr>
          <w:p w14:paraId="6D81136E" w14:textId="77777777" w:rsidR="005E22D9" w:rsidRDefault="005E22D9" w:rsidP="00CF7730">
            <w:pPr>
              <w:pStyle w:val="TableParagraph"/>
              <w:rPr>
                <w:sz w:val="20"/>
              </w:rPr>
            </w:pPr>
          </w:p>
        </w:tc>
        <w:tc>
          <w:tcPr>
            <w:tcW w:w="1266" w:type="dxa"/>
          </w:tcPr>
          <w:p w14:paraId="0BD35C20" w14:textId="77777777" w:rsidR="005E22D9" w:rsidRDefault="005E22D9" w:rsidP="00CF7730">
            <w:pPr>
              <w:pStyle w:val="TableParagraph"/>
              <w:rPr>
                <w:sz w:val="20"/>
              </w:rPr>
            </w:pPr>
          </w:p>
        </w:tc>
        <w:tc>
          <w:tcPr>
            <w:tcW w:w="1265" w:type="dxa"/>
          </w:tcPr>
          <w:p w14:paraId="4681E029" w14:textId="77777777" w:rsidR="005E22D9" w:rsidRDefault="005E22D9" w:rsidP="00CF7730">
            <w:pPr>
              <w:pStyle w:val="TableParagraph"/>
              <w:rPr>
                <w:sz w:val="20"/>
              </w:rPr>
            </w:pPr>
          </w:p>
        </w:tc>
        <w:tc>
          <w:tcPr>
            <w:tcW w:w="1265" w:type="dxa"/>
          </w:tcPr>
          <w:p w14:paraId="7F8168FF" w14:textId="77777777" w:rsidR="005E22D9" w:rsidRDefault="005E22D9" w:rsidP="00CF7730">
            <w:pPr>
              <w:pStyle w:val="TableParagraph"/>
              <w:rPr>
                <w:sz w:val="20"/>
              </w:rPr>
            </w:pPr>
          </w:p>
        </w:tc>
        <w:tc>
          <w:tcPr>
            <w:tcW w:w="1576" w:type="dxa"/>
          </w:tcPr>
          <w:p w14:paraId="22A5F241" w14:textId="77777777" w:rsidR="005E22D9" w:rsidRDefault="005E22D9" w:rsidP="00CF7730">
            <w:pPr>
              <w:pStyle w:val="TableParagraph"/>
              <w:rPr>
                <w:sz w:val="20"/>
              </w:rPr>
            </w:pPr>
          </w:p>
        </w:tc>
        <w:tc>
          <w:tcPr>
            <w:tcW w:w="1265" w:type="dxa"/>
          </w:tcPr>
          <w:p w14:paraId="534B6594" w14:textId="77777777" w:rsidR="005E22D9" w:rsidRDefault="005E22D9" w:rsidP="00CF7730">
            <w:pPr>
              <w:pStyle w:val="TableParagraph"/>
              <w:rPr>
                <w:sz w:val="20"/>
              </w:rPr>
            </w:pPr>
          </w:p>
        </w:tc>
        <w:tc>
          <w:tcPr>
            <w:tcW w:w="1266" w:type="dxa"/>
          </w:tcPr>
          <w:p w14:paraId="0E84C0ED" w14:textId="77777777" w:rsidR="005E22D9" w:rsidRDefault="005E22D9" w:rsidP="00CF7730">
            <w:pPr>
              <w:pStyle w:val="TableParagraph"/>
              <w:rPr>
                <w:sz w:val="20"/>
              </w:rPr>
            </w:pPr>
          </w:p>
        </w:tc>
      </w:tr>
      <w:tr w:rsidR="005E22D9" w14:paraId="04BF2922" w14:textId="77777777" w:rsidTr="00CF7730">
        <w:trPr>
          <w:trHeight w:val="275"/>
        </w:trPr>
        <w:tc>
          <w:tcPr>
            <w:tcW w:w="1265" w:type="dxa"/>
          </w:tcPr>
          <w:p w14:paraId="4B80D770" w14:textId="77777777" w:rsidR="005E22D9" w:rsidRDefault="005E22D9" w:rsidP="00CF7730">
            <w:pPr>
              <w:pStyle w:val="TableParagraph"/>
              <w:rPr>
                <w:sz w:val="20"/>
              </w:rPr>
            </w:pPr>
          </w:p>
        </w:tc>
        <w:tc>
          <w:tcPr>
            <w:tcW w:w="1266" w:type="dxa"/>
          </w:tcPr>
          <w:p w14:paraId="28D5B523" w14:textId="77777777" w:rsidR="005E22D9" w:rsidRDefault="005E22D9" w:rsidP="00CF7730">
            <w:pPr>
              <w:pStyle w:val="TableParagraph"/>
              <w:rPr>
                <w:sz w:val="20"/>
              </w:rPr>
            </w:pPr>
          </w:p>
        </w:tc>
        <w:tc>
          <w:tcPr>
            <w:tcW w:w="1265" w:type="dxa"/>
          </w:tcPr>
          <w:p w14:paraId="2992C433" w14:textId="77777777" w:rsidR="005E22D9" w:rsidRDefault="005E22D9" w:rsidP="00CF7730">
            <w:pPr>
              <w:pStyle w:val="TableParagraph"/>
              <w:rPr>
                <w:sz w:val="20"/>
              </w:rPr>
            </w:pPr>
          </w:p>
        </w:tc>
        <w:tc>
          <w:tcPr>
            <w:tcW w:w="1265" w:type="dxa"/>
          </w:tcPr>
          <w:p w14:paraId="7E7DB31D" w14:textId="77777777" w:rsidR="005E22D9" w:rsidRDefault="005E22D9" w:rsidP="00CF7730">
            <w:pPr>
              <w:pStyle w:val="TableParagraph"/>
              <w:rPr>
                <w:sz w:val="20"/>
              </w:rPr>
            </w:pPr>
          </w:p>
        </w:tc>
        <w:tc>
          <w:tcPr>
            <w:tcW w:w="1576" w:type="dxa"/>
          </w:tcPr>
          <w:p w14:paraId="374D5087" w14:textId="77777777" w:rsidR="005E22D9" w:rsidRDefault="005E22D9" w:rsidP="00CF7730">
            <w:pPr>
              <w:pStyle w:val="TableParagraph"/>
              <w:rPr>
                <w:sz w:val="20"/>
              </w:rPr>
            </w:pPr>
          </w:p>
        </w:tc>
        <w:tc>
          <w:tcPr>
            <w:tcW w:w="1265" w:type="dxa"/>
          </w:tcPr>
          <w:p w14:paraId="2C172196" w14:textId="77777777" w:rsidR="005E22D9" w:rsidRDefault="005E22D9" w:rsidP="00CF7730">
            <w:pPr>
              <w:pStyle w:val="TableParagraph"/>
              <w:rPr>
                <w:sz w:val="20"/>
              </w:rPr>
            </w:pPr>
          </w:p>
        </w:tc>
        <w:tc>
          <w:tcPr>
            <w:tcW w:w="1266" w:type="dxa"/>
          </w:tcPr>
          <w:p w14:paraId="0E704978" w14:textId="77777777" w:rsidR="005E22D9" w:rsidRDefault="005E22D9" w:rsidP="00CF7730">
            <w:pPr>
              <w:pStyle w:val="TableParagraph"/>
              <w:rPr>
                <w:sz w:val="20"/>
              </w:rPr>
            </w:pPr>
          </w:p>
        </w:tc>
      </w:tr>
      <w:tr w:rsidR="005E22D9" w14:paraId="2180A544" w14:textId="77777777" w:rsidTr="00CF7730">
        <w:trPr>
          <w:trHeight w:val="275"/>
        </w:trPr>
        <w:tc>
          <w:tcPr>
            <w:tcW w:w="1265" w:type="dxa"/>
          </w:tcPr>
          <w:p w14:paraId="3499BB18" w14:textId="77777777" w:rsidR="005E22D9" w:rsidRDefault="005E22D9" w:rsidP="00CF7730">
            <w:pPr>
              <w:pStyle w:val="TableParagraph"/>
              <w:rPr>
                <w:sz w:val="20"/>
              </w:rPr>
            </w:pPr>
          </w:p>
        </w:tc>
        <w:tc>
          <w:tcPr>
            <w:tcW w:w="1266" w:type="dxa"/>
          </w:tcPr>
          <w:p w14:paraId="08AB54F9" w14:textId="77777777" w:rsidR="005E22D9" w:rsidRDefault="005E22D9" w:rsidP="00CF7730">
            <w:pPr>
              <w:pStyle w:val="TableParagraph"/>
              <w:rPr>
                <w:sz w:val="20"/>
              </w:rPr>
            </w:pPr>
          </w:p>
        </w:tc>
        <w:tc>
          <w:tcPr>
            <w:tcW w:w="1265" w:type="dxa"/>
          </w:tcPr>
          <w:p w14:paraId="2FE79259" w14:textId="77777777" w:rsidR="005E22D9" w:rsidRDefault="005E22D9" w:rsidP="00CF7730">
            <w:pPr>
              <w:pStyle w:val="TableParagraph"/>
              <w:rPr>
                <w:sz w:val="20"/>
              </w:rPr>
            </w:pPr>
          </w:p>
        </w:tc>
        <w:tc>
          <w:tcPr>
            <w:tcW w:w="1265" w:type="dxa"/>
          </w:tcPr>
          <w:p w14:paraId="61E63B85" w14:textId="77777777" w:rsidR="005E22D9" w:rsidRDefault="005E22D9" w:rsidP="00CF7730">
            <w:pPr>
              <w:pStyle w:val="TableParagraph"/>
              <w:rPr>
                <w:sz w:val="20"/>
              </w:rPr>
            </w:pPr>
          </w:p>
        </w:tc>
        <w:tc>
          <w:tcPr>
            <w:tcW w:w="1576" w:type="dxa"/>
          </w:tcPr>
          <w:p w14:paraId="58863954" w14:textId="77777777" w:rsidR="005E22D9" w:rsidRDefault="005E22D9" w:rsidP="00CF7730">
            <w:pPr>
              <w:pStyle w:val="TableParagraph"/>
              <w:rPr>
                <w:sz w:val="20"/>
              </w:rPr>
            </w:pPr>
          </w:p>
        </w:tc>
        <w:tc>
          <w:tcPr>
            <w:tcW w:w="1265" w:type="dxa"/>
          </w:tcPr>
          <w:p w14:paraId="30522774" w14:textId="77777777" w:rsidR="005E22D9" w:rsidRDefault="005E22D9" w:rsidP="00CF7730">
            <w:pPr>
              <w:pStyle w:val="TableParagraph"/>
              <w:rPr>
                <w:sz w:val="20"/>
              </w:rPr>
            </w:pPr>
          </w:p>
        </w:tc>
        <w:tc>
          <w:tcPr>
            <w:tcW w:w="1266" w:type="dxa"/>
          </w:tcPr>
          <w:p w14:paraId="5AC0621C" w14:textId="77777777" w:rsidR="005E22D9" w:rsidRDefault="005E22D9" w:rsidP="00CF7730">
            <w:pPr>
              <w:pStyle w:val="TableParagraph"/>
              <w:rPr>
                <w:sz w:val="20"/>
              </w:rPr>
            </w:pPr>
          </w:p>
        </w:tc>
      </w:tr>
      <w:tr w:rsidR="005E22D9" w14:paraId="2C6FBA56" w14:textId="77777777" w:rsidTr="00CF7730">
        <w:trPr>
          <w:trHeight w:val="276"/>
        </w:trPr>
        <w:tc>
          <w:tcPr>
            <w:tcW w:w="1265" w:type="dxa"/>
          </w:tcPr>
          <w:p w14:paraId="5F50D40E" w14:textId="77777777" w:rsidR="005E22D9" w:rsidRDefault="005E22D9" w:rsidP="00CF7730">
            <w:pPr>
              <w:pStyle w:val="TableParagraph"/>
              <w:rPr>
                <w:sz w:val="20"/>
              </w:rPr>
            </w:pPr>
          </w:p>
        </w:tc>
        <w:tc>
          <w:tcPr>
            <w:tcW w:w="1266" w:type="dxa"/>
          </w:tcPr>
          <w:p w14:paraId="3AE3F953" w14:textId="77777777" w:rsidR="005E22D9" w:rsidRDefault="005E22D9" w:rsidP="00CF7730">
            <w:pPr>
              <w:pStyle w:val="TableParagraph"/>
              <w:rPr>
                <w:sz w:val="20"/>
              </w:rPr>
            </w:pPr>
          </w:p>
        </w:tc>
        <w:tc>
          <w:tcPr>
            <w:tcW w:w="1265" w:type="dxa"/>
          </w:tcPr>
          <w:p w14:paraId="56E0AFA1" w14:textId="77777777" w:rsidR="005E22D9" w:rsidRDefault="005E22D9" w:rsidP="00CF7730">
            <w:pPr>
              <w:pStyle w:val="TableParagraph"/>
              <w:rPr>
                <w:sz w:val="20"/>
              </w:rPr>
            </w:pPr>
          </w:p>
        </w:tc>
        <w:tc>
          <w:tcPr>
            <w:tcW w:w="1265" w:type="dxa"/>
          </w:tcPr>
          <w:p w14:paraId="04BEA276" w14:textId="77777777" w:rsidR="005E22D9" w:rsidRDefault="005E22D9" w:rsidP="00CF7730">
            <w:pPr>
              <w:pStyle w:val="TableParagraph"/>
              <w:rPr>
                <w:sz w:val="20"/>
              </w:rPr>
            </w:pPr>
          </w:p>
        </w:tc>
        <w:tc>
          <w:tcPr>
            <w:tcW w:w="1576" w:type="dxa"/>
          </w:tcPr>
          <w:p w14:paraId="206B3CB8" w14:textId="77777777" w:rsidR="005E22D9" w:rsidRDefault="005E22D9" w:rsidP="00CF7730">
            <w:pPr>
              <w:pStyle w:val="TableParagraph"/>
              <w:rPr>
                <w:sz w:val="20"/>
              </w:rPr>
            </w:pPr>
          </w:p>
        </w:tc>
        <w:tc>
          <w:tcPr>
            <w:tcW w:w="1265" w:type="dxa"/>
          </w:tcPr>
          <w:p w14:paraId="4D052CFE" w14:textId="77777777" w:rsidR="005E22D9" w:rsidRDefault="005E22D9" w:rsidP="00CF7730">
            <w:pPr>
              <w:pStyle w:val="TableParagraph"/>
              <w:rPr>
                <w:sz w:val="20"/>
              </w:rPr>
            </w:pPr>
          </w:p>
        </w:tc>
        <w:tc>
          <w:tcPr>
            <w:tcW w:w="1266" w:type="dxa"/>
          </w:tcPr>
          <w:p w14:paraId="5A9BF76B" w14:textId="77777777" w:rsidR="005E22D9" w:rsidRDefault="005E22D9" w:rsidP="00CF7730">
            <w:pPr>
              <w:pStyle w:val="TableParagraph"/>
              <w:rPr>
                <w:sz w:val="20"/>
              </w:rPr>
            </w:pPr>
          </w:p>
        </w:tc>
      </w:tr>
      <w:tr w:rsidR="005E22D9" w14:paraId="46336AA8" w14:textId="77777777" w:rsidTr="00CF7730">
        <w:trPr>
          <w:trHeight w:val="275"/>
        </w:trPr>
        <w:tc>
          <w:tcPr>
            <w:tcW w:w="1265" w:type="dxa"/>
          </w:tcPr>
          <w:p w14:paraId="554C2F63" w14:textId="77777777" w:rsidR="005E22D9" w:rsidRDefault="005E22D9" w:rsidP="00CF7730">
            <w:pPr>
              <w:pStyle w:val="TableParagraph"/>
              <w:rPr>
                <w:sz w:val="20"/>
              </w:rPr>
            </w:pPr>
          </w:p>
        </w:tc>
        <w:tc>
          <w:tcPr>
            <w:tcW w:w="1266" w:type="dxa"/>
          </w:tcPr>
          <w:p w14:paraId="66C2C101" w14:textId="77777777" w:rsidR="005E22D9" w:rsidRDefault="005E22D9" w:rsidP="00CF7730">
            <w:pPr>
              <w:pStyle w:val="TableParagraph"/>
              <w:rPr>
                <w:sz w:val="20"/>
              </w:rPr>
            </w:pPr>
          </w:p>
        </w:tc>
        <w:tc>
          <w:tcPr>
            <w:tcW w:w="1265" w:type="dxa"/>
          </w:tcPr>
          <w:p w14:paraId="58732D9C" w14:textId="77777777" w:rsidR="005E22D9" w:rsidRDefault="005E22D9" w:rsidP="00CF7730">
            <w:pPr>
              <w:pStyle w:val="TableParagraph"/>
              <w:rPr>
                <w:sz w:val="20"/>
              </w:rPr>
            </w:pPr>
          </w:p>
        </w:tc>
        <w:tc>
          <w:tcPr>
            <w:tcW w:w="1265" w:type="dxa"/>
          </w:tcPr>
          <w:p w14:paraId="55A9A93D" w14:textId="77777777" w:rsidR="005E22D9" w:rsidRDefault="005E22D9" w:rsidP="00CF7730">
            <w:pPr>
              <w:pStyle w:val="TableParagraph"/>
              <w:rPr>
                <w:sz w:val="20"/>
              </w:rPr>
            </w:pPr>
          </w:p>
        </w:tc>
        <w:tc>
          <w:tcPr>
            <w:tcW w:w="1576" w:type="dxa"/>
          </w:tcPr>
          <w:p w14:paraId="68CE74C1" w14:textId="77777777" w:rsidR="005E22D9" w:rsidRDefault="005E22D9" w:rsidP="00CF7730">
            <w:pPr>
              <w:pStyle w:val="TableParagraph"/>
              <w:rPr>
                <w:sz w:val="20"/>
              </w:rPr>
            </w:pPr>
          </w:p>
        </w:tc>
        <w:tc>
          <w:tcPr>
            <w:tcW w:w="1265" w:type="dxa"/>
          </w:tcPr>
          <w:p w14:paraId="53620A05" w14:textId="77777777" w:rsidR="005E22D9" w:rsidRDefault="005E22D9" w:rsidP="00CF7730">
            <w:pPr>
              <w:pStyle w:val="TableParagraph"/>
              <w:rPr>
                <w:sz w:val="20"/>
              </w:rPr>
            </w:pPr>
          </w:p>
        </w:tc>
        <w:tc>
          <w:tcPr>
            <w:tcW w:w="1266" w:type="dxa"/>
          </w:tcPr>
          <w:p w14:paraId="73274FF5" w14:textId="77777777" w:rsidR="005E22D9" w:rsidRDefault="005E22D9" w:rsidP="00CF7730">
            <w:pPr>
              <w:pStyle w:val="TableParagraph"/>
              <w:rPr>
                <w:sz w:val="20"/>
              </w:rPr>
            </w:pPr>
          </w:p>
        </w:tc>
      </w:tr>
      <w:tr w:rsidR="005E22D9" w14:paraId="2AA75778" w14:textId="77777777" w:rsidTr="00CF7730">
        <w:trPr>
          <w:trHeight w:val="275"/>
        </w:trPr>
        <w:tc>
          <w:tcPr>
            <w:tcW w:w="1265" w:type="dxa"/>
          </w:tcPr>
          <w:p w14:paraId="3D8F843A" w14:textId="77777777" w:rsidR="005E22D9" w:rsidRDefault="005E22D9" w:rsidP="00CF7730">
            <w:pPr>
              <w:pStyle w:val="TableParagraph"/>
              <w:rPr>
                <w:sz w:val="20"/>
              </w:rPr>
            </w:pPr>
          </w:p>
        </w:tc>
        <w:tc>
          <w:tcPr>
            <w:tcW w:w="1266" w:type="dxa"/>
          </w:tcPr>
          <w:p w14:paraId="45D06CB4" w14:textId="77777777" w:rsidR="005E22D9" w:rsidRDefault="005E22D9" w:rsidP="00CF7730">
            <w:pPr>
              <w:pStyle w:val="TableParagraph"/>
              <w:rPr>
                <w:sz w:val="20"/>
              </w:rPr>
            </w:pPr>
          </w:p>
        </w:tc>
        <w:tc>
          <w:tcPr>
            <w:tcW w:w="1265" w:type="dxa"/>
          </w:tcPr>
          <w:p w14:paraId="67E701BE" w14:textId="77777777" w:rsidR="005E22D9" w:rsidRDefault="005E22D9" w:rsidP="00CF7730">
            <w:pPr>
              <w:pStyle w:val="TableParagraph"/>
              <w:rPr>
                <w:sz w:val="20"/>
              </w:rPr>
            </w:pPr>
          </w:p>
        </w:tc>
        <w:tc>
          <w:tcPr>
            <w:tcW w:w="1265" w:type="dxa"/>
          </w:tcPr>
          <w:p w14:paraId="243AB363" w14:textId="77777777" w:rsidR="005E22D9" w:rsidRDefault="005E22D9" w:rsidP="00CF7730">
            <w:pPr>
              <w:pStyle w:val="TableParagraph"/>
              <w:rPr>
                <w:sz w:val="20"/>
              </w:rPr>
            </w:pPr>
          </w:p>
        </w:tc>
        <w:tc>
          <w:tcPr>
            <w:tcW w:w="1576" w:type="dxa"/>
          </w:tcPr>
          <w:p w14:paraId="7B009CE0" w14:textId="77777777" w:rsidR="005E22D9" w:rsidRDefault="005E22D9" w:rsidP="00CF7730">
            <w:pPr>
              <w:pStyle w:val="TableParagraph"/>
              <w:rPr>
                <w:sz w:val="20"/>
              </w:rPr>
            </w:pPr>
          </w:p>
        </w:tc>
        <w:tc>
          <w:tcPr>
            <w:tcW w:w="1265" w:type="dxa"/>
          </w:tcPr>
          <w:p w14:paraId="618F3B41" w14:textId="77777777" w:rsidR="005E22D9" w:rsidRDefault="005E22D9" w:rsidP="00CF7730">
            <w:pPr>
              <w:pStyle w:val="TableParagraph"/>
              <w:rPr>
                <w:sz w:val="20"/>
              </w:rPr>
            </w:pPr>
          </w:p>
        </w:tc>
        <w:tc>
          <w:tcPr>
            <w:tcW w:w="1266" w:type="dxa"/>
          </w:tcPr>
          <w:p w14:paraId="4EE10C72" w14:textId="77777777" w:rsidR="005E22D9" w:rsidRDefault="005E22D9" w:rsidP="00CF7730">
            <w:pPr>
              <w:pStyle w:val="TableParagraph"/>
              <w:rPr>
                <w:sz w:val="20"/>
              </w:rPr>
            </w:pPr>
          </w:p>
        </w:tc>
      </w:tr>
      <w:tr w:rsidR="005E22D9" w14:paraId="7B22F8A9" w14:textId="77777777" w:rsidTr="00CF7730">
        <w:trPr>
          <w:trHeight w:val="276"/>
        </w:trPr>
        <w:tc>
          <w:tcPr>
            <w:tcW w:w="1265" w:type="dxa"/>
          </w:tcPr>
          <w:p w14:paraId="70D35934" w14:textId="77777777" w:rsidR="005E22D9" w:rsidRDefault="005E22D9" w:rsidP="00CF7730">
            <w:pPr>
              <w:pStyle w:val="TableParagraph"/>
              <w:rPr>
                <w:sz w:val="20"/>
              </w:rPr>
            </w:pPr>
          </w:p>
        </w:tc>
        <w:tc>
          <w:tcPr>
            <w:tcW w:w="1266" w:type="dxa"/>
          </w:tcPr>
          <w:p w14:paraId="77120C16" w14:textId="77777777" w:rsidR="005E22D9" w:rsidRDefault="005E22D9" w:rsidP="00CF7730">
            <w:pPr>
              <w:pStyle w:val="TableParagraph"/>
              <w:rPr>
                <w:sz w:val="20"/>
              </w:rPr>
            </w:pPr>
          </w:p>
        </w:tc>
        <w:tc>
          <w:tcPr>
            <w:tcW w:w="1265" w:type="dxa"/>
          </w:tcPr>
          <w:p w14:paraId="0A668CED" w14:textId="77777777" w:rsidR="005E22D9" w:rsidRDefault="005E22D9" w:rsidP="00CF7730">
            <w:pPr>
              <w:pStyle w:val="TableParagraph"/>
              <w:rPr>
                <w:sz w:val="20"/>
              </w:rPr>
            </w:pPr>
          </w:p>
        </w:tc>
        <w:tc>
          <w:tcPr>
            <w:tcW w:w="1265" w:type="dxa"/>
          </w:tcPr>
          <w:p w14:paraId="1B3906FD" w14:textId="77777777" w:rsidR="005E22D9" w:rsidRDefault="005E22D9" w:rsidP="00CF7730">
            <w:pPr>
              <w:pStyle w:val="TableParagraph"/>
              <w:rPr>
                <w:sz w:val="20"/>
              </w:rPr>
            </w:pPr>
          </w:p>
        </w:tc>
        <w:tc>
          <w:tcPr>
            <w:tcW w:w="1576" w:type="dxa"/>
          </w:tcPr>
          <w:p w14:paraId="75CDD5CC" w14:textId="77777777" w:rsidR="005E22D9" w:rsidRDefault="005E22D9" w:rsidP="00CF7730">
            <w:pPr>
              <w:pStyle w:val="TableParagraph"/>
              <w:rPr>
                <w:sz w:val="20"/>
              </w:rPr>
            </w:pPr>
          </w:p>
        </w:tc>
        <w:tc>
          <w:tcPr>
            <w:tcW w:w="1265" w:type="dxa"/>
          </w:tcPr>
          <w:p w14:paraId="748FF4A8" w14:textId="77777777" w:rsidR="005E22D9" w:rsidRDefault="005E22D9" w:rsidP="00CF7730">
            <w:pPr>
              <w:pStyle w:val="TableParagraph"/>
              <w:rPr>
                <w:sz w:val="20"/>
              </w:rPr>
            </w:pPr>
          </w:p>
        </w:tc>
        <w:tc>
          <w:tcPr>
            <w:tcW w:w="1266" w:type="dxa"/>
          </w:tcPr>
          <w:p w14:paraId="51A9D37B" w14:textId="77777777" w:rsidR="005E22D9" w:rsidRDefault="005E22D9" w:rsidP="00CF7730">
            <w:pPr>
              <w:pStyle w:val="TableParagraph"/>
              <w:rPr>
                <w:sz w:val="20"/>
              </w:rPr>
            </w:pPr>
          </w:p>
        </w:tc>
      </w:tr>
      <w:tr w:rsidR="005E22D9" w14:paraId="74F7FB2E" w14:textId="77777777" w:rsidTr="00CF7730">
        <w:trPr>
          <w:trHeight w:val="275"/>
        </w:trPr>
        <w:tc>
          <w:tcPr>
            <w:tcW w:w="1265" w:type="dxa"/>
          </w:tcPr>
          <w:p w14:paraId="07AA6994" w14:textId="77777777" w:rsidR="005E22D9" w:rsidRDefault="005E22D9" w:rsidP="00CF7730">
            <w:pPr>
              <w:pStyle w:val="TableParagraph"/>
              <w:rPr>
                <w:sz w:val="20"/>
              </w:rPr>
            </w:pPr>
          </w:p>
        </w:tc>
        <w:tc>
          <w:tcPr>
            <w:tcW w:w="1266" w:type="dxa"/>
          </w:tcPr>
          <w:p w14:paraId="2FA101BF" w14:textId="77777777" w:rsidR="005E22D9" w:rsidRDefault="005E22D9" w:rsidP="00CF7730">
            <w:pPr>
              <w:pStyle w:val="TableParagraph"/>
              <w:rPr>
                <w:sz w:val="20"/>
              </w:rPr>
            </w:pPr>
          </w:p>
        </w:tc>
        <w:tc>
          <w:tcPr>
            <w:tcW w:w="1265" w:type="dxa"/>
          </w:tcPr>
          <w:p w14:paraId="4ECCD1F4" w14:textId="77777777" w:rsidR="005E22D9" w:rsidRDefault="005E22D9" w:rsidP="00CF7730">
            <w:pPr>
              <w:pStyle w:val="TableParagraph"/>
              <w:rPr>
                <w:sz w:val="20"/>
              </w:rPr>
            </w:pPr>
          </w:p>
        </w:tc>
        <w:tc>
          <w:tcPr>
            <w:tcW w:w="1265" w:type="dxa"/>
          </w:tcPr>
          <w:p w14:paraId="229F681E" w14:textId="77777777" w:rsidR="005E22D9" w:rsidRDefault="005E22D9" w:rsidP="00CF7730">
            <w:pPr>
              <w:pStyle w:val="TableParagraph"/>
              <w:rPr>
                <w:sz w:val="20"/>
              </w:rPr>
            </w:pPr>
          </w:p>
        </w:tc>
        <w:tc>
          <w:tcPr>
            <w:tcW w:w="1576" w:type="dxa"/>
          </w:tcPr>
          <w:p w14:paraId="5869FEA5" w14:textId="77777777" w:rsidR="005E22D9" w:rsidRDefault="005E22D9" w:rsidP="00CF7730">
            <w:pPr>
              <w:pStyle w:val="TableParagraph"/>
              <w:rPr>
                <w:sz w:val="20"/>
              </w:rPr>
            </w:pPr>
          </w:p>
        </w:tc>
        <w:tc>
          <w:tcPr>
            <w:tcW w:w="1265" w:type="dxa"/>
          </w:tcPr>
          <w:p w14:paraId="755ADF2C" w14:textId="77777777" w:rsidR="005E22D9" w:rsidRDefault="005E22D9" w:rsidP="00CF7730">
            <w:pPr>
              <w:pStyle w:val="TableParagraph"/>
              <w:rPr>
                <w:sz w:val="20"/>
              </w:rPr>
            </w:pPr>
          </w:p>
        </w:tc>
        <w:tc>
          <w:tcPr>
            <w:tcW w:w="1266" w:type="dxa"/>
          </w:tcPr>
          <w:p w14:paraId="3A309604" w14:textId="77777777" w:rsidR="005E22D9" w:rsidRDefault="005E22D9" w:rsidP="00CF7730">
            <w:pPr>
              <w:pStyle w:val="TableParagraph"/>
              <w:rPr>
                <w:sz w:val="20"/>
              </w:rPr>
            </w:pPr>
          </w:p>
        </w:tc>
      </w:tr>
      <w:tr w:rsidR="005E22D9" w14:paraId="2146844F" w14:textId="77777777" w:rsidTr="00CF7730">
        <w:trPr>
          <w:trHeight w:val="275"/>
        </w:trPr>
        <w:tc>
          <w:tcPr>
            <w:tcW w:w="1265" w:type="dxa"/>
          </w:tcPr>
          <w:p w14:paraId="686C0AD8" w14:textId="77777777" w:rsidR="005E22D9" w:rsidRDefault="005E22D9" w:rsidP="00CF7730">
            <w:pPr>
              <w:pStyle w:val="TableParagraph"/>
              <w:rPr>
                <w:sz w:val="20"/>
              </w:rPr>
            </w:pPr>
          </w:p>
        </w:tc>
        <w:tc>
          <w:tcPr>
            <w:tcW w:w="1266" w:type="dxa"/>
          </w:tcPr>
          <w:p w14:paraId="13E8F97B" w14:textId="77777777" w:rsidR="005E22D9" w:rsidRDefault="005E22D9" w:rsidP="00CF7730">
            <w:pPr>
              <w:pStyle w:val="TableParagraph"/>
              <w:rPr>
                <w:sz w:val="20"/>
              </w:rPr>
            </w:pPr>
          </w:p>
        </w:tc>
        <w:tc>
          <w:tcPr>
            <w:tcW w:w="1265" w:type="dxa"/>
          </w:tcPr>
          <w:p w14:paraId="6BB7A492" w14:textId="77777777" w:rsidR="005E22D9" w:rsidRDefault="005E22D9" w:rsidP="00CF7730">
            <w:pPr>
              <w:pStyle w:val="TableParagraph"/>
              <w:rPr>
                <w:sz w:val="20"/>
              </w:rPr>
            </w:pPr>
          </w:p>
        </w:tc>
        <w:tc>
          <w:tcPr>
            <w:tcW w:w="1265" w:type="dxa"/>
          </w:tcPr>
          <w:p w14:paraId="7F315A6A" w14:textId="77777777" w:rsidR="005E22D9" w:rsidRDefault="005E22D9" w:rsidP="00CF7730">
            <w:pPr>
              <w:pStyle w:val="TableParagraph"/>
              <w:rPr>
                <w:sz w:val="20"/>
              </w:rPr>
            </w:pPr>
          </w:p>
        </w:tc>
        <w:tc>
          <w:tcPr>
            <w:tcW w:w="1576" w:type="dxa"/>
          </w:tcPr>
          <w:p w14:paraId="23668B92" w14:textId="77777777" w:rsidR="005E22D9" w:rsidRDefault="005E22D9" w:rsidP="00CF7730">
            <w:pPr>
              <w:pStyle w:val="TableParagraph"/>
              <w:rPr>
                <w:sz w:val="20"/>
              </w:rPr>
            </w:pPr>
          </w:p>
        </w:tc>
        <w:tc>
          <w:tcPr>
            <w:tcW w:w="1265" w:type="dxa"/>
          </w:tcPr>
          <w:p w14:paraId="30052BA5" w14:textId="77777777" w:rsidR="005E22D9" w:rsidRDefault="005E22D9" w:rsidP="00CF7730">
            <w:pPr>
              <w:pStyle w:val="TableParagraph"/>
              <w:rPr>
                <w:sz w:val="20"/>
              </w:rPr>
            </w:pPr>
          </w:p>
        </w:tc>
        <w:tc>
          <w:tcPr>
            <w:tcW w:w="1266" w:type="dxa"/>
          </w:tcPr>
          <w:p w14:paraId="516816FB" w14:textId="77777777" w:rsidR="005E22D9" w:rsidRDefault="005E22D9" w:rsidP="00CF7730">
            <w:pPr>
              <w:pStyle w:val="TableParagraph"/>
              <w:rPr>
                <w:sz w:val="20"/>
              </w:rPr>
            </w:pPr>
          </w:p>
        </w:tc>
      </w:tr>
      <w:tr w:rsidR="005E22D9" w14:paraId="21348BF5" w14:textId="77777777" w:rsidTr="00CF7730">
        <w:trPr>
          <w:trHeight w:val="276"/>
        </w:trPr>
        <w:tc>
          <w:tcPr>
            <w:tcW w:w="1265" w:type="dxa"/>
          </w:tcPr>
          <w:p w14:paraId="294E9E79" w14:textId="77777777" w:rsidR="005E22D9" w:rsidRDefault="005E22D9" w:rsidP="00CF7730">
            <w:pPr>
              <w:pStyle w:val="TableParagraph"/>
              <w:rPr>
                <w:sz w:val="20"/>
              </w:rPr>
            </w:pPr>
          </w:p>
        </w:tc>
        <w:tc>
          <w:tcPr>
            <w:tcW w:w="1266" w:type="dxa"/>
          </w:tcPr>
          <w:p w14:paraId="48223E48" w14:textId="77777777" w:rsidR="005E22D9" w:rsidRDefault="005E22D9" w:rsidP="00CF7730">
            <w:pPr>
              <w:pStyle w:val="TableParagraph"/>
              <w:rPr>
                <w:sz w:val="20"/>
              </w:rPr>
            </w:pPr>
          </w:p>
        </w:tc>
        <w:tc>
          <w:tcPr>
            <w:tcW w:w="1265" w:type="dxa"/>
          </w:tcPr>
          <w:p w14:paraId="64BC1E14" w14:textId="77777777" w:rsidR="005E22D9" w:rsidRDefault="005E22D9" w:rsidP="00CF7730">
            <w:pPr>
              <w:pStyle w:val="TableParagraph"/>
              <w:rPr>
                <w:sz w:val="20"/>
              </w:rPr>
            </w:pPr>
          </w:p>
        </w:tc>
        <w:tc>
          <w:tcPr>
            <w:tcW w:w="1265" w:type="dxa"/>
          </w:tcPr>
          <w:p w14:paraId="1FDAE1E0" w14:textId="77777777" w:rsidR="005E22D9" w:rsidRDefault="005E22D9" w:rsidP="00CF7730">
            <w:pPr>
              <w:pStyle w:val="TableParagraph"/>
              <w:rPr>
                <w:sz w:val="20"/>
              </w:rPr>
            </w:pPr>
          </w:p>
        </w:tc>
        <w:tc>
          <w:tcPr>
            <w:tcW w:w="1576" w:type="dxa"/>
          </w:tcPr>
          <w:p w14:paraId="2B18047A" w14:textId="77777777" w:rsidR="005E22D9" w:rsidRDefault="005E22D9" w:rsidP="00CF7730">
            <w:pPr>
              <w:pStyle w:val="TableParagraph"/>
              <w:rPr>
                <w:sz w:val="20"/>
              </w:rPr>
            </w:pPr>
          </w:p>
        </w:tc>
        <w:tc>
          <w:tcPr>
            <w:tcW w:w="1265" w:type="dxa"/>
          </w:tcPr>
          <w:p w14:paraId="53707557" w14:textId="77777777" w:rsidR="005E22D9" w:rsidRDefault="005E22D9" w:rsidP="00CF7730">
            <w:pPr>
              <w:pStyle w:val="TableParagraph"/>
              <w:rPr>
                <w:sz w:val="20"/>
              </w:rPr>
            </w:pPr>
          </w:p>
        </w:tc>
        <w:tc>
          <w:tcPr>
            <w:tcW w:w="1266" w:type="dxa"/>
          </w:tcPr>
          <w:p w14:paraId="1C526D37" w14:textId="77777777" w:rsidR="005E22D9" w:rsidRDefault="005E22D9" w:rsidP="00CF7730">
            <w:pPr>
              <w:pStyle w:val="TableParagraph"/>
              <w:rPr>
                <w:sz w:val="20"/>
              </w:rPr>
            </w:pPr>
          </w:p>
        </w:tc>
      </w:tr>
      <w:tr w:rsidR="005E22D9" w14:paraId="223DC6DF" w14:textId="77777777" w:rsidTr="00CF7730">
        <w:trPr>
          <w:trHeight w:val="275"/>
        </w:trPr>
        <w:tc>
          <w:tcPr>
            <w:tcW w:w="1265" w:type="dxa"/>
          </w:tcPr>
          <w:p w14:paraId="77E9F996" w14:textId="77777777" w:rsidR="005E22D9" w:rsidRDefault="005E22D9" w:rsidP="00CF7730">
            <w:pPr>
              <w:pStyle w:val="TableParagraph"/>
              <w:rPr>
                <w:sz w:val="20"/>
              </w:rPr>
            </w:pPr>
          </w:p>
        </w:tc>
        <w:tc>
          <w:tcPr>
            <w:tcW w:w="1266" w:type="dxa"/>
          </w:tcPr>
          <w:p w14:paraId="6618E98C" w14:textId="77777777" w:rsidR="005E22D9" w:rsidRDefault="005E22D9" w:rsidP="00CF7730">
            <w:pPr>
              <w:pStyle w:val="TableParagraph"/>
              <w:rPr>
                <w:sz w:val="20"/>
              </w:rPr>
            </w:pPr>
          </w:p>
        </w:tc>
        <w:tc>
          <w:tcPr>
            <w:tcW w:w="1265" w:type="dxa"/>
          </w:tcPr>
          <w:p w14:paraId="64C49C03" w14:textId="77777777" w:rsidR="005E22D9" w:rsidRDefault="005E22D9" w:rsidP="00CF7730">
            <w:pPr>
              <w:pStyle w:val="TableParagraph"/>
              <w:rPr>
                <w:sz w:val="20"/>
              </w:rPr>
            </w:pPr>
          </w:p>
        </w:tc>
        <w:tc>
          <w:tcPr>
            <w:tcW w:w="1265" w:type="dxa"/>
          </w:tcPr>
          <w:p w14:paraId="65A21E77" w14:textId="77777777" w:rsidR="005E22D9" w:rsidRDefault="005E22D9" w:rsidP="00CF7730">
            <w:pPr>
              <w:pStyle w:val="TableParagraph"/>
              <w:rPr>
                <w:sz w:val="20"/>
              </w:rPr>
            </w:pPr>
          </w:p>
        </w:tc>
        <w:tc>
          <w:tcPr>
            <w:tcW w:w="1576" w:type="dxa"/>
          </w:tcPr>
          <w:p w14:paraId="1777B358" w14:textId="77777777" w:rsidR="005E22D9" w:rsidRDefault="005E22D9" w:rsidP="00CF7730">
            <w:pPr>
              <w:pStyle w:val="TableParagraph"/>
              <w:rPr>
                <w:sz w:val="20"/>
              </w:rPr>
            </w:pPr>
          </w:p>
        </w:tc>
        <w:tc>
          <w:tcPr>
            <w:tcW w:w="1265" w:type="dxa"/>
          </w:tcPr>
          <w:p w14:paraId="6627F0F6" w14:textId="77777777" w:rsidR="005E22D9" w:rsidRDefault="005E22D9" w:rsidP="00CF7730">
            <w:pPr>
              <w:pStyle w:val="TableParagraph"/>
              <w:rPr>
                <w:sz w:val="20"/>
              </w:rPr>
            </w:pPr>
          </w:p>
        </w:tc>
        <w:tc>
          <w:tcPr>
            <w:tcW w:w="1266" w:type="dxa"/>
          </w:tcPr>
          <w:p w14:paraId="2553FDD6" w14:textId="77777777" w:rsidR="005E22D9" w:rsidRDefault="005E22D9" w:rsidP="00CF7730">
            <w:pPr>
              <w:pStyle w:val="TableParagraph"/>
              <w:rPr>
                <w:sz w:val="20"/>
              </w:rPr>
            </w:pPr>
          </w:p>
        </w:tc>
      </w:tr>
      <w:tr w:rsidR="005E22D9" w14:paraId="2AAFE935" w14:textId="77777777" w:rsidTr="00CF7730">
        <w:trPr>
          <w:trHeight w:val="275"/>
        </w:trPr>
        <w:tc>
          <w:tcPr>
            <w:tcW w:w="1265" w:type="dxa"/>
          </w:tcPr>
          <w:p w14:paraId="37032178" w14:textId="77777777" w:rsidR="005E22D9" w:rsidRDefault="005E22D9" w:rsidP="00CF7730">
            <w:pPr>
              <w:pStyle w:val="TableParagraph"/>
              <w:rPr>
                <w:sz w:val="20"/>
              </w:rPr>
            </w:pPr>
          </w:p>
        </w:tc>
        <w:tc>
          <w:tcPr>
            <w:tcW w:w="1266" w:type="dxa"/>
          </w:tcPr>
          <w:p w14:paraId="0E27C4E0" w14:textId="77777777" w:rsidR="005E22D9" w:rsidRDefault="005E22D9" w:rsidP="00CF7730">
            <w:pPr>
              <w:pStyle w:val="TableParagraph"/>
              <w:rPr>
                <w:sz w:val="20"/>
              </w:rPr>
            </w:pPr>
          </w:p>
        </w:tc>
        <w:tc>
          <w:tcPr>
            <w:tcW w:w="1265" w:type="dxa"/>
          </w:tcPr>
          <w:p w14:paraId="26B87568" w14:textId="77777777" w:rsidR="005E22D9" w:rsidRDefault="005E22D9" w:rsidP="00CF7730">
            <w:pPr>
              <w:pStyle w:val="TableParagraph"/>
              <w:rPr>
                <w:sz w:val="20"/>
              </w:rPr>
            </w:pPr>
          </w:p>
        </w:tc>
        <w:tc>
          <w:tcPr>
            <w:tcW w:w="1265" w:type="dxa"/>
          </w:tcPr>
          <w:p w14:paraId="0D7CDAD2" w14:textId="77777777" w:rsidR="005E22D9" w:rsidRDefault="005E22D9" w:rsidP="00CF7730">
            <w:pPr>
              <w:pStyle w:val="TableParagraph"/>
              <w:rPr>
                <w:sz w:val="20"/>
              </w:rPr>
            </w:pPr>
          </w:p>
        </w:tc>
        <w:tc>
          <w:tcPr>
            <w:tcW w:w="1576" w:type="dxa"/>
          </w:tcPr>
          <w:p w14:paraId="09E35B12" w14:textId="77777777" w:rsidR="005E22D9" w:rsidRDefault="005E22D9" w:rsidP="00CF7730">
            <w:pPr>
              <w:pStyle w:val="TableParagraph"/>
              <w:rPr>
                <w:sz w:val="20"/>
              </w:rPr>
            </w:pPr>
          </w:p>
        </w:tc>
        <w:tc>
          <w:tcPr>
            <w:tcW w:w="1265" w:type="dxa"/>
          </w:tcPr>
          <w:p w14:paraId="72297E87" w14:textId="77777777" w:rsidR="005E22D9" w:rsidRDefault="005E22D9" w:rsidP="00CF7730">
            <w:pPr>
              <w:pStyle w:val="TableParagraph"/>
              <w:rPr>
                <w:sz w:val="20"/>
              </w:rPr>
            </w:pPr>
          </w:p>
        </w:tc>
        <w:tc>
          <w:tcPr>
            <w:tcW w:w="1266" w:type="dxa"/>
          </w:tcPr>
          <w:p w14:paraId="3CE7FBB3" w14:textId="77777777" w:rsidR="005E22D9" w:rsidRDefault="005E22D9" w:rsidP="00CF7730">
            <w:pPr>
              <w:pStyle w:val="TableParagraph"/>
              <w:rPr>
                <w:sz w:val="20"/>
              </w:rPr>
            </w:pPr>
          </w:p>
        </w:tc>
      </w:tr>
      <w:tr w:rsidR="005E22D9" w14:paraId="6E397355" w14:textId="77777777" w:rsidTr="00CF7730">
        <w:trPr>
          <w:trHeight w:val="276"/>
        </w:trPr>
        <w:tc>
          <w:tcPr>
            <w:tcW w:w="1265" w:type="dxa"/>
          </w:tcPr>
          <w:p w14:paraId="39924E4D" w14:textId="77777777" w:rsidR="005E22D9" w:rsidRDefault="005E22D9" w:rsidP="00CF7730">
            <w:pPr>
              <w:pStyle w:val="TableParagraph"/>
              <w:rPr>
                <w:sz w:val="20"/>
              </w:rPr>
            </w:pPr>
          </w:p>
        </w:tc>
        <w:tc>
          <w:tcPr>
            <w:tcW w:w="1266" w:type="dxa"/>
          </w:tcPr>
          <w:p w14:paraId="3CD2B4B8" w14:textId="77777777" w:rsidR="005E22D9" w:rsidRDefault="005E22D9" w:rsidP="00CF7730">
            <w:pPr>
              <w:pStyle w:val="TableParagraph"/>
              <w:rPr>
                <w:sz w:val="20"/>
              </w:rPr>
            </w:pPr>
          </w:p>
        </w:tc>
        <w:tc>
          <w:tcPr>
            <w:tcW w:w="1265" w:type="dxa"/>
          </w:tcPr>
          <w:p w14:paraId="7A6BBB06" w14:textId="77777777" w:rsidR="005E22D9" w:rsidRDefault="005E22D9" w:rsidP="00CF7730">
            <w:pPr>
              <w:pStyle w:val="TableParagraph"/>
              <w:rPr>
                <w:sz w:val="20"/>
              </w:rPr>
            </w:pPr>
          </w:p>
        </w:tc>
        <w:tc>
          <w:tcPr>
            <w:tcW w:w="1265" w:type="dxa"/>
          </w:tcPr>
          <w:p w14:paraId="11F2E0A0" w14:textId="77777777" w:rsidR="005E22D9" w:rsidRDefault="005E22D9" w:rsidP="00CF7730">
            <w:pPr>
              <w:pStyle w:val="TableParagraph"/>
              <w:rPr>
                <w:sz w:val="20"/>
              </w:rPr>
            </w:pPr>
          </w:p>
        </w:tc>
        <w:tc>
          <w:tcPr>
            <w:tcW w:w="1576" w:type="dxa"/>
          </w:tcPr>
          <w:p w14:paraId="2DA00EF3" w14:textId="77777777" w:rsidR="005E22D9" w:rsidRDefault="005E22D9" w:rsidP="00CF7730">
            <w:pPr>
              <w:pStyle w:val="TableParagraph"/>
              <w:rPr>
                <w:sz w:val="20"/>
              </w:rPr>
            </w:pPr>
          </w:p>
        </w:tc>
        <w:tc>
          <w:tcPr>
            <w:tcW w:w="1265" w:type="dxa"/>
          </w:tcPr>
          <w:p w14:paraId="706A5C49" w14:textId="77777777" w:rsidR="005E22D9" w:rsidRDefault="005E22D9" w:rsidP="00CF7730">
            <w:pPr>
              <w:pStyle w:val="TableParagraph"/>
              <w:rPr>
                <w:sz w:val="20"/>
              </w:rPr>
            </w:pPr>
          </w:p>
        </w:tc>
        <w:tc>
          <w:tcPr>
            <w:tcW w:w="1266" w:type="dxa"/>
          </w:tcPr>
          <w:p w14:paraId="3B635ED2" w14:textId="77777777" w:rsidR="005E22D9" w:rsidRDefault="005E22D9" w:rsidP="00CF7730">
            <w:pPr>
              <w:pStyle w:val="TableParagraph"/>
              <w:rPr>
                <w:sz w:val="20"/>
              </w:rPr>
            </w:pPr>
          </w:p>
        </w:tc>
      </w:tr>
      <w:tr w:rsidR="005E22D9" w14:paraId="537864AD" w14:textId="77777777" w:rsidTr="00CF7730">
        <w:trPr>
          <w:trHeight w:val="275"/>
        </w:trPr>
        <w:tc>
          <w:tcPr>
            <w:tcW w:w="1265" w:type="dxa"/>
          </w:tcPr>
          <w:p w14:paraId="2D0A63F0" w14:textId="77777777" w:rsidR="005E22D9" w:rsidRDefault="005E22D9" w:rsidP="00CF7730">
            <w:pPr>
              <w:pStyle w:val="TableParagraph"/>
              <w:rPr>
                <w:sz w:val="20"/>
              </w:rPr>
            </w:pPr>
          </w:p>
        </w:tc>
        <w:tc>
          <w:tcPr>
            <w:tcW w:w="1266" w:type="dxa"/>
          </w:tcPr>
          <w:p w14:paraId="02A8C2EF" w14:textId="77777777" w:rsidR="005E22D9" w:rsidRDefault="005E22D9" w:rsidP="00CF7730">
            <w:pPr>
              <w:pStyle w:val="TableParagraph"/>
              <w:rPr>
                <w:sz w:val="20"/>
              </w:rPr>
            </w:pPr>
          </w:p>
        </w:tc>
        <w:tc>
          <w:tcPr>
            <w:tcW w:w="1265" w:type="dxa"/>
          </w:tcPr>
          <w:p w14:paraId="1F4B0F03" w14:textId="77777777" w:rsidR="005E22D9" w:rsidRDefault="005E22D9" w:rsidP="00CF7730">
            <w:pPr>
              <w:pStyle w:val="TableParagraph"/>
              <w:rPr>
                <w:sz w:val="20"/>
              </w:rPr>
            </w:pPr>
          </w:p>
        </w:tc>
        <w:tc>
          <w:tcPr>
            <w:tcW w:w="1265" w:type="dxa"/>
          </w:tcPr>
          <w:p w14:paraId="1D8BA4CF" w14:textId="77777777" w:rsidR="005E22D9" w:rsidRDefault="005E22D9" w:rsidP="00CF7730">
            <w:pPr>
              <w:pStyle w:val="TableParagraph"/>
              <w:rPr>
                <w:sz w:val="20"/>
              </w:rPr>
            </w:pPr>
          </w:p>
        </w:tc>
        <w:tc>
          <w:tcPr>
            <w:tcW w:w="1576" w:type="dxa"/>
          </w:tcPr>
          <w:p w14:paraId="113E64F4" w14:textId="77777777" w:rsidR="005E22D9" w:rsidRDefault="005E22D9" w:rsidP="00CF7730">
            <w:pPr>
              <w:pStyle w:val="TableParagraph"/>
              <w:rPr>
                <w:sz w:val="20"/>
              </w:rPr>
            </w:pPr>
          </w:p>
        </w:tc>
        <w:tc>
          <w:tcPr>
            <w:tcW w:w="1265" w:type="dxa"/>
          </w:tcPr>
          <w:p w14:paraId="21B3B09F" w14:textId="77777777" w:rsidR="005E22D9" w:rsidRDefault="005E22D9" w:rsidP="00CF7730">
            <w:pPr>
              <w:pStyle w:val="TableParagraph"/>
              <w:rPr>
                <w:sz w:val="20"/>
              </w:rPr>
            </w:pPr>
          </w:p>
        </w:tc>
        <w:tc>
          <w:tcPr>
            <w:tcW w:w="1266" w:type="dxa"/>
          </w:tcPr>
          <w:p w14:paraId="058B7E49" w14:textId="77777777" w:rsidR="005E22D9" w:rsidRDefault="005E22D9" w:rsidP="00CF7730">
            <w:pPr>
              <w:pStyle w:val="TableParagraph"/>
              <w:rPr>
                <w:sz w:val="20"/>
              </w:rPr>
            </w:pPr>
          </w:p>
        </w:tc>
      </w:tr>
      <w:tr w:rsidR="005E22D9" w14:paraId="7F17DA25" w14:textId="77777777" w:rsidTr="00CF7730">
        <w:trPr>
          <w:trHeight w:val="275"/>
        </w:trPr>
        <w:tc>
          <w:tcPr>
            <w:tcW w:w="1265" w:type="dxa"/>
          </w:tcPr>
          <w:p w14:paraId="4CBB167E" w14:textId="77777777" w:rsidR="005E22D9" w:rsidRDefault="005E22D9" w:rsidP="00CF7730">
            <w:pPr>
              <w:pStyle w:val="TableParagraph"/>
              <w:rPr>
                <w:sz w:val="20"/>
              </w:rPr>
            </w:pPr>
          </w:p>
        </w:tc>
        <w:tc>
          <w:tcPr>
            <w:tcW w:w="1266" w:type="dxa"/>
          </w:tcPr>
          <w:p w14:paraId="405AAADA" w14:textId="77777777" w:rsidR="005E22D9" w:rsidRDefault="005E22D9" w:rsidP="00CF7730">
            <w:pPr>
              <w:pStyle w:val="TableParagraph"/>
              <w:rPr>
                <w:sz w:val="20"/>
              </w:rPr>
            </w:pPr>
          </w:p>
        </w:tc>
        <w:tc>
          <w:tcPr>
            <w:tcW w:w="1265" w:type="dxa"/>
          </w:tcPr>
          <w:p w14:paraId="7159472E" w14:textId="77777777" w:rsidR="005E22D9" w:rsidRDefault="005E22D9" w:rsidP="00CF7730">
            <w:pPr>
              <w:pStyle w:val="TableParagraph"/>
              <w:rPr>
                <w:sz w:val="20"/>
              </w:rPr>
            </w:pPr>
          </w:p>
        </w:tc>
        <w:tc>
          <w:tcPr>
            <w:tcW w:w="1265" w:type="dxa"/>
          </w:tcPr>
          <w:p w14:paraId="090CB5B0" w14:textId="77777777" w:rsidR="005E22D9" w:rsidRDefault="005E22D9" w:rsidP="00CF7730">
            <w:pPr>
              <w:pStyle w:val="TableParagraph"/>
              <w:rPr>
                <w:sz w:val="20"/>
              </w:rPr>
            </w:pPr>
          </w:p>
        </w:tc>
        <w:tc>
          <w:tcPr>
            <w:tcW w:w="1576" w:type="dxa"/>
          </w:tcPr>
          <w:p w14:paraId="47A2CBB9" w14:textId="77777777" w:rsidR="005E22D9" w:rsidRDefault="005E22D9" w:rsidP="00CF7730">
            <w:pPr>
              <w:pStyle w:val="TableParagraph"/>
              <w:rPr>
                <w:sz w:val="20"/>
              </w:rPr>
            </w:pPr>
          </w:p>
        </w:tc>
        <w:tc>
          <w:tcPr>
            <w:tcW w:w="1265" w:type="dxa"/>
          </w:tcPr>
          <w:p w14:paraId="4B6E472E" w14:textId="77777777" w:rsidR="005E22D9" w:rsidRDefault="005E22D9" w:rsidP="00CF7730">
            <w:pPr>
              <w:pStyle w:val="TableParagraph"/>
              <w:rPr>
                <w:sz w:val="20"/>
              </w:rPr>
            </w:pPr>
          </w:p>
        </w:tc>
        <w:tc>
          <w:tcPr>
            <w:tcW w:w="1266" w:type="dxa"/>
          </w:tcPr>
          <w:p w14:paraId="60AD9AC8" w14:textId="77777777" w:rsidR="005E22D9" w:rsidRDefault="005E22D9" w:rsidP="00CF7730">
            <w:pPr>
              <w:pStyle w:val="TableParagraph"/>
              <w:rPr>
                <w:sz w:val="20"/>
              </w:rPr>
            </w:pPr>
          </w:p>
        </w:tc>
      </w:tr>
      <w:tr w:rsidR="005E22D9" w14:paraId="16E3AC06" w14:textId="77777777" w:rsidTr="00CF7730">
        <w:trPr>
          <w:trHeight w:val="275"/>
        </w:trPr>
        <w:tc>
          <w:tcPr>
            <w:tcW w:w="1265" w:type="dxa"/>
          </w:tcPr>
          <w:p w14:paraId="5118C86F" w14:textId="77777777" w:rsidR="005E22D9" w:rsidRDefault="005E22D9" w:rsidP="00CF7730">
            <w:pPr>
              <w:pStyle w:val="TableParagraph"/>
              <w:rPr>
                <w:sz w:val="20"/>
              </w:rPr>
            </w:pPr>
          </w:p>
        </w:tc>
        <w:tc>
          <w:tcPr>
            <w:tcW w:w="1266" w:type="dxa"/>
          </w:tcPr>
          <w:p w14:paraId="3ECE2211" w14:textId="77777777" w:rsidR="005E22D9" w:rsidRDefault="005E22D9" w:rsidP="00CF7730">
            <w:pPr>
              <w:pStyle w:val="TableParagraph"/>
              <w:rPr>
                <w:sz w:val="20"/>
              </w:rPr>
            </w:pPr>
          </w:p>
        </w:tc>
        <w:tc>
          <w:tcPr>
            <w:tcW w:w="1265" w:type="dxa"/>
          </w:tcPr>
          <w:p w14:paraId="04FDB48E" w14:textId="77777777" w:rsidR="005E22D9" w:rsidRDefault="005E22D9" w:rsidP="00CF7730">
            <w:pPr>
              <w:pStyle w:val="TableParagraph"/>
              <w:rPr>
                <w:sz w:val="20"/>
              </w:rPr>
            </w:pPr>
          </w:p>
        </w:tc>
        <w:tc>
          <w:tcPr>
            <w:tcW w:w="1265" w:type="dxa"/>
          </w:tcPr>
          <w:p w14:paraId="14045EEA" w14:textId="77777777" w:rsidR="005E22D9" w:rsidRDefault="005E22D9" w:rsidP="00CF7730">
            <w:pPr>
              <w:pStyle w:val="TableParagraph"/>
              <w:rPr>
                <w:sz w:val="20"/>
              </w:rPr>
            </w:pPr>
          </w:p>
        </w:tc>
        <w:tc>
          <w:tcPr>
            <w:tcW w:w="1576" w:type="dxa"/>
          </w:tcPr>
          <w:p w14:paraId="06B9FABF" w14:textId="77777777" w:rsidR="005E22D9" w:rsidRDefault="005E22D9" w:rsidP="00CF7730">
            <w:pPr>
              <w:pStyle w:val="TableParagraph"/>
              <w:rPr>
                <w:sz w:val="20"/>
              </w:rPr>
            </w:pPr>
          </w:p>
        </w:tc>
        <w:tc>
          <w:tcPr>
            <w:tcW w:w="1265" w:type="dxa"/>
          </w:tcPr>
          <w:p w14:paraId="27D52CA8" w14:textId="77777777" w:rsidR="005E22D9" w:rsidRDefault="005E22D9" w:rsidP="00CF7730">
            <w:pPr>
              <w:pStyle w:val="TableParagraph"/>
              <w:rPr>
                <w:sz w:val="20"/>
              </w:rPr>
            </w:pPr>
          </w:p>
        </w:tc>
        <w:tc>
          <w:tcPr>
            <w:tcW w:w="1266" w:type="dxa"/>
          </w:tcPr>
          <w:p w14:paraId="381EF682" w14:textId="77777777" w:rsidR="005E22D9" w:rsidRDefault="005E22D9" w:rsidP="00CF7730">
            <w:pPr>
              <w:pStyle w:val="TableParagraph"/>
              <w:rPr>
                <w:sz w:val="20"/>
              </w:rPr>
            </w:pPr>
          </w:p>
        </w:tc>
      </w:tr>
      <w:tr w:rsidR="005E22D9" w14:paraId="51D92555" w14:textId="77777777" w:rsidTr="00CF7730">
        <w:trPr>
          <w:trHeight w:val="276"/>
        </w:trPr>
        <w:tc>
          <w:tcPr>
            <w:tcW w:w="1265" w:type="dxa"/>
          </w:tcPr>
          <w:p w14:paraId="374B3101" w14:textId="77777777" w:rsidR="005E22D9" w:rsidRDefault="005E22D9" w:rsidP="00CF7730">
            <w:pPr>
              <w:pStyle w:val="TableParagraph"/>
              <w:rPr>
                <w:sz w:val="20"/>
              </w:rPr>
            </w:pPr>
          </w:p>
        </w:tc>
        <w:tc>
          <w:tcPr>
            <w:tcW w:w="1266" w:type="dxa"/>
          </w:tcPr>
          <w:p w14:paraId="5AA3D07F" w14:textId="77777777" w:rsidR="005E22D9" w:rsidRDefault="005E22D9" w:rsidP="00CF7730">
            <w:pPr>
              <w:pStyle w:val="TableParagraph"/>
              <w:rPr>
                <w:sz w:val="20"/>
              </w:rPr>
            </w:pPr>
          </w:p>
        </w:tc>
        <w:tc>
          <w:tcPr>
            <w:tcW w:w="1265" w:type="dxa"/>
          </w:tcPr>
          <w:p w14:paraId="59828FDF" w14:textId="77777777" w:rsidR="005E22D9" w:rsidRDefault="005E22D9" w:rsidP="00CF7730">
            <w:pPr>
              <w:pStyle w:val="TableParagraph"/>
              <w:rPr>
                <w:sz w:val="20"/>
              </w:rPr>
            </w:pPr>
          </w:p>
        </w:tc>
        <w:tc>
          <w:tcPr>
            <w:tcW w:w="1265" w:type="dxa"/>
          </w:tcPr>
          <w:p w14:paraId="00D641E5" w14:textId="77777777" w:rsidR="005E22D9" w:rsidRDefault="005E22D9" w:rsidP="00CF7730">
            <w:pPr>
              <w:pStyle w:val="TableParagraph"/>
              <w:rPr>
                <w:sz w:val="20"/>
              </w:rPr>
            </w:pPr>
          </w:p>
        </w:tc>
        <w:tc>
          <w:tcPr>
            <w:tcW w:w="1576" w:type="dxa"/>
          </w:tcPr>
          <w:p w14:paraId="36AAA68A" w14:textId="77777777" w:rsidR="005E22D9" w:rsidRDefault="005E22D9" w:rsidP="00CF7730">
            <w:pPr>
              <w:pStyle w:val="TableParagraph"/>
              <w:rPr>
                <w:sz w:val="20"/>
              </w:rPr>
            </w:pPr>
          </w:p>
        </w:tc>
        <w:tc>
          <w:tcPr>
            <w:tcW w:w="1265" w:type="dxa"/>
          </w:tcPr>
          <w:p w14:paraId="4BC3C663" w14:textId="77777777" w:rsidR="005E22D9" w:rsidRDefault="005E22D9" w:rsidP="00CF7730">
            <w:pPr>
              <w:pStyle w:val="TableParagraph"/>
              <w:rPr>
                <w:sz w:val="20"/>
              </w:rPr>
            </w:pPr>
          </w:p>
        </w:tc>
        <w:tc>
          <w:tcPr>
            <w:tcW w:w="1266" w:type="dxa"/>
          </w:tcPr>
          <w:p w14:paraId="309EA97E" w14:textId="77777777" w:rsidR="005E22D9" w:rsidRDefault="005E22D9" w:rsidP="00CF7730">
            <w:pPr>
              <w:pStyle w:val="TableParagraph"/>
              <w:rPr>
                <w:sz w:val="20"/>
              </w:rPr>
            </w:pPr>
          </w:p>
        </w:tc>
      </w:tr>
      <w:tr w:rsidR="005E22D9" w14:paraId="7A3203AA" w14:textId="77777777" w:rsidTr="00CF7730">
        <w:trPr>
          <w:trHeight w:val="275"/>
        </w:trPr>
        <w:tc>
          <w:tcPr>
            <w:tcW w:w="1265" w:type="dxa"/>
          </w:tcPr>
          <w:p w14:paraId="127A1090" w14:textId="77777777" w:rsidR="005E22D9" w:rsidRDefault="005E22D9" w:rsidP="00CF7730">
            <w:pPr>
              <w:pStyle w:val="TableParagraph"/>
              <w:rPr>
                <w:sz w:val="20"/>
              </w:rPr>
            </w:pPr>
          </w:p>
        </w:tc>
        <w:tc>
          <w:tcPr>
            <w:tcW w:w="1266" w:type="dxa"/>
          </w:tcPr>
          <w:p w14:paraId="6FDA2041" w14:textId="77777777" w:rsidR="005E22D9" w:rsidRDefault="005E22D9" w:rsidP="00CF7730">
            <w:pPr>
              <w:pStyle w:val="TableParagraph"/>
              <w:rPr>
                <w:sz w:val="20"/>
              </w:rPr>
            </w:pPr>
          </w:p>
        </w:tc>
        <w:tc>
          <w:tcPr>
            <w:tcW w:w="1265" w:type="dxa"/>
          </w:tcPr>
          <w:p w14:paraId="1E144371" w14:textId="77777777" w:rsidR="005E22D9" w:rsidRDefault="005E22D9" w:rsidP="00CF7730">
            <w:pPr>
              <w:pStyle w:val="TableParagraph"/>
              <w:rPr>
                <w:sz w:val="20"/>
              </w:rPr>
            </w:pPr>
          </w:p>
        </w:tc>
        <w:tc>
          <w:tcPr>
            <w:tcW w:w="1265" w:type="dxa"/>
          </w:tcPr>
          <w:p w14:paraId="0A6C1A33" w14:textId="77777777" w:rsidR="005E22D9" w:rsidRDefault="005E22D9" w:rsidP="00CF7730">
            <w:pPr>
              <w:pStyle w:val="TableParagraph"/>
              <w:rPr>
                <w:sz w:val="20"/>
              </w:rPr>
            </w:pPr>
          </w:p>
        </w:tc>
        <w:tc>
          <w:tcPr>
            <w:tcW w:w="1576" w:type="dxa"/>
          </w:tcPr>
          <w:p w14:paraId="7035C953" w14:textId="77777777" w:rsidR="005E22D9" w:rsidRDefault="005E22D9" w:rsidP="00CF7730">
            <w:pPr>
              <w:pStyle w:val="TableParagraph"/>
              <w:rPr>
                <w:sz w:val="20"/>
              </w:rPr>
            </w:pPr>
          </w:p>
        </w:tc>
        <w:tc>
          <w:tcPr>
            <w:tcW w:w="1265" w:type="dxa"/>
          </w:tcPr>
          <w:p w14:paraId="5A797B33" w14:textId="77777777" w:rsidR="005E22D9" w:rsidRDefault="005E22D9" w:rsidP="00CF7730">
            <w:pPr>
              <w:pStyle w:val="TableParagraph"/>
              <w:rPr>
                <w:sz w:val="20"/>
              </w:rPr>
            </w:pPr>
          </w:p>
        </w:tc>
        <w:tc>
          <w:tcPr>
            <w:tcW w:w="1266" w:type="dxa"/>
          </w:tcPr>
          <w:p w14:paraId="01782BB9" w14:textId="77777777" w:rsidR="005E22D9" w:rsidRDefault="005E22D9" w:rsidP="00CF7730">
            <w:pPr>
              <w:pStyle w:val="TableParagraph"/>
              <w:rPr>
                <w:sz w:val="20"/>
              </w:rPr>
            </w:pPr>
          </w:p>
        </w:tc>
      </w:tr>
      <w:tr w:rsidR="005E22D9" w14:paraId="615953F6" w14:textId="77777777" w:rsidTr="00CF7730">
        <w:trPr>
          <w:trHeight w:val="275"/>
        </w:trPr>
        <w:tc>
          <w:tcPr>
            <w:tcW w:w="1265" w:type="dxa"/>
          </w:tcPr>
          <w:p w14:paraId="6BC37815" w14:textId="77777777" w:rsidR="005E22D9" w:rsidRDefault="005E22D9" w:rsidP="00CF7730">
            <w:pPr>
              <w:pStyle w:val="TableParagraph"/>
              <w:rPr>
                <w:sz w:val="20"/>
              </w:rPr>
            </w:pPr>
          </w:p>
        </w:tc>
        <w:tc>
          <w:tcPr>
            <w:tcW w:w="1266" w:type="dxa"/>
          </w:tcPr>
          <w:p w14:paraId="44E2B597" w14:textId="77777777" w:rsidR="005E22D9" w:rsidRDefault="005E22D9" w:rsidP="00CF7730">
            <w:pPr>
              <w:pStyle w:val="TableParagraph"/>
              <w:rPr>
                <w:sz w:val="20"/>
              </w:rPr>
            </w:pPr>
          </w:p>
        </w:tc>
        <w:tc>
          <w:tcPr>
            <w:tcW w:w="1265" w:type="dxa"/>
          </w:tcPr>
          <w:p w14:paraId="485D345A" w14:textId="77777777" w:rsidR="005E22D9" w:rsidRDefault="005E22D9" w:rsidP="00CF7730">
            <w:pPr>
              <w:pStyle w:val="TableParagraph"/>
              <w:rPr>
                <w:sz w:val="20"/>
              </w:rPr>
            </w:pPr>
          </w:p>
        </w:tc>
        <w:tc>
          <w:tcPr>
            <w:tcW w:w="1265" w:type="dxa"/>
          </w:tcPr>
          <w:p w14:paraId="3AAE3A03" w14:textId="77777777" w:rsidR="005E22D9" w:rsidRDefault="005E22D9" w:rsidP="00CF7730">
            <w:pPr>
              <w:pStyle w:val="TableParagraph"/>
              <w:rPr>
                <w:sz w:val="20"/>
              </w:rPr>
            </w:pPr>
          </w:p>
        </w:tc>
        <w:tc>
          <w:tcPr>
            <w:tcW w:w="1576" w:type="dxa"/>
          </w:tcPr>
          <w:p w14:paraId="48F44C59" w14:textId="77777777" w:rsidR="005E22D9" w:rsidRDefault="005E22D9" w:rsidP="00CF7730">
            <w:pPr>
              <w:pStyle w:val="TableParagraph"/>
              <w:rPr>
                <w:sz w:val="20"/>
              </w:rPr>
            </w:pPr>
          </w:p>
        </w:tc>
        <w:tc>
          <w:tcPr>
            <w:tcW w:w="1265" w:type="dxa"/>
          </w:tcPr>
          <w:p w14:paraId="5F21C234" w14:textId="77777777" w:rsidR="005E22D9" w:rsidRDefault="005E22D9" w:rsidP="00CF7730">
            <w:pPr>
              <w:pStyle w:val="TableParagraph"/>
              <w:rPr>
                <w:sz w:val="20"/>
              </w:rPr>
            </w:pPr>
          </w:p>
        </w:tc>
        <w:tc>
          <w:tcPr>
            <w:tcW w:w="1266" w:type="dxa"/>
          </w:tcPr>
          <w:p w14:paraId="2D2436DC" w14:textId="77777777" w:rsidR="005E22D9" w:rsidRDefault="005E22D9" w:rsidP="00CF7730">
            <w:pPr>
              <w:pStyle w:val="TableParagraph"/>
              <w:rPr>
                <w:sz w:val="20"/>
              </w:rPr>
            </w:pPr>
          </w:p>
        </w:tc>
      </w:tr>
      <w:tr w:rsidR="005E22D9" w14:paraId="46C08F24" w14:textId="77777777" w:rsidTr="00CF7730">
        <w:trPr>
          <w:trHeight w:val="276"/>
        </w:trPr>
        <w:tc>
          <w:tcPr>
            <w:tcW w:w="1265" w:type="dxa"/>
          </w:tcPr>
          <w:p w14:paraId="3AF6ED7E" w14:textId="77777777" w:rsidR="005E22D9" w:rsidRDefault="005E22D9" w:rsidP="00CF7730">
            <w:pPr>
              <w:pStyle w:val="TableParagraph"/>
              <w:rPr>
                <w:sz w:val="20"/>
              </w:rPr>
            </w:pPr>
          </w:p>
        </w:tc>
        <w:tc>
          <w:tcPr>
            <w:tcW w:w="1266" w:type="dxa"/>
          </w:tcPr>
          <w:p w14:paraId="2E01CE8B" w14:textId="77777777" w:rsidR="005E22D9" w:rsidRDefault="005E22D9" w:rsidP="00CF7730">
            <w:pPr>
              <w:pStyle w:val="TableParagraph"/>
              <w:rPr>
                <w:sz w:val="20"/>
              </w:rPr>
            </w:pPr>
          </w:p>
        </w:tc>
        <w:tc>
          <w:tcPr>
            <w:tcW w:w="1265" w:type="dxa"/>
          </w:tcPr>
          <w:p w14:paraId="165D872F" w14:textId="77777777" w:rsidR="005E22D9" w:rsidRDefault="005E22D9" w:rsidP="00CF7730">
            <w:pPr>
              <w:pStyle w:val="TableParagraph"/>
              <w:rPr>
                <w:sz w:val="20"/>
              </w:rPr>
            </w:pPr>
          </w:p>
        </w:tc>
        <w:tc>
          <w:tcPr>
            <w:tcW w:w="1265" w:type="dxa"/>
          </w:tcPr>
          <w:p w14:paraId="1D17E401" w14:textId="77777777" w:rsidR="005E22D9" w:rsidRDefault="005E22D9" w:rsidP="00CF7730">
            <w:pPr>
              <w:pStyle w:val="TableParagraph"/>
              <w:rPr>
                <w:sz w:val="20"/>
              </w:rPr>
            </w:pPr>
          </w:p>
        </w:tc>
        <w:tc>
          <w:tcPr>
            <w:tcW w:w="1576" w:type="dxa"/>
          </w:tcPr>
          <w:p w14:paraId="3892AA3E" w14:textId="77777777" w:rsidR="005E22D9" w:rsidRDefault="005E22D9" w:rsidP="00CF7730">
            <w:pPr>
              <w:pStyle w:val="TableParagraph"/>
              <w:rPr>
                <w:sz w:val="20"/>
              </w:rPr>
            </w:pPr>
          </w:p>
        </w:tc>
        <w:tc>
          <w:tcPr>
            <w:tcW w:w="1265" w:type="dxa"/>
          </w:tcPr>
          <w:p w14:paraId="6D99E8FC" w14:textId="77777777" w:rsidR="005E22D9" w:rsidRDefault="005E22D9" w:rsidP="00CF7730">
            <w:pPr>
              <w:pStyle w:val="TableParagraph"/>
              <w:rPr>
                <w:sz w:val="20"/>
              </w:rPr>
            </w:pPr>
          </w:p>
        </w:tc>
        <w:tc>
          <w:tcPr>
            <w:tcW w:w="1266" w:type="dxa"/>
          </w:tcPr>
          <w:p w14:paraId="448BEAEE" w14:textId="77777777" w:rsidR="005E22D9" w:rsidRDefault="005E22D9" w:rsidP="00CF7730">
            <w:pPr>
              <w:pStyle w:val="TableParagraph"/>
              <w:rPr>
                <w:sz w:val="20"/>
              </w:rPr>
            </w:pPr>
          </w:p>
        </w:tc>
      </w:tr>
      <w:tr w:rsidR="005E22D9" w14:paraId="20536F33" w14:textId="77777777" w:rsidTr="00CF7730">
        <w:trPr>
          <w:trHeight w:val="275"/>
        </w:trPr>
        <w:tc>
          <w:tcPr>
            <w:tcW w:w="1265" w:type="dxa"/>
          </w:tcPr>
          <w:p w14:paraId="64403A62" w14:textId="77777777" w:rsidR="005E22D9" w:rsidRDefault="005E22D9" w:rsidP="00CF7730">
            <w:pPr>
              <w:pStyle w:val="TableParagraph"/>
              <w:rPr>
                <w:sz w:val="20"/>
              </w:rPr>
            </w:pPr>
          </w:p>
        </w:tc>
        <w:tc>
          <w:tcPr>
            <w:tcW w:w="1266" w:type="dxa"/>
          </w:tcPr>
          <w:p w14:paraId="0F0CA76F" w14:textId="77777777" w:rsidR="005E22D9" w:rsidRDefault="005E22D9" w:rsidP="00CF7730">
            <w:pPr>
              <w:pStyle w:val="TableParagraph"/>
              <w:rPr>
                <w:sz w:val="20"/>
              </w:rPr>
            </w:pPr>
          </w:p>
        </w:tc>
        <w:tc>
          <w:tcPr>
            <w:tcW w:w="1265" w:type="dxa"/>
          </w:tcPr>
          <w:p w14:paraId="737FFB07" w14:textId="77777777" w:rsidR="005E22D9" w:rsidRDefault="005E22D9" w:rsidP="00CF7730">
            <w:pPr>
              <w:pStyle w:val="TableParagraph"/>
              <w:rPr>
                <w:sz w:val="20"/>
              </w:rPr>
            </w:pPr>
          </w:p>
        </w:tc>
        <w:tc>
          <w:tcPr>
            <w:tcW w:w="1265" w:type="dxa"/>
          </w:tcPr>
          <w:p w14:paraId="0FCE341B" w14:textId="77777777" w:rsidR="005E22D9" w:rsidRDefault="005E22D9" w:rsidP="00CF7730">
            <w:pPr>
              <w:pStyle w:val="TableParagraph"/>
              <w:rPr>
                <w:sz w:val="20"/>
              </w:rPr>
            </w:pPr>
          </w:p>
        </w:tc>
        <w:tc>
          <w:tcPr>
            <w:tcW w:w="1576" w:type="dxa"/>
          </w:tcPr>
          <w:p w14:paraId="74B1AD52" w14:textId="77777777" w:rsidR="005E22D9" w:rsidRDefault="005E22D9" w:rsidP="00CF7730">
            <w:pPr>
              <w:pStyle w:val="TableParagraph"/>
              <w:rPr>
                <w:sz w:val="20"/>
              </w:rPr>
            </w:pPr>
          </w:p>
        </w:tc>
        <w:tc>
          <w:tcPr>
            <w:tcW w:w="1265" w:type="dxa"/>
          </w:tcPr>
          <w:p w14:paraId="5F5327DC" w14:textId="77777777" w:rsidR="005E22D9" w:rsidRDefault="005E22D9" w:rsidP="00CF7730">
            <w:pPr>
              <w:pStyle w:val="TableParagraph"/>
              <w:rPr>
                <w:sz w:val="20"/>
              </w:rPr>
            </w:pPr>
          </w:p>
        </w:tc>
        <w:tc>
          <w:tcPr>
            <w:tcW w:w="1266" w:type="dxa"/>
          </w:tcPr>
          <w:p w14:paraId="142D138B" w14:textId="77777777" w:rsidR="005E22D9" w:rsidRDefault="005E22D9" w:rsidP="00CF7730">
            <w:pPr>
              <w:pStyle w:val="TableParagraph"/>
              <w:rPr>
                <w:sz w:val="20"/>
              </w:rPr>
            </w:pPr>
          </w:p>
        </w:tc>
      </w:tr>
      <w:tr w:rsidR="005E22D9" w14:paraId="2CCD586B" w14:textId="77777777" w:rsidTr="00CF7730">
        <w:trPr>
          <w:trHeight w:val="275"/>
        </w:trPr>
        <w:tc>
          <w:tcPr>
            <w:tcW w:w="1265" w:type="dxa"/>
          </w:tcPr>
          <w:p w14:paraId="3BDDB7BE" w14:textId="77777777" w:rsidR="005E22D9" w:rsidRDefault="005E22D9" w:rsidP="00CF7730">
            <w:pPr>
              <w:pStyle w:val="TableParagraph"/>
              <w:rPr>
                <w:sz w:val="20"/>
              </w:rPr>
            </w:pPr>
          </w:p>
        </w:tc>
        <w:tc>
          <w:tcPr>
            <w:tcW w:w="1266" w:type="dxa"/>
          </w:tcPr>
          <w:p w14:paraId="43DEC10D" w14:textId="77777777" w:rsidR="005E22D9" w:rsidRDefault="005E22D9" w:rsidP="00CF7730">
            <w:pPr>
              <w:pStyle w:val="TableParagraph"/>
              <w:rPr>
                <w:sz w:val="20"/>
              </w:rPr>
            </w:pPr>
          </w:p>
        </w:tc>
        <w:tc>
          <w:tcPr>
            <w:tcW w:w="1265" w:type="dxa"/>
          </w:tcPr>
          <w:p w14:paraId="53A0DF12" w14:textId="77777777" w:rsidR="005E22D9" w:rsidRDefault="005E22D9" w:rsidP="00CF7730">
            <w:pPr>
              <w:pStyle w:val="TableParagraph"/>
              <w:rPr>
                <w:sz w:val="20"/>
              </w:rPr>
            </w:pPr>
          </w:p>
        </w:tc>
        <w:tc>
          <w:tcPr>
            <w:tcW w:w="1265" w:type="dxa"/>
          </w:tcPr>
          <w:p w14:paraId="5D9A9D17" w14:textId="77777777" w:rsidR="005E22D9" w:rsidRDefault="005E22D9" w:rsidP="00CF7730">
            <w:pPr>
              <w:pStyle w:val="TableParagraph"/>
              <w:rPr>
                <w:sz w:val="20"/>
              </w:rPr>
            </w:pPr>
          </w:p>
        </w:tc>
        <w:tc>
          <w:tcPr>
            <w:tcW w:w="1576" w:type="dxa"/>
          </w:tcPr>
          <w:p w14:paraId="0F89563F" w14:textId="77777777" w:rsidR="005E22D9" w:rsidRDefault="005E22D9" w:rsidP="00CF7730">
            <w:pPr>
              <w:pStyle w:val="TableParagraph"/>
              <w:rPr>
                <w:sz w:val="20"/>
              </w:rPr>
            </w:pPr>
          </w:p>
        </w:tc>
        <w:tc>
          <w:tcPr>
            <w:tcW w:w="1265" w:type="dxa"/>
          </w:tcPr>
          <w:p w14:paraId="22BE6F07" w14:textId="77777777" w:rsidR="005E22D9" w:rsidRDefault="005E22D9" w:rsidP="00CF7730">
            <w:pPr>
              <w:pStyle w:val="TableParagraph"/>
              <w:rPr>
                <w:sz w:val="20"/>
              </w:rPr>
            </w:pPr>
          </w:p>
        </w:tc>
        <w:tc>
          <w:tcPr>
            <w:tcW w:w="1266" w:type="dxa"/>
          </w:tcPr>
          <w:p w14:paraId="7EB62599" w14:textId="77777777" w:rsidR="005E22D9" w:rsidRDefault="005E22D9" w:rsidP="00CF7730">
            <w:pPr>
              <w:pStyle w:val="TableParagraph"/>
              <w:rPr>
                <w:sz w:val="20"/>
              </w:rPr>
            </w:pPr>
          </w:p>
        </w:tc>
      </w:tr>
      <w:tr w:rsidR="005E22D9" w14:paraId="2D5505DE" w14:textId="77777777" w:rsidTr="00CF7730">
        <w:trPr>
          <w:trHeight w:val="276"/>
        </w:trPr>
        <w:tc>
          <w:tcPr>
            <w:tcW w:w="1265" w:type="dxa"/>
          </w:tcPr>
          <w:p w14:paraId="5CC5C1D5" w14:textId="77777777" w:rsidR="005E22D9" w:rsidRDefault="005E22D9" w:rsidP="00CF7730">
            <w:pPr>
              <w:pStyle w:val="TableParagraph"/>
              <w:rPr>
                <w:sz w:val="20"/>
              </w:rPr>
            </w:pPr>
          </w:p>
        </w:tc>
        <w:tc>
          <w:tcPr>
            <w:tcW w:w="1266" w:type="dxa"/>
          </w:tcPr>
          <w:p w14:paraId="29A9F4BA" w14:textId="77777777" w:rsidR="005E22D9" w:rsidRDefault="005E22D9" w:rsidP="00CF7730">
            <w:pPr>
              <w:pStyle w:val="TableParagraph"/>
              <w:rPr>
                <w:sz w:val="20"/>
              </w:rPr>
            </w:pPr>
          </w:p>
        </w:tc>
        <w:tc>
          <w:tcPr>
            <w:tcW w:w="1265" w:type="dxa"/>
          </w:tcPr>
          <w:p w14:paraId="781E5012" w14:textId="77777777" w:rsidR="005E22D9" w:rsidRDefault="005E22D9" w:rsidP="00CF7730">
            <w:pPr>
              <w:pStyle w:val="TableParagraph"/>
              <w:rPr>
                <w:sz w:val="20"/>
              </w:rPr>
            </w:pPr>
          </w:p>
        </w:tc>
        <w:tc>
          <w:tcPr>
            <w:tcW w:w="1265" w:type="dxa"/>
          </w:tcPr>
          <w:p w14:paraId="3DF2ADD6" w14:textId="77777777" w:rsidR="005E22D9" w:rsidRDefault="005E22D9" w:rsidP="00CF7730">
            <w:pPr>
              <w:pStyle w:val="TableParagraph"/>
              <w:rPr>
                <w:sz w:val="20"/>
              </w:rPr>
            </w:pPr>
          </w:p>
        </w:tc>
        <w:tc>
          <w:tcPr>
            <w:tcW w:w="1576" w:type="dxa"/>
          </w:tcPr>
          <w:p w14:paraId="2203C8C8" w14:textId="77777777" w:rsidR="005E22D9" w:rsidRDefault="005E22D9" w:rsidP="00CF7730">
            <w:pPr>
              <w:pStyle w:val="TableParagraph"/>
              <w:rPr>
                <w:sz w:val="20"/>
              </w:rPr>
            </w:pPr>
          </w:p>
        </w:tc>
        <w:tc>
          <w:tcPr>
            <w:tcW w:w="1265" w:type="dxa"/>
          </w:tcPr>
          <w:p w14:paraId="063A5290" w14:textId="77777777" w:rsidR="005E22D9" w:rsidRDefault="005E22D9" w:rsidP="00CF7730">
            <w:pPr>
              <w:pStyle w:val="TableParagraph"/>
              <w:rPr>
                <w:sz w:val="20"/>
              </w:rPr>
            </w:pPr>
          </w:p>
        </w:tc>
        <w:tc>
          <w:tcPr>
            <w:tcW w:w="1266" w:type="dxa"/>
          </w:tcPr>
          <w:p w14:paraId="067E10BE" w14:textId="77777777" w:rsidR="005E22D9" w:rsidRDefault="005E22D9" w:rsidP="00CF7730">
            <w:pPr>
              <w:pStyle w:val="TableParagraph"/>
              <w:rPr>
                <w:sz w:val="20"/>
              </w:rPr>
            </w:pPr>
          </w:p>
        </w:tc>
      </w:tr>
      <w:tr w:rsidR="005E22D9" w14:paraId="5365C5BA" w14:textId="77777777" w:rsidTr="00CF7730">
        <w:trPr>
          <w:trHeight w:val="275"/>
        </w:trPr>
        <w:tc>
          <w:tcPr>
            <w:tcW w:w="1265" w:type="dxa"/>
          </w:tcPr>
          <w:p w14:paraId="31CEDC02" w14:textId="77777777" w:rsidR="005E22D9" w:rsidRDefault="005E22D9" w:rsidP="00CF7730">
            <w:pPr>
              <w:pStyle w:val="TableParagraph"/>
              <w:rPr>
                <w:sz w:val="20"/>
              </w:rPr>
            </w:pPr>
          </w:p>
        </w:tc>
        <w:tc>
          <w:tcPr>
            <w:tcW w:w="1266" w:type="dxa"/>
          </w:tcPr>
          <w:p w14:paraId="67DB01B4" w14:textId="77777777" w:rsidR="005E22D9" w:rsidRDefault="005E22D9" w:rsidP="00CF7730">
            <w:pPr>
              <w:pStyle w:val="TableParagraph"/>
              <w:rPr>
                <w:sz w:val="20"/>
              </w:rPr>
            </w:pPr>
          </w:p>
        </w:tc>
        <w:tc>
          <w:tcPr>
            <w:tcW w:w="1265" w:type="dxa"/>
          </w:tcPr>
          <w:p w14:paraId="57DD5372" w14:textId="77777777" w:rsidR="005E22D9" w:rsidRDefault="005E22D9" w:rsidP="00CF7730">
            <w:pPr>
              <w:pStyle w:val="TableParagraph"/>
              <w:rPr>
                <w:sz w:val="20"/>
              </w:rPr>
            </w:pPr>
          </w:p>
        </w:tc>
        <w:tc>
          <w:tcPr>
            <w:tcW w:w="1265" w:type="dxa"/>
          </w:tcPr>
          <w:p w14:paraId="60D71C52" w14:textId="77777777" w:rsidR="005E22D9" w:rsidRDefault="005E22D9" w:rsidP="00CF7730">
            <w:pPr>
              <w:pStyle w:val="TableParagraph"/>
              <w:rPr>
                <w:sz w:val="20"/>
              </w:rPr>
            </w:pPr>
          </w:p>
        </w:tc>
        <w:tc>
          <w:tcPr>
            <w:tcW w:w="1576" w:type="dxa"/>
          </w:tcPr>
          <w:p w14:paraId="376662D0" w14:textId="77777777" w:rsidR="005E22D9" w:rsidRDefault="005E22D9" w:rsidP="00CF7730">
            <w:pPr>
              <w:pStyle w:val="TableParagraph"/>
              <w:rPr>
                <w:sz w:val="20"/>
              </w:rPr>
            </w:pPr>
          </w:p>
        </w:tc>
        <w:tc>
          <w:tcPr>
            <w:tcW w:w="1265" w:type="dxa"/>
          </w:tcPr>
          <w:p w14:paraId="6DE9840D" w14:textId="77777777" w:rsidR="005E22D9" w:rsidRDefault="005E22D9" w:rsidP="00CF7730">
            <w:pPr>
              <w:pStyle w:val="TableParagraph"/>
              <w:rPr>
                <w:sz w:val="20"/>
              </w:rPr>
            </w:pPr>
          </w:p>
        </w:tc>
        <w:tc>
          <w:tcPr>
            <w:tcW w:w="1266" w:type="dxa"/>
          </w:tcPr>
          <w:p w14:paraId="327BD34B" w14:textId="77777777" w:rsidR="005E22D9" w:rsidRDefault="005E22D9" w:rsidP="00CF7730">
            <w:pPr>
              <w:pStyle w:val="TableParagraph"/>
              <w:rPr>
                <w:sz w:val="20"/>
              </w:rPr>
            </w:pPr>
          </w:p>
        </w:tc>
      </w:tr>
    </w:tbl>
    <w:p w14:paraId="025F567A" w14:textId="77777777" w:rsidR="005E22D9" w:rsidRDefault="005E22D9" w:rsidP="005E22D9">
      <w:pPr>
        <w:rPr>
          <w:sz w:val="20"/>
        </w:rPr>
        <w:sectPr w:rsidR="005E22D9">
          <w:headerReference w:type="default" r:id="rId55"/>
          <w:footerReference w:type="default" r:id="rId56"/>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33171E91" w14:textId="77777777" w:rsidR="00726460" w:rsidRDefault="00726460" w:rsidP="00F5489C">
      <w:pPr>
        <w:rPr>
          <w:sz w:val="18"/>
        </w:rPr>
      </w:pPr>
    </w:p>
    <w:p w14:paraId="1DD06C2F" w14:textId="701D6776" w:rsidR="00726460" w:rsidRDefault="00726460" w:rsidP="00F5489C">
      <w:pPr>
        <w:rPr>
          <w:sz w:val="18"/>
        </w:rPr>
        <w:sectPr w:rsidR="00726460">
          <w:headerReference w:type="default" r:id="rId57"/>
          <w:footerReference w:type="default" r:id="rId58"/>
          <w:pgSz w:w="11900" w:h="16840"/>
          <w:pgMar w:top="1540" w:right="420" w:bottom="940" w:left="620" w:header="929" w:footer="744" w:gutter="0"/>
          <w:cols w:space="720"/>
        </w:sectPr>
      </w:pPr>
    </w:p>
    <w:bookmarkEnd w:id="205"/>
    <w:p w14:paraId="0998F4F2" w14:textId="4DDB2BC2" w:rsidR="00B61701" w:rsidRDefault="00B61701" w:rsidP="00F5489C">
      <w:pPr>
        <w:pStyle w:val="AppendixSubheadings"/>
      </w:pPr>
    </w:p>
    <w:p w14:paraId="420D3A07" w14:textId="1077E5E1" w:rsidR="00B61701" w:rsidRDefault="00B61701" w:rsidP="00F11515">
      <w:pPr>
        <w:pStyle w:val="Heading2"/>
      </w:pPr>
    </w:p>
    <w:p w14:paraId="62BA9937" w14:textId="2B94C0D4" w:rsidR="00B61701" w:rsidRDefault="00B61701" w:rsidP="00F11515">
      <w:pPr>
        <w:pStyle w:val="Heading2"/>
      </w:pPr>
    </w:p>
    <w:p w14:paraId="04B6436F" w14:textId="5F45B890" w:rsidR="00B61701" w:rsidRDefault="00B61701" w:rsidP="00F11515">
      <w:pPr>
        <w:pStyle w:val="Heading2"/>
      </w:pPr>
    </w:p>
    <w:p w14:paraId="10C651D8" w14:textId="233E83AB" w:rsidR="00B61701" w:rsidRDefault="00B61701" w:rsidP="00F11515">
      <w:pPr>
        <w:pStyle w:val="Heading2"/>
      </w:pPr>
    </w:p>
    <w:p w14:paraId="304DF371" w14:textId="3980F1FE" w:rsidR="00B61701" w:rsidRDefault="00B61701" w:rsidP="00F11515">
      <w:pPr>
        <w:pStyle w:val="Heading2"/>
      </w:pPr>
    </w:p>
    <w:p w14:paraId="22D0831A" w14:textId="34425084" w:rsidR="00B61701" w:rsidRDefault="00B61701" w:rsidP="00F11515">
      <w:pPr>
        <w:pStyle w:val="Heading2"/>
      </w:pPr>
    </w:p>
    <w:p w14:paraId="6F17AA26" w14:textId="79E7579B" w:rsidR="00B61701" w:rsidRDefault="00B61701" w:rsidP="00F11515">
      <w:pPr>
        <w:pStyle w:val="Heading2"/>
      </w:pPr>
    </w:p>
    <w:p w14:paraId="3B18D36A" w14:textId="427357F5" w:rsidR="00B61701" w:rsidRDefault="00B61701" w:rsidP="00F11515">
      <w:pPr>
        <w:pStyle w:val="Heading2"/>
      </w:pPr>
    </w:p>
    <w:p w14:paraId="5E0232A9" w14:textId="155E6360" w:rsidR="00B61701" w:rsidRDefault="00B61701" w:rsidP="00F11515">
      <w:pPr>
        <w:pStyle w:val="Heading2"/>
      </w:pPr>
    </w:p>
    <w:p w14:paraId="61171584" w14:textId="4DA15945" w:rsidR="00B61701" w:rsidRDefault="00B61701" w:rsidP="00F11515">
      <w:pPr>
        <w:pStyle w:val="Heading2"/>
      </w:pPr>
    </w:p>
    <w:p w14:paraId="41EA909F" w14:textId="5EBAF475" w:rsidR="00B61701" w:rsidRDefault="00B61701" w:rsidP="00F11515">
      <w:pPr>
        <w:pStyle w:val="Heading2"/>
      </w:pPr>
    </w:p>
    <w:p w14:paraId="45411E65" w14:textId="6E37E620" w:rsidR="00B61701" w:rsidRDefault="00B61701" w:rsidP="00F11515">
      <w:pPr>
        <w:pStyle w:val="Heading2"/>
      </w:pPr>
    </w:p>
    <w:p w14:paraId="718446DE" w14:textId="77777777" w:rsidR="00B61701" w:rsidRDefault="00B61701" w:rsidP="00F11515">
      <w:pPr>
        <w:pStyle w:val="Heading2"/>
      </w:pPr>
    </w:p>
    <w:p w14:paraId="1B75F67D" w14:textId="77777777" w:rsidR="009A297F" w:rsidRDefault="009A297F" w:rsidP="00F11515">
      <w:pPr>
        <w:pStyle w:val="Heading2"/>
      </w:pPr>
    </w:p>
    <w:p w14:paraId="177DDF2C" w14:textId="77777777" w:rsidR="009A297F" w:rsidRDefault="00172D5C" w:rsidP="002149C0">
      <w:pPr>
        <w:pStyle w:val="Heading2"/>
        <w:ind w:left="0"/>
      </w:pPr>
      <w:bookmarkStart w:id="215" w:name="_Toc112073507"/>
      <w:bookmarkStart w:id="216" w:name="_Toc117087877"/>
      <w:r>
        <w:t>References</w:t>
      </w:r>
      <w:bookmarkEnd w:id="215"/>
      <w:bookmarkEnd w:id="216"/>
    </w:p>
    <w:p w14:paraId="52E75295" w14:textId="77777777" w:rsidR="009A297F" w:rsidRDefault="009A297F" w:rsidP="00F11515">
      <w:pPr>
        <w:pStyle w:val="Heading2"/>
      </w:pPr>
    </w:p>
    <w:p w14:paraId="19BEB3A1" w14:textId="251942A8" w:rsidR="005A4E5E" w:rsidRDefault="009A297F" w:rsidP="009A297F">
      <w:pPr>
        <w:pStyle w:val="Heading2"/>
        <w:spacing w:line="240" w:lineRule="exact"/>
        <w:ind w:left="720" w:hanging="720"/>
        <w:rPr>
          <w:b w:val="0"/>
          <w:i w:val="0"/>
          <w:noProof/>
        </w:rPr>
      </w:pPr>
      <w:r>
        <w:fldChar w:fldCharType="begin" w:fldLock="1"/>
      </w:r>
      <w:r w:rsidR="005A4E5E">
        <w:instrText>ADDIN paperpile_bibliography &lt;pp-bibliography&gt;&lt;first-reference-indices&gt;&lt;formatting&gt;1&lt;/formatting&gt;&lt;space-after&gt;1&lt;/space-after&gt;&lt;/first-reference-indices&gt;&lt;/pp-bibliography&gt; \* MERGEFORMAT</w:instrText>
      </w:r>
      <w:r>
        <w:fldChar w:fldCharType="separate"/>
      </w:r>
      <w:bookmarkStart w:id="217" w:name="_Toc117087878"/>
      <w:r w:rsidR="005A4E5E">
        <w:rPr>
          <w:b w:val="0"/>
          <w:i w:val="0"/>
          <w:noProof/>
        </w:rPr>
        <w:t>ADEC. 2022a. “Kenai River Water Quality Monitoring Activities.” 2022. https://dec.alaska.gov/water/nonpoint-source-control/waters-in-the-spotlight/kenai-river-water-quality-monitoring-activities/.</w:t>
      </w:r>
      <w:bookmarkEnd w:id="217"/>
    </w:p>
    <w:p w14:paraId="5B550CBE" w14:textId="77777777" w:rsidR="005A4E5E" w:rsidRDefault="005A4E5E" w:rsidP="009A297F">
      <w:pPr>
        <w:pStyle w:val="Heading2"/>
        <w:spacing w:line="240" w:lineRule="exact"/>
        <w:ind w:left="720" w:hanging="720"/>
        <w:rPr>
          <w:b w:val="0"/>
          <w:i w:val="0"/>
          <w:noProof/>
        </w:rPr>
      </w:pPr>
      <w:bookmarkStart w:id="218" w:name="_Toc117087879"/>
      <w:r>
        <w:rPr>
          <w:b w:val="0"/>
          <w:i w:val="0"/>
          <w:noProof/>
        </w:rPr>
        <w:t>———. 2022b. “Water Quality Standards and Restoration, Water Quality Reports.” February 15, 2022. https://dec.alaska.gov/water/water-quality/reports.</w:t>
      </w:r>
      <w:bookmarkEnd w:id="218"/>
    </w:p>
    <w:p w14:paraId="0F0AB0E8" w14:textId="77777777" w:rsidR="005A4E5E" w:rsidRDefault="005A4E5E" w:rsidP="009A297F">
      <w:pPr>
        <w:pStyle w:val="Heading2"/>
        <w:spacing w:line="240" w:lineRule="exact"/>
        <w:ind w:left="720" w:hanging="720"/>
        <w:rPr>
          <w:b w:val="0"/>
          <w:i w:val="0"/>
          <w:noProof/>
        </w:rPr>
      </w:pPr>
      <w:bookmarkStart w:id="219" w:name="_Toc117087880"/>
      <w:r>
        <w:rPr>
          <w:b w:val="0"/>
          <w:i w:val="0"/>
          <w:noProof/>
        </w:rPr>
        <w:t>AKDNR. 1997. “Kenai River Comprehensive Management Plan.” http://dnr.alaska.gov/parks/plans/krsmapln/krsma_1997_complete.pdf.</w:t>
      </w:r>
      <w:bookmarkEnd w:id="219"/>
    </w:p>
    <w:p w14:paraId="2D3348A0" w14:textId="77777777" w:rsidR="005A4E5E" w:rsidRDefault="005A4E5E" w:rsidP="009A297F">
      <w:pPr>
        <w:pStyle w:val="Heading2"/>
        <w:spacing w:line="240" w:lineRule="exact"/>
        <w:ind w:left="720" w:hanging="720"/>
        <w:rPr>
          <w:b w:val="0"/>
          <w:i w:val="0"/>
          <w:noProof/>
        </w:rPr>
      </w:pPr>
      <w:bookmarkStart w:id="220" w:name="_Toc117087881"/>
      <w:r>
        <w:rPr>
          <w:b w:val="0"/>
          <w:i w:val="0"/>
          <w:noProof/>
        </w:rPr>
        <w:t>EPA. 1996. “Guidelines Establishing Test Procedures for the Analysis of Pollutants (40 CFR Part 136).” 1996. https://www.ecfr.gov/current/title-40/chapter-I/subchapter-D/part-136?toc=1.</w:t>
      </w:r>
      <w:bookmarkEnd w:id="220"/>
    </w:p>
    <w:p w14:paraId="42A843DC" w14:textId="77777777" w:rsidR="005A4E5E" w:rsidRDefault="005A4E5E" w:rsidP="009A297F">
      <w:pPr>
        <w:pStyle w:val="Heading2"/>
        <w:spacing w:line="240" w:lineRule="exact"/>
        <w:ind w:left="720" w:hanging="720"/>
        <w:rPr>
          <w:b w:val="0"/>
          <w:i w:val="0"/>
          <w:noProof/>
        </w:rPr>
      </w:pPr>
      <w:bookmarkStart w:id="221" w:name="_Toc117087882"/>
      <w:r>
        <w:rPr>
          <w:b w:val="0"/>
          <w:i w:val="0"/>
          <w:noProof/>
        </w:rPr>
        <w:t>Guerron Orejuela, Edgar. 2016. “Water Quality Assessment of the Kenai River Watershed from July 2000 to July 2014.” Kenai Watershed Forum. https://dec.alaska.gov/media/16756/kenai-river-baseline-monitoring-report-final-zncuappendix.pdf.</w:t>
      </w:r>
      <w:bookmarkEnd w:id="221"/>
    </w:p>
    <w:p w14:paraId="6C55CD22" w14:textId="77777777" w:rsidR="005A4E5E" w:rsidRDefault="005A4E5E" w:rsidP="009A297F">
      <w:pPr>
        <w:pStyle w:val="Heading2"/>
        <w:spacing w:line="240" w:lineRule="exact"/>
        <w:ind w:left="720" w:hanging="720"/>
        <w:rPr>
          <w:b w:val="0"/>
          <w:i w:val="0"/>
          <w:noProof/>
        </w:rPr>
      </w:pPr>
      <w:bookmarkStart w:id="222" w:name="_Toc117087883"/>
      <w:r>
        <w:rPr>
          <w:b w:val="0"/>
          <w:i w:val="0"/>
          <w:noProof/>
        </w:rPr>
        <w:t>Litchfield, V. P., and G. B. Kyle. 1992. “Kenai River Water Quality Investigation Completion Report.” 123. Alaska Department of Fish and Game. http://www.adfg.alaska.gov/fedaidpdfs/FRED.123.pdf.</w:t>
      </w:r>
      <w:bookmarkEnd w:id="222"/>
    </w:p>
    <w:p w14:paraId="771C1306" w14:textId="77777777" w:rsidR="005A4E5E" w:rsidRDefault="005A4E5E" w:rsidP="009A297F">
      <w:pPr>
        <w:pStyle w:val="Heading2"/>
        <w:spacing w:line="240" w:lineRule="exact"/>
        <w:ind w:left="720" w:hanging="720"/>
        <w:rPr>
          <w:b w:val="0"/>
          <w:i w:val="0"/>
          <w:noProof/>
        </w:rPr>
      </w:pPr>
      <w:bookmarkStart w:id="223" w:name="_Toc117087884"/>
      <w:r>
        <w:rPr>
          <w:b w:val="0"/>
          <w:i w:val="0"/>
          <w:noProof/>
        </w:rPr>
        <w:t>Martin, Michelle, Joe Charbonnet, Elizabeth Jones, Jim Czarnezki, and Robert Ruffner. 2011. “Turbidity Monitoring on the Lower Kenai River, 2008-2010.” Kenai Watershed Forum.</w:t>
      </w:r>
      <w:bookmarkEnd w:id="223"/>
    </w:p>
    <w:p w14:paraId="66926778" w14:textId="77777777" w:rsidR="005A4E5E" w:rsidRDefault="005A4E5E" w:rsidP="009A297F">
      <w:pPr>
        <w:pStyle w:val="Heading2"/>
        <w:spacing w:line="240" w:lineRule="exact"/>
        <w:ind w:left="720" w:hanging="720"/>
        <w:rPr>
          <w:b w:val="0"/>
          <w:i w:val="0"/>
          <w:noProof/>
        </w:rPr>
      </w:pPr>
      <w:bookmarkStart w:id="224" w:name="_Toc117087885"/>
      <w:r>
        <w:rPr>
          <w:b w:val="0"/>
          <w:i w:val="0"/>
          <w:noProof/>
        </w:rPr>
        <w:t>Mauger, Sue. 2013. “Cook Inlet Stream Temp Network Synthesis Report 2008-2012.” Cook Inletekeeper. https://inletkeeper.org/wp-content/uploads/2017/03/Cook-Inlet-Stream-Temp-Network-Synthesis-Report.pdf.</w:t>
      </w:r>
      <w:bookmarkEnd w:id="224"/>
    </w:p>
    <w:p w14:paraId="2CD94E23" w14:textId="77777777" w:rsidR="005A4E5E" w:rsidRDefault="005A4E5E" w:rsidP="009A297F">
      <w:pPr>
        <w:pStyle w:val="Heading2"/>
        <w:spacing w:line="240" w:lineRule="exact"/>
        <w:ind w:left="720" w:hanging="720"/>
        <w:rPr>
          <w:b w:val="0"/>
          <w:i w:val="0"/>
          <w:noProof/>
        </w:rPr>
      </w:pPr>
      <w:bookmarkStart w:id="225" w:name="_Toc117087886"/>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5A4E5E">
        <w:rPr>
          <w:b w:val="0"/>
          <w:noProof/>
        </w:rPr>
        <w:t>Canadian Journal of Fisheries and Aquatic Sciences. Journal Canadien Des Sciences Halieutiques et Aquatiques</w:t>
      </w:r>
      <w:r>
        <w:rPr>
          <w:b w:val="0"/>
          <w:i w:val="0"/>
          <w:noProof/>
        </w:rPr>
        <w:t xml:space="preserve"> 74 (5): 702–15.</w:t>
      </w:r>
      <w:bookmarkEnd w:id="225"/>
    </w:p>
    <w:p w14:paraId="763F2E06" w14:textId="77777777" w:rsidR="005A4E5E" w:rsidRDefault="005A4E5E" w:rsidP="009A297F">
      <w:pPr>
        <w:pStyle w:val="Heading2"/>
        <w:spacing w:line="240" w:lineRule="exact"/>
        <w:ind w:left="720" w:hanging="720"/>
        <w:rPr>
          <w:b w:val="0"/>
          <w:i w:val="0"/>
          <w:noProof/>
        </w:rPr>
      </w:pPr>
      <w:bookmarkStart w:id="226" w:name="_Toc117087887"/>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5A4E5E">
        <w:rPr>
          <w:b w:val="0"/>
          <w:noProof/>
        </w:rPr>
        <w:t>Journal of Hydrology: Regional Studies</w:t>
      </w:r>
      <w:r>
        <w:rPr>
          <w:b w:val="0"/>
          <w:i w:val="0"/>
          <w:noProof/>
        </w:rPr>
        <w:t xml:space="preserve"> 4, Part B (September): 431–38.</w:t>
      </w:r>
      <w:bookmarkEnd w:id="226"/>
    </w:p>
    <w:p w14:paraId="49A45DF9" w14:textId="77777777" w:rsidR="005A4E5E" w:rsidRDefault="005A4E5E" w:rsidP="009A297F">
      <w:pPr>
        <w:pStyle w:val="Heading2"/>
        <w:spacing w:line="240" w:lineRule="exact"/>
        <w:ind w:left="720" w:hanging="720"/>
        <w:rPr>
          <w:b w:val="0"/>
          <w:i w:val="0"/>
          <w:noProof/>
        </w:rPr>
      </w:pPr>
      <w:bookmarkStart w:id="227" w:name="_Toc117087888"/>
      <w:r>
        <w:rPr>
          <w:b w:val="0"/>
          <w:i w:val="0"/>
          <w:noProof/>
        </w:rPr>
        <w:t>McCard, Jennifer J. 2007. “Water Quality Assessment of the Kenai River Watershed from July 2000 to July 2006.” Kenai Watershed Forum.</w:t>
      </w:r>
      <w:bookmarkEnd w:id="227"/>
    </w:p>
    <w:p w14:paraId="533AD00E" w14:textId="77777777" w:rsidR="005A4E5E" w:rsidRDefault="005A4E5E" w:rsidP="009A297F">
      <w:pPr>
        <w:pStyle w:val="Heading2"/>
        <w:spacing w:line="240" w:lineRule="exact"/>
        <w:ind w:left="720" w:hanging="720"/>
        <w:rPr>
          <w:b w:val="0"/>
          <w:i w:val="0"/>
          <w:noProof/>
        </w:rPr>
      </w:pPr>
      <w:bookmarkStart w:id="228" w:name="_Toc117087889"/>
      <w:r>
        <w:rPr>
          <w:b w:val="0"/>
          <w:i w:val="0"/>
          <w:noProof/>
        </w:rPr>
        <w:t xml:space="preserve">Meyer, Benjamin. 2021. “Status of Copper and Zinc Throughout the Kenai River Watershed.” </w:t>
      </w:r>
      <w:r>
        <w:rPr>
          <w:b w:val="0"/>
          <w:i w:val="0"/>
          <w:noProof/>
        </w:rPr>
        <w:lastRenderedPageBreak/>
        <w:t>Kenai Watershed Forum. https://dec.alaska.gov/media/22967/copper-zinc-field-report-2019-2020.pdf.</w:t>
      </w:r>
      <w:bookmarkEnd w:id="228"/>
    </w:p>
    <w:p w14:paraId="5C73B14F" w14:textId="77777777" w:rsidR="005A4E5E" w:rsidRDefault="005A4E5E" w:rsidP="009A297F">
      <w:pPr>
        <w:pStyle w:val="Heading2"/>
        <w:spacing w:line="240" w:lineRule="exact"/>
        <w:ind w:left="720" w:hanging="720"/>
        <w:rPr>
          <w:b w:val="0"/>
          <w:i w:val="0"/>
          <w:noProof/>
        </w:rPr>
      </w:pPr>
      <w:bookmarkStart w:id="229" w:name="_Toc117087890"/>
      <w:r>
        <w:rPr>
          <w:b w:val="0"/>
          <w:i w:val="0"/>
          <w:noProof/>
        </w:rPr>
        <w:t>Sires, Jeff. 2017a. “A Review of Potential Zinc and Copper Pollution Sources in the Kenai River Watershed.” DEC. https://dec.alaska.gov/media/5181/zcliteraturereviewfinal.pdf.</w:t>
      </w:r>
      <w:bookmarkEnd w:id="229"/>
    </w:p>
    <w:p w14:paraId="4115AFE7" w14:textId="77777777" w:rsidR="005A4E5E" w:rsidRDefault="005A4E5E" w:rsidP="009A297F">
      <w:pPr>
        <w:pStyle w:val="Heading2"/>
        <w:spacing w:line="240" w:lineRule="exact"/>
        <w:ind w:left="720" w:hanging="720"/>
        <w:rPr>
          <w:b w:val="0"/>
          <w:i w:val="0"/>
          <w:noProof/>
        </w:rPr>
      </w:pPr>
      <w:bookmarkStart w:id="230" w:name="_Toc117087891"/>
      <w:r>
        <w:rPr>
          <w:b w:val="0"/>
          <w:i w:val="0"/>
          <w:noProof/>
        </w:rPr>
        <w:t>———. 2017b. “Kenai River Watershed Zinc and Copper Pollution: A Summary of Data Analysis, Literature Review Results, And Suggested Actions.” DEC. http://www.dec.alaska.gov/media/16761/kenai-river-zinc-and-copper-pollution-study.pdf.</w:t>
      </w:r>
      <w:bookmarkEnd w:id="230"/>
    </w:p>
    <w:p w14:paraId="497E2DDB" w14:textId="780A09DB" w:rsidR="009A297F" w:rsidRDefault="005A4E5E" w:rsidP="009A297F">
      <w:pPr>
        <w:pStyle w:val="Heading2"/>
        <w:spacing w:line="240" w:lineRule="exact"/>
        <w:ind w:left="720" w:hanging="720"/>
      </w:pPr>
      <w:bookmarkStart w:id="231" w:name="_Toc117087892"/>
      <w:r>
        <w:rPr>
          <w:b w:val="0"/>
          <w:i w:val="0"/>
          <w:noProof/>
        </w:rPr>
        <w:t>USFWS. 1997. “Upper Kenai River Cooperative Plan.” https://www.fws.gov/uploadedFiles/UpperKenaiRiverCoop_Plan_1997.pdf.</w:t>
      </w:r>
      <w:bookmarkEnd w:id="231"/>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Benjamin Meyer" w:date="2022-10-11T13:57:00Z" w:initials="BM">
    <w:p w14:paraId="5AC05A15" w14:textId="77777777" w:rsidR="00F13846" w:rsidRDefault="00F13846">
      <w:pPr>
        <w:pStyle w:val="CommentText"/>
      </w:pPr>
      <w:r>
        <w:rPr>
          <w:rStyle w:val="CommentReference"/>
        </w:rPr>
        <w:annotationRef/>
      </w:r>
      <w:r>
        <w:t xml:space="preserve">I suggest re-expanding the distribution list once the data is caught up an uploaded to the EPA WQX. City managers, agency managers, </w:t>
      </w:r>
      <w:proofErr w:type="spellStart"/>
      <w:r>
        <w:t>kenai</w:t>
      </w:r>
      <w:proofErr w:type="spellEnd"/>
      <w:r>
        <w:t xml:space="preserve"> river center, etc.</w:t>
      </w:r>
    </w:p>
  </w:comment>
  <w:comment w:id="21" w:author="Benjamin Meyer" w:date="2022-10-11T14:05:00Z" w:initials="BM">
    <w:p w14:paraId="204CBE48" w14:textId="77777777" w:rsidR="00F13846" w:rsidRDefault="00F13846">
      <w:pPr>
        <w:pStyle w:val="CommentText"/>
      </w:pPr>
      <w:r>
        <w:rPr>
          <w:rStyle w:val="CommentReference"/>
        </w:rPr>
        <w:annotationRef/>
      </w:r>
      <w:r>
        <w:t xml:space="preserve">@Sarah </w:t>
      </w:r>
      <w:proofErr w:type="spellStart"/>
      <w:r>
        <w:t>Apsens</w:t>
      </w:r>
      <w:proofErr w:type="spellEnd"/>
      <w:r>
        <w:t>, is there a better way to include / describe all the work that ADEC does here? Big area to cover, yes, but this makes it sound like the state does nothing, which obviously is not the case!</w:t>
      </w:r>
    </w:p>
  </w:comment>
  <w:comment w:id="106" w:author="ben" w:date="2022-10-19T09:31:00Z" w:initials="b">
    <w:p w14:paraId="44DA90B8" w14:textId="2971657E" w:rsidR="00F13846" w:rsidRDefault="00F13846">
      <w:pPr>
        <w:pStyle w:val="CommentText"/>
      </w:pPr>
      <w:r>
        <w:rPr>
          <w:rStyle w:val="CommentReference"/>
        </w:rPr>
        <w:annotationRef/>
      </w:r>
      <w:r>
        <w:t>update</w:t>
      </w:r>
    </w:p>
  </w:comment>
  <w:comment w:id="112" w:author="ben" w:date="2022-10-19T09:26:00Z" w:initials="b">
    <w:p w14:paraId="0CAA1616" w14:textId="623806D1" w:rsidR="00F13846" w:rsidRDefault="00F13846">
      <w:pPr>
        <w:pStyle w:val="CommentText"/>
      </w:pPr>
      <w:r>
        <w:rPr>
          <w:rStyle w:val="CommentReference"/>
        </w:rPr>
        <w:annotationRef/>
      </w:r>
      <w:r>
        <w:t xml:space="preserve">Update w/ info from </w:t>
      </w:r>
      <w:proofErr w:type="spellStart"/>
      <w:r>
        <w:t>mauger</w:t>
      </w:r>
      <w:proofErr w:type="spellEnd"/>
      <w:r>
        <w:t xml:space="preserve"> et al 2015</w:t>
      </w:r>
    </w:p>
  </w:comment>
  <w:comment w:id="118" w:author="ben" w:date="2022-10-19T09:42:00Z" w:initials="b">
    <w:p w14:paraId="3FA82550" w14:textId="77777777" w:rsidR="00F13846" w:rsidRDefault="00F13846" w:rsidP="00B06D55">
      <w:pPr>
        <w:pStyle w:val="CommentText"/>
      </w:pPr>
      <w:r>
        <w:rPr>
          <w:rStyle w:val="CommentReference"/>
        </w:rPr>
        <w:annotationRef/>
      </w:r>
      <w:r>
        <w:t>Verify current as possible</w:t>
      </w:r>
    </w:p>
  </w:comment>
  <w:comment w:id="120" w:author="ben" w:date="2022-10-19T09:48:00Z" w:initials="b">
    <w:p w14:paraId="30AC4CD9" w14:textId="77777777" w:rsidR="00F13846" w:rsidRDefault="00F13846" w:rsidP="00B06D55">
      <w:pPr>
        <w:pStyle w:val="CommentText"/>
      </w:pPr>
      <w:r>
        <w:rPr>
          <w:rStyle w:val="CommentReference"/>
        </w:rPr>
        <w:annotationRef/>
      </w:r>
      <w:r>
        <w:t>Expand here on data uplift?</w:t>
      </w:r>
    </w:p>
  </w:comment>
  <w:comment w:id="146" w:author="Benjamin Meyer" w:date="2022-08-22T16:15:00Z" w:initials="BM">
    <w:p w14:paraId="4F6A95BE" w14:textId="77777777" w:rsidR="00F13846" w:rsidRDefault="00F13846" w:rsidP="009D3EAA">
      <w:pPr>
        <w:pStyle w:val="CommentText"/>
      </w:pPr>
      <w:r>
        <w:rPr>
          <w:rStyle w:val="CommentReference"/>
        </w:rPr>
        <w:annotationRef/>
      </w:r>
      <w:r>
        <w:t>Please comment if this statement is correct and belongs here</w:t>
      </w:r>
    </w:p>
  </w:comment>
  <w:comment w:id="168" w:author="ben" w:date="2022-10-19T13:10:00Z" w:initials="b">
    <w:p w14:paraId="311B6849" w14:textId="71876963" w:rsidR="00F13846" w:rsidRDefault="00F13846">
      <w:pPr>
        <w:pStyle w:val="CommentText"/>
      </w:pPr>
      <w:r>
        <w:rPr>
          <w:rStyle w:val="CommentReference"/>
        </w:rPr>
        <w:annotationRef/>
      </w:r>
      <w:r>
        <w:t>Most recent comment from DWEC is that they can “maybe” be counted on to do this</w:t>
      </w:r>
    </w:p>
  </w:comment>
  <w:comment w:id="170" w:author="Benjamin Meyer" w:date="2022-07-19T15:51:00Z" w:initials="BM">
    <w:p w14:paraId="514ED3FB" w14:textId="77777777" w:rsidR="00F13846" w:rsidRDefault="00F13846" w:rsidP="009D3EAA">
      <w:pPr>
        <w:pStyle w:val="CommentText"/>
      </w:pPr>
      <w:r>
        <w:rPr>
          <w:rStyle w:val="CommentReference"/>
        </w:rPr>
        <w:annotationRef/>
      </w:r>
      <w:r>
        <w:t xml:space="preserve">Planning to combine the figure below with figure 1. Download most current draft as </w:t>
      </w:r>
      <w:proofErr w:type="spellStart"/>
      <w:r>
        <w:t>powerpoint</w:t>
      </w:r>
      <w:proofErr w:type="spellEnd"/>
      <w:r>
        <w:t xml:space="preserve"> file at </w:t>
      </w:r>
      <w:hyperlink r:id="rId1" w:history="1">
        <w:r w:rsidRPr="00832A07">
          <w:rPr>
            <w:rStyle w:val="Hyperlink"/>
          </w:rPr>
          <w:t>https://bit.ly/qapp_2022_fig5</w:t>
        </w:r>
      </w:hyperlink>
    </w:p>
    <w:p w14:paraId="582731E1" w14:textId="77777777" w:rsidR="00F13846" w:rsidRDefault="00F13846" w:rsidP="009D3EAA">
      <w:pPr>
        <w:pStyle w:val="CommentText"/>
      </w:pPr>
    </w:p>
  </w:comment>
  <w:comment w:id="189" w:author="ben" w:date="2022-10-19T13:38:00Z" w:initials="b">
    <w:p w14:paraId="3F56F5D3" w14:textId="77777777" w:rsidR="00F13846" w:rsidRDefault="00F13846">
      <w:pPr>
        <w:pStyle w:val="CommentText"/>
      </w:pPr>
      <w:r>
        <w:rPr>
          <w:rStyle w:val="CommentReference"/>
        </w:rPr>
        <w:annotationRef/>
      </w:r>
      <w:r>
        <w:t>Contact these people</w:t>
      </w:r>
    </w:p>
    <w:p w14:paraId="4A0E4D2C" w14:textId="77777777" w:rsidR="00F13846" w:rsidRDefault="00F13846">
      <w:pPr>
        <w:pStyle w:val="CommentText"/>
      </w:pPr>
    </w:p>
    <w:p w14:paraId="5944AA19" w14:textId="7007A45F" w:rsidR="00F13846" w:rsidRDefault="00F13846"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04" w:author="ben" w:date="2022-10-19T17:05:00Z" w:initials="b">
    <w:p w14:paraId="5C0A8D62" w14:textId="74836245" w:rsidR="00F5489C" w:rsidRDefault="00F5489C">
      <w:pPr>
        <w:pStyle w:val="CommentText"/>
      </w:pPr>
      <w:r>
        <w:rPr>
          <w:rStyle w:val="CommentReference"/>
        </w:rPr>
        <w:annotationRef/>
      </w:r>
      <w:r>
        <w:t xml:space="preserve">Get </w:t>
      </w:r>
      <w:proofErr w:type="spellStart"/>
      <w:r>
        <w:t>coc</w:t>
      </w:r>
      <w:proofErr w:type="spellEnd"/>
      <w:r>
        <w:t xml:space="preserve"> forms for SWWTP and </w:t>
      </w:r>
      <w:proofErr w:type="spellStart"/>
      <w:r>
        <w:t>Taurianen</w:t>
      </w:r>
      <w:proofErr w:type="spellEnd"/>
      <w:r>
        <w:t xml:space="preserv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C05A15" w15:done="0"/>
  <w15:commentEx w15:paraId="204CBE48" w15:done="0"/>
  <w15:commentEx w15:paraId="44DA90B8" w15:done="0"/>
  <w15:commentEx w15:paraId="0CAA1616" w15:done="0"/>
  <w15:commentEx w15:paraId="3FA82550" w15:done="0"/>
  <w15:commentEx w15:paraId="30AC4CD9" w15:done="0"/>
  <w15:commentEx w15:paraId="4F6A95BE" w15:done="0"/>
  <w15:commentEx w15:paraId="311B6849" w15:done="0"/>
  <w15:commentEx w15:paraId="582731E1" w15:done="0"/>
  <w15:commentEx w15:paraId="5944AA19" w15:done="0"/>
  <w15:commentEx w15:paraId="5C0A8D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C05A15" w16cid:durableId="26F3BDE2"/>
  <w16cid:commentId w16cid:paraId="204CBE48" w16cid:durableId="26F3BDE3"/>
  <w16cid:commentId w16cid:paraId="44DA90B8" w16cid:durableId="26FA426C"/>
  <w16cid:commentId w16cid:paraId="0CAA1616" w16cid:durableId="26FA4138"/>
  <w16cid:commentId w16cid:paraId="3FA82550" w16cid:durableId="26FA4512"/>
  <w16cid:commentId w16cid:paraId="30AC4CD9" w16cid:durableId="26FA4678"/>
  <w16cid:commentId w16cid:paraId="4F6A95BE" w16cid:durableId="26F3C243"/>
  <w16cid:commentId w16cid:paraId="311B6849" w16cid:durableId="26FA75D8"/>
  <w16cid:commentId w16cid:paraId="582731E1" w16cid:durableId="26F3C245"/>
  <w16cid:commentId w16cid:paraId="5944AA19" w16cid:durableId="26FA7C58"/>
  <w16cid:commentId w16cid:paraId="5C0A8D62" w16cid:durableId="26FAAC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EB90A" w14:textId="77777777" w:rsidR="006128E6" w:rsidRDefault="006128E6" w:rsidP="00A6199B">
      <w:r>
        <w:separator/>
      </w:r>
    </w:p>
  </w:endnote>
  <w:endnote w:type="continuationSeparator" w:id="0">
    <w:p w14:paraId="44B5D64E" w14:textId="77777777" w:rsidR="006128E6" w:rsidRDefault="006128E6"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44350"/>
      <w:docPartObj>
        <w:docPartGallery w:val="Page Numbers (Bottom of Page)"/>
        <w:docPartUnique/>
      </w:docPartObj>
    </w:sdtPr>
    <w:sdtEndPr>
      <w:rPr>
        <w:noProof/>
      </w:rPr>
    </w:sdtEndPr>
    <w:sdtContent>
      <w:p w14:paraId="1835E58F" w14:textId="6EA7B5AC" w:rsidR="00F13846" w:rsidRDefault="00F13846">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6B44AEE" w14:textId="77777777" w:rsidR="00F13846" w:rsidRDefault="00F13846">
    <w:pPr>
      <w:pStyle w:val="Footer"/>
    </w:pPr>
  </w:p>
  <w:p w14:paraId="2DAB7E34" w14:textId="77777777" w:rsidR="00F13846" w:rsidRDefault="00F1384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052D97BD" w14:textId="77777777" w:rsidR="00F5489C" w:rsidRDefault="00F5489C">
        <w:pPr>
          <w:pStyle w:val="Footer"/>
        </w:pPr>
        <w:r>
          <w:fldChar w:fldCharType="begin"/>
        </w:r>
        <w:r>
          <w:instrText xml:space="preserve"> PAGE   \* MERGEFORMAT </w:instrText>
        </w:r>
        <w:r>
          <w:fldChar w:fldCharType="separate"/>
        </w:r>
        <w:r>
          <w:rPr>
            <w:noProof/>
          </w:rPr>
          <w:t>45</w:t>
        </w:r>
        <w:r>
          <w:rPr>
            <w:noProof/>
          </w:rPr>
          <w:fldChar w:fldCharType="end"/>
        </w:r>
      </w:p>
    </w:sdtContent>
  </w:sdt>
  <w:p w14:paraId="4122EE06" w14:textId="77777777" w:rsidR="00F5489C" w:rsidRDefault="00F5489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309772"/>
      <w:docPartObj>
        <w:docPartGallery w:val="Page Numbers (Bottom of Page)"/>
        <w:docPartUnique/>
      </w:docPartObj>
    </w:sdtPr>
    <w:sdtEndPr>
      <w:rPr>
        <w:noProof/>
      </w:rPr>
    </w:sdtEndPr>
    <w:sdtContent>
      <w:p w14:paraId="72ACCE73" w14:textId="3F6EF60E" w:rsidR="00F13846" w:rsidRDefault="00F138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64073" w14:textId="77777777" w:rsidR="00F13846" w:rsidRDefault="00F1384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126F4654" w14:textId="77777777" w:rsidR="00F13846" w:rsidRDefault="00F13846" w:rsidP="00F13846">
        <w:pPr>
          <w:pStyle w:val="Footer"/>
        </w:pPr>
        <w:r>
          <w:fldChar w:fldCharType="begin"/>
        </w:r>
        <w:r>
          <w:instrText xml:space="preserve"> PAGE   \* MERGEFORMAT </w:instrText>
        </w:r>
        <w:r>
          <w:fldChar w:fldCharType="separate"/>
        </w:r>
        <w:r>
          <w:rPr>
            <w:noProof/>
          </w:rPr>
          <w:t>38</w:t>
        </w:r>
        <w:r>
          <w:rPr>
            <w:noProof/>
          </w:rPr>
          <w:fldChar w:fldCharType="end"/>
        </w:r>
      </w:p>
    </w:sdtContent>
  </w:sdt>
  <w:p w14:paraId="51E9B79E" w14:textId="77777777" w:rsidR="00F13846" w:rsidRDefault="00F13846"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3A87828A" w14:textId="77777777" w:rsidR="00F13846" w:rsidRDefault="00F13846">
        <w:pPr>
          <w:pStyle w:val="Footer"/>
        </w:pPr>
        <w:r>
          <w:fldChar w:fldCharType="begin"/>
        </w:r>
        <w:r>
          <w:instrText xml:space="preserve"> PAGE   \* MERGEFORMAT </w:instrText>
        </w:r>
        <w:r>
          <w:fldChar w:fldCharType="separate"/>
        </w:r>
        <w:r>
          <w:rPr>
            <w:noProof/>
          </w:rPr>
          <w:t>31</w:t>
        </w:r>
        <w:r>
          <w:rPr>
            <w:noProof/>
          </w:rPr>
          <w:fldChar w:fldCharType="end"/>
        </w:r>
      </w:p>
    </w:sdtContent>
  </w:sdt>
  <w:p w14:paraId="7BA7B382" w14:textId="77777777" w:rsidR="00F13846" w:rsidRDefault="00F1384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6E57AA61" w14:textId="77777777" w:rsidR="00726460" w:rsidRDefault="00726460">
        <w:pPr>
          <w:pStyle w:val="Footer"/>
        </w:pPr>
        <w:r>
          <w:fldChar w:fldCharType="begin"/>
        </w:r>
        <w:r>
          <w:instrText xml:space="preserve"> PAGE   \* MERGEFORMAT </w:instrText>
        </w:r>
        <w:r>
          <w:fldChar w:fldCharType="separate"/>
        </w:r>
        <w:r>
          <w:rPr>
            <w:noProof/>
          </w:rPr>
          <w:t>46</w:t>
        </w:r>
        <w:r>
          <w:rPr>
            <w:noProof/>
          </w:rPr>
          <w:fldChar w:fldCharType="end"/>
        </w:r>
      </w:p>
    </w:sdtContent>
  </w:sdt>
  <w:p w14:paraId="34303FFA" w14:textId="77777777" w:rsidR="00726460" w:rsidRDefault="00726460">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793445E6" w14:textId="77777777" w:rsidR="00726460" w:rsidRDefault="00726460">
        <w:pPr>
          <w:pStyle w:val="Footer"/>
        </w:pPr>
        <w:r>
          <w:fldChar w:fldCharType="begin"/>
        </w:r>
        <w:r>
          <w:instrText xml:space="preserve"> PAGE   \* MERGEFORMAT </w:instrText>
        </w:r>
        <w:r>
          <w:fldChar w:fldCharType="separate"/>
        </w:r>
        <w:r>
          <w:rPr>
            <w:noProof/>
          </w:rPr>
          <w:t>47</w:t>
        </w:r>
        <w:r>
          <w:rPr>
            <w:noProof/>
          </w:rPr>
          <w:fldChar w:fldCharType="end"/>
        </w:r>
      </w:p>
    </w:sdtContent>
  </w:sdt>
  <w:p w14:paraId="656A7AAB" w14:textId="77777777" w:rsidR="00726460" w:rsidRDefault="00726460">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17C229FD" w14:textId="77777777" w:rsidR="00726460" w:rsidRDefault="00726460">
        <w:pPr>
          <w:pStyle w:val="Footer"/>
        </w:pPr>
        <w:r>
          <w:fldChar w:fldCharType="begin"/>
        </w:r>
        <w:r>
          <w:instrText xml:space="preserve"> PAGE   \* MERGEFORMAT </w:instrText>
        </w:r>
        <w:r>
          <w:fldChar w:fldCharType="separate"/>
        </w:r>
        <w:r>
          <w:rPr>
            <w:noProof/>
          </w:rPr>
          <w:t>48</w:t>
        </w:r>
        <w:r>
          <w:rPr>
            <w:noProof/>
          </w:rPr>
          <w:fldChar w:fldCharType="end"/>
        </w:r>
      </w:p>
    </w:sdtContent>
  </w:sdt>
  <w:p w14:paraId="0ED19D70" w14:textId="77777777" w:rsidR="00726460" w:rsidRDefault="00726460">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7ACDAA4F" w14:textId="77777777" w:rsidR="005E22D9" w:rsidRDefault="005E22D9">
        <w:pPr>
          <w:pStyle w:val="Footer"/>
        </w:pPr>
        <w:r>
          <w:fldChar w:fldCharType="begin"/>
        </w:r>
        <w:r>
          <w:instrText xml:space="preserve"> PAGE   \* MERGEFORMAT </w:instrText>
        </w:r>
        <w:r>
          <w:fldChar w:fldCharType="separate"/>
        </w:r>
        <w:r>
          <w:rPr>
            <w:noProof/>
          </w:rPr>
          <w:t>56</w:t>
        </w:r>
        <w:r>
          <w:rPr>
            <w:noProof/>
          </w:rPr>
          <w:fldChar w:fldCharType="end"/>
        </w:r>
      </w:p>
    </w:sdtContent>
  </w:sdt>
  <w:p w14:paraId="3F0B8306" w14:textId="77777777" w:rsidR="005E22D9" w:rsidRDefault="005E22D9">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6F87BCBE" w14:textId="77777777" w:rsidR="005E22D9" w:rsidRDefault="005E22D9">
        <w:pPr>
          <w:pStyle w:val="Footer"/>
        </w:pPr>
        <w:r>
          <w:fldChar w:fldCharType="begin"/>
        </w:r>
        <w:r>
          <w:instrText xml:space="preserve"> PAGE   \* MERGEFORMAT </w:instrText>
        </w:r>
        <w:r>
          <w:fldChar w:fldCharType="separate"/>
        </w:r>
        <w:r>
          <w:rPr>
            <w:noProof/>
          </w:rPr>
          <w:t>57</w:t>
        </w:r>
        <w:r>
          <w:rPr>
            <w:noProof/>
          </w:rPr>
          <w:fldChar w:fldCharType="end"/>
        </w:r>
      </w:p>
    </w:sdtContent>
  </w:sdt>
  <w:p w14:paraId="4560AD8C" w14:textId="77777777" w:rsidR="005E22D9" w:rsidRDefault="005E22D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4F1F3" w14:textId="77777777" w:rsidR="006128E6" w:rsidRDefault="006128E6" w:rsidP="00A6199B">
      <w:r>
        <w:separator/>
      </w:r>
    </w:p>
  </w:footnote>
  <w:footnote w:type="continuationSeparator" w:id="0">
    <w:p w14:paraId="50C4172D" w14:textId="77777777" w:rsidR="006128E6" w:rsidRDefault="006128E6" w:rsidP="00A6199B">
      <w:r>
        <w:continuationSeparator/>
      </w:r>
    </w:p>
  </w:footnote>
  <w:footnote w:id="1">
    <w:p w14:paraId="3D3F1315" w14:textId="77777777" w:rsidR="00F13846" w:rsidRDefault="00F13846" w:rsidP="00E81AB1">
      <w:pPr>
        <w:pStyle w:val="FootnoteText"/>
        <w:ind w:left="720"/>
      </w:pPr>
      <w:r>
        <w:t>* All measurements used to calculate precision / RPD must be above practical quantitation limit (PQL) and/or reporting limit (RL)</w:t>
      </w:r>
    </w:p>
  </w:footnote>
  <w:footnote w:id="2">
    <w:p w14:paraId="634E3927" w14:textId="77777777" w:rsidR="00F13846" w:rsidRDefault="00F13846"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F13846" w:rsidRDefault="00F13846"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F13846" w:rsidRDefault="00F13846"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F13846" w:rsidRPr="00EA6E5A" w:rsidRDefault="00F13846"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CE49" w14:textId="77777777" w:rsidR="00F13846" w:rsidRDefault="00F13846"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77777777" w:rsidR="00F13846" w:rsidRDefault="00F13846" w:rsidP="00A6199B">
    <w:pPr>
      <w:pStyle w:val="Header"/>
      <w:jc w:val="right"/>
    </w:pPr>
    <w:r>
      <w:rPr>
        <w:sz w:val="18"/>
      </w:rPr>
      <w:t>August 2022, QAPP v4</w:t>
    </w:r>
  </w:p>
  <w:p w14:paraId="25F01555" w14:textId="77777777" w:rsidR="00F13846" w:rsidRDefault="00F13846">
    <w:pPr>
      <w:pStyle w:val="Header"/>
    </w:pPr>
  </w:p>
  <w:p w14:paraId="066F2930" w14:textId="77777777" w:rsidR="00F13846" w:rsidRDefault="00F1384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A403" w14:textId="77777777" w:rsidR="00F5489C" w:rsidRDefault="00F5489C">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F5489C" w:rsidRDefault="00F5489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F5489C" w:rsidRDefault="00F5489C">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A4D8C" id="_x0000_t202" coordsize="21600,21600" o:spt="202" path="m,l,21600r21600,l21600,xe">
              <v:stroke joinstyle="miter"/>
              <v:path gradientshapeok="t" o:connecttype="rect"/>
            </v:shapetype>
            <v:shape id="Text Box 21" o:spid="_x0000_s1053"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F5489C" w:rsidRDefault="00F5489C">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F5489C" w:rsidRDefault="00F5489C">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1E4A" w14:textId="77777777" w:rsidR="00F13846" w:rsidRDefault="00F1384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F13846" w:rsidRDefault="00F13846">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F13846" w:rsidRDefault="00F13846">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AE2D9" id="_x0000_t202" coordsize="21600,21600" o:spt="202" path="m,l,21600r21600,l21600,xe">
              <v:stroke joinstyle="miter"/>
              <v:path gradientshapeok="t" o:connecttype="rect"/>
            </v:shapetype>
            <v:shape id="Text Box 32" o:spid="_x0000_s1046"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F13846" w:rsidRDefault="00F13846">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F13846" w:rsidRDefault="00F13846">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BBFD" w14:textId="77777777" w:rsidR="00F13846" w:rsidRPr="00447864" w:rsidRDefault="00F13846"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F13846" w:rsidRDefault="00F1384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D5CE" w14:textId="77777777" w:rsidR="00F13846" w:rsidRDefault="00F13846">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F13846" w:rsidRDefault="00F13846">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F13846" w:rsidRDefault="00F13846">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1D98E" id="_x0000_t202" coordsize="21600,21600" o:spt="202" path="m,l,21600r21600,l21600,xe">
              <v:stroke joinstyle="miter"/>
              <v:path gradientshapeok="t" o:connecttype="rect"/>
            </v:shapetype>
            <v:shape id="Text Box 30" o:spid="_x0000_s1047"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F13846" w:rsidRDefault="00F13846">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F13846" w:rsidRDefault="00F13846">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7E55F" w14:textId="77777777" w:rsidR="00726460" w:rsidRDefault="0072646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726460" w:rsidRDefault="00726460">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F5622" id="_x0000_t202" coordsize="21600,21600" o:spt="202" path="m,l,21600r21600,l21600,xe">
              <v:stroke joinstyle="miter"/>
              <v:path gradientshapeok="t" o:connecttype="rect"/>
            </v:shapetype>
            <v:shape id="Text Box 19" o:spid="_x0000_s1048"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726460" w:rsidRDefault="00726460">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AC12" w14:textId="77777777" w:rsidR="00726460" w:rsidRDefault="00726460">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726460" w:rsidRDefault="00726460">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54ABB" id="_x0000_t202" coordsize="21600,21600" o:spt="202" path="m,l,21600r21600,l21600,xe">
              <v:stroke joinstyle="miter"/>
              <v:path gradientshapeok="t" o:connecttype="rect"/>
            </v:shapetype>
            <v:shape id="Text Box 17" o:spid="_x0000_s1049"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726460" w:rsidRDefault="00726460">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439E" w14:textId="77777777" w:rsidR="00726460" w:rsidRDefault="00726460">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726460" w:rsidRDefault="00726460">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B2BAD" id="_x0000_t202" coordsize="21600,21600" o:spt="202" path="m,l,21600r21600,l21600,xe">
              <v:stroke joinstyle="miter"/>
              <v:path gradientshapeok="t" o:connecttype="rect"/>
            </v:shapetype>
            <v:shape id="Text Box 15" o:spid="_x0000_s1050"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726460" w:rsidRDefault="00726460">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726460" w:rsidRDefault="00726460">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75AA" w14:textId="77777777" w:rsidR="005E22D9" w:rsidRDefault="005E22D9">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5E22D9" w:rsidRDefault="005E22D9">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5E22D9" w:rsidRDefault="005E22D9">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963D5" id="_x0000_t202" coordsize="21600,21600" o:spt="202" path="m,l,21600r21600,l21600,xe">
              <v:stroke joinstyle="miter"/>
              <v:path gradientshapeok="t" o:connecttype="rect"/>
            </v:shapetype>
            <v:shape id="Text Box 8" o:spid="_x0000_s1051"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5E22D9" w:rsidRDefault="005E22D9">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5E22D9" w:rsidRDefault="005E22D9">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3D0B" w14:textId="77777777" w:rsidR="005E22D9" w:rsidRDefault="005E22D9">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5E22D9" w:rsidRDefault="005E22D9">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5E22D9" w:rsidRDefault="005E22D9">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0A6" id="_x0000_t202" coordsize="21600,21600" o:spt="202" path="m,l,21600r21600,l21600,xe">
              <v:stroke joinstyle="miter"/>
              <v:path gradientshapeok="t" o:connecttype="rect"/>
            </v:shapetype>
            <v:shape id="Text Box 6" o:spid="_x0000_s1052"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5E22D9" w:rsidRDefault="005E22D9">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5E22D9" w:rsidRDefault="005E22D9">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3"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5"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7"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1"/>
  </w:num>
  <w:num w:numId="3">
    <w:abstractNumId w:val="10"/>
  </w:num>
  <w:num w:numId="4">
    <w:abstractNumId w:val="23"/>
  </w:num>
  <w:num w:numId="5">
    <w:abstractNumId w:val="34"/>
  </w:num>
  <w:num w:numId="6">
    <w:abstractNumId w:val="12"/>
  </w:num>
  <w:num w:numId="7">
    <w:abstractNumId w:val="30"/>
  </w:num>
  <w:num w:numId="8">
    <w:abstractNumId w:val="24"/>
  </w:num>
  <w:num w:numId="9">
    <w:abstractNumId w:val="7"/>
  </w:num>
  <w:num w:numId="10">
    <w:abstractNumId w:val="37"/>
  </w:num>
  <w:num w:numId="11">
    <w:abstractNumId w:val="2"/>
  </w:num>
  <w:num w:numId="12">
    <w:abstractNumId w:val="36"/>
  </w:num>
  <w:num w:numId="13">
    <w:abstractNumId w:val="4"/>
  </w:num>
  <w:num w:numId="14">
    <w:abstractNumId w:val="15"/>
  </w:num>
  <w:num w:numId="15">
    <w:abstractNumId w:val="17"/>
  </w:num>
  <w:num w:numId="16">
    <w:abstractNumId w:val="33"/>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5"/>
  </w:num>
  <w:num w:numId="26">
    <w:abstractNumId w:val="5"/>
  </w:num>
  <w:num w:numId="27">
    <w:abstractNumId w:val="25"/>
  </w:num>
  <w:num w:numId="28">
    <w:abstractNumId w:val="32"/>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Meyer">
    <w15:presenceInfo w15:providerId="None" w15:userId="Benjamin Meyer"/>
  </w15:person>
  <w15:person w15:author="ben">
    <w15:presenceInfo w15:providerId="Windows Live" w15:userId="f9da4732cdc7b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97E5F"/>
    <w:rsid w:val="000B18F9"/>
    <w:rsid w:val="000F1CB8"/>
    <w:rsid w:val="00116BE7"/>
    <w:rsid w:val="00127934"/>
    <w:rsid w:val="00146D46"/>
    <w:rsid w:val="00172D5C"/>
    <w:rsid w:val="00175C20"/>
    <w:rsid w:val="00197400"/>
    <w:rsid w:val="001B6F79"/>
    <w:rsid w:val="001D5A4D"/>
    <w:rsid w:val="001E3312"/>
    <w:rsid w:val="001F141E"/>
    <w:rsid w:val="002139A7"/>
    <w:rsid w:val="002149C0"/>
    <w:rsid w:val="00260B58"/>
    <w:rsid w:val="002712EA"/>
    <w:rsid w:val="002F1311"/>
    <w:rsid w:val="003117A1"/>
    <w:rsid w:val="00343D60"/>
    <w:rsid w:val="00361ED1"/>
    <w:rsid w:val="003A34EF"/>
    <w:rsid w:val="003A402A"/>
    <w:rsid w:val="003B1B67"/>
    <w:rsid w:val="003E0C23"/>
    <w:rsid w:val="003E330A"/>
    <w:rsid w:val="0040791A"/>
    <w:rsid w:val="00411993"/>
    <w:rsid w:val="00423898"/>
    <w:rsid w:val="0044308E"/>
    <w:rsid w:val="00461CAC"/>
    <w:rsid w:val="00471EAA"/>
    <w:rsid w:val="00497B0F"/>
    <w:rsid w:val="004A6F10"/>
    <w:rsid w:val="004A7A55"/>
    <w:rsid w:val="004D09A6"/>
    <w:rsid w:val="005120FF"/>
    <w:rsid w:val="00530E7B"/>
    <w:rsid w:val="00593B5E"/>
    <w:rsid w:val="005A4E5E"/>
    <w:rsid w:val="005C79E7"/>
    <w:rsid w:val="005E22D9"/>
    <w:rsid w:val="005F4B78"/>
    <w:rsid w:val="006128E6"/>
    <w:rsid w:val="00622BC1"/>
    <w:rsid w:val="00630926"/>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4795D"/>
    <w:rsid w:val="00890F04"/>
    <w:rsid w:val="008C121A"/>
    <w:rsid w:val="008C597A"/>
    <w:rsid w:val="008E4C7F"/>
    <w:rsid w:val="008F0084"/>
    <w:rsid w:val="00907836"/>
    <w:rsid w:val="00944357"/>
    <w:rsid w:val="00975383"/>
    <w:rsid w:val="00980D8B"/>
    <w:rsid w:val="009A297F"/>
    <w:rsid w:val="009D2B50"/>
    <w:rsid w:val="009D3EAA"/>
    <w:rsid w:val="009D4825"/>
    <w:rsid w:val="00A412ED"/>
    <w:rsid w:val="00A6199B"/>
    <w:rsid w:val="00A82808"/>
    <w:rsid w:val="00AA7758"/>
    <w:rsid w:val="00B019AA"/>
    <w:rsid w:val="00B06D55"/>
    <w:rsid w:val="00B075AD"/>
    <w:rsid w:val="00B117EB"/>
    <w:rsid w:val="00B22E6F"/>
    <w:rsid w:val="00B5456E"/>
    <w:rsid w:val="00B54A80"/>
    <w:rsid w:val="00B61701"/>
    <w:rsid w:val="00B808DF"/>
    <w:rsid w:val="00B87030"/>
    <w:rsid w:val="00BA7093"/>
    <w:rsid w:val="00C01915"/>
    <w:rsid w:val="00C10D15"/>
    <w:rsid w:val="00C161F5"/>
    <w:rsid w:val="00C266A5"/>
    <w:rsid w:val="00C364A7"/>
    <w:rsid w:val="00C75F2A"/>
    <w:rsid w:val="00CA6005"/>
    <w:rsid w:val="00CA7344"/>
    <w:rsid w:val="00CC0B2D"/>
    <w:rsid w:val="00CC5A09"/>
    <w:rsid w:val="00D054D8"/>
    <w:rsid w:val="00D21395"/>
    <w:rsid w:val="00D74E5D"/>
    <w:rsid w:val="00D95ABD"/>
    <w:rsid w:val="00DC0631"/>
    <w:rsid w:val="00DC2B02"/>
    <w:rsid w:val="00DD7EEA"/>
    <w:rsid w:val="00DE09B0"/>
    <w:rsid w:val="00E040AA"/>
    <w:rsid w:val="00E074A0"/>
    <w:rsid w:val="00E36178"/>
    <w:rsid w:val="00E52C5B"/>
    <w:rsid w:val="00E67099"/>
    <w:rsid w:val="00E671E7"/>
    <w:rsid w:val="00E81AB1"/>
    <w:rsid w:val="00E946A5"/>
    <w:rsid w:val="00EA0AA6"/>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461CAC"/>
    <w:rPr>
      <w:rFonts w:asciiTheme="majorHAnsi" w:eastAsiaTheme="majorEastAsia" w:hAnsiTheme="majorHAnsi" w:cstheme="majorBidi"/>
      <w:color w:val="2E74B5" w:themeColor="accent1" w:themeShade="BF"/>
      <w:sz w:val="24"/>
      <w:szCs w:val="32"/>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sarah.apsens@alaska.gov" TargetMode="External"/><Relationship Id="rId18" Type="http://schemas.microsoft.com/office/2016/09/relationships/commentsIds" Target="commentsIds.xml"/><Relationship Id="rId26" Type="http://schemas.openxmlformats.org/officeDocument/2006/relationships/hyperlink" Target="https://www.kenaiwatershed.org/science-in-action/research-information/water-quality/" TargetMode="External"/><Relationship Id="rId39" Type="http://schemas.openxmlformats.org/officeDocument/2006/relationships/image" Target="media/image8.jpeg"/><Relationship Id="rId21" Type="http://schemas.openxmlformats.org/officeDocument/2006/relationships/hyperlink" Target="mailto:chandra.mcgee@alaska.gov" TargetMode="External"/><Relationship Id="rId34" Type="http://schemas.openxmlformats.org/officeDocument/2006/relationships/image" Target="media/image6.png"/><Relationship Id="rId42" Type="http://schemas.openxmlformats.org/officeDocument/2006/relationships/image" Target="media/image11.jpe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eader" Target="header2.xml"/><Relationship Id="rId11" Type="http://schemas.openxmlformats.org/officeDocument/2006/relationships/hyperlink" Target="mailto:hydrology@kenaiwatershed.org" TargetMode="External"/><Relationship Id="rId24" Type="http://schemas.openxmlformats.org/officeDocument/2006/relationships/hyperlink" Target="mailto:justin.nelson@sgs.com" TargetMode="External"/><Relationship Id="rId32" Type="http://schemas.openxmlformats.org/officeDocument/2006/relationships/hyperlink" Target="http://www.ncei.noaa.gov" TargetMode="External"/><Relationship Id="rId37" Type="http://schemas.openxmlformats.org/officeDocument/2006/relationships/footer" Target="footer3.xml"/><Relationship Id="rId40" Type="http://schemas.openxmlformats.org/officeDocument/2006/relationships/image" Target="media/image9.jpeg"/><Relationship Id="rId45" Type="http://schemas.openxmlformats.org/officeDocument/2006/relationships/footer" Target="footer4.xml"/><Relationship Id="rId53" Type="http://schemas.openxmlformats.org/officeDocument/2006/relationships/header" Target="header8.xml"/><Relationship Id="rId58"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mailto:sarah.apsens@alaska.gov" TargetMode="External"/><Relationship Id="rId14" Type="http://schemas.openxmlformats.org/officeDocument/2006/relationships/image" Target="media/image3.png"/><Relationship Id="rId22" Type="http://schemas.openxmlformats.org/officeDocument/2006/relationships/hyperlink" Target="mailto:executivedirector@kenaiwatershed.or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mailto:ben@kenaiwatershed.org" TargetMode="External"/><Relationship Id="rId43" Type="http://schemas.openxmlformats.org/officeDocument/2006/relationships/image" Target="media/image12.jpeg"/><Relationship Id="rId48" Type="http://schemas.openxmlformats.org/officeDocument/2006/relationships/footer" Target="footer5.xm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jpeg"/><Relationship Id="rId17" Type="http://schemas.microsoft.com/office/2011/relationships/commentsExtended" Target="commentsExtended.xml"/><Relationship Id="rId25" Type="http://schemas.openxmlformats.org/officeDocument/2006/relationships/hyperlink" Target="ywebber@salamatof.com" TargetMode="External"/><Relationship Id="rId33" Type="http://schemas.openxmlformats.org/officeDocument/2006/relationships/hyperlink" Target="http://www.kenaiwatershed.org/" TargetMode="External"/><Relationship Id="rId38" Type="http://schemas.openxmlformats.org/officeDocument/2006/relationships/image" Target="media/image7.jpeg"/><Relationship Id="rId46" Type="http://schemas.openxmlformats.org/officeDocument/2006/relationships/image" Target="media/image13.jpeg"/><Relationship Id="rId59" Type="http://schemas.openxmlformats.org/officeDocument/2006/relationships/fontTable" Target="fontTable.xml"/><Relationship Id="rId20" Type="http://schemas.openxmlformats.org/officeDocument/2006/relationships/hyperlink" Target="mailto:john.clark@alaska.gov" TargetMode="External"/><Relationship Id="rId41" Type="http://schemas.openxmlformats.org/officeDocument/2006/relationships/image" Target="media/image10.jpe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sue@cookinletkeeper.org" TargetMode="External"/><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header" Target="header6.xml"/><Relationship Id="rId57" Type="http://schemas.openxmlformats.org/officeDocument/2006/relationships/header" Target="header10.xml"/><Relationship Id="rId10" Type="http://schemas.openxmlformats.org/officeDocument/2006/relationships/hyperlink" Target="https://bit.ly/draft_qapp_2022" TargetMode="External"/><Relationship Id="rId31" Type="http://schemas.openxmlformats.org/officeDocument/2006/relationships/image" Target="media/image5.jpeg"/><Relationship Id="rId44" Type="http://schemas.openxmlformats.org/officeDocument/2006/relationships/header" Target="header4.xml"/><Relationship Id="rId52" Type="http://schemas.openxmlformats.org/officeDocument/2006/relationships/footer" Target="footer7.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kenaiwatersh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E89FA-FF4A-4580-856A-68236FBC1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61</Pages>
  <Words>16759</Words>
  <Characters>95364</Characters>
  <Application>Microsoft Office Word</Application>
  <DocSecurity>0</DocSecurity>
  <Lines>3973</Lines>
  <Paragraphs>2198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cp:lastModifiedBy>
  <cp:revision>80</cp:revision>
  <dcterms:created xsi:type="dcterms:W3CDTF">2022-08-04T01:05:00Z</dcterms:created>
  <dcterms:modified xsi:type="dcterms:W3CDTF">2022-10-20T01:16:00Z</dcterms:modified>
</cp:coreProperties>
</file>