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112D26" w14:textId="77777777" w:rsidR="00A6199B" w:rsidRDefault="00A6199B" w:rsidP="00A6199B">
      <w:pPr>
        <w:pStyle w:val="Title"/>
      </w:pPr>
      <w:r>
        <w:t>[</w:t>
      </w:r>
      <w:commentRangeStart w:id="0"/>
      <w:r>
        <w:t>DRAFT</w:t>
      </w:r>
      <w:commentRangeEnd w:id="0"/>
      <w:r w:rsidR="00C56848">
        <w:rPr>
          <w:rStyle w:val="CommentReference"/>
          <w:b w:val="0"/>
          <w:bCs w:val="0"/>
        </w:rPr>
        <w:commentReference w:id="0"/>
      </w:r>
      <w:r>
        <w:t xml:space="preserve">] </w:t>
      </w:r>
    </w:p>
    <w:p w14:paraId="19FDEDF0" w14:textId="77777777" w:rsidR="00A6199B" w:rsidRDefault="00A6199B" w:rsidP="00A6199B">
      <w:pPr>
        <w:pStyle w:val="Title"/>
      </w:pPr>
      <w:r>
        <w:t>Kenai River Water Quality Monitoring Quality Assurance Project Plan (QAPP)</w:t>
      </w:r>
    </w:p>
    <w:p w14:paraId="3D9DCF94" w14:textId="77777777" w:rsidR="00A6199B" w:rsidRPr="0088566D" w:rsidRDefault="00A6199B" w:rsidP="00A6199B">
      <w:pPr>
        <w:spacing w:before="242"/>
        <w:ind w:left="220" w:right="282"/>
        <w:jc w:val="center"/>
        <w:rPr>
          <w:b/>
          <w:sz w:val="40"/>
        </w:rPr>
      </w:pPr>
      <w:bookmarkStart w:id="1" w:name="Multi-Agency_Baseline_and_Metals_(Zn/Cu)"/>
      <w:bookmarkEnd w:id="1"/>
      <w:r>
        <w:rPr>
          <w:b/>
          <w:sz w:val="40"/>
        </w:rPr>
        <w:t>Multi-Agency Baseline</w:t>
      </w:r>
    </w:p>
    <w:p w14:paraId="6A312DDD" w14:textId="77777777" w:rsidR="00A6199B" w:rsidRDefault="00A6199B" w:rsidP="00A6199B">
      <w:pPr>
        <w:pStyle w:val="BodyText"/>
        <w:spacing w:before="6"/>
        <w:rPr>
          <w:b/>
          <w:sz w:val="39"/>
        </w:rPr>
      </w:pPr>
    </w:p>
    <w:p w14:paraId="7BB973F6" w14:textId="77777777" w:rsidR="00A6199B" w:rsidRDefault="00A6199B" w:rsidP="00A6199B">
      <w:pPr>
        <w:spacing w:before="1"/>
        <w:ind w:left="2426"/>
        <w:rPr>
          <w:b/>
          <w:i/>
          <w:sz w:val="36"/>
        </w:rPr>
      </w:pPr>
      <w:r>
        <w:rPr>
          <w:b/>
          <w:i/>
          <w:sz w:val="36"/>
        </w:rPr>
        <w:t>V. 2. Updated April</w:t>
      </w:r>
      <w:r>
        <w:rPr>
          <w:b/>
          <w:i/>
          <w:spacing w:val="-3"/>
          <w:sz w:val="36"/>
        </w:rPr>
        <w:t xml:space="preserve"> </w:t>
      </w:r>
      <w:r>
        <w:rPr>
          <w:b/>
          <w:i/>
          <w:sz w:val="36"/>
        </w:rPr>
        <w:t>2019</w:t>
      </w:r>
    </w:p>
    <w:p w14:paraId="14A2AE2A" w14:textId="77777777" w:rsidR="00A6199B" w:rsidRDefault="00A6199B" w:rsidP="00A6199B">
      <w:pPr>
        <w:ind w:left="2426"/>
        <w:rPr>
          <w:b/>
          <w:i/>
          <w:sz w:val="36"/>
        </w:rPr>
      </w:pPr>
      <w:r>
        <w:rPr>
          <w:b/>
          <w:i/>
          <w:sz w:val="36"/>
        </w:rPr>
        <w:t>V. 3. Updated April</w:t>
      </w:r>
      <w:r>
        <w:rPr>
          <w:b/>
          <w:i/>
          <w:spacing w:val="-3"/>
          <w:sz w:val="36"/>
        </w:rPr>
        <w:t xml:space="preserve"> </w:t>
      </w:r>
      <w:r>
        <w:rPr>
          <w:b/>
          <w:i/>
          <w:sz w:val="36"/>
        </w:rPr>
        <w:t>2020</w:t>
      </w:r>
    </w:p>
    <w:p w14:paraId="4000363C" w14:textId="77777777" w:rsidR="00A6199B" w:rsidRPr="0088566D" w:rsidRDefault="00A6199B" w:rsidP="00A6199B">
      <w:pPr>
        <w:ind w:left="2426"/>
        <w:rPr>
          <w:b/>
          <w:i/>
          <w:sz w:val="36"/>
        </w:rPr>
      </w:pPr>
      <w:r>
        <w:rPr>
          <w:b/>
          <w:i/>
          <w:sz w:val="36"/>
        </w:rPr>
        <w:t>V.4. Updated July 2022</w:t>
      </w:r>
    </w:p>
    <w:p w14:paraId="632D5F61" w14:textId="77777777" w:rsidR="00A6199B" w:rsidRDefault="00A6199B" w:rsidP="00A6199B">
      <w:pPr>
        <w:pStyle w:val="BodyText"/>
        <w:rPr>
          <w:b/>
          <w:i/>
          <w:sz w:val="20"/>
        </w:rPr>
      </w:pPr>
    </w:p>
    <w:p w14:paraId="5EB1064B" w14:textId="77777777" w:rsidR="00A6199B" w:rsidRPr="00A6199B" w:rsidRDefault="00A6199B" w:rsidP="00A6199B">
      <w:pPr>
        <w:pStyle w:val="BodyText"/>
        <w:spacing w:before="8"/>
        <w:rPr>
          <w:b/>
          <w:i/>
          <w:sz w:val="12"/>
        </w:rPr>
      </w:pPr>
      <w:r>
        <w:rPr>
          <w:noProof/>
        </w:rPr>
        <w:drawing>
          <wp:anchor distT="0" distB="0" distL="0" distR="0" simplePos="0" relativeHeight="251659264" behindDoc="0" locked="0" layoutInCell="1" allowOverlap="1" wp14:anchorId="08B20B98" wp14:editId="31738250">
            <wp:simplePos x="0" y="0"/>
            <wp:positionH relativeFrom="page">
              <wp:posOffset>2671445</wp:posOffset>
            </wp:positionH>
            <wp:positionV relativeFrom="paragraph">
              <wp:posOffset>117682</wp:posOffset>
            </wp:positionV>
            <wp:extent cx="2219584" cy="22098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2219584" cy="2209800"/>
                    </a:xfrm>
                    <a:prstGeom prst="rect">
                      <a:avLst/>
                    </a:prstGeom>
                  </pic:spPr>
                </pic:pic>
              </a:graphicData>
            </a:graphic>
          </wp:anchor>
        </w:drawing>
      </w:r>
    </w:p>
    <w:p w14:paraId="484B6754" w14:textId="77777777" w:rsidR="00A6199B" w:rsidRDefault="00A6199B" w:rsidP="00A6199B">
      <w:pPr>
        <w:ind w:left="2763" w:right="2822"/>
        <w:jc w:val="center"/>
        <w:rPr>
          <w:b/>
          <w:sz w:val="24"/>
        </w:rPr>
      </w:pPr>
      <w:r>
        <w:rPr>
          <w:b/>
          <w:i/>
          <w:sz w:val="24"/>
        </w:rPr>
        <w:t xml:space="preserve">Original Version Prepared by: </w:t>
      </w:r>
      <w:r>
        <w:rPr>
          <w:b/>
          <w:sz w:val="24"/>
        </w:rPr>
        <w:t>Kenai Watershed Forum 44129 Sterling Highway</w:t>
      </w:r>
    </w:p>
    <w:p w14:paraId="0FC7D391" w14:textId="77777777" w:rsidR="00A6199B" w:rsidRDefault="00A6199B" w:rsidP="00A6199B">
      <w:pPr>
        <w:ind w:left="2763" w:right="2822"/>
        <w:jc w:val="center"/>
        <w:rPr>
          <w:b/>
          <w:sz w:val="24"/>
        </w:rPr>
      </w:pPr>
      <w:r>
        <w:rPr>
          <w:b/>
          <w:sz w:val="24"/>
        </w:rPr>
        <w:t>Soldotna, AK 99669</w:t>
      </w:r>
      <w:hyperlink r:id="rId12">
        <w:r>
          <w:rPr>
            <w:b/>
            <w:sz w:val="24"/>
          </w:rPr>
          <w:t xml:space="preserve"> www.kenaiwatershed.org</w:t>
        </w:r>
      </w:hyperlink>
    </w:p>
    <w:p w14:paraId="000C112F" w14:textId="77777777" w:rsidR="00A6199B" w:rsidRDefault="00A6199B" w:rsidP="00A6199B">
      <w:pPr>
        <w:pStyle w:val="BodyText"/>
        <w:rPr>
          <w:b/>
          <w:sz w:val="26"/>
        </w:rPr>
      </w:pPr>
    </w:p>
    <w:p w14:paraId="69FBF1B1" w14:textId="77777777" w:rsidR="00A6199B" w:rsidRPr="00172D5C" w:rsidRDefault="00A6199B" w:rsidP="00172D5C">
      <w:pPr>
        <w:pStyle w:val="BodyText"/>
        <w:jc w:val="center"/>
        <w:rPr>
          <w:i/>
        </w:rPr>
      </w:pPr>
      <w:bookmarkStart w:id="2" w:name="_Toc96073944"/>
      <w:bookmarkStart w:id="3" w:name="_Toc112072012"/>
      <w:r w:rsidRPr="00172D5C">
        <w:rPr>
          <w:i/>
        </w:rPr>
        <w:t>Prepared for:</w:t>
      </w:r>
      <w:bookmarkEnd w:id="2"/>
      <w:bookmarkEnd w:id="3"/>
    </w:p>
    <w:p w14:paraId="0174074C" w14:textId="77777777" w:rsidR="00A6199B" w:rsidRDefault="00A6199B" w:rsidP="00A6199B">
      <w:pPr>
        <w:ind w:left="223" w:right="282"/>
        <w:jc w:val="center"/>
        <w:rPr>
          <w:b/>
          <w:sz w:val="24"/>
        </w:rPr>
      </w:pPr>
      <w:r>
        <w:rPr>
          <w:b/>
          <w:sz w:val="24"/>
        </w:rPr>
        <w:t>STATE OF ALASKA</w:t>
      </w:r>
    </w:p>
    <w:p w14:paraId="5B489040" w14:textId="77777777" w:rsidR="00A6199B" w:rsidRDefault="00A6199B" w:rsidP="00A6199B">
      <w:pPr>
        <w:ind w:left="224" w:right="282"/>
        <w:jc w:val="center"/>
        <w:rPr>
          <w:b/>
          <w:sz w:val="24"/>
        </w:rPr>
      </w:pPr>
      <w:bookmarkStart w:id="4" w:name="Department_of_Environmental_Conservation"/>
      <w:bookmarkEnd w:id="4"/>
      <w:r>
        <w:rPr>
          <w:b/>
          <w:sz w:val="24"/>
        </w:rPr>
        <w:t>DEPARTMENT OF ENVIRONMENTAL CONSERVATION</w:t>
      </w:r>
    </w:p>
    <w:p w14:paraId="09D2D673" w14:textId="77777777" w:rsidR="00A6199B" w:rsidRDefault="00A6199B" w:rsidP="00A6199B">
      <w:pPr>
        <w:ind w:left="224" w:right="282"/>
        <w:jc w:val="center"/>
        <w:rPr>
          <w:b/>
          <w:sz w:val="24"/>
        </w:rPr>
      </w:pPr>
      <w:bookmarkStart w:id="5" w:name="Division_of_Water"/>
      <w:bookmarkEnd w:id="5"/>
      <w:r>
        <w:rPr>
          <w:b/>
          <w:sz w:val="24"/>
        </w:rPr>
        <w:t>Division of Water</w:t>
      </w:r>
    </w:p>
    <w:p w14:paraId="7879A7A1" w14:textId="77777777" w:rsidR="00A6199B" w:rsidRDefault="00A6199B" w:rsidP="00A6199B">
      <w:pPr>
        <w:ind w:left="224" w:right="282"/>
        <w:jc w:val="center"/>
        <w:rPr>
          <w:b/>
          <w:sz w:val="24"/>
        </w:rPr>
      </w:pPr>
      <w:bookmarkStart w:id="6" w:name="Water_Quality_Standards_and_Restoration"/>
      <w:bookmarkEnd w:id="6"/>
      <w:r>
        <w:rPr>
          <w:b/>
          <w:sz w:val="24"/>
        </w:rPr>
        <w:t>Water Quality Standards and Restoration</w:t>
      </w:r>
    </w:p>
    <w:p w14:paraId="6E20D1FB" w14:textId="77777777" w:rsidR="00A6199B" w:rsidRDefault="00A6199B" w:rsidP="00A6199B">
      <w:pPr>
        <w:jc w:val="center"/>
        <w:rPr>
          <w:sz w:val="24"/>
        </w:rPr>
      </w:pPr>
    </w:p>
    <w:p w14:paraId="7C248C2E" w14:textId="77777777" w:rsidR="00A6199B" w:rsidRDefault="00A6199B" w:rsidP="00A6199B">
      <w:pPr>
        <w:jc w:val="center"/>
        <w:rPr>
          <w:sz w:val="24"/>
        </w:rPr>
      </w:pPr>
    </w:p>
    <w:p w14:paraId="2122C69C" w14:textId="77777777" w:rsidR="00A6199B" w:rsidRDefault="00A6199B" w:rsidP="00A6199B">
      <w:pPr>
        <w:rPr>
          <w:rStyle w:val="Hyperlink"/>
          <w:rFonts w:cstheme="minorHAnsi"/>
          <w:b/>
          <w:i/>
          <w:sz w:val="36"/>
          <w:szCs w:val="36"/>
        </w:rPr>
      </w:pPr>
      <w:r w:rsidRPr="00B34B0D">
        <w:rPr>
          <w:b/>
          <w:i/>
          <w:sz w:val="36"/>
          <w:szCs w:val="36"/>
        </w:rPr>
        <w:t xml:space="preserve">Note: the most current version of this draft may be downloaded at </w:t>
      </w:r>
      <w:hyperlink r:id="rId13" w:history="1">
        <w:r w:rsidRPr="00B34B0D">
          <w:rPr>
            <w:rStyle w:val="Hyperlink"/>
            <w:rFonts w:cstheme="minorHAnsi"/>
            <w:b/>
            <w:i/>
            <w:sz w:val="36"/>
            <w:szCs w:val="36"/>
          </w:rPr>
          <w:t>https://bit.ly/draft_qapp_2022</w:t>
        </w:r>
      </w:hyperlink>
    </w:p>
    <w:p w14:paraId="4E2A18ED" w14:textId="77777777" w:rsidR="00A6199B" w:rsidRDefault="00A6199B" w:rsidP="00A6199B">
      <w:pPr>
        <w:pStyle w:val="Heading2"/>
      </w:pPr>
      <w:bookmarkStart w:id="7" w:name="_Toc96073945"/>
    </w:p>
    <w:p w14:paraId="400B1629" w14:textId="77777777" w:rsidR="00A6199B" w:rsidRDefault="00A6199B" w:rsidP="00A6199B">
      <w:pPr>
        <w:pStyle w:val="Heading2"/>
      </w:pPr>
      <w:bookmarkStart w:id="8" w:name="_Toc112073499"/>
      <w:bookmarkStart w:id="9" w:name="_Toc117087841"/>
      <w:r>
        <w:lastRenderedPageBreak/>
        <w:t>Al. Title and Approval Page</w:t>
      </w:r>
      <w:bookmarkEnd w:id="7"/>
      <w:bookmarkEnd w:id="8"/>
      <w:bookmarkEnd w:id="9"/>
    </w:p>
    <w:p w14:paraId="045E097A" w14:textId="77777777" w:rsidR="00A6199B" w:rsidRDefault="00A6199B" w:rsidP="00A6199B"/>
    <w:p w14:paraId="269E33FC" w14:textId="77777777" w:rsidR="00A6199B" w:rsidRPr="00A6199B" w:rsidRDefault="00A6199B" w:rsidP="00A6199B">
      <w:pPr>
        <w:spacing w:before="89"/>
        <w:ind w:left="124"/>
        <w:rPr>
          <w:sz w:val="24"/>
          <w:szCs w:val="24"/>
        </w:rPr>
      </w:pPr>
      <w:r w:rsidRPr="00A6199B">
        <w:rPr>
          <w:sz w:val="24"/>
          <w:szCs w:val="24"/>
        </w:rPr>
        <w:t>Title: Kenai River Water Quality Monitoring: Multi-Agency Baseline and Metals</w:t>
      </w:r>
    </w:p>
    <w:p w14:paraId="1E3D19E6" w14:textId="77777777" w:rsidR="00A6199B" w:rsidRDefault="00A6199B" w:rsidP="00A6199B">
      <w:pPr>
        <w:spacing w:before="220"/>
        <w:ind w:right="251" w:firstLine="124"/>
        <w:rPr>
          <w:sz w:val="24"/>
          <w:szCs w:val="24"/>
        </w:rPr>
      </w:pPr>
    </w:p>
    <w:p w14:paraId="29174DBE" w14:textId="77777777" w:rsidR="00A6199B" w:rsidRPr="00A6199B" w:rsidRDefault="00A6199B" w:rsidP="00A6199B">
      <w:pPr>
        <w:spacing w:before="220"/>
        <w:ind w:right="251" w:firstLine="124"/>
        <w:rPr>
          <w:sz w:val="24"/>
          <w:szCs w:val="24"/>
        </w:rPr>
      </w:pPr>
      <w:r w:rsidRPr="00A6199B">
        <w:rPr>
          <w:b/>
          <w:w w:val="90"/>
          <w:sz w:val="24"/>
          <w:szCs w:val="24"/>
        </w:rPr>
        <w:t>Name and Title:</w:t>
      </w:r>
      <w:r w:rsidRPr="00A6199B">
        <w:rPr>
          <w:w w:val="90"/>
          <w:sz w:val="24"/>
          <w:szCs w:val="24"/>
        </w:rPr>
        <w:t xml:space="preserve"> Benjamin Meyer, Project QA, Project </w:t>
      </w:r>
      <w:r w:rsidRPr="00A6199B">
        <w:rPr>
          <w:sz w:val="24"/>
          <w:szCs w:val="24"/>
        </w:rPr>
        <w:t>Manager</w:t>
      </w:r>
    </w:p>
    <w:p w14:paraId="7E0E4CE8"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Kenai Watershed Forum</w:t>
      </w:r>
    </w:p>
    <w:p w14:paraId="05A96D26"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4" w:history="1">
        <w:r w:rsidRPr="00A6199B">
          <w:rPr>
            <w:rStyle w:val="Hyperlink"/>
            <w:w w:val="95"/>
            <w:sz w:val="24"/>
            <w:szCs w:val="24"/>
          </w:rPr>
          <w:t>hydrology@kenaiwatershed.org</w:t>
        </w:r>
      </w:hyperlink>
    </w:p>
    <w:p w14:paraId="4FCD10DD" w14:textId="77777777" w:rsidR="00A6199B" w:rsidRPr="00A6199B" w:rsidRDefault="00A6199B" w:rsidP="00A6199B">
      <w:pPr>
        <w:spacing w:before="89"/>
        <w:ind w:left="124"/>
        <w:rPr>
          <w:w w:val="95"/>
          <w:sz w:val="24"/>
          <w:szCs w:val="24"/>
        </w:rPr>
      </w:pPr>
      <w:r w:rsidRPr="00A6199B">
        <w:rPr>
          <w:b/>
          <w:w w:val="95"/>
          <w:sz w:val="24"/>
          <w:szCs w:val="24"/>
        </w:rPr>
        <w:t>Phone:</w:t>
      </w:r>
      <w:r w:rsidRPr="00A6199B">
        <w:rPr>
          <w:w w:val="95"/>
          <w:sz w:val="24"/>
          <w:szCs w:val="24"/>
        </w:rPr>
        <w:t xml:space="preserve"> (907) 232-0280</w:t>
      </w:r>
    </w:p>
    <w:p w14:paraId="090CC1C2" w14:textId="77777777" w:rsidR="00A6199B" w:rsidRPr="00F11515" w:rsidRDefault="00175C20" w:rsidP="00A6199B">
      <w:pPr>
        <w:spacing w:before="89"/>
        <w:ind w:left="124"/>
        <w:rPr>
          <w:w w:val="95"/>
          <w:sz w:val="24"/>
          <w:szCs w:val="24"/>
        </w:rPr>
      </w:pPr>
      <w:r>
        <w:rPr>
          <w:b/>
          <w:noProof/>
          <w:w w:val="95"/>
          <w:sz w:val="24"/>
          <w:szCs w:val="24"/>
        </w:rPr>
        <w:drawing>
          <wp:anchor distT="0" distB="0" distL="114300" distR="114300" simplePos="0" relativeHeight="251665408" behindDoc="0" locked="0" layoutInCell="1" allowOverlap="1" wp14:anchorId="375B0477" wp14:editId="39C7150F">
            <wp:simplePos x="0" y="0"/>
            <wp:positionH relativeFrom="margin">
              <wp:posOffset>923925</wp:posOffset>
            </wp:positionH>
            <wp:positionV relativeFrom="paragraph">
              <wp:posOffset>69215</wp:posOffset>
            </wp:positionV>
            <wp:extent cx="952500" cy="432955"/>
            <wp:effectExtent l="0" t="0" r="0" b="5715"/>
            <wp:wrapSquare wrapText="bothSides"/>
            <wp:docPr id="4" name="Picture 4" descr="C:\Users\Bmeyer\AppData\Local\Microsoft\Windows\INetCache\Content.Word\IMG-7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meyer\AppData\Local\Microsoft\Windows\INetCache\Content.Word\IMG-7637(2).jpg"/>
                    <pic:cNvPicPr>
                      <a:picLocks noChangeAspect="1" noChangeArrowheads="1"/>
                    </pic:cNvPicPr>
                  </pic:nvPicPr>
                  <pic:blipFill>
                    <a:blip r:embed="rId15" cstate="print">
                      <a:biLevel thresh="50000"/>
                      <a:extLst>
                        <a:ext uri="{28A0092B-C50C-407E-A947-70E740481C1C}">
                          <a14:useLocalDpi xmlns:a14="http://schemas.microsoft.com/office/drawing/2010/main" val="0"/>
                        </a:ext>
                      </a:extLst>
                    </a:blip>
                    <a:srcRect l="20993" t="47864" r="14262" b="13248"/>
                    <a:stretch>
                      <a:fillRect/>
                    </a:stretch>
                  </pic:blipFill>
                  <pic:spPr bwMode="auto">
                    <a:xfrm>
                      <a:off x="0" y="0"/>
                      <a:ext cx="952500" cy="432955"/>
                    </a:xfrm>
                    <a:prstGeom prst="rect">
                      <a:avLst/>
                    </a:prstGeom>
                    <a:noFill/>
                    <a:ln>
                      <a:noFill/>
                    </a:ln>
                  </pic:spPr>
                </pic:pic>
              </a:graphicData>
            </a:graphic>
          </wp:anchor>
        </w:drawing>
      </w:r>
      <w:r w:rsidR="00A6199B" w:rsidRPr="00A6199B">
        <w:rPr>
          <w:b/>
          <w:w w:val="95"/>
          <w:sz w:val="24"/>
          <w:szCs w:val="24"/>
        </w:rPr>
        <w:t>Signature:</w:t>
      </w:r>
      <w:r>
        <w:rPr>
          <w:b/>
          <w:w w:val="95"/>
          <w:sz w:val="24"/>
          <w:szCs w:val="24"/>
        </w:rPr>
        <w:t xml:space="preserve"> </w:t>
      </w:r>
      <w:r w:rsidR="00F11515">
        <w:rPr>
          <w:b/>
          <w:w w:val="95"/>
          <w:sz w:val="24"/>
          <w:szCs w:val="24"/>
        </w:rPr>
        <w:t xml:space="preserve">                                                                </w:t>
      </w:r>
      <w:r w:rsidR="00F11515">
        <w:rPr>
          <w:b/>
          <w:w w:val="95"/>
          <w:sz w:val="24"/>
          <w:szCs w:val="24"/>
        </w:rPr>
        <w:tab/>
      </w:r>
      <w:proofErr w:type="gramStart"/>
      <w:r w:rsidR="00F11515">
        <w:rPr>
          <w:b/>
          <w:w w:val="95"/>
          <w:sz w:val="24"/>
          <w:szCs w:val="24"/>
        </w:rPr>
        <w:tab/>
        <w:t xml:space="preserve">  Date</w:t>
      </w:r>
      <w:proofErr w:type="gramEnd"/>
      <w:r w:rsidR="00F11515">
        <w:rPr>
          <w:b/>
          <w:w w:val="95"/>
          <w:sz w:val="24"/>
          <w:szCs w:val="24"/>
        </w:rPr>
        <w:t xml:space="preserve">: </w:t>
      </w:r>
      <w:r w:rsidR="00F11515">
        <w:rPr>
          <w:w w:val="95"/>
          <w:sz w:val="24"/>
          <w:szCs w:val="24"/>
        </w:rPr>
        <w:t>8/3/2022</w:t>
      </w:r>
    </w:p>
    <w:p w14:paraId="4971F04A" w14:textId="77777777" w:rsidR="00A6199B" w:rsidRDefault="00175C20" w:rsidP="00175C20">
      <w:pPr>
        <w:tabs>
          <w:tab w:val="left" w:pos="1560"/>
        </w:tabs>
        <w:spacing w:before="89"/>
        <w:ind w:left="124"/>
        <w:rPr>
          <w:b/>
          <w:w w:val="95"/>
          <w:sz w:val="24"/>
          <w:szCs w:val="24"/>
        </w:rPr>
      </w:pPr>
      <w:r>
        <w:rPr>
          <w:b/>
          <w:w w:val="95"/>
          <w:sz w:val="24"/>
          <w:szCs w:val="24"/>
        </w:rPr>
        <w:tab/>
      </w:r>
    </w:p>
    <w:p w14:paraId="331C254B" w14:textId="77777777" w:rsidR="00175C20" w:rsidRPr="00175C20" w:rsidRDefault="00175C20" w:rsidP="00175C20">
      <w:pPr>
        <w:tabs>
          <w:tab w:val="left" w:pos="1560"/>
        </w:tabs>
        <w:spacing w:before="89"/>
        <w:ind w:left="124"/>
        <w:rPr>
          <w:b/>
          <w:w w:val="95"/>
          <w:sz w:val="24"/>
          <w:szCs w:val="24"/>
        </w:rPr>
      </w:pPr>
    </w:p>
    <w:p w14:paraId="59CF82FD" w14:textId="77777777" w:rsidR="00A6199B" w:rsidRPr="00A6199B" w:rsidRDefault="00A6199B" w:rsidP="00A6199B">
      <w:pPr>
        <w:spacing w:before="220"/>
        <w:ind w:left="147" w:right="251"/>
        <w:rPr>
          <w:sz w:val="24"/>
          <w:szCs w:val="24"/>
        </w:rPr>
      </w:pPr>
      <w:r w:rsidRPr="00A6199B">
        <w:rPr>
          <w:b/>
          <w:w w:val="90"/>
          <w:sz w:val="24"/>
          <w:szCs w:val="24"/>
        </w:rPr>
        <w:t>Name and Title:</w:t>
      </w:r>
      <w:r w:rsidRPr="00A6199B">
        <w:rPr>
          <w:w w:val="90"/>
          <w:sz w:val="24"/>
          <w:szCs w:val="24"/>
        </w:rPr>
        <w:t xml:space="preserve"> Sarah </w:t>
      </w:r>
      <w:proofErr w:type="spellStart"/>
      <w:r w:rsidRPr="00A6199B">
        <w:rPr>
          <w:w w:val="90"/>
          <w:sz w:val="24"/>
          <w:szCs w:val="24"/>
        </w:rPr>
        <w:t>Apsens</w:t>
      </w:r>
      <w:proofErr w:type="spellEnd"/>
      <w:r w:rsidRPr="00A6199B">
        <w:rPr>
          <w:w w:val="90"/>
          <w:sz w:val="24"/>
          <w:szCs w:val="24"/>
        </w:rPr>
        <w:t xml:space="preserve">, </w:t>
      </w:r>
      <w:r w:rsidRPr="00A6199B">
        <w:rPr>
          <w:w w:val="95"/>
          <w:sz w:val="24"/>
          <w:szCs w:val="24"/>
        </w:rPr>
        <w:t>DEC</w:t>
      </w:r>
      <w:r w:rsidRPr="00A6199B">
        <w:rPr>
          <w:spacing w:val="-30"/>
          <w:w w:val="95"/>
          <w:sz w:val="24"/>
          <w:szCs w:val="24"/>
        </w:rPr>
        <w:t xml:space="preserve"> </w:t>
      </w:r>
      <w:r w:rsidRPr="00A6199B">
        <w:rPr>
          <w:w w:val="95"/>
          <w:sz w:val="24"/>
          <w:szCs w:val="24"/>
        </w:rPr>
        <w:t>DOW</w:t>
      </w:r>
      <w:r w:rsidRPr="00A6199B">
        <w:rPr>
          <w:spacing w:val="-29"/>
          <w:w w:val="95"/>
          <w:sz w:val="24"/>
          <w:szCs w:val="24"/>
        </w:rPr>
        <w:t xml:space="preserve"> </w:t>
      </w:r>
      <w:r w:rsidRPr="00A6199B">
        <w:rPr>
          <w:w w:val="95"/>
          <w:sz w:val="24"/>
          <w:szCs w:val="24"/>
        </w:rPr>
        <w:t>Project</w:t>
      </w:r>
      <w:r w:rsidRPr="00A6199B">
        <w:rPr>
          <w:spacing w:val="-26"/>
          <w:w w:val="95"/>
          <w:sz w:val="24"/>
          <w:szCs w:val="24"/>
        </w:rPr>
        <w:t xml:space="preserve"> </w:t>
      </w:r>
      <w:r w:rsidRPr="00A6199B">
        <w:rPr>
          <w:w w:val="95"/>
          <w:sz w:val="24"/>
          <w:szCs w:val="24"/>
        </w:rPr>
        <w:t xml:space="preserve">Manager, </w:t>
      </w:r>
      <w:r w:rsidRPr="00A6199B">
        <w:rPr>
          <w:sz w:val="24"/>
          <w:szCs w:val="24"/>
        </w:rPr>
        <w:t>DEC DOW WQS</w:t>
      </w:r>
      <w:r w:rsidRPr="00A6199B">
        <w:rPr>
          <w:spacing w:val="-3"/>
          <w:sz w:val="24"/>
          <w:szCs w:val="24"/>
        </w:rPr>
        <w:t xml:space="preserve"> </w:t>
      </w:r>
      <w:r w:rsidRPr="00A6199B">
        <w:rPr>
          <w:sz w:val="24"/>
          <w:szCs w:val="24"/>
        </w:rPr>
        <w:t>Program</w:t>
      </w:r>
    </w:p>
    <w:p w14:paraId="08E10E76" w14:textId="77777777" w:rsidR="00A6199B" w:rsidRPr="00A6199B" w:rsidRDefault="00A6199B" w:rsidP="00A6199B">
      <w:pPr>
        <w:spacing w:before="89"/>
        <w:ind w:left="124"/>
        <w:rPr>
          <w:w w:val="95"/>
          <w:sz w:val="24"/>
          <w:szCs w:val="24"/>
        </w:rPr>
      </w:pPr>
      <w:r w:rsidRPr="00A6199B">
        <w:rPr>
          <w:b/>
          <w:w w:val="95"/>
          <w:sz w:val="24"/>
          <w:szCs w:val="24"/>
        </w:rPr>
        <w:t>Affiliation:</w:t>
      </w:r>
      <w:r w:rsidRPr="00A6199B">
        <w:rPr>
          <w:w w:val="95"/>
          <w:sz w:val="24"/>
          <w:szCs w:val="24"/>
        </w:rPr>
        <w:t xml:space="preserve"> Alaska Department of Environmental Conservation</w:t>
      </w:r>
    </w:p>
    <w:p w14:paraId="3CF48395" w14:textId="77777777" w:rsidR="00A6199B" w:rsidRPr="00A6199B" w:rsidRDefault="00A6199B" w:rsidP="00A6199B">
      <w:pPr>
        <w:spacing w:before="89"/>
        <w:ind w:left="124"/>
        <w:rPr>
          <w:w w:val="95"/>
          <w:sz w:val="24"/>
          <w:szCs w:val="24"/>
        </w:rPr>
      </w:pPr>
      <w:r w:rsidRPr="00A6199B">
        <w:rPr>
          <w:b/>
          <w:w w:val="95"/>
          <w:sz w:val="24"/>
          <w:szCs w:val="24"/>
        </w:rPr>
        <w:t>Email:</w:t>
      </w:r>
      <w:r w:rsidRPr="00A6199B">
        <w:rPr>
          <w:w w:val="95"/>
          <w:sz w:val="24"/>
          <w:szCs w:val="24"/>
        </w:rPr>
        <w:t xml:space="preserve"> </w:t>
      </w:r>
      <w:hyperlink r:id="rId16" w:history="1">
        <w:r w:rsidRPr="00A6199B">
          <w:rPr>
            <w:rStyle w:val="Hyperlink"/>
            <w:w w:val="95"/>
            <w:sz w:val="24"/>
            <w:szCs w:val="24"/>
          </w:rPr>
          <w:t>sarah.apsens@alaska.gov</w:t>
        </w:r>
      </w:hyperlink>
    </w:p>
    <w:p w14:paraId="0B68C63F" w14:textId="77777777" w:rsidR="00A6199B" w:rsidRPr="00A6199B" w:rsidRDefault="00A6199B" w:rsidP="00A6199B">
      <w:pPr>
        <w:spacing w:before="89"/>
        <w:ind w:left="124"/>
        <w:rPr>
          <w:w w:val="95"/>
          <w:sz w:val="24"/>
          <w:szCs w:val="24"/>
        </w:rPr>
      </w:pPr>
      <w:r w:rsidRPr="00A6199B">
        <w:rPr>
          <w:b/>
          <w:noProof/>
          <w:sz w:val="24"/>
          <w:szCs w:val="24"/>
        </w:rPr>
        <w:drawing>
          <wp:anchor distT="0" distB="0" distL="0" distR="0" simplePos="0" relativeHeight="251661312" behindDoc="1" locked="0" layoutInCell="1" allowOverlap="1" wp14:anchorId="257FB366" wp14:editId="2F120674">
            <wp:simplePos x="0" y="0"/>
            <wp:positionH relativeFrom="page">
              <wp:posOffset>1743075</wp:posOffset>
            </wp:positionH>
            <wp:positionV relativeFrom="paragraph">
              <wp:posOffset>116840</wp:posOffset>
            </wp:positionV>
            <wp:extent cx="1865820" cy="57840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1865820" cy="578403"/>
                    </a:xfrm>
                    <a:prstGeom prst="rect">
                      <a:avLst/>
                    </a:prstGeom>
                  </pic:spPr>
                </pic:pic>
              </a:graphicData>
            </a:graphic>
          </wp:anchor>
        </w:drawing>
      </w:r>
      <w:r w:rsidRPr="00A6199B">
        <w:rPr>
          <w:b/>
          <w:w w:val="95"/>
          <w:sz w:val="24"/>
          <w:szCs w:val="24"/>
        </w:rPr>
        <w:t>Phone:</w:t>
      </w:r>
      <w:r w:rsidRPr="00A6199B">
        <w:rPr>
          <w:w w:val="95"/>
          <w:sz w:val="24"/>
          <w:szCs w:val="24"/>
        </w:rPr>
        <w:t xml:space="preserve"> </w:t>
      </w:r>
      <w:r w:rsidRPr="00A6199B">
        <w:rPr>
          <w:sz w:val="24"/>
          <w:szCs w:val="24"/>
        </w:rPr>
        <w:t>(907) 262-3411</w:t>
      </w:r>
    </w:p>
    <w:p w14:paraId="4D8A0D91" w14:textId="77777777" w:rsidR="00A6199B" w:rsidRPr="00F11515" w:rsidRDefault="00A6199B" w:rsidP="00A6199B">
      <w:pPr>
        <w:spacing w:before="89"/>
        <w:ind w:left="124"/>
        <w:rPr>
          <w:w w:val="95"/>
          <w:sz w:val="24"/>
          <w:szCs w:val="24"/>
        </w:rPr>
      </w:pPr>
      <w:r w:rsidRPr="00A6199B">
        <w:rPr>
          <w:b/>
          <w:w w:val="95"/>
          <w:sz w:val="24"/>
          <w:szCs w:val="24"/>
        </w:rPr>
        <w:t xml:space="preserve">Signature: </w:t>
      </w:r>
      <w:r w:rsidR="00F11515">
        <w:rPr>
          <w:b/>
          <w:w w:val="95"/>
          <w:sz w:val="24"/>
          <w:szCs w:val="24"/>
        </w:rPr>
        <w:t xml:space="preserve">                                                           Date: </w:t>
      </w:r>
      <w:r w:rsidR="00F11515" w:rsidRPr="00F11515">
        <w:rPr>
          <w:w w:val="95"/>
          <w:sz w:val="24"/>
          <w:szCs w:val="24"/>
          <w:highlight w:val="yellow"/>
        </w:rPr>
        <w:t>5/5/2020</w:t>
      </w:r>
    </w:p>
    <w:p w14:paraId="443753BC" w14:textId="77777777" w:rsidR="00175C20" w:rsidRDefault="00175C20" w:rsidP="00A6199B">
      <w:pPr>
        <w:spacing w:before="89"/>
        <w:ind w:left="124"/>
        <w:rPr>
          <w:b/>
          <w:w w:val="95"/>
          <w:sz w:val="24"/>
          <w:szCs w:val="24"/>
        </w:rPr>
      </w:pPr>
    </w:p>
    <w:p w14:paraId="199427E5" w14:textId="77777777" w:rsidR="00A6199B" w:rsidRDefault="00A6199B" w:rsidP="00A6199B">
      <w:pPr>
        <w:spacing w:before="89"/>
        <w:ind w:left="124"/>
        <w:rPr>
          <w:b/>
          <w:w w:val="95"/>
          <w:sz w:val="24"/>
          <w:szCs w:val="24"/>
        </w:rPr>
      </w:pPr>
    </w:p>
    <w:p w14:paraId="63CB3270" w14:textId="77777777" w:rsidR="00A6199B" w:rsidRDefault="00A6199B" w:rsidP="00A6199B">
      <w:pPr>
        <w:spacing w:before="89"/>
        <w:ind w:left="124"/>
        <w:rPr>
          <w:b/>
          <w:w w:val="95"/>
          <w:sz w:val="24"/>
          <w:szCs w:val="24"/>
        </w:rPr>
      </w:pPr>
      <w:r>
        <w:rPr>
          <w:b/>
          <w:w w:val="95"/>
          <w:sz w:val="24"/>
          <w:szCs w:val="24"/>
        </w:rPr>
        <w:t xml:space="preserve">Name and Title: </w:t>
      </w:r>
      <w:r w:rsidRPr="00A6199B">
        <w:rPr>
          <w:w w:val="95"/>
          <w:sz w:val="24"/>
          <w:szCs w:val="24"/>
        </w:rPr>
        <w:t>John Clark, DEC DOW QA Officer DEC DOW WQSAR Program</w:t>
      </w:r>
    </w:p>
    <w:p w14:paraId="055AE003" w14:textId="77777777" w:rsidR="00A6199B" w:rsidRPr="00A6199B" w:rsidRDefault="00A6199B" w:rsidP="00A6199B">
      <w:pPr>
        <w:spacing w:before="89"/>
        <w:ind w:left="124"/>
        <w:rPr>
          <w:w w:val="95"/>
          <w:sz w:val="24"/>
          <w:szCs w:val="24"/>
        </w:rPr>
      </w:pPr>
      <w:r>
        <w:rPr>
          <w:b/>
          <w:w w:val="95"/>
          <w:sz w:val="24"/>
          <w:szCs w:val="24"/>
        </w:rPr>
        <w:t xml:space="preserve">Affiliation: </w:t>
      </w:r>
      <w:r>
        <w:rPr>
          <w:w w:val="95"/>
          <w:sz w:val="24"/>
          <w:szCs w:val="24"/>
        </w:rPr>
        <w:t>Alaska Department of Envir</w:t>
      </w:r>
      <w:r w:rsidR="00175C20">
        <w:rPr>
          <w:w w:val="95"/>
          <w:sz w:val="24"/>
          <w:szCs w:val="24"/>
        </w:rPr>
        <w:t>onmental Conservation</w:t>
      </w:r>
    </w:p>
    <w:p w14:paraId="0A508718" w14:textId="77777777" w:rsidR="00A6199B" w:rsidRPr="00175C20" w:rsidRDefault="00A6199B" w:rsidP="00A6199B">
      <w:pPr>
        <w:spacing w:before="89"/>
        <w:ind w:left="124"/>
        <w:rPr>
          <w:w w:val="95"/>
          <w:sz w:val="24"/>
          <w:szCs w:val="24"/>
        </w:rPr>
      </w:pPr>
      <w:r>
        <w:rPr>
          <w:b/>
          <w:w w:val="95"/>
          <w:sz w:val="24"/>
          <w:szCs w:val="24"/>
        </w:rPr>
        <w:t>Email:</w:t>
      </w:r>
      <w:r w:rsidR="00175C20">
        <w:rPr>
          <w:b/>
          <w:w w:val="95"/>
          <w:sz w:val="24"/>
          <w:szCs w:val="24"/>
        </w:rPr>
        <w:t xml:space="preserve"> </w:t>
      </w:r>
      <w:r w:rsidR="00175C20">
        <w:rPr>
          <w:w w:val="95"/>
          <w:sz w:val="24"/>
          <w:szCs w:val="24"/>
        </w:rPr>
        <w:t>john.clark@alaska.gov</w:t>
      </w:r>
    </w:p>
    <w:p w14:paraId="4E5B5971" w14:textId="77777777" w:rsidR="00A6199B" w:rsidRPr="00175C20" w:rsidRDefault="00A6199B" w:rsidP="00A6199B">
      <w:pPr>
        <w:spacing w:before="89"/>
        <w:ind w:left="124"/>
        <w:rPr>
          <w:w w:val="95"/>
          <w:sz w:val="24"/>
          <w:szCs w:val="24"/>
        </w:rPr>
      </w:pPr>
      <w:r>
        <w:rPr>
          <w:b/>
          <w:w w:val="95"/>
          <w:sz w:val="24"/>
          <w:szCs w:val="24"/>
        </w:rPr>
        <w:t>Phone:</w:t>
      </w:r>
      <w:r w:rsidR="00175C20">
        <w:rPr>
          <w:b/>
          <w:w w:val="95"/>
          <w:sz w:val="24"/>
          <w:szCs w:val="24"/>
        </w:rPr>
        <w:t xml:space="preserve"> </w:t>
      </w:r>
      <w:r w:rsidR="00175C20">
        <w:rPr>
          <w:w w:val="95"/>
          <w:sz w:val="24"/>
          <w:szCs w:val="24"/>
        </w:rPr>
        <w:t>(907) 269-3066</w:t>
      </w:r>
    </w:p>
    <w:p w14:paraId="218326F5" w14:textId="77777777" w:rsidR="00F11515" w:rsidRPr="00F11515" w:rsidRDefault="00175C20" w:rsidP="00F11515">
      <w:pPr>
        <w:spacing w:before="89"/>
        <w:ind w:left="124"/>
        <w:rPr>
          <w:w w:val="95"/>
          <w:sz w:val="24"/>
          <w:szCs w:val="24"/>
        </w:rPr>
      </w:pPr>
      <w:r>
        <w:rPr>
          <w:noProof/>
        </w:rPr>
        <w:drawing>
          <wp:anchor distT="0" distB="0" distL="0" distR="0" simplePos="0" relativeHeight="251663360" behindDoc="1" locked="0" layoutInCell="1" allowOverlap="1" wp14:anchorId="618E6508" wp14:editId="2EC6DC64">
            <wp:simplePos x="0" y="0"/>
            <wp:positionH relativeFrom="page">
              <wp:posOffset>1647825</wp:posOffset>
            </wp:positionH>
            <wp:positionV relativeFrom="paragraph">
              <wp:posOffset>66040</wp:posOffset>
            </wp:positionV>
            <wp:extent cx="1640979" cy="582546"/>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1640979" cy="582546"/>
                    </a:xfrm>
                    <a:prstGeom prst="rect">
                      <a:avLst/>
                    </a:prstGeom>
                  </pic:spPr>
                </pic:pic>
              </a:graphicData>
            </a:graphic>
          </wp:anchor>
        </w:drawing>
      </w:r>
      <w:r w:rsidR="00A6199B">
        <w:rPr>
          <w:b/>
          <w:w w:val="95"/>
          <w:sz w:val="24"/>
          <w:szCs w:val="24"/>
        </w:rPr>
        <w:t>Signature:</w:t>
      </w:r>
      <w:r w:rsidR="00F11515">
        <w:rPr>
          <w:b/>
          <w:w w:val="95"/>
          <w:sz w:val="24"/>
          <w:szCs w:val="24"/>
        </w:rPr>
        <w:t xml:space="preserve">                                                            Date: </w:t>
      </w:r>
      <w:r w:rsidR="00F11515" w:rsidRPr="00F11515">
        <w:rPr>
          <w:w w:val="95"/>
          <w:sz w:val="24"/>
          <w:szCs w:val="24"/>
          <w:highlight w:val="yellow"/>
        </w:rPr>
        <w:t>5/5/2020</w:t>
      </w:r>
    </w:p>
    <w:p w14:paraId="3F7A55DA" w14:textId="77777777" w:rsidR="00A6199B" w:rsidRPr="00A6199B" w:rsidRDefault="00175C20" w:rsidP="00A6199B">
      <w:pPr>
        <w:spacing w:before="89"/>
        <w:ind w:left="124"/>
        <w:rPr>
          <w:b/>
          <w:w w:val="95"/>
          <w:sz w:val="24"/>
          <w:szCs w:val="24"/>
        </w:rPr>
      </w:pPr>
      <w:r>
        <w:rPr>
          <w:b/>
          <w:w w:val="95"/>
          <w:sz w:val="24"/>
          <w:szCs w:val="24"/>
        </w:rPr>
        <w:t xml:space="preserve"> </w:t>
      </w:r>
    </w:p>
    <w:p w14:paraId="533C65A9" w14:textId="77777777" w:rsidR="00A6199B" w:rsidRDefault="00A6199B" w:rsidP="00A6199B">
      <w:pPr>
        <w:spacing w:before="89"/>
        <w:ind w:left="124"/>
        <w:rPr>
          <w:w w:val="95"/>
          <w:sz w:val="25"/>
        </w:rPr>
      </w:pPr>
    </w:p>
    <w:p w14:paraId="4F14D996" w14:textId="77777777" w:rsidR="00A6199B" w:rsidRDefault="00A6199B" w:rsidP="00A6199B">
      <w:pPr>
        <w:spacing w:before="89"/>
        <w:ind w:left="124"/>
        <w:rPr>
          <w:w w:val="95"/>
          <w:sz w:val="25"/>
        </w:rPr>
      </w:pPr>
    </w:p>
    <w:p w14:paraId="6DEC3D7C" w14:textId="77777777" w:rsidR="00A6199B" w:rsidRDefault="00A6199B" w:rsidP="00A6199B">
      <w:pPr>
        <w:spacing w:before="89"/>
        <w:ind w:left="124"/>
        <w:rPr>
          <w:w w:val="95"/>
          <w:sz w:val="25"/>
        </w:rPr>
      </w:pPr>
    </w:p>
    <w:p w14:paraId="1AFFB0C4" w14:textId="77777777" w:rsidR="00A6199B" w:rsidRPr="00A6199B" w:rsidRDefault="00A6199B" w:rsidP="00A6199B">
      <w:pPr>
        <w:spacing w:before="89"/>
        <w:ind w:left="124"/>
        <w:rPr>
          <w:w w:val="95"/>
          <w:sz w:val="25"/>
        </w:rPr>
      </w:pPr>
    </w:p>
    <w:p w14:paraId="5E2D0646" w14:textId="77777777" w:rsidR="00A6199B" w:rsidRDefault="00A6199B" w:rsidP="00A6199B"/>
    <w:p w14:paraId="005698AE" w14:textId="77777777" w:rsidR="00A6199B" w:rsidRDefault="00A6199B" w:rsidP="00A6199B">
      <w:pPr>
        <w:rPr>
          <w:rStyle w:val="Hyperlink"/>
          <w:rFonts w:cstheme="minorHAnsi"/>
          <w:b/>
          <w:i/>
          <w:sz w:val="36"/>
          <w:szCs w:val="36"/>
        </w:rPr>
      </w:pPr>
    </w:p>
    <w:p w14:paraId="152BF83F" w14:textId="77777777" w:rsidR="00A6199B" w:rsidRDefault="00A6199B" w:rsidP="00A6199B"/>
    <w:p w14:paraId="52DF42BB" w14:textId="77777777" w:rsidR="00175C20" w:rsidRDefault="00175C20" w:rsidP="00A6199B"/>
    <w:p w14:paraId="5A0FF0D5" w14:textId="77777777" w:rsidR="00175C20" w:rsidRDefault="00175C20" w:rsidP="00A6199B"/>
    <w:p w14:paraId="3096F2D2" w14:textId="77777777" w:rsidR="00175C20" w:rsidRDefault="00175C20" w:rsidP="00A6199B"/>
    <w:p w14:paraId="29EE3B28" w14:textId="77777777" w:rsidR="00172D5C" w:rsidRDefault="00172D5C" w:rsidP="00A6199B"/>
    <w:p w14:paraId="33603158" w14:textId="77777777" w:rsidR="00175C20" w:rsidRDefault="00175C20" w:rsidP="00A6199B"/>
    <w:sdt>
      <w:sdtPr>
        <w:rPr>
          <w:rFonts w:ascii="Times New Roman" w:eastAsia="Times New Roman" w:hAnsi="Times New Roman" w:cs="Times New Roman"/>
          <w:color w:val="auto"/>
          <w:sz w:val="22"/>
          <w:szCs w:val="22"/>
          <w:u w:val="single"/>
        </w:rPr>
        <w:id w:val="910664123"/>
        <w:docPartObj>
          <w:docPartGallery w:val="Table of Contents"/>
          <w:docPartUnique/>
        </w:docPartObj>
      </w:sdtPr>
      <w:sdtEndPr>
        <w:rPr>
          <w:b/>
          <w:bCs/>
          <w:noProof/>
        </w:rPr>
      </w:sdtEndPr>
      <w:sdtContent>
        <w:p w14:paraId="37211D9C" w14:textId="77777777" w:rsidR="00461CAC" w:rsidRDefault="00461CAC">
          <w:pPr>
            <w:pStyle w:val="TOCHeading"/>
          </w:pPr>
          <w:r>
            <w:t>Contents</w:t>
          </w:r>
        </w:p>
        <w:p w14:paraId="77057642" w14:textId="62226F07" w:rsidR="00F13846" w:rsidRDefault="00461C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7087841" w:history="1">
            <w:r w:rsidR="00F13846" w:rsidRPr="00687421">
              <w:rPr>
                <w:rStyle w:val="Hyperlink"/>
                <w:noProof/>
              </w:rPr>
              <w:t>Al. Title and Approval Page</w:t>
            </w:r>
            <w:r w:rsidR="00F13846">
              <w:rPr>
                <w:noProof/>
                <w:webHidden/>
              </w:rPr>
              <w:tab/>
            </w:r>
            <w:r w:rsidR="00F13846">
              <w:rPr>
                <w:noProof/>
                <w:webHidden/>
              </w:rPr>
              <w:fldChar w:fldCharType="begin"/>
            </w:r>
            <w:r w:rsidR="00F13846">
              <w:rPr>
                <w:noProof/>
                <w:webHidden/>
              </w:rPr>
              <w:instrText xml:space="preserve"> PAGEREF _Toc117087841 \h </w:instrText>
            </w:r>
            <w:r w:rsidR="00F13846">
              <w:rPr>
                <w:noProof/>
                <w:webHidden/>
              </w:rPr>
            </w:r>
            <w:r w:rsidR="00F13846">
              <w:rPr>
                <w:noProof/>
                <w:webHidden/>
              </w:rPr>
              <w:fldChar w:fldCharType="separate"/>
            </w:r>
            <w:r w:rsidR="00F13846">
              <w:rPr>
                <w:noProof/>
                <w:webHidden/>
              </w:rPr>
              <w:t>2</w:t>
            </w:r>
            <w:r w:rsidR="00F13846">
              <w:rPr>
                <w:noProof/>
                <w:webHidden/>
              </w:rPr>
              <w:fldChar w:fldCharType="end"/>
            </w:r>
          </w:hyperlink>
        </w:p>
        <w:p w14:paraId="2796C601" w14:textId="3BDE31BC" w:rsidR="00F13846" w:rsidRDefault="00DA3D08">
          <w:pPr>
            <w:pStyle w:val="TOC2"/>
            <w:tabs>
              <w:tab w:val="right" w:leader="dot" w:pos="9350"/>
            </w:tabs>
            <w:rPr>
              <w:rFonts w:asciiTheme="minorHAnsi" w:eastAsiaTheme="minorEastAsia" w:hAnsiTheme="minorHAnsi" w:cstheme="minorBidi"/>
              <w:noProof/>
            </w:rPr>
          </w:pPr>
          <w:hyperlink w:anchor="_Toc117087842" w:history="1">
            <w:r w:rsidR="00F13846" w:rsidRPr="00687421">
              <w:rPr>
                <w:rStyle w:val="Hyperlink"/>
                <w:noProof/>
              </w:rPr>
              <w:t>A2. Acknowledgements</w:t>
            </w:r>
            <w:r w:rsidR="00F13846">
              <w:rPr>
                <w:noProof/>
                <w:webHidden/>
              </w:rPr>
              <w:tab/>
            </w:r>
            <w:r w:rsidR="00F13846">
              <w:rPr>
                <w:noProof/>
                <w:webHidden/>
              </w:rPr>
              <w:fldChar w:fldCharType="begin"/>
            </w:r>
            <w:r w:rsidR="00F13846">
              <w:rPr>
                <w:noProof/>
                <w:webHidden/>
              </w:rPr>
              <w:instrText xml:space="preserve"> PAGEREF _Toc117087842 \h </w:instrText>
            </w:r>
            <w:r w:rsidR="00F13846">
              <w:rPr>
                <w:noProof/>
                <w:webHidden/>
              </w:rPr>
            </w:r>
            <w:r w:rsidR="00F13846">
              <w:rPr>
                <w:noProof/>
                <w:webHidden/>
              </w:rPr>
              <w:fldChar w:fldCharType="separate"/>
            </w:r>
            <w:r w:rsidR="00F13846">
              <w:rPr>
                <w:noProof/>
                <w:webHidden/>
              </w:rPr>
              <w:t>5</w:t>
            </w:r>
            <w:r w:rsidR="00F13846">
              <w:rPr>
                <w:noProof/>
                <w:webHidden/>
              </w:rPr>
              <w:fldChar w:fldCharType="end"/>
            </w:r>
          </w:hyperlink>
        </w:p>
        <w:p w14:paraId="5E36C9EF" w14:textId="33A19D66" w:rsidR="00F13846" w:rsidRDefault="00DA3D08">
          <w:pPr>
            <w:pStyle w:val="TOC2"/>
            <w:tabs>
              <w:tab w:val="right" w:leader="dot" w:pos="9350"/>
            </w:tabs>
            <w:rPr>
              <w:rFonts w:asciiTheme="minorHAnsi" w:eastAsiaTheme="minorEastAsia" w:hAnsiTheme="minorHAnsi" w:cstheme="minorBidi"/>
              <w:noProof/>
            </w:rPr>
          </w:pPr>
          <w:hyperlink w:anchor="_Toc117087843" w:history="1">
            <w:r w:rsidR="00F13846" w:rsidRPr="00687421">
              <w:rPr>
                <w:rStyle w:val="Hyperlink"/>
                <w:noProof/>
              </w:rPr>
              <w:t>A3. Distribution List</w:t>
            </w:r>
            <w:r w:rsidR="00F13846">
              <w:rPr>
                <w:noProof/>
                <w:webHidden/>
              </w:rPr>
              <w:tab/>
            </w:r>
            <w:r w:rsidR="00F13846">
              <w:rPr>
                <w:noProof/>
                <w:webHidden/>
              </w:rPr>
              <w:fldChar w:fldCharType="begin"/>
            </w:r>
            <w:r w:rsidR="00F13846">
              <w:rPr>
                <w:noProof/>
                <w:webHidden/>
              </w:rPr>
              <w:instrText xml:space="preserve"> PAGEREF _Toc117087843 \h </w:instrText>
            </w:r>
            <w:r w:rsidR="00F13846">
              <w:rPr>
                <w:noProof/>
                <w:webHidden/>
              </w:rPr>
            </w:r>
            <w:r w:rsidR="00F13846">
              <w:rPr>
                <w:noProof/>
                <w:webHidden/>
              </w:rPr>
              <w:fldChar w:fldCharType="separate"/>
            </w:r>
            <w:r w:rsidR="00F13846">
              <w:rPr>
                <w:noProof/>
                <w:webHidden/>
              </w:rPr>
              <w:t>6</w:t>
            </w:r>
            <w:r w:rsidR="00F13846">
              <w:rPr>
                <w:noProof/>
                <w:webHidden/>
              </w:rPr>
              <w:fldChar w:fldCharType="end"/>
            </w:r>
          </w:hyperlink>
        </w:p>
        <w:p w14:paraId="76EDD127" w14:textId="5F483A9A" w:rsidR="00F13846" w:rsidRDefault="00DA3D08">
          <w:pPr>
            <w:pStyle w:val="TOC2"/>
            <w:tabs>
              <w:tab w:val="right" w:leader="dot" w:pos="9350"/>
            </w:tabs>
            <w:rPr>
              <w:rFonts w:asciiTheme="minorHAnsi" w:eastAsiaTheme="minorEastAsia" w:hAnsiTheme="minorHAnsi" w:cstheme="minorBidi"/>
              <w:noProof/>
            </w:rPr>
          </w:pPr>
          <w:hyperlink w:anchor="_Toc117087844" w:history="1">
            <w:r w:rsidR="00F13846" w:rsidRPr="00687421">
              <w:rPr>
                <w:rStyle w:val="Hyperlink"/>
                <w:noProof/>
              </w:rPr>
              <w:t>A4. Project / Task Organization</w:t>
            </w:r>
            <w:r w:rsidR="00F13846">
              <w:rPr>
                <w:noProof/>
                <w:webHidden/>
              </w:rPr>
              <w:tab/>
            </w:r>
            <w:r w:rsidR="00F13846">
              <w:rPr>
                <w:noProof/>
                <w:webHidden/>
              </w:rPr>
              <w:fldChar w:fldCharType="begin"/>
            </w:r>
            <w:r w:rsidR="00F13846">
              <w:rPr>
                <w:noProof/>
                <w:webHidden/>
              </w:rPr>
              <w:instrText xml:space="preserve"> PAGEREF _Toc117087844 \h </w:instrText>
            </w:r>
            <w:r w:rsidR="00F13846">
              <w:rPr>
                <w:noProof/>
                <w:webHidden/>
              </w:rPr>
            </w:r>
            <w:r w:rsidR="00F13846">
              <w:rPr>
                <w:noProof/>
                <w:webHidden/>
              </w:rPr>
              <w:fldChar w:fldCharType="separate"/>
            </w:r>
            <w:r w:rsidR="00F13846">
              <w:rPr>
                <w:noProof/>
                <w:webHidden/>
              </w:rPr>
              <w:t>7</w:t>
            </w:r>
            <w:r w:rsidR="00F13846">
              <w:rPr>
                <w:noProof/>
                <w:webHidden/>
              </w:rPr>
              <w:fldChar w:fldCharType="end"/>
            </w:r>
          </w:hyperlink>
        </w:p>
        <w:p w14:paraId="1C7DC4A0" w14:textId="7109988A" w:rsidR="00F13846" w:rsidRDefault="00DA3D08">
          <w:pPr>
            <w:pStyle w:val="TOC2"/>
            <w:tabs>
              <w:tab w:val="right" w:leader="dot" w:pos="9350"/>
            </w:tabs>
            <w:rPr>
              <w:rFonts w:asciiTheme="minorHAnsi" w:eastAsiaTheme="minorEastAsia" w:hAnsiTheme="minorHAnsi" w:cstheme="minorBidi"/>
              <w:noProof/>
            </w:rPr>
          </w:pPr>
          <w:hyperlink w:anchor="_Toc117087845" w:history="1">
            <w:r w:rsidR="00F13846" w:rsidRPr="00687421">
              <w:rPr>
                <w:rStyle w:val="Hyperlink"/>
                <w:noProof/>
              </w:rPr>
              <w:t>A5. Problem Definition/Background and Project Objectives</w:t>
            </w:r>
            <w:r w:rsidR="00F13846">
              <w:rPr>
                <w:noProof/>
                <w:webHidden/>
              </w:rPr>
              <w:tab/>
            </w:r>
            <w:r w:rsidR="00F13846">
              <w:rPr>
                <w:noProof/>
                <w:webHidden/>
              </w:rPr>
              <w:fldChar w:fldCharType="begin"/>
            </w:r>
            <w:r w:rsidR="00F13846">
              <w:rPr>
                <w:noProof/>
                <w:webHidden/>
              </w:rPr>
              <w:instrText xml:space="preserve"> PAGEREF _Toc117087845 \h </w:instrText>
            </w:r>
            <w:r w:rsidR="00F13846">
              <w:rPr>
                <w:noProof/>
                <w:webHidden/>
              </w:rPr>
            </w:r>
            <w:r w:rsidR="00F13846">
              <w:rPr>
                <w:noProof/>
                <w:webHidden/>
              </w:rPr>
              <w:fldChar w:fldCharType="separate"/>
            </w:r>
            <w:r w:rsidR="00F13846">
              <w:rPr>
                <w:noProof/>
                <w:webHidden/>
              </w:rPr>
              <w:t>9</w:t>
            </w:r>
            <w:r w:rsidR="00F13846">
              <w:rPr>
                <w:noProof/>
                <w:webHidden/>
              </w:rPr>
              <w:fldChar w:fldCharType="end"/>
            </w:r>
          </w:hyperlink>
        </w:p>
        <w:p w14:paraId="1FECE08E" w14:textId="4ADA7F65" w:rsidR="00F13846" w:rsidRDefault="00DA3D08">
          <w:pPr>
            <w:pStyle w:val="TOC2"/>
            <w:tabs>
              <w:tab w:val="right" w:leader="dot" w:pos="9350"/>
            </w:tabs>
            <w:rPr>
              <w:rFonts w:asciiTheme="minorHAnsi" w:eastAsiaTheme="minorEastAsia" w:hAnsiTheme="minorHAnsi" w:cstheme="minorBidi"/>
              <w:noProof/>
            </w:rPr>
          </w:pPr>
          <w:hyperlink w:anchor="_Toc117087846" w:history="1">
            <w:r w:rsidR="00F13846" w:rsidRPr="00687421">
              <w:rPr>
                <w:rStyle w:val="Hyperlink"/>
                <w:noProof/>
              </w:rPr>
              <w:t>A6. Project / Task Description</w:t>
            </w:r>
            <w:r w:rsidR="00F13846">
              <w:rPr>
                <w:noProof/>
                <w:webHidden/>
              </w:rPr>
              <w:tab/>
            </w:r>
            <w:r w:rsidR="00F13846">
              <w:rPr>
                <w:noProof/>
                <w:webHidden/>
              </w:rPr>
              <w:fldChar w:fldCharType="begin"/>
            </w:r>
            <w:r w:rsidR="00F13846">
              <w:rPr>
                <w:noProof/>
                <w:webHidden/>
              </w:rPr>
              <w:instrText xml:space="preserve"> PAGEREF _Toc117087846 \h </w:instrText>
            </w:r>
            <w:r w:rsidR="00F13846">
              <w:rPr>
                <w:noProof/>
                <w:webHidden/>
              </w:rPr>
            </w:r>
            <w:r w:rsidR="00F13846">
              <w:rPr>
                <w:noProof/>
                <w:webHidden/>
              </w:rPr>
              <w:fldChar w:fldCharType="separate"/>
            </w:r>
            <w:r w:rsidR="00F13846">
              <w:rPr>
                <w:noProof/>
                <w:webHidden/>
              </w:rPr>
              <w:t>10</w:t>
            </w:r>
            <w:r w:rsidR="00F13846">
              <w:rPr>
                <w:noProof/>
                <w:webHidden/>
              </w:rPr>
              <w:fldChar w:fldCharType="end"/>
            </w:r>
          </w:hyperlink>
        </w:p>
        <w:p w14:paraId="12F1AC43" w14:textId="78D945D9" w:rsidR="00F13846" w:rsidRDefault="00DA3D08">
          <w:pPr>
            <w:pStyle w:val="TOC2"/>
            <w:tabs>
              <w:tab w:val="left" w:pos="880"/>
              <w:tab w:val="right" w:leader="dot" w:pos="9350"/>
            </w:tabs>
            <w:rPr>
              <w:rFonts w:asciiTheme="minorHAnsi" w:eastAsiaTheme="minorEastAsia" w:hAnsiTheme="minorHAnsi" w:cstheme="minorBidi"/>
              <w:noProof/>
            </w:rPr>
          </w:pPr>
          <w:hyperlink w:anchor="_Toc117087850" w:history="1">
            <w:r w:rsidR="00F13846" w:rsidRPr="00687421">
              <w:rPr>
                <w:rStyle w:val="Hyperlink"/>
                <w:noProof/>
              </w:rPr>
              <w:t>A7.</w:t>
            </w:r>
            <w:r w:rsidR="00F13846">
              <w:rPr>
                <w:rFonts w:asciiTheme="minorHAnsi" w:eastAsiaTheme="minorEastAsia" w:hAnsiTheme="minorHAnsi" w:cstheme="minorBidi"/>
                <w:noProof/>
              </w:rPr>
              <w:tab/>
            </w:r>
            <w:r w:rsidR="00F13846" w:rsidRPr="00687421">
              <w:rPr>
                <w:rStyle w:val="Hyperlink"/>
                <w:noProof/>
              </w:rPr>
              <w:t>Quality Objectives and Criteria For Measurement Of</w:t>
            </w:r>
            <w:r w:rsidR="00F13846" w:rsidRPr="00687421">
              <w:rPr>
                <w:rStyle w:val="Hyperlink"/>
                <w:noProof/>
                <w:spacing w:val="-8"/>
              </w:rPr>
              <w:t xml:space="preserve"> </w:t>
            </w:r>
            <w:r w:rsidR="00F13846" w:rsidRPr="00687421">
              <w:rPr>
                <w:rStyle w:val="Hyperlink"/>
                <w:noProof/>
              </w:rPr>
              <w:t>Data</w:t>
            </w:r>
            <w:r w:rsidR="00F13846">
              <w:rPr>
                <w:noProof/>
                <w:webHidden/>
              </w:rPr>
              <w:tab/>
            </w:r>
            <w:r w:rsidR="00F13846">
              <w:rPr>
                <w:noProof/>
                <w:webHidden/>
              </w:rPr>
              <w:fldChar w:fldCharType="begin"/>
            </w:r>
            <w:r w:rsidR="00F13846">
              <w:rPr>
                <w:noProof/>
                <w:webHidden/>
              </w:rPr>
              <w:instrText xml:space="preserve"> PAGEREF _Toc117087850 \h </w:instrText>
            </w:r>
            <w:r w:rsidR="00F13846">
              <w:rPr>
                <w:noProof/>
                <w:webHidden/>
              </w:rPr>
            </w:r>
            <w:r w:rsidR="00F13846">
              <w:rPr>
                <w:noProof/>
                <w:webHidden/>
              </w:rPr>
              <w:fldChar w:fldCharType="separate"/>
            </w:r>
            <w:r w:rsidR="00F13846">
              <w:rPr>
                <w:noProof/>
                <w:webHidden/>
              </w:rPr>
              <w:t>12</w:t>
            </w:r>
            <w:r w:rsidR="00F13846">
              <w:rPr>
                <w:noProof/>
                <w:webHidden/>
              </w:rPr>
              <w:fldChar w:fldCharType="end"/>
            </w:r>
          </w:hyperlink>
        </w:p>
        <w:p w14:paraId="5C6A3FE3" w14:textId="6D55F97C" w:rsidR="00F13846" w:rsidRDefault="00DA3D08">
          <w:pPr>
            <w:pStyle w:val="TOC2"/>
            <w:tabs>
              <w:tab w:val="left" w:pos="880"/>
              <w:tab w:val="right" w:leader="dot" w:pos="9350"/>
            </w:tabs>
            <w:rPr>
              <w:rFonts w:asciiTheme="minorHAnsi" w:eastAsiaTheme="minorEastAsia" w:hAnsiTheme="minorHAnsi" w:cstheme="minorBidi"/>
              <w:noProof/>
            </w:rPr>
          </w:pPr>
          <w:hyperlink w:anchor="_Toc117087851" w:history="1">
            <w:r w:rsidR="00F13846" w:rsidRPr="00687421">
              <w:rPr>
                <w:rStyle w:val="Hyperlink"/>
                <w:noProof/>
              </w:rPr>
              <w:t>A8.</w:t>
            </w:r>
            <w:r w:rsidR="00F13846">
              <w:rPr>
                <w:rFonts w:asciiTheme="minorHAnsi" w:eastAsiaTheme="minorEastAsia" w:hAnsiTheme="minorHAnsi" w:cstheme="minorBidi"/>
                <w:noProof/>
              </w:rPr>
              <w:tab/>
            </w:r>
            <w:r w:rsidR="00F13846" w:rsidRPr="00687421">
              <w:rPr>
                <w:rStyle w:val="Hyperlink"/>
                <w:noProof/>
              </w:rPr>
              <w:t>Training</w:t>
            </w:r>
            <w:r w:rsidR="00F13846" w:rsidRPr="00687421">
              <w:rPr>
                <w:rStyle w:val="Hyperlink"/>
                <w:noProof/>
                <w:spacing w:val="-1"/>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_Toc117087851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321C51F" w14:textId="36431A22" w:rsidR="00F13846" w:rsidRDefault="00DA3D08">
          <w:pPr>
            <w:pStyle w:val="TOC2"/>
            <w:tabs>
              <w:tab w:val="left" w:pos="880"/>
              <w:tab w:val="right" w:leader="dot" w:pos="9350"/>
            </w:tabs>
            <w:rPr>
              <w:rFonts w:asciiTheme="minorHAnsi" w:eastAsiaTheme="minorEastAsia" w:hAnsiTheme="minorHAnsi" w:cstheme="minorBidi"/>
              <w:noProof/>
            </w:rPr>
          </w:pPr>
          <w:hyperlink w:anchor="_Toc117087852" w:history="1">
            <w:r w:rsidR="00F13846" w:rsidRPr="00687421">
              <w:rPr>
                <w:rStyle w:val="Hyperlink"/>
                <w:noProof/>
              </w:rPr>
              <w:t>A9.</w:t>
            </w:r>
            <w:r w:rsidR="00F13846">
              <w:rPr>
                <w:rFonts w:asciiTheme="minorHAnsi" w:eastAsiaTheme="minorEastAsia" w:hAnsiTheme="minorHAnsi" w:cstheme="minorBidi"/>
                <w:noProof/>
              </w:rPr>
              <w:tab/>
            </w:r>
            <w:r w:rsidR="00F13846" w:rsidRPr="00687421">
              <w:rPr>
                <w:rStyle w:val="Hyperlink"/>
                <w:noProof/>
              </w:rPr>
              <w:t>Documentation and</w:t>
            </w:r>
            <w:r w:rsidR="00F13846" w:rsidRPr="00687421">
              <w:rPr>
                <w:rStyle w:val="Hyperlink"/>
                <w:noProof/>
                <w:spacing w:val="-2"/>
              </w:rPr>
              <w:t xml:space="preserve"> </w:t>
            </w:r>
            <w:r w:rsidR="00F13846" w:rsidRPr="00687421">
              <w:rPr>
                <w:rStyle w:val="Hyperlink"/>
                <w:noProof/>
              </w:rPr>
              <w:t>Records</w:t>
            </w:r>
            <w:r w:rsidR="00F13846">
              <w:rPr>
                <w:noProof/>
                <w:webHidden/>
              </w:rPr>
              <w:tab/>
            </w:r>
            <w:r w:rsidR="00F13846">
              <w:rPr>
                <w:noProof/>
                <w:webHidden/>
              </w:rPr>
              <w:fldChar w:fldCharType="begin"/>
            </w:r>
            <w:r w:rsidR="00F13846">
              <w:rPr>
                <w:noProof/>
                <w:webHidden/>
              </w:rPr>
              <w:instrText xml:space="preserve"> PAGEREF _Toc117087852 \h </w:instrText>
            </w:r>
            <w:r w:rsidR="00F13846">
              <w:rPr>
                <w:noProof/>
                <w:webHidden/>
              </w:rPr>
            </w:r>
            <w:r w:rsidR="00F13846">
              <w:rPr>
                <w:noProof/>
                <w:webHidden/>
              </w:rPr>
              <w:fldChar w:fldCharType="separate"/>
            </w:r>
            <w:r w:rsidR="00F13846">
              <w:rPr>
                <w:noProof/>
                <w:webHidden/>
              </w:rPr>
              <w:t>22</w:t>
            </w:r>
            <w:r w:rsidR="00F13846">
              <w:rPr>
                <w:noProof/>
                <w:webHidden/>
              </w:rPr>
              <w:fldChar w:fldCharType="end"/>
            </w:r>
          </w:hyperlink>
        </w:p>
        <w:p w14:paraId="71943869" w14:textId="1423C9BA" w:rsidR="00F13846" w:rsidRDefault="00DA3D08">
          <w:pPr>
            <w:pStyle w:val="TOC2"/>
            <w:tabs>
              <w:tab w:val="right" w:leader="dot" w:pos="9350"/>
            </w:tabs>
            <w:rPr>
              <w:rFonts w:asciiTheme="minorHAnsi" w:eastAsiaTheme="minorEastAsia" w:hAnsiTheme="minorHAnsi" w:cstheme="minorBidi"/>
              <w:noProof/>
            </w:rPr>
          </w:pPr>
          <w:hyperlink w:anchor="_Toc117087853" w:history="1">
            <w:r w:rsidR="00F13846" w:rsidRPr="00687421">
              <w:rPr>
                <w:rStyle w:val="Hyperlink"/>
                <w:noProof/>
              </w:rPr>
              <w:t>B1. Sampling Process</w:t>
            </w:r>
            <w:r w:rsidR="00F13846" w:rsidRPr="00687421">
              <w:rPr>
                <w:rStyle w:val="Hyperlink"/>
                <w:noProof/>
                <w:spacing w:val="-2"/>
              </w:rPr>
              <w:t xml:space="preserve"> </w:t>
            </w:r>
            <w:r w:rsidR="00F13846" w:rsidRPr="00687421">
              <w:rPr>
                <w:rStyle w:val="Hyperlink"/>
                <w:noProof/>
              </w:rPr>
              <w:t>Design</w:t>
            </w:r>
            <w:r w:rsidR="00F13846">
              <w:rPr>
                <w:noProof/>
                <w:webHidden/>
              </w:rPr>
              <w:tab/>
            </w:r>
            <w:r w:rsidR="00F13846">
              <w:rPr>
                <w:noProof/>
                <w:webHidden/>
              </w:rPr>
              <w:fldChar w:fldCharType="begin"/>
            </w:r>
            <w:r w:rsidR="00F13846">
              <w:rPr>
                <w:noProof/>
                <w:webHidden/>
              </w:rPr>
              <w:instrText xml:space="preserve"> PAGEREF _Toc117087853 \h </w:instrText>
            </w:r>
            <w:r w:rsidR="00F13846">
              <w:rPr>
                <w:noProof/>
                <w:webHidden/>
              </w:rPr>
            </w:r>
            <w:r w:rsidR="00F13846">
              <w:rPr>
                <w:noProof/>
                <w:webHidden/>
              </w:rPr>
              <w:fldChar w:fldCharType="separate"/>
            </w:r>
            <w:r w:rsidR="00F13846">
              <w:rPr>
                <w:noProof/>
                <w:webHidden/>
              </w:rPr>
              <w:t>23</w:t>
            </w:r>
            <w:r w:rsidR="00F13846">
              <w:rPr>
                <w:noProof/>
                <w:webHidden/>
              </w:rPr>
              <w:fldChar w:fldCharType="end"/>
            </w:r>
          </w:hyperlink>
        </w:p>
        <w:p w14:paraId="5E45019D" w14:textId="395DB2BE" w:rsidR="00F13846" w:rsidRDefault="00DA3D08">
          <w:pPr>
            <w:pStyle w:val="TOC2"/>
            <w:tabs>
              <w:tab w:val="right" w:leader="dot" w:pos="9350"/>
            </w:tabs>
            <w:rPr>
              <w:rFonts w:asciiTheme="minorHAnsi" w:eastAsiaTheme="minorEastAsia" w:hAnsiTheme="minorHAnsi" w:cstheme="minorBidi"/>
              <w:noProof/>
            </w:rPr>
          </w:pPr>
          <w:hyperlink w:anchor="_Toc117087854" w:history="1">
            <w:r w:rsidR="00F13846" w:rsidRPr="00687421">
              <w:rPr>
                <w:rStyle w:val="Hyperlink"/>
                <w:noProof/>
              </w:rPr>
              <w:t>B2. Sampling Methods</w:t>
            </w:r>
            <w:r w:rsidR="00F13846" w:rsidRPr="00687421">
              <w:rPr>
                <w:rStyle w:val="Hyperlink"/>
                <w:noProof/>
                <w:spacing w:val="-2"/>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_Toc117087854 \h </w:instrText>
            </w:r>
            <w:r w:rsidR="00F13846">
              <w:rPr>
                <w:noProof/>
                <w:webHidden/>
              </w:rPr>
            </w:r>
            <w:r w:rsidR="00F13846">
              <w:rPr>
                <w:noProof/>
                <w:webHidden/>
              </w:rPr>
              <w:fldChar w:fldCharType="separate"/>
            </w:r>
            <w:r w:rsidR="00F13846">
              <w:rPr>
                <w:noProof/>
                <w:webHidden/>
              </w:rPr>
              <w:t>26</w:t>
            </w:r>
            <w:r w:rsidR="00F13846">
              <w:rPr>
                <w:noProof/>
                <w:webHidden/>
              </w:rPr>
              <w:fldChar w:fldCharType="end"/>
            </w:r>
          </w:hyperlink>
        </w:p>
        <w:p w14:paraId="185BCC6A" w14:textId="0D146911" w:rsidR="00F13846" w:rsidRDefault="00DA3D08">
          <w:pPr>
            <w:pStyle w:val="TOC2"/>
            <w:tabs>
              <w:tab w:val="right" w:leader="dot" w:pos="9350"/>
            </w:tabs>
            <w:rPr>
              <w:rFonts w:asciiTheme="minorHAnsi" w:eastAsiaTheme="minorEastAsia" w:hAnsiTheme="minorHAnsi" w:cstheme="minorBidi"/>
              <w:noProof/>
            </w:rPr>
          </w:pPr>
          <w:hyperlink w:anchor="_Toc117087855" w:history="1">
            <w:r w:rsidR="00F13846" w:rsidRPr="00687421">
              <w:rPr>
                <w:rStyle w:val="Hyperlink"/>
                <w:noProof/>
              </w:rPr>
              <w:t>B3. Sample Handling And Custody</w:t>
            </w:r>
            <w:r w:rsidR="00F13846" w:rsidRPr="00687421">
              <w:rPr>
                <w:rStyle w:val="Hyperlink"/>
                <w:noProof/>
                <w:spacing w:val="-4"/>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_Toc117087855 \h </w:instrText>
            </w:r>
            <w:r w:rsidR="00F13846">
              <w:rPr>
                <w:noProof/>
                <w:webHidden/>
              </w:rPr>
            </w:r>
            <w:r w:rsidR="00F13846">
              <w:rPr>
                <w:noProof/>
                <w:webHidden/>
              </w:rPr>
              <w:fldChar w:fldCharType="separate"/>
            </w:r>
            <w:r w:rsidR="00F13846">
              <w:rPr>
                <w:noProof/>
                <w:webHidden/>
              </w:rPr>
              <w:t>27</w:t>
            </w:r>
            <w:r w:rsidR="00F13846">
              <w:rPr>
                <w:noProof/>
                <w:webHidden/>
              </w:rPr>
              <w:fldChar w:fldCharType="end"/>
            </w:r>
          </w:hyperlink>
        </w:p>
        <w:p w14:paraId="14BDB2F6" w14:textId="01B03B5C" w:rsidR="00F13846" w:rsidRDefault="00DA3D08">
          <w:pPr>
            <w:pStyle w:val="TOC2"/>
            <w:tabs>
              <w:tab w:val="right" w:leader="dot" w:pos="9350"/>
            </w:tabs>
            <w:rPr>
              <w:rFonts w:asciiTheme="minorHAnsi" w:eastAsiaTheme="minorEastAsia" w:hAnsiTheme="minorHAnsi" w:cstheme="minorBidi"/>
              <w:noProof/>
            </w:rPr>
          </w:pPr>
          <w:hyperlink w:anchor="_Toc117087856" w:history="1">
            <w:r w:rsidR="00F13846" w:rsidRPr="00687421">
              <w:rPr>
                <w:rStyle w:val="Hyperlink"/>
                <w:noProof/>
              </w:rPr>
              <w:t>B4. Analytical Methods</w:t>
            </w:r>
            <w:r w:rsidR="00F13846" w:rsidRPr="00687421">
              <w:rPr>
                <w:rStyle w:val="Hyperlink"/>
                <w:noProof/>
                <w:spacing w:val="-3"/>
              </w:rPr>
              <w:t xml:space="preserve"> </w:t>
            </w:r>
            <w:r w:rsidR="00F13846" w:rsidRPr="00687421">
              <w:rPr>
                <w:rStyle w:val="Hyperlink"/>
                <w:noProof/>
              </w:rPr>
              <w:t>Requirements</w:t>
            </w:r>
            <w:r w:rsidR="00F13846">
              <w:rPr>
                <w:noProof/>
                <w:webHidden/>
              </w:rPr>
              <w:tab/>
            </w:r>
            <w:r w:rsidR="00F13846">
              <w:rPr>
                <w:noProof/>
                <w:webHidden/>
              </w:rPr>
              <w:fldChar w:fldCharType="begin"/>
            </w:r>
            <w:r w:rsidR="00F13846">
              <w:rPr>
                <w:noProof/>
                <w:webHidden/>
              </w:rPr>
              <w:instrText xml:space="preserve"> PAGEREF _Toc117087856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4C874089" w14:textId="26AB43C5" w:rsidR="00F13846" w:rsidRDefault="00DA3D08">
          <w:pPr>
            <w:pStyle w:val="TOC3"/>
            <w:tabs>
              <w:tab w:val="right" w:leader="dot" w:pos="9350"/>
            </w:tabs>
            <w:rPr>
              <w:noProof/>
            </w:rPr>
          </w:pPr>
          <w:hyperlink w:anchor="_Toc117087857" w:history="1">
            <w:r w:rsidR="00F13846" w:rsidRPr="00687421">
              <w:rPr>
                <w:rStyle w:val="Hyperlink"/>
                <w:b/>
                <w:noProof/>
              </w:rPr>
              <w:t>B.5.1 Field Quality Control (QC)</w:t>
            </w:r>
            <w:r w:rsidR="00F13846" w:rsidRPr="00687421">
              <w:rPr>
                <w:rStyle w:val="Hyperlink"/>
                <w:b/>
                <w:noProof/>
                <w:spacing w:val="-1"/>
              </w:rPr>
              <w:t xml:space="preserve"> </w:t>
            </w:r>
            <w:r w:rsidR="00F13846" w:rsidRPr="00687421">
              <w:rPr>
                <w:rStyle w:val="Hyperlink"/>
                <w:b/>
                <w:noProof/>
              </w:rPr>
              <w:t>Measures</w:t>
            </w:r>
            <w:r w:rsidR="00F13846">
              <w:rPr>
                <w:noProof/>
                <w:webHidden/>
              </w:rPr>
              <w:tab/>
            </w:r>
            <w:r w:rsidR="00F13846">
              <w:rPr>
                <w:noProof/>
                <w:webHidden/>
              </w:rPr>
              <w:fldChar w:fldCharType="begin"/>
            </w:r>
            <w:r w:rsidR="00F13846">
              <w:rPr>
                <w:noProof/>
                <w:webHidden/>
              </w:rPr>
              <w:instrText xml:space="preserve"> PAGEREF _Toc117087857 \h </w:instrText>
            </w:r>
            <w:r w:rsidR="00F13846">
              <w:rPr>
                <w:noProof/>
                <w:webHidden/>
              </w:rPr>
            </w:r>
            <w:r w:rsidR="00F13846">
              <w:rPr>
                <w:noProof/>
                <w:webHidden/>
              </w:rPr>
              <w:fldChar w:fldCharType="separate"/>
            </w:r>
            <w:r w:rsidR="00F13846">
              <w:rPr>
                <w:noProof/>
                <w:webHidden/>
              </w:rPr>
              <w:t>29</w:t>
            </w:r>
            <w:r w:rsidR="00F13846">
              <w:rPr>
                <w:noProof/>
                <w:webHidden/>
              </w:rPr>
              <w:fldChar w:fldCharType="end"/>
            </w:r>
          </w:hyperlink>
        </w:p>
        <w:p w14:paraId="7BC3B84F" w14:textId="33B7E3C0" w:rsidR="00F13846" w:rsidRDefault="00DA3D08">
          <w:pPr>
            <w:pStyle w:val="TOC2"/>
            <w:tabs>
              <w:tab w:val="right" w:leader="dot" w:pos="9350"/>
            </w:tabs>
            <w:rPr>
              <w:rFonts w:asciiTheme="minorHAnsi" w:eastAsiaTheme="minorEastAsia" w:hAnsiTheme="minorHAnsi" w:cstheme="minorBidi"/>
              <w:noProof/>
            </w:rPr>
          </w:pPr>
          <w:hyperlink w:anchor="_Toc117087858" w:history="1">
            <w:r w:rsidR="00F13846" w:rsidRPr="00687421">
              <w:rPr>
                <w:rStyle w:val="Hyperlink"/>
                <w:noProof/>
              </w:rPr>
              <w:t>B6. Instrument / Equipment Testing, Inspection And Maintenance</w:t>
            </w:r>
            <w:r w:rsidR="00F13846">
              <w:rPr>
                <w:noProof/>
                <w:webHidden/>
              </w:rPr>
              <w:tab/>
            </w:r>
            <w:r w:rsidR="00F13846">
              <w:rPr>
                <w:noProof/>
                <w:webHidden/>
              </w:rPr>
              <w:fldChar w:fldCharType="begin"/>
            </w:r>
            <w:r w:rsidR="00F13846">
              <w:rPr>
                <w:noProof/>
                <w:webHidden/>
              </w:rPr>
              <w:instrText xml:space="preserve"> PAGEREF _Toc117087858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E82A829" w14:textId="4C7B8536" w:rsidR="00F13846" w:rsidRDefault="00DA3D08">
          <w:pPr>
            <w:pStyle w:val="TOC2"/>
            <w:tabs>
              <w:tab w:val="right" w:leader="dot" w:pos="9350"/>
            </w:tabs>
            <w:rPr>
              <w:rFonts w:asciiTheme="minorHAnsi" w:eastAsiaTheme="minorEastAsia" w:hAnsiTheme="minorHAnsi" w:cstheme="minorBidi"/>
              <w:noProof/>
            </w:rPr>
          </w:pPr>
          <w:hyperlink w:anchor="_Toc117087859"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_Toc117087859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1579F14F" w14:textId="089C2954" w:rsidR="00F13846" w:rsidRDefault="00DA3D08">
          <w:pPr>
            <w:pStyle w:val="TOC2"/>
            <w:tabs>
              <w:tab w:val="right" w:leader="dot" w:pos="9350"/>
            </w:tabs>
            <w:rPr>
              <w:rFonts w:asciiTheme="minorHAnsi" w:eastAsiaTheme="minorEastAsia" w:hAnsiTheme="minorHAnsi" w:cstheme="minorBidi"/>
              <w:noProof/>
            </w:rPr>
          </w:pPr>
          <w:hyperlink w:anchor="_Toc117087860" w:history="1">
            <w:r w:rsidR="00F13846" w:rsidRPr="00687421">
              <w:rPr>
                <w:rStyle w:val="Hyperlink"/>
                <w:noProof/>
              </w:rPr>
              <w:t>B7. Instrument Calibration</w:t>
            </w:r>
            <w:r w:rsidR="00F13846" w:rsidRPr="00687421">
              <w:rPr>
                <w:rStyle w:val="Hyperlink"/>
                <w:noProof/>
                <w:spacing w:val="-2"/>
              </w:rPr>
              <w:t xml:space="preserve"> </w:t>
            </w:r>
            <w:r w:rsidR="00F13846" w:rsidRPr="00687421">
              <w:rPr>
                <w:rStyle w:val="Hyperlink"/>
                <w:noProof/>
              </w:rPr>
              <w:t>Procedures</w:t>
            </w:r>
            <w:r w:rsidR="00F13846">
              <w:rPr>
                <w:noProof/>
                <w:webHidden/>
              </w:rPr>
              <w:tab/>
            </w:r>
            <w:r w:rsidR="00F13846">
              <w:rPr>
                <w:noProof/>
                <w:webHidden/>
              </w:rPr>
              <w:fldChar w:fldCharType="begin"/>
            </w:r>
            <w:r w:rsidR="00F13846">
              <w:rPr>
                <w:noProof/>
                <w:webHidden/>
              </w:rPr>
              <w:instrText xml:space="preserve"> PAGEREF _Toc117087860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022B10F6" w14:textId="5CF8A561" w:rsidR="00F13846" w:rsidRDefault="00DA3D08">
          <w:pPr>
            <w:pStyle w:val="TOC2"/>
            <w:tabs>
              <w:tab w:val="right" w:leader="dot" w:pos="9350"/>
            </w:tabs>
            <w:rPr>
              <w:rFonts w:asciiTheme="minorHAnsi" w:eastAsiaTheme="minorEastAsia" w:hAnsiTheme="minorHAnsi" w:cstheme="minorBidi"/>
              <w:noProof/>
            </w:rPr>
          </w:pPr>
          <w:hyperlink w:anchor="_Toc117087861" w:history="1">
            <w:r w:rsidR="00F13846" w:rsidRPr="00687421">
              <w:rPr>
                <w:rStyle w:val="Hyperlink"/>
                <w:noProof/>
              </w:rPr>
              <w:t>B8. Inspection And Acceptance Requirements For</w:t>
            </w:r>
            <w:r w:rsidR="00F13846" w:rsidRPr="00687421">
              <w:rPr>
                <w:rStyle w:val="Hyperlink"/>
                <w:noProof/>
                <w:spacing w:val="-9"/>
              </w:rPr>
              <w:t xml:space="preserve"> </w:t>
            </w:r>
            <w:r w:rsidR="00F13846" w:rsidRPr="00687421">
              <w:rPr>
                <w:rStyle w:val="Hyperlink"/>
                <w:noProof/>
              </w:rPr>
              <w:t>Supplies</w:t>
            </w:r>
            <w:r w:rsidR="00F13846">
              <w:rPr>
                <w:noProof/>
                <w:webHidden/>
              </w:rPr>
              <w:tab/>
            </w:r>
            <w:r w:rsidR="00F13846">
              <w:rPr>
                <w:noProof/>
                <w:webHidden/>
              </w:rPr>
              <w:fldChar w:fldCharType="begin"/>
            </w:r>
            <w:r w:rsidR="00F13846">
              <w:rPr>
                <w:noProof/>
                <w:webHidden/>
              </w:rPr>
              <w:instrText xml:space="preserve"> PAGEREF _Toc117087861 \h </w:instrText>
            </w:r>
            <w:r w:rsidR="00F13846">
              <w:rPr>
                <w:noProof/>
                <w:webHidden/>
              </w:rPr>
            </w:r>
            <w:r w:rsidR="00F13846">
              <w:rPr>
                <w:noProof/>
                <w:webHidden/>
              </w:rPr>
              <w:fldChar w:fldCharType="separate"/>
            </w:r>
            <w:r w:rsidR="00F13846">
              <w:rPr>
                <w:noProof/>
                <w:webHidden/>
              </w:rPr>
              <w:t>34</w:t>
            </w:r>
            <w:r w:rsidR="00F13846">
              <w:rPr>
                <w:noProof/>
                <w:webHidden/>
              </w:rPr>
              <w:fldChar w:fldCharType="end"/>
            </w:r>
          </w:hyperlink>
        </w:p>
        <w:p w14:paraId="4484A349" w14:textId="32A6FF98" w:rsidR="00F13846" w:rsidRDefault="00DA3D08" w:rsidP="00DE09B0">
          <w:pPr>
            <w:pStyle w:val="TOC2"/>
            <w:tabs>
              <w:tab w:val="right" w:leader="dot" w:pos="9350"/>
            </w:tabs>
            <w:rPr>
              <w:rFonts w:asciiTheme="minorHAnsi" w:eastAsiaTheme="minorEastAsia" w:hAnsiTheme="minorHAnsi" w:cstheme="minorBidi"/>
              <w:noProof/>
            </w:rPr>
          </w:pPr>
          <w:hyperlink w:anchor="_Toc117087862" w:history="1">
            <w:r w:rsidR="00F13846" w:rsidRPr="00687421">
              <w:rPr>
                <w:rStyle w:val="Hyperlink"/>
                <w:noProof/>
              </w:rPr>
              <w:t>B9. Data Acquisition Requirements For Non-Direct Measurements</w:t>
            </w:r>
            <w:r w:rsidR="00F13846">
              <w:rPr>
                <w:noProof/>
                <w:webHidden/>
              </w:rPr>
              <w:tab/>
            </w:r>
            <w:r w:rsidR="00F13846">
              <w:rPr>
                <w:noProof/>
                <w:webHidden/>
              </w:rPr>
              <w:fldChar w:fldCharType="begin"/>
            </w:r>
            <w:r w:rsidR="00F13846">
              <w:rPr>
                <w:noProof/>
                <w:webHidden/>
              </w:rPr>
              <w:instrText xml:space="preserve"> PAGEREF _Toc117087862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2F78EDA7" w14:textId="37D238CF" w:rsidR="00F13846" w:rsidRDefault="00DA3D08">
          <w:pPr>
            <w:pStyle w:val="TOC2"/>
            <w:tabs>
              <w:tab w:val="right" w:leader="dot" w:pos="9350"/>
            </w:tabs>
            <w:rPr>
              <w:rFonts w:asciiTheme="minorHAnsi" w:eastAsiaTheme="minorEastAsia" w:hAnsiTheme="minorHAnsi" w:cstheme="minorBidi"/>
              <w:noProof/>
            </w:rPr>
          </w:pPr>
          <w:hyperlink w:anchor="_Toc117087864" w:history="1">
            <w:r w:rsidR="00F13846" w:rsidRPr="00687421">
              <w:rPr>
                <w:rStyle w:val="Hyperlink"/>
                <w:noProof/>
              </w:rPr>
              <w:t>B10. Data</w:t>
            </w:r>
            <w:r w:rsidR="00F13846" w:rsidRPr="00687421">
              <w:rPr>
                <w:rStyle w:val="Hyperlink"/>
                <w:noProof/>
                <w:spacing w:val="-2"/>
              </w:rPr>
              <w:t xml:space="preserve"> </w:t>
            </w:r>
            <w:r w:rsidR="00F13846" w:rsidRPr="00687421">
              <w:rPr>
                <w:rStyle w:val="Hyperlink"/>
                <w:noProof/>
              </w:rPr>
              <w:t>Management</w:t>
            </w:r>
            <w:r w:rsidR="00F13846">
              <w:rPr>
                <w:noProof/>
                <w:webHidden/>
              </w:rPr>
              <w:tab/>
            </w:r>
            <w:r w:rsidR="00F13846">
              <w:rPr>
                <w:noProof/>
                <w:webHidden/>
              </w:rPr>
              <w:fldChar w:fldCharType="begin"/>
            </w:r>
            <w:r w:rsidR="00F13846">
              <w:rPr>
                <w:noProof/>
                <w:webHidden/>
              </w:rPr>
              <w:instrText xml:space="preserve"> PAGEREF _Toc117087864 \h </w:instrText>
            </w:r>
            <w:r w:rsidR="00F13846">
              <w:rPr>
                <w:noProof/>
                <w:webHidden/>
              </w:rPr>
            </w:r>
            <w:r w:rsidR="00F13846">
              <w:rPr>
                <w:noProof/>
                <w:webHidden/>
              </w:rPr>
              <w:fldChar w:fldCharType="separate"/>
            </w:r>
            <w:r w:rsidR="00F13846">
              <w:rPr>
                <w:noProof/>
                <w:webHidden/>
              </w:rPr>
              <w:t>35</w:t>
            </w:r>
            <w:r w:rsidR="00F13846">
              <w:rPr>
                <w:noProof/>
                <w:webHidden/>
              </w:rPr>
              <w:fldChar w:fldCharType="end"/>
            </w:r>
          </w:hyperlink>
        </w:p>
        <w:p w14:paraId="4D41FA1B" w14:textId="648C42E0" w:rsidR="00F13846" w:rsidRDefault="00DA3D08">
          <w:pPr>
            <w:pStyle w:val="TOC2"/>
            <w:tabs>
              <w:tab w:val="right" w:leader="dot" w:pos="9350"/>
            </w:tabs>
            <w:rPr>
              <w:rFonts w:asciiTheme="minorHAnsi" w:eastAsiaTheme="minorEastAsia" w:hAnsiTheme="minorHAnsi" w:cstheme="minorBidi"/>
              <w:noProof/>
            </w:rPr>
          </w:pPr>
          <w:hyperlink w:anchor="_Toc117087865" w:history="1">
            <w:r w:rsidR="00F13846" w:rsidRPr="00687421">
              <w:rPr>
                <w:rStyle w:val="Hyperlink"/>
                <w:noProof/>
              </w:rPr>
              <w:t>C1. Assessments And Response</w:t>
            </w:r>
            <w:r w:rsidR="00F13846" w:rsidRPr="00687421">
              <w:rPr>
                <w:rStyle w:val="Hyperlink"/>
                <w:noProof/>
                <w:spacing w:val="-2"/>
              </w:rPr>
              <w:t xml:space="preserve"> </w:t>
            </w:r>
            <w:r w:rsidR="00F13846" w:rsidRPr="00687421">
              <w:rPr>
                <w:rStyle w:val="Hyperlink"/>
                <w:noProof/>
              </w:rPr>
              <w:t>Actions</w:t>
            </w:r>
            <w:r w:rsidR="00F13846">
              <w:rPr>
                <w:noProof/>
                <w:webHidden/>
              </w:rPr>
              <w:tab/>
            </w:r>
            <w:r w:rsidR="00F13846">
              <w:rPr>
                <w:noProof/>
                <w:webHidden/>
              </w:rPr>
              <w:fldChar w:fldCharType="begin"/>
            </w:r>
            <w:r w:rsidR="00F13846">
              <w:rPr>
                <w:noProof/>
                <w:webHidden/>
              </w:rPr>
              <w:instrText xml:space="preserve"> PAGEREF _Toc117087865 \h </w:instrText>
            </w:r>
            <w:r w:rsidR="00F13846">
              <w:rPr>
                <w:noProof/>
                <w:webHidden/>
              </w:rPr>
            </w:r>
            <w:r w:rsidR="00F13846">
              <w:rPr>
                <w:noProof/>
                <w:webHidden/>
              </w:rPr>
              <w:fldChar w:fldCharType="separate"/>
            </w:r>
            <w:r w:rsidR="00F13846">
              <w:rPr>
                <w:noProof/>
                <w:webHidden/>
              </w:rPr>
              <w:t>37</w:t>
            </w:r>
            <w:r w:rsidR="00F13846">
              <w:rPr>
                <w:noProof/>
                <w:webHidden/>
              </w:rPr>
              <w:fldChar w:fldCharType="end"/>
            </w:r>
          </w:hyperlink>
        </w:p>
        <w:p w14:paraId="7724C0DC" w14:textId="683046A5" w:rsidR="00F13846" w:rsidRDefault="00DA3D08">
          <w:pPr>
            <w:pStyle w:val="TOC2"/>
            <w:tabs>
              <w:tab w:val="right" w:leader="dot" w:pos="9350"/>
            </w:tabs>
            <w:rPr>
              <w:rFonts w:asciiTheme="minorHAnsi" w:eastAsiaTheme="minorEastAsia" w:hAnsiTheme="minorHAnsi" w:cstheme="minorBidi"/>
              <w:noProof/>
            </w:rPr>
          </w:pPr>
          <w:hyperlink w:anchor="_Toc117087866" w:history="1">
            <w:r w:rsidR="00F13846" w:rsidRPr="00687421">
              <w:rPr>
                <w:rStyle w:val="Hyperlink"/>
                <w:noProof/>
              </w:rPr>
              <w:t>Agency Baseline</w:t>
            </w:r>
            <w:r w:rsidR="00F13846">
              <w:rPr>
                <w:noProof/>
                <w:webHidden/>
              </w:rPr>
              <w:tab/>
            </w:r>
            <w:r w:rsidR="00F13846">
              <w:rPr>
                <w:noProof/>
                <w:webHidden/>
              </w:rPr>
              <w:fldChar w:fldCharType="begin"/>
            </w:r>
            <w:r w:rsidR="00F13846">
              <w:rPr>
                <w:noProof/>
                <w:webHidden/>
              </w:rPr>
              <w:instrText xml:space="preserve"> PAGEREF _Toc117087866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5807BD11" w14:textId="6F001713" w:rsidR="00F13846" w:rsidRDefault="00DA3D08">
          <w:pPr>
            <w:pStyle w:val="TOC2"/>
            <w:tabs>
              <w:tab w:val="right" w:leader="dot" w:pos="9350"/>
            </w:tabs>
            <w:rPr>
              <w:rFonts w:asciiTheme="minorHAnsi" w:eastAsiaTheme="minorEastAsia" w:hAnsiTheme="minorHAnsi" w:cstheme="minorBidi"/>
              <w:noProof/>
            </w:rPr>
          </w:pPr>
          <w:hyperlink w:anchor="_Toc117087867" w:history="1">
            <w:r w:rsidR="00F13846" w:rsidRPr="00687421">
              <w:rPr>
                <w:rStyle w:val="Hyperlink"/>
                <w:noProof/>
              </w:rPr>
              <w:t>D1. Data Review, Validation, and Verification Requirements</w:t>
            </w:r>
            <w:r w:rsidR="00F13846">
              <w:rPr>
                <w:noProof/>
                <w:webHidden/>
              </w:rPr>
              <w:tab/>
            </w:r>
            <w:r w:rsidR="00F13846">
              <w:rPr>
                <w:noProof/>
                <w:webHidden/>
              </w:rPr>
              <w:fldChar w:fldCharType="begin"/>
            </w:r>
            <w:r w:rsidR="00F13846">
              <w:rPr>
                <w:noProof/>
                <w:webHidden/>
              </w:rPr>
              <w:instrText xml:space="preserve"> PAGEREF _Toc117087867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3BED2CD6" w14:textId="7A7142B8" w:rsidR="00F13846" w:rsidRDefault="00DA3D08">
          <w:pPr>
            <w:pStyle w:val="TOC2"/>
            <w:tabs>
              <w:tab w:val="right" w:leader="dot" w:pos="9350"/>
            </w:tabs>
            <w:rPr>
              <w:rFonts w:asciiTheme="minorHAnsi" w:eastAsiaTheme="minorEastAsia" w:hAnsiTheme="minorHAnsi" w:cstheme="minorBidi"/>
              <w:noProof/>
            </w:rPr>
          </w:pPr>
          <w:hyperlink w:anchor="_Toc117087868" w:history="1">
            <w:r w:rsidR="00F13846" w:rsidRPr="00687421">
              <w:rPr>
                <w:rStyle w:val="Hyperlink"/>
                <w:noProof/>
              </w:rPr>
              <w:t>D2. Validation and Verification Methods</w:t>
            </w:r>
            <w:r w:rsidR="00F13846">
              <w:rPr>
                <w:noProof/>
                <w:webHidden/>
              </w:rPr>
              <w:tab/>
            </w:r>
            <w:r w:rsidR="00F13846">
              <w:rPr>
                <w:noProof/>
                <w:webHidden/>
              </w:rPr>
              <w:fldChar w:fldCharType="begin"/>
            </w:r>
            <w:r w:rsidR="00F13846">
              <w:rPr>
                <w:noProof/>
                <w:webHidden/>
              </w:rPr>
              <w:instrText xml:space="preserve"> PAGEREF _Toc117087868 \h </w:instrText>
            </w:r>
            <w:r w:rsidR="00F13846">
              <w:rPr>
                <w:noProof/>
                <w:webHidden/>
              </w:rPr>
            </w:r>
            <w:r w:rsidR="00F13846">
              <w:rPr>
                <w:noProof/>
                <w:webHidden/>
              </w:rPr>
              <w:fldChar w:fldCharType="separate"/>
            </w:r>
            <w:r w:rsidR="00F13846">
              <w:rPr>
                <w:noProof/>
                <w:webHidden/>
              </w:rPr>
              <w:t>39</w:t>
            </w:r>
            <w:r w:rsidR="00F13846">
              <w:rPr>
                <w:noProof/>
                <w:webHidden/>
              </w:rPr>
              <w:fldChar w:fldCharType="end"/>
            </w:r>
          </w:hyperlink>
        </w:p>
        <w:p w14:paraId="14DDEAA8" w14:textId="4F131655" w:rsidR="00F13846" w:rsidRDefault="00DA3D08">
          <w:pPr>
            <w:pStyle w:val="TOC2"/>
            <w:tabs>
              <w:tab w:val="right" w:leader="dot" w:pos="9350"/>
            </w:tabs>
            <w:rPr>
              <w:rFonts w:asciiTheme="minorHAnsi" w:eastAsiaTheme="minorEastAsia" w:hAnsiTheme="minorHAnsi" w:cstheme="minorBidi"/>
              <w:noProof/>
            </w:rPr>
          </w:pPr>
          <w:hyperlink w:anchor="_Toc117087869" w:history="1">
            <w:r w:rsidR="00F13846" w:rsidRPr="00687421">
              <w:rPr>
                <w:rStyle w:val="Hyperlink"/>
                <w:noProof/>
              </w:rPr>
              <w:t>D3. Reconciliation With Data Quality</w:t>
            </w:r>
            <w:r w:rsidR="00F13846" w:rsidRPr="00687421">
              <w:rPr>
                <w:rStyle w:val="Hyperlink"/>
                <w:noProof/>
                <w:spacing w:val="-4"/>
              </w:rPr>
              <w:t xml:space="preserve"> </w:t>
            </w:r>
            <w:r w:rsidR="00F13846" w:rsidRPr="00687421">
              <w:rPr>
                <w:rStyle w:val="Hyperlink"/>
                <w:noProof/>
              </w:rPr>
              <w:t>Objectives</w:t>
            </w:r>
            <w:r w:rsidR="00F13846">
              <w:rPr>
                <w:noProof/>
                <w:webHidden/>
              </w:rPr>
              <w:tab/>
            </w:r>
            <w:r w:rsidR="00F13846">
              <w:rPr>
                <w:noProof/>
                <w:webHidden/>
              </w:rPr>
              <w:fldChar w:fldCharType="begin"/>
            </w:r>
            <w:r w:rsidR="00F13846">
              <w:rPr>
                <w:noProof/>
                <w:webHidden/>
              </w:rPr>
              <w:instrText xml:space="preserve"> PAGEREF _Toc117087869 \h </w:instrText>
            </w:r>
            <w:r w:rsidR="00F13846">
              <w:rPr>
                <w:noProof/>
                <w:webHidden/>
              </w:rPr>
            </w:r>
            <w:r w:rsidR="00F13846">
              <w:rPr>
                <w:noProof/>
                <w:webHidden/>
              </w:rPr>
              <w:fldChar w:fldCharType="separate"/>
            </w:r>
            <w:r w:rsidR="00F13846">
              <w:rPr>
                <w:noProof/>
                <w:webHidden/>
              </w:rPr>
              <w:t>40</w:t>
            </w:r>
            <w:r w:rsidR="00F13846">
              <w:rPr>
                <w:noProof/>
                <w:webHidden/>
              </w:rPr>
              <w:fldChar w:fldCharType="end"/>
            </w:r>
          </w:hyperlink>
        </w:p>
        <w:p w14:paraId="3DB2AE96" w14:textId="50539599" w:rsidR="00F13846" w:rsidRDefault="00DA3D08">
          <w:pPr>
            <w:pStyle w:val="TOC2"/>
            <w:tabs>
              <w:tab w:val="right" w:leader="dot" w:pos="9350"/>
            </w:tabs>
            <w:rPr>
              <w:rFonts w:asciiTheme="minorHAnsi" w:eastAsiaTheme="minorEastAsia" w:hAnsiTheme="minorHAnsi" w:cstheme="minorBidi"/>
              <w:noProof/>
            </w:rPr>
          </w:pPr>
          <w:hyperlink w:anchor="_Toc117087877" w:history="1">
            <w:r w:rsidR="00F13846" w:rsidRPr="00687421">
              <w:rPr>
                <w:rStyle w:val="Hyperlink"/>
                <w:noProof/>
              </w:rPr>
              <w:t>References</w:t>
            </w:r>
            <w:r w:rsidR="00F13846">
              <w:rPr>
                <w:noProof/>
                <w:webHidden/>
              </w:rPr>
              <w:tab/>
            </w:r>
            <w:r w:rsidR="00F13846">
              <w:rPr>
                <w:noProof/>
                <w:webHidden/>
              </w:rPr>
              <w:fldChar w:fldCharType="begin"/>
            </w:r>
            <w:r w:rsidR="00F13846">
              <w:rPr>
                <w:noProof/>
                <w:webHidden/>
              </w:rPr>
              <w:instrText xml:space="preserve"> PAGEREF _Toc117087877 \h </w:instrText>
            </w:r>
            <w:r w:rsidR="00F13846">
              <w:rPr>
                <w:noProof/>
                <w:webHidden/>
              </w:rPr>
            </w:r>
            <w:r w:rsidR="00F13846">
              <w:rPr>
                <w:noProof/>
                <w:webHidden/>
              </w:rPr>
              <w:fldChar w:fldCharType="separate"/>
            </w:r>
            <w:r w:rsidR="00F13846">
              <w:rPr>
                <w:noProof/>
                <w:webHidden/>
              </w:rPr>
              <w:t>51</w:t>
            </w:r>
            <w:r w:rsidR="00F13846">
              <w:rPr>
                <w:noProof/>
                <w:webHidden/>
              </w:rPr>
              <w:fldChar w:fldCharType="end"/>
            </w:r>
          </w:hyperlink>
        </w:p>
        <w:p w14:paraId="175265DF" w14:textId="1D1984B9" w:rsidR="00461CAC" w:rsidRDefault="00461CAC">
          <w:r>
            <w:rPr>
              <w:b/>
              <w:bCs/>
              <w:noProof/>
            </w:rPr>
            <w:fldChar w:fldCharType="end"/>
          </w:r>
        </w:p>
      </w:sdtContent>
    </w:sdt>
    <w:p w14:paraId="1589CB64" w14:textId="77777777" w:rsidR="00461CAC" w:rsidRDefault="00461CAC" w:rsidP="00A6199B"/>
    <w:p w14:paraId="624C85A8" w14:textId="77777777" w:rsidR="00F11515" w:rsidRPr="00045E03" w:rsidRDefault="00F11515" w:rsidP="00045E03">
      <w:pPr>
        <w:pStyle w:val="TOCHeading"/>
      </w:pPr>
      <w:r>
        <w:t>Tables</w:t>
      </w:r>
    </w:p>
    <w:p w14:paraId="1B39D530" w14:textId="2E175990" w:rsidR="006B2794" w:rsidRDefault="009A297F">
      <w:pPr>
        <w:pStyle w:val="TableofFigures"/>
        <w:tabs>
          <w:tab w:val="right" w:leader="dot" w:pos="9350"/>
        </w:tabs>
        <w:rPr>
          <w:rFonts w:asciiTheme="minorHAnsi" w:eastAsiaTheme="minorEastAsia" w:hAnsiTheme="minorHAnsi" w:cstheme="minorBidi"/>
          <w:noProof/>
        </w:rPr>
      </w:pPr>
      <w:r w:rsidRPr="003A34EF">
        <w:rPr>
          <w:sz w:val="24"/>
          <w:szCs w:val="24"/>
        </w:rPr>
        <w:fldChar w:fldCharType="begin"/>
      </w:r>
      <w:r w:rsidRPr="003A34EF">
        <w:rPr>
          <w:sz w:val="24"/>
          <w:szCs w:val="24"/>
        </w:rPr>
        <w:instrText xml:space="preserve"> TOC \h \z \c "Table" </w:instrText>
      </w:r>
      <w:r w:rsidRPr="003A34EF">
        <w:rPr>
          <w:sz w:val="24"/>
          <w:szCs w:val="24"/>
        </w:rPr>
        <w:fldChar w:fldCharType="separate"/>
      </w:r>
      <w:hyperlink w:anchor="_Toc117088108" w:history="1">
        <w:r w:rsidR="006B2794" w:rsidRPr="00377D51">
          <w:rPr>
            <w:rStyle w:val="Hyperlink"/>
            <w:b/>
            <w:noProof/>
          </w:rPr>
          <w:t>Table 1. Distribution List</w:t>
        </w:r>
        <w:r w:rsidR="006B2794">
          <w:rPr>
            <w:noProof/>
            <w:webHidden/>
          </w:rPr>
          <w:tab/>
        </w:r>
        <w:r w:rsidR="006B2794">
          <w:rPr>
            <w:noProof/>
            <w:webHidden/>
          </w:rPr>
          <w:fldChar w:fldCharType="begin"/>
        </w:r>
        <w:r w:rsidR="006B2794">
          <w:rPr>
            <w:noProof/>
            <w:webHidden/>
          </w:rPr>
          <w:instrText xml:space="preserve"> PAGEREF _Toc117088108 \h </w:instrText>
        </w:r>
        <w:r w:rsidR="006B2794">
          <w:rPr>
            <w:noProof/>
            <w:webHidden/>
          </w:rPr>
        </w:r>
        <w:r w:rsidR="006B2794">
          <w:rPr>
            <w:noProof/>
            <w:webHidden/>
          </w:rPr>
          <w:fldChar w:fldCharType="separate"/>
        </w:r>
        <w:r w:rsidR="006B2794">
          <w:rPr>
            <w:noProof/>
            <w:webHidden/>
          </w:rPr>
          <w:t>5</w:t>
        </w:r>
        <w:r w:rsidR="006B2794">
          <w:rPr>
            <w:noProof/>
            <w:webHidden/>
          </w:rPr>
          <w:fldChar w:fldCharType="end"/>
        </w:r>
      </w:hyperlink>
    </w:p>
    <w:p w14:paraId="14B43FFF" w14:textId="2F43B440" w:rsidR="006B2794" w:rsidRDefault="00DA3D08">
      <w:pPr>
        <w:pStyle w:val="TableofFigures"/>
        <w:tabs>
          <w:tab w:val="right" w:leader="dot" w:pos="9350"/>
        </w:tabs>
        <w:rPr>
          <w:rFonts w:asciiTheme="minorHAnsi" w:eastAsiaTheme="minorEastAsia" w:hAnsiTheme="minorHAnsi" w:cstheme="minorBidi"/>
          <w:noProof/>
        </w:rPr>
      </w:pPr>
      <w:hyperlink w:anchor="_Toc117088109" w:history="1">
        <w:r w:rsidR="006B2794" w:rsidRPr="00377D51">
          <w:rPr>
            <w:rStyle w:val="Hyperlink"/>
            <w:b/>
            <w:noProof/>
          </w:rPr>
          <w:t>Table 2. Data Quality Objectives for Electronic Instruments</w:t>
        </w:r>
        <w:r w:rsidR="006B2794">
          <w:rPr>
            <w:noProof/>
            <w:webHidden/>
          </w:rPr>
          <w:tab/>
        </w:r>
        <w:r w:rsidR="006B2794">
          <w:rPr>
            <w:noProof/>
            <w:webHidden/>
          </w:rPr>
          <w:fldChar w:fldCharType="begin"/>
        </w:r>
        <w:r w:rsidR="006B2794">
          <w:rPr>
            <w:noProof/>
            <w:webHidden/>
          </w:rPr>
          <w:instrText xml:space="preserve"> PAGEREF _Toc117088109 \h </w:instrText>
        </w:r>
        <w:r w:rsidR="006B2794">
          <w:rPr>
            <w:noProof/>
            <w:webHidden/>
          </w:rPr>
        </w:r>
        <w:r w:rsidR="006B2794">
          <w:rPr>
            <w:noProof/>
            <w:webHidden/>
          </w:rPr>
          <w:fldChar w:fldCharType="separate"/>
        </w:r>
        <w:r w:rsidR="006B2794">
          <w:rPr>
            <w:noProof/>
            <w:webHidden/>
          </w:rPr>
          <w:t>12</w:t>
        </w:r>
        <w:r w:rsidR="006B2794">
          <w:rPr>
            <w:noProof/>
            <w:webHidden/>
          </w:rPr>
          <w:fldChar w:fldCharType="end"/>
        </w:r>
      </w:hyperlink>
    </w:p>
    <w:p w14:paraId="6207DDE5" w14:textId="09871D8B" w:rsidR="006B2794" w:rsidRDefault="00DA3D08">
      <w:pPr>
        <w:pStyle w:val="TableofFigures"/>
        <w:tabs>
          <w:tab w:val="right" w:leader="dot" w:pos="9350"/>
        </w:tabs>
        <w:rPr>
          <w:rFonts w:asciiTheme="minorHAnsi" w:eastAsiaTheme="minorEastAsia" w:hAnsiTheme="minorHAnsi" w:cstheme="minorBidi"/>
          <w:noProof/>
        </w:rPr>
      </w:pPr>
      <w:hyperlink w:anchor="_Toc117088110" w:history="1">
        <w:r w:rsidR="006B2794" w:rsidRPr="00377D51">
          <w:rPr>
            <w:rStyle w:val="Hyperlink"/>
            <w:b/>
            <w:noProof/>
          </w:rPr>
          <w:t>Table 3. Data Quality Objectives for Hydrocarbons Collected for Agency Baseline (Supplied by SGS) (pg 1 of 2)</w:t>
        </w:r>
        <w:r w:rsidR="006B2794">
          <w:rPr>
            <w:noProof/>
            <w:webHidden/>
          </w:rPr>
          <w:tab/>
        </w:r>
        <w:r w:rsidR="006B2794">
          <w:rPr>
            <w:noProof/>
            <w:webHidden/>
          </w:rPr>
          <w:fldChar w:fldCharType="begin"/>
        </w:r>
        <w:r w:rsidR="006B2794">
          <w:rPr>
            <w:noProof/>
            <w:webHidden/>
          </w:rPr>
          <w:instrText xml:space="preserve"> PAGEREF _Toc117088110 \h </w:instrText>
        </w:r>
        <w:r w:rsidR="006B2794">
          <w:rPr>
            <w:noProof/>
            <w:webHidden/>
          </w:rPr>
        </w:r>
        <w:r w:rsidR="006B2794">
          <w:rPr>
            <w:noProof/>
            <w:webHidden/>
          </w:rPr>
          <w:fldChar w:fldCharType="separate"/>
        </w:r>
        <w:r w:rsidR="006B2794">
          <w:rPr>
            <w:noProof/>
            <w:webHidden/>
          </w:rPr>
          <w:t>13</w:t>
        </w:r>
        <w:r w:rsidR="006B2794">
          <w:rPr>
            <w:noProof/>
            <w:webHidden/>
          </w:rPr>
          <w:fldChar w:fldCharType="end"/>
        </w:r>
      </w:hyperlink>
    </w:p>
    <w:p w14:paraId="62D8863C" w14:textId="5469BA33" w:rsidR="006B2794" w:rsidRDefault="00DA3D08">
      <w:pPr>
        <w:pStyle w:val="TableofFigures"/>
        <w:tabs>
          <w:tab w:val="right" w:leader="dot" w:pos="9350"/>
        </w:tabs>
        <w:rPr>
          <w:rFonts w:asciiTheme="minorHAnsi" w:eastAsiaTheme="minorEastAsia" w:hAnsiTheme="minorHAnsi" w:cstheme="minorBidi"/>
          <w:noProof/>
        </w:rPr>
      </w:pPr>
      <w:hyperlink w:anchor="_Toc117088111" w:history="1">
        <w:r w:rsidR="006B2794" w:rsidRPr="00377D51">
          <w:rPr>
            <w:rStyle w:val="Hyperlink"/>
            <w:b/>
            <w:noProof/>
          </w:rPr>
          <w:t>Table 4. Data Quality Objectives for Metals Collected for Agency Baseline (Supplied by SGS)</w:t>
        </w:r>
        <w:r w:rsidR="006B2794">
          <w:rPr>
            <w:noProof/>
            <w:webHidden/>
          </w:rPr>
          <w:tab/>
        </w:r>
        <w:r w:rsidR="006B2794">
          <w:rPr>
            <w:noProof/>
            <w:webHidden/>
          </w:rPr>
          <w:fldChar w:fldCharType="begin"/>
        </w:r>
        <w:r w:rsidR="006B2794">
          <w:rPr>
            <w:noProof/>
            <w:webHidden/>
          </w:rPr>
          <w:instrText xml:space="preserve"> PAGEREF _Toc117088111 \h </w:instrText>
        </w:r>
        <w:r w:rsidR="006B2794">
          <w:rPr>
            <w:noProof/>
            <w:webHidden/>
          </w:rPr>
        </w:r>
        <w:r w:rsidR="006B2794">
          <w:rPr>
            <w:noProof/>
            <w:webHidden/>
          </w:rPr>
          <w:fldChar w:fldCharType="separate"/>
        </w:r>
        <w:r w:rsidR="006B2794">
          <w:rPr>
            <w:noProof/>
            <w:webHidden/>
          </w:rPr>
          <w:t>15</w:t>
        </w:r>
        <w:r w:rsidR="006B2794">
          <w:rPr>
            <w:noProof/>
            <w:webHidden/>
          </w:rPr>
          <w:fldChar w:fldCharType="end"/>
        </w:r>
      </w:hyperlink>
    </w:p>
    <w:p w14:paraId="27A2A927" w14:textId="7BEC9337" w:rsidR="006B2794" w:rsidRDefault="00DA3D08">
      <w:pPr>
        <w:pStyle w:val="TableofFigures"/>
        <w:tabs>
          <w:tab w:val="right" w:leader="dot" w:pos="9350"/>
        </w:tabs>
        <w:rPr>
          <w:rFonts w:asciiTheme="minorHAnsi" w:eastAsiaTheme="minorEastAsia" w:hAnsiTheme="minorHAnsi" w:cstheme="minorBidi"/>
          <w:noProof/>
        </w:rPr>
      </w:pPr>
      <w:hyperlink w:anchor="_Toc117088112" w:history="1">
        <w:r w:rsidR="006B2794" w:rsidRPr="00377D51">
          <w:rPr>
            <w:rStyle w:val="Hyperlink"/>
            <w:b/>
            <w:noProof/>
          </w:rPr>
          <w:t>Table 5. Data Quality Objectives for Nutrients, Fecal Coliform, and Total Suspended Solids (Supplied by Analytica Group F.C., and SGS)</w:t>
        </w:r>
        <w:r w:rsidR="006B2794">
          <w:rPr>
            <w:noProof/>
            <w:webHidden/>
          </w:rPr>
          <w:tab/>
        </w:r>
        <w:r w:rsidR="006B2794">
          <w:rPr>
            <w:noProof/>
            <w:webHidden/>
          </w:rPr>
          <w:fldChar w:fldCharType="begin"/>
        </w:r>
        <w:r w:rsidR="006B2794">
          <w:rPr>
            <w:noProof/>
            <w:webHidden/>
          </w:rPr>
          <w:instrText xml:space="preserve"> PAGEREF _Toc117088112 \h </w:instrText>
        </w:r>
        <w:r w:rsidR="006B2794">
          <w:rPr>
            <w:noProof/>
            <w:webHidden/>
          </w:rPr>
        </w:r>
        <w:r w:rsidR="006B2794">
          <w:rPr>
            <w:noProof/>
            <w:webHidden/>
          </w:rPr>
          <w:fldChar w:fldCharType="separate"/>
        </w:r>
        <w:r w:rsidR="006B2794">
          <w:rPr>
            <w:noProof/>
            <w:webHidden/>
          </w:rPr>
          <w:t>16</w:t>
        </w:r>
        <w:r w:rsidR="006B2794">
          <w:rPr>
            <w:noProof/>
            <w:webHidden/>
          </w:rPr>
          <w:fldChar w:fldCharType="end"/>
        </w:r>
      </w:hyperlink>
    </w:p>
    <w:p w14:paraId="61F1E377" w14:textId="04A3EAD4" w:rsidR="00F11515" w:rsidRPr="00307E5C" w:rsidRDefault="009A297F" w:rsidP="00A6199B">
      <w:pPr>
        <w:rPr>
          <w:sz w:val="24"/>
          <w:szCs w:val="24"/>
        </w:rPr>
      </w:pPr>
      <w:r w:rsidRPr="003A34EF">
        <w:rPr>
          <w:sz w:val="24"/>
          <w:szCs w:val="24"/>
        </w:rPr>
        <w:lastRenderedPageBreak/>
        <w:fldChar w:fldCharType="end"/>
      </w:r>
    </w:p>
    <w:p w14:paraId="17B03E6D" w14:textId="77777777" w:rsidR="00F11515" w:rsidRDefault="00F11515" w:rsidP="00307E5C">
      <w:pPr>
        <w:pStyle w:val="TOCHeading"/>
      </w:pPr>
      <w:r>
        <w:t>Figures</w:t>
      </w:r>
    </w:p>
    <w:p w14:paraId="250672E0" w14:textId="0A2EB487" w:rsidR="002968DF" w:rsidRDefault="00307E5C">
      <w:pPr>
        <w:pStyle w:val="TableofFigures"/>
        <w:tabs>
          <w:tab w:val="right" w:leader="dot" w:pos="9350"/>
        </w:tabs>
        <w:rPr>
          <w:rFonts w:asciiTheme="minorHAnsi" w:eastAsiaTheme="minorEastAsia" w:hAnsiTheme="minorHAnsi" w:cstheme="minorBidi"/>
          <w:noProof/>
        </w:rPr>
      </w:pPr>
      <w:r w:rsidRPr="00307E5C">
        <w:fldChar w:fldCharType="begin"/>
      </w:r>
      <w:r w:rsidRPr="00307E5C">
        <w:instrText xml:space="preserve"> TOC \h \z \c "Figure" </w:instrText>
      </w:r>
      <w:r w:rsidRPr="00307E5C">
        <w:fldChar w:fldCharType="separate"/>
      </w:r>
      <w:hyperlink w:anchor="_Toc118195315" w:history="1">
        <w:r w:rsidR="002968DF" w:rsidRPr="00875C9D">
          <w:rPr>
            <w:rStyle w:val="Hyperlink"/>
            <w:noProof/>
          </w:rPr>
          <w:t>Figure 1. Project management organization</w:t>
        </w:r>
        <w:r w:rsidR="002968DF">
          <w:rPr>
            <w:noProof/>
            <w:webHidden/>
          </w:rPr>
          <w:tab/>
        </w:r>
        <w:r w:rsidR="002968DF">
          <w:rPr>
            <w:noProof/>
            <w:webHidden/>
          </w:rPr>
          <w:fldChar w:fldCharType="begin"/>
        </w:r>
        <w:r w:rsidR="002968DF">
          <w:rPr>
            <w:noProof/>
            <w:webHidden/>
          </w:rPr>
          <w:instrText xml:space="preserve"> PAGEREF _Toc118195315 \h </w:instrText>
        </w:r>
        <w:r w:rsidR="002968DF">
          <w:rPr>
            <w:noProof/>
            <w:webHidden/>
          </w:rPr>
        </w:r>
        <w:r w:rsidR="002968DF">
          <w:rPr>
            <w:noProof/>
            <w:webHidden/>
          </w:rPr>
          <w:fldChar w:fldCharType="separate"/>
        </w:r>
        <w:r w:rsidR="002968DF">
          <w:rPr>
            <w:noProof/>
            <w:webHidden/>
          </w:rPr>
          <w:t>6</w:t>
        </w:r>
        <w:r w:rsidR="002968DF">
          <w:rPr>
            <w:noProof/>
            <w:webHidden/>
          </w:rPr>
          <w:fldChar w:fldCharType="end"/>
        </w:r>
      </w:hyperlink>
    </w:p>
    <w:p w14:paraId="0371BC44" w14:textId="0488963B" w:rsidR="002968DF" w:rsidRDefault="002968DF">
      <w:pPr>
        <w:pStyle w:val="TableofFigures"/>
        <w:tabs>
          <w:tab w:val="right" w:leader="dot" w:pos="9350"/>
        </w:tabs>
        <w:rPr>
          <w:rFonts w:asciiTheme="minorHAnsi" w:eastAsiaTheme="minorEastAsia" w:hAnsiTheme="minorHAnsi" w:cstheme="minorBidi"/>
          <w:noProof/>
        </w:rPr>
      </w:pPr>
      <w:hyperlink w:anchor="_Toc118195316" w:history="1">
        <w:r w:rsidRPr="00875C9D">
          <w:rPr>
            <w:rStyle w:val="Hyperlink"/>
            <w:noProof/>
          </w:rPr>
          <w:t>Figure 2. Map of the multi-agency baseline sample locations and the Kenai River watershed.</w:t>
        </w:r>
        <w:r>
          <w:rPr>
            <w:noProof/>
            <w:webHidden/>
          </w:rPr>
          <w:tab/>
        </w:r>
        <w:r>
          <w:rPr>
            <w:noProof/>
            <w:webHidden/>
          </w:rPr>
          <w:fldChar w:fldCharType="begin"/>
        </w:r>
        <w:r>
          <w:rPr>
            <w:noProof/>
            <w:webHidden/>
          </w:rPr>
          <w:instrText xml:space="preserve"> PAGEREF _Toc118195316 \h </w:instrText>
        </w:r>
        <w:r>
          <w:rPr>
            <w:noProof/>
            <w:webHidden/>
          </w:rPr>
        </w:r>
        <w:r>
          <w:rPr>
            <w:noProof/>
            <w:webHidden/>
          </w:rPr>
          <w:fldChar w:fldCharType="separate"/>
        </w:r>
        <w:r>
          <w:rPr>
            <w:noProof/>
            <w:webHidden/>
          </w:rPr>
          <w:t>24</w:t>
        </w:r>
        <w:r>
          <w:rPr>
            <w:noProof/>
            <w:webHidden/>
          </w:rPr>
          <w:fldChar w:fldCharType="end"/>
        </w:r>
      </w:hyperlink>
    </w:p>
    <w:p w14:paraId="3D503BB8" w14:textId="004A135C" w:rsidR="002968DF" w:rsidRDefault="002968DF">
      <w:pPr>
        <w:pStyle w:val="TableofFigures"/>
        <w:tabs>
          <w:tab w:val="right" w:leader="dot" w:pos="9350"/>
        </w:tabs>
        <w:rPr>
          <w:rFonts w:asciiTheme="minorHAnsi" w:eastAsiaTheme="minorEastAsia" w:hAnsiTheme="minorHAnsi" w:cstheme="minorBidi"/>
          <w:noProof/>
        </w:rPr>
      </w:pPr>
      <w:hyperlink w:anchor="_Toc118195317" w:history="1">
        <w:r w:rsidRPr="00875C9D">
          <w:rPr>
            <w:rStyle w:val="Hyperlink"/>
            <w:b/>
            <w:noProof/>
          </w:rPr>
          <w:t>Figure 3. Sample Container Label</w:t>
        </w:r>
        <w:r>
          <w:rPr>
            <w:noProof/>
            <w:webHidden/>
          </w:rPr>
          <w:tab/>
        </w:r>
        <w:r>
          <w:rPr>
            <w:noProof/>
            <w:webHidden/>
          </w:rPr>
          <w:fldChar w:fldCharType="begin"/>
        </w:r>
        <w:r>
          <w:rPr>
            <w:noProof/>
            <w:webHidden/>
          </w:rPr>
          <w:instrText xml:space="preserve"> PAGEREF _Toc118195317 \h </w:instrText>
        </w:r>
        <w:r>
          <w:rPr>
            <w:noProof/>
            <w:webHidden/>
          </w:rPr>
        </w:r>
        <w:r>
          <w:rPr>
            <w:noProof/>
            <w:webHidden/>
          </w:rPr>
          <w:fldChar w:fldCharType="separate"/>
        </w:r>
        <w:r>
          <w:rPr>
            <w:noProof/>
            <w:webHidden/>
          </w:rPr>
          <w:t>27</w:t>
        </w:r>
        <w:r>
          <w:rPr>
            <w:noProof/>
            <w:webHidden/>
          </w:rPr>
          <w:fldChar w:fldCharType="end"/>
        </w:r>
      </w:hyperlink>
    </w:p>
    <w:p w14:paraId="4A0FD277" w14:textId="2A18DABC" w:rsidR="002968DF" w:rsidRDefault="002968DF">
      <w:pPr>
        <w:pStyle w:val="TableofFigures"/>
        <w:tabs>
          <w:tab w:val="right" w:leader="dot" w:pos="9350"/>
        </w:tabs>
        <w:rPr>
          <w:rFonts w:asciiTheme="minorHAnsi" w:eastAsiaTheme="minorEastAsia" w:hAnsiTheme="minorHAnsi" w:cstheme="minorBidi"/>
          <w:noProof/>
        </w:rPr>
      </w:pPr>
      <w:hyperlink w:anchor="_Toc118195318" w:history="1">
        <w:r w:rsidRPr="00875C9D">
          <w:rPr>
            <w:rStyle w:val="Hyperlink"/>
            <w:b/>
            <w:noProof/>
          </w:rPr>
          <w:t>Figure 4. Data management and evaluation flowchart for Kenai River Agency Baseline Water  Quality Monitoring Project.</w:t>
        </w:r>
        <w:r>
          <w:rPr>
            <w:noProof/>
            <w:webHidden/>
          </w:rPr>
          <w:tab/>
        </w:r>
        <w:r>
          <w:rPr>
            <w:noProof/>
            <w:webHidden/>
          </w:rPr>
          <w:fldChar w:fldCharType="begin"/>
        </w:r>
        <w:r>
          <w:rPr>
            <w:noProof/>
            <w:webHidden/>
          </w:rPr>
          <w:instrText xml:space="preserve"> PAGEREF _Toc118195318 \h </w:instrText>
        </w:r>
        <w:r>
          <w:rPr>
            <w:noProof/>
            <w:webHidden/>
          </w:rPr>
        </w:r>
        <w:r>
          <w:rPr>
            <w:noProof/>
            <w:webHidden/>
          </w:rPr>
          <w:fldChar w:fldCharType="separate"/>
        </w:r>
        <w:r>
          <w:rPr>
            <w:noProof/>
            <w:webHidden/>
          </w:rPr>
          <w:t>36</w:t>
        </w:r>
        <w:r>
          <w:rPr>
            <w:noProof/>
            <w:webHidden/>
          </w:rPr>
          <w:fldChar w:fldCharType="end"/>
        </w:r>
      </w:hyperlink>
    </w:p>
    <w:p w14:paraId="5F57882E" w14:textId="556559C9" w:rsidR="00F11515" w:rsidRPr="00307E5C" w:rsidRDefault="00307E5C" w:rsidP="00A6199B">
      <w:r w:rsidRPr="00307E5C">
        <w:fldChar w:fldCharType="end"/>
      </w:r>
    </w:p>
    <w:p w14:paraId="3C102979" w14:textId="55EB7D4C" w:rsidR="00F11515" w:rsidRDefault="00F11515" w:rsidP="00A6199B"/>
    <w:p w14:paraId="4632B818" w14:textId="22CD4D08" w:rsidR="00307E5C" w:rsidRDefault="00307E5C" w:rsidP="00A6199B"/>
    <w:p w14:paraId="3910FD5B" w14:textId="77777777" w:rsidR="00307E5C" w:rsidRDefault="00307E5C" w:rsidP="00A6199B"/>
    <w:p w14:paraId="5313DBDA" w14:textId="77777777" w:rsidR="00F11515" w:rsidRDefault="00F11515" w:rsidP="00A6199B"/>
    <w:p w14:paraId="7BA75233" w14:textId="3E6A0739" w:rsidR="00423898" w:rsidRPr="00307E5C" w:rsidRDefault="00461CAC" w:rsidP="00307E5C">
      <w:pPr>
        <w:pStyle w:val="TOCHeading"/>
      </w:pPr>
      <w:commentRangeStart w:id="10"/>
      <w:r>
        <w:t>Appendices</w:t>
      </w:r>
      <w:commentRangeEnd w:id="10"/>
      <w:r w:rsidR="002968DF">
        <w:rPr>
          <w:rStyle w:val="CommentReference"/>
          <w:rFonts w:ascii="Times New Roman" w:eastAsia="Times New Roman" w:hAnsi="Times New Roman" w:cs="Times New Roman"/>
          <w:color w:val="auto"/>
        </w:rPr>
        <w:commentReference w:id="10"/>
      </w:r>
      <w:r w:rsidR="00423898">
        <w:fldChar w:fldCharType="begin"/>
      </w:r>
      <w:r w:rsidR="00423898">
        <w:instrText xml:space="preserve"> TOC \o "2-3" \h \z \t "Heading 1,1,Appendix Subheadings,1" </w:instrText>
      </w:r>
      <w:r w:rsidR="00423898">
        <w:fldChar w:fldCharType="separate"/>
      </w:r>
    </w:p>
    <w:p w14:paraId="5D0962E4" w14:textId="77777777" w:rsidR="00423898" w:rsidRDefault="00DA3D08">
      <w:pPr>
        <w:pStyle w:val="TOC1"/>
        <w:tabs>
          <w:tab w:val="right" w:leader="dot" w:pos="9350"/>
        </w:tabs>
        <w:rPr>
          <w:rFonts w:asciiTheme="minorHAnsi" w:eastAsiaTheme="minorEastAsia" w:hAnsiTheme="minorHAnsi" w:cstheme="minorBidi"/>
          <w:noProof/>
        </w:rPr>
      </w:pPr>
      <w:hyperlink w:anchor="_Toc112073505" w:history="1">
        <w:r w:rsidR="00423898" w:rsidRPr="00561489">
          <w:rPr>
            <w:rStyle w:val="Hyperlink"/>
            <w:noProof/>
          </w:rPr>
          <w:t>Appendix 1</w:t>
        </w:r>
        <w:r w:rsidR="00423898">
          <w:rPr>
            <w:noProof/>
            <w:webHidden/>
          </w:rPr>
          <w:tab/>
        </w:r>
        <w:r w:rsidR="00423898">
          <w:rPr>
            <w:noProof/>
            <w:webHidden/>
          </w:rPr>
          <w:fldChar w:fldCharType="begin"/>
        </w:r>
        <w:r w:rsidR="00423898">
          <w:rPr>
            <w:noProof/>
            <w:webHidden/>
          </w:rPr>
          <w:instrText xml:space="preserve"> PAGEREF _Toc112073505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4C23A21D" w14:textId="77777777" w:rsidR="00423898" w:rsidRDefault="00DA3D08">
      <w:pPr>
        <w:pStyle w:val="TOC1"/>
        <w:tabs>
          <w:tab w:val="right" w:leader="dot" w:pos="9350"/>
        </w:tabs>
        <w:rPr>
          <w:rFonts w:asciiTheme="minorHAnsi" w:eastAsiaTheme="minorEastAsia" w:hAnsiTheme="minorHAnsi" w:cstheme="minorBidi"/>
          <w:noProof/>
        </w:rPr>
      </w:pPr>
      <w:hyperlink w:anchor="_Toc112073506" w:history="1">
        <w:r w:rsidR="00423898" w:rsidRPr="00561489">
          <w:rPr>
            <w:rStyle w:val="Hyperlink"/>
            <w:noProof/>
          </w:rPr>
          <w:t>Appendix 2</w:t>
        </w:r>
        <w:r w:rsidR="00423898">
          <w:rPr>
            <w:noProof/>
            <w:webHidden/>
          </w:rPr>
          <w:tab/>
        </w:r>
        <w:r w:rsidR="00423898">
          <w:rPr>
            <w:noProof/>
            <w:webHidden/>
          </w:rPr>
          <w:fldChar w:fldCharType="begin"/>
        </w:r>
        <w:r w:rsidR="00423898">
          <w:rPr>
            <w:noProof/>
            <w:webHidden/>
          </w:rPr>
          <w:instrText xml:space="preserve"> PAGEREF _Toc112073506 \h </w:instrText>
        </w:r>
        <w:r w:rsidR="00423898">
          <w:rPr>
            <w:noProof/>
            <w:webHidden/>
          </w:rPr>
        </w:r>
        <w:r w:rsidR="00423898">
          <w:rPr>
            <w:noProof/>
            <w:webHidden/>
          </w:rPr>
          <w:fldChar w:fldCharType="separate"/>
        </w:r>
        <w:r w:rsidR="00423898">
          <w:rPr>
            <w:noProof/>
            <w:webHidden/>
          </w:rPr>
          <w:t>10</w:t>
        </w:r>
        <w:r w:rsidR="00423898">
          <w:rPr>
            <w:noProof/>
            <w:webHidden/>
          </w:rPr>
          <w:fldChar w:fldCharType="end"/>
        </w:r>
      </w:hyperlink>
    </w:p>
    <w:p w14:paraId="0E0F11D9" w14:textId="77777777" w:rsidR="00461CAC" w:rsidRDefault="00423898" w:rsidP="00A6199B">
      <w:r>
        <w:fldChar w:fldCharType="end"/>
      </w:r>
    </w:p>
    <w:p w14:paraId="732C671A" w14:textId="77777777" w:rsidR="00F11515" w:rsidRDefault="00F11515" w:rsidP="00A6199B"/>
    <w:p w14:paraId="097C5645" w14:textId="77777777" w:rsidR="00F11515" w:rsidRDefault="00F11515" w:rsidP="00A6199B"/>
    <w:p w14:paraId="11ED118C" w14:textId="77777777" w:rsidR="00F11515" w:rsidRDefault="00F11515" w:rsidP="00A6199B"/>
    <w:p w14:paraId="4EC6DBA2" w14:textId="77777777" w:rsidR="00771F2F" w:rsidRDefault="00F11515" w:rsidP="00524538">
      <w:pPr>
        <w:pStyle w:val="Heading2"/>
        <w:ind w:left="0"/>
      </w:pPr>
      <w:bookmarkStart w:id="12" w:name="_Toc112073500"/>
      <w:bookmarkStart w:id="13" w:name="_Toc117087842"/>
      <w:r>
        <w:t>A2. Acknowledgements</w:t>
      </w:r>
      <w:bookmarkEnd w:id="12"/>
      <w:bookmarkEnd w:id="13"/>
    </w:p>
    <w:p w14:paraId="3DE4C366" w14:textId="77777777" w:rsidR="00771F2F" w:rsidRDefault="00771F2F" w:rsidP="00771F2F">
      <w:pPr>
        <w:pStyle w:val="Heading2"/>
      </w:pPr>
    </w:p>
    <w:p w14:paraId="0C28E8F7" w14:textId="77777777" w:rsidR="00F11515" w:rsidRDefault="00F11515" w:rsidP="00771F2F">
      <w:pPr>
        <w:pStyle w:val="BodyText"/>
      </w:pPr>
      <w:r>
        <w:t>This document was originally developed by the Kenai Watershed Forum and was modeled and adapted, with permission, from Quality Assurance Project Plans (QAPP) produced by the Cook Inlet Keeper of Homer, Alaska. Portions of the Cook Inlet Keeper QAPP were adapted from similar plans developed by The Friends of Casco Bay (Maine) and Texas Watch. The United States Environmental Protection Agency (EPA), the Alaska Department of Environmental Conservation (ADEC), the United States Geological Survey (USGS), and the National Marine Fisheries Service / Auke Bay Laboratory (NMFS / ABL) also provided guidance and cooperation in helping both the Cook Inlet Keeper and the Kenai Watershed Forum develop and refine their QAPP.</w:t>
      </w:r>
    </w:p>
    <w:p w14:paraId="187DF518" w14:textId="77777777" w:rsidR="00F11515" w:rsidRDefault="00F11515" w:rsidP="00F11515">
      <w:pPr>
        <w:pStyle w:val="Heading2"/>
      </w:pPr>
    </w:p>
    <w:p w14:paraId="33305763" w14:textId="77777777" w:rsidR="00F11515" w:rsidRDefault="00F11515" w:rsidP="00F11515">
      <w:pPr>
        <w:pStyle w:val="Heading2"/>
      </w:pPr>
    </w:p>
    <w:p w14:paraId="6095373F" w14:textId="77777777" w:rsidR="00F11515" w:rsidRDefault="00F11515" w:rsidP="00F11515">
      <w:pPr>
        <w:pStyle w:val="Heading2"/>
      </w:pPr>
    </w:p>
    <w:p w14:paraId="57755443" w14:textId="77777777" w:rsidR="00F11515" w:rsidRDefault="00F11515" w:rsidP="00F11515">
      <w:pPr>
        <w:pStyle w:val="Heading2"/>
      </w:pPr>
    </w:p>
    <w:p w14:paraId="4B2E6927" w14:textId="77777777" w:rsidR="00F11515" w:rsidRDefault="00F11515" w:rsidP="00F11515">
      <w:pPr>
        <w:pStyle w:val="Heading2"/>
      </w:pPr>
    </w:p>
    <w:p w14:paraId="4E84DCB3" w14:textId="77777777" w:rsidR="00F11515" w:rsidRDefault="00F11515" w:rsidP="00F11515">
      <w:pPr>
        <w:pStyle w:val="Heading2"/>
      </w:pPr>
    </w:p>
    <w:p w14:paraId="5A13AF92" w14:textId="77777777" w:rsidR="00F11515" w:rsidRDefault="00F11515" w:rsidP="00F11515">
      <w:pPr>
        <w:pStyle w:val="Heading2"/>
      </w:pPr>
    </w:p>
    <w:p w14:paraId="40434723" w14:textId="77777777" w:rsidR="00F11515" w:rsidRDefault="00F11515" w:rsidP="00F11515">
      <w:pPr>
        <w:pStyle w:val="Heading2"/>
      </w:pPr>
    </w:p>
    <w:p w14:paraId="700CCE0C" w14:textId="77777777" w:rsidR="00F11515" w:rsidRDefault="00F11515" w:rsidP="00F11515">
      <w:pPr>
        <w:pStyle w:val="Heading2"/>
      </w:pPr>
    </w:p>
    <w:p w14:paraId="36499560" w14:textId="77777777" w:rsidR="00F11515" w:rsidRDefault="00F11515" w:rsidP="00F11515">
      <w:pPr>
        <w:pStyle w:val="Heading2"/>
      </w:pPr>
    </w:p>
    <w:p w14:paraId="3FF456D2" w14:textId="77777777" w:rsidR="00F11515" w:rsidRDefault="00F11515" w:rsidP="00F11515">
      <w:pPr>
        <w:pStyle w:val="Heading2"/>
      </w:pPr>
    </w:p>
    <w:p w14:paraId="1BB3930E" w14:textId="77777777" w:rsidR="00F11515" w:rsidRDefault="00F11515" w:rsidP="00F11515">
      <w:pPr>
        <w:pStyle w:val="Heading2"/>
      </w:pPr>
    </w:p>
    <w:p w14:paraId="531D2E9E" w14:textId="77777777" w:rsidR="00F11515" w:rsidRDefault="00F11515" w:rsidP="00F11515">
      <w:pPr>
        <w:pStyle w:val="Heading2"/>
      </w:pPr>
    </w:p>
    <w:p w14:paraId="21923586" w14:textId="77777777" w:rsidR="00F11515" w:rsidRDefault="00F11515" w:rsidP="00F11515">
      <w:pPr>
        <w:pStyle w:val="Heading2"/>
      </w:pPr>
    </w:p>
    <w:p w14:paraId="011C0C28" w14:textId="77777777" w:rsidR="00F11515" w:rsidRDefault="00F11515" w:rsidP="00F11515">
      <w:pPr>
        <w:pStyle w:val="Heading2"/>
      </w:pPr>
    </w:p>
    <w:p w14:paraId="2C0B1008" w14:textId="77777777" w:rsidR="00F11515" w:rsidRDefault="00F11515" w:rsidP="00F11515">
      <w:pPr>
        <w:pStyle w:val="Heading2"/>
      </w:pPr>
    </w:p>
    <w:p w14:paraId="3F72D0E8" w14:textId="77777777" w:rsidR="00F11515" w:rsidRDefault="00F11515" w:rsidP="00F11515">
      <w:pPr>
        <w:pStyle w:val="Heading2"/>
      </w:pPr>
    </w:p>
    <w:p w14:paraId="32C53CFF" w14:textId="77777777" w:rsidR="00F11515" w:rsidRDefault="00F11515" w:rsidP="00F11515">
      <w:pPr>
        <w:pStyle w:val="Heading2"/>
      </w:pPr>
    </w:p>
    <w:p w14:paraId="6FC75F6A" w14:textId="77777777" w:rsidR="00F11515" w:rsidRDefault="00F11515" w:rsidP="00DE09B0">
      <w:pPr>
        <w:pStyle w:val="Heading2"/>
        <w:ind w:left="0"/>
      </w:pPr>
    </w:p>
    <w:p w14:paraId="4EA44EB5" w14:textId="77777777" w:rsidR="008F0084" w:rsidRDefault="008F0084" w:rsidP="00F11515">
      <w:pPr>
        <w:pStyle w:val="Heading2"/>
      </w:pPr>
    </w:p>
    <w:p w14:paraId="106C507F" w14:textId="77777777" w:rsidR="00F11515" w:rsidRPr="002712EA" w:rsidRDefault="00F11515" w:rsidP="00BA7093">
      <w:pPr>
        <w:pStyle w:val="Heading2"/>
        <w:ind w:left="0"/>
        <w:rPr>
          <w:i w:val="0"/>
        </w:rPr>
      </w:pPr>
      <w:bookmarkStart w:id="14" w:name="_Toc112073501"/>
      <w:bookmarkStart w:id="15" w:name="_Toc117087843"/>
      <w:commentRangeStart w:id="16"/>
      <w:r w:rsidRPr="002712EA">
        <w:rPr>
          <w:i w:val="0"/>
        </w:rPr>
        <w:t>A3. Distribution List</w:t>
      </w:r>
      <w:bookmarkEnd w:id="14"/>
      <w:commentRangeEnd w:id="16"/>
      <w:r w:rsidR="00060E62" w:rsidRPr="002712EA">
        <w:rPr>
          <w:rStyle w:val="CommentReference"/>
          <w:b w:val="0"/>
          <w:bCs w:val="0"/>
          <w:i w:val="0"/>
        </w:rPr>
        <w:commentReference w:id="16"/>
      </w:r>
      <w:bookmarkEnd w:id="15"/>
    </w:p>
    <w:p w14:paraId="2658CA57" w14:textId="77777777" w:rsidR="00F11515" w:rsidRPr="00F11515" w:rsidRDefault="00F11515" w:rsidP="00F11515">
      <w:pPr>
        <w:spacing w:before="274" w:line="244" w:lineRule="auto"/>
        <w:ind w:left="120" w:right="94"/>
        <w:rPr>
          <w:sz w:val="23"/>
        </w:rPr>
      </w:pPr>
      <w:r>
        <w:rPr>
          <w:sz w:val="23"/>
        </w:rPr>
        <w:t>Signees (Project Manager, Project QA Officer, ADEC Project Manager and ADEC QA Officer) shall receive a copy of the QAPP and subsequent revisions. Offers for official copies of this QAPP and any subsequent revisions will be extended to individuals on the Distribution List.</w:t>
      </w:r>
    </w:p>
    <w:p w14:paraId="375739E8" w14:textId="77777777" w:rsidR="00F11515" w:rsidRDefault="00F11515" w:rsidP="00F11515">
      <w:pPr>
        <w:pStyle w:val="BodyText"/>
        <w:rPr>
          <w:sz w:val="26"/>
        </w:rPr>
      </w:pPr>
    </w:p>
    <w:tbl>
      <w:tblPr>
        <w:tblW w:w="9182" w:type="dxa"/>
        <w:tblInd w:w="698" w:type="dxa"/>
        <w:tblBorders>
          <w:top w:val="thickThinMediumGap" w:sz="9" w:space="0" w:color="000000"/>
          <w:left w:val="thickThinMediumGap" w:sz="9" w:space="0" w:color="000000"/>
          <w:bottom w:val="thickThinMediumGap" w:sz="9" w:space="0" w:color="000000"/>
          <w:right w:val="thickThinMediumGap" w:sz="9" w:space="0" w:color="000000"/>
          <w:insideH w:val="thickThinMediumGap" w:sz="9" w:space="0" w:color="000000"/>
          <w:insideV w:val="thickThinMediumGap" w:sz="9" w:space="0" w:color="000000"/>
        </w:tblBorders>
        <w:tblLayout w:type="fixed"/>
        <w:tblCellMar>
          <w:left w:w="0" w:type="dxa"/>
          <w:right w:w="0" w:type="dxa"/>
        </w:tblCellMar>
        <w:tblLook w:val="01E0" w:firstRow="1" w:lastRow="1" w:firstColumn="1" w:lastColumn="1" w:noHBand="0" w:noVBand="0"/>
      </w:tblPr>
      <w:tblGrid>
        <w:gridCol w:w="1350"/>
        <w:gridCol w:w="1530"/>
        <w:gridCol w:w="1350"/>
        <w:gridCol w:w="1620"/>
        <w:gridCol w:w="3332"/>
      </w:tblGrid>
      <w:tr w:rsidR="00F11515" w14:paraId="6B518A38" w14:textId="77777777" w:rsidTr="00343D60">
        <w:trPr>
          <w:trHeight w:val="552"/>
        </w:trPr>
        <w:tc>
          <w:tcPr>
            <w:tcW w:w="9182" w:type="dxa"/>
            <w:gridSpan w:val="5"/>
            <w:tcBorders>
              <w:bottom w:val="double" w:sz="4" w:space="0" w:color="000000"/>
              <w:right w:val="thinThickMediumGap" w:sz="9" w:space="0" w:color="000000"/>
            </w:tcBorders>
            <w:shd w:val="clear" w:color="auto" w:fill="BEBEBE"/>
          </w:tcPr>
          <w:p w14:paraId="28554C01" w14:textId="79737CF8" w:rsidR="00F11515" w:rsidRPr="009A297F" w:rsidRDefault="009A297F" w:rsidP="009A297F">
            <w:pPr>
              <w:pStyle w:val="Caption"/>
              <w:keepNext/>
              <w:jc w:val="center"/>
              <w:rPr>
                <w:b/>
                <w:i w:val="0"/>
                <w:sz w:val="28"/>
                <w:szCs w:val="28"/>
              </w:rPr>
            </w:pPr>
            <w:bookmarkStart w:id="17" w:name="_bookmark1"/>
            <w:bookmarkStart w:id="18" w:name="_Toc117088108"/>
            <w:bookmarkEnd w:id="17"/>
            <w:r w:rsidRPr="009A297F">
              <w:rPr>
                <w:b/>
                <w:i w:val="0"/>
                <w:color w:val="auto"/>
                <w:sz w:val="28"/>
                <w:szCs w:val="28"/>
              </w:rPr>
              <w:t xml:space="preserve">Table </w:t>
            </w:r>
            <w:r w:rsidR="007E16EA">
              <w:rPr>
                <w:b/>
                <w:i w:val="0"/>
                <w:color w:val="auto"/>
                <w:sz w:val="28"/>
                <w:szCs w:val="28"/>
              </w:rPr>
              <w:fldChar w:fldCharType="begin"/>
            </w:r>
            <w:r w:rsidR="007E16EA">
              <w:rPr>
                <w:b/>
                <w:i w:val="0"/>
                <w:color w:val="auto"/>
                <w:sz w:val="28"/>
                <w:szCs w:val="28"/>
              </w:rPr>
              <w:instrText xml:space="preserve"> SEQ Table \* ARABIC </w:instrText>
            </w:r>
            <w:r w:rsidR="007E16EA">
              <w:rPr>
                <w:b/>
                <w:i w:val="0"/>
                <w:color w:val="auto"/>
                <w:sz w:val="28"/>
                <w:szCs w:val="28"/>
              </w:rPr>
              <w:fldChar w:fldCharType="separate"/>
            </w:r>
            <w:r w:rsidR="00B61701">
              <w:rPr>
                <w:b/>
                <w:i w:val="0"/>
                <w:noProof/>
                <w:color w:val="auto"/>
                <w:sz w:val="28"/>
                <w:szCs w:val="28"/>
              </w:rPr>
              <w:t>1</w:t>
            </w:r>
            <w:r w:rsidR="007E16EA">
              <w:rPr>
                <w:b/>
                <w:i w:val="0"/>
                <w:color w:val="auto"/>
                <w:sz w:val="28"/>
                <w:szCs w:val="28"/>
              </w:rPr>
              <w:fldChar w:fldCharType="end"/>
            </w:r>
            <w:r w:rsidRPr="009A297F">
              <w:rPr>
                <w:b/>
                <w:i w:val="0"/>
                <w:color w:val="auto"/>
                <w:sz w:val="28"/>
                <w:szCs w:val="28"/>
              </w:rPr>
              <w:t>. Distribution List</w:t>
            </w:r>
            <w:bookmarkEnd w:id="18"/>
          </w:p>
        </w:tc>
      </w:tr>
      <w:tr w:rsidR="00F11515" w14:paraId="7188D51A" w14:textId="77777777" w:rsidTr="00343D60">
        <w:trPr>
          <w:trHeight w:val="809"/>
        </w:trPr>
        <w:tc>
          <w:tcPr>
            <w:tcW w:w="1350" w:type="dxa"/>
            <w:tcBorders>
              <w:top w:val="double" w:sz="4" w:space="0" w:color="000000"/>
              <w:right w:val="single" w:sz="6" w:space="0" w:color="000000"/>
            </w:tcBorders>
            <w:shd w:val="clear" w:color="auto" w:fill="D9D9D9"/>
          </w:tcPr>
          <w:p w14:paraId="3230679A" w14:textId="77777777" w:rsidR="00F11515" w:rsidRDefault="00F11515" w:rsidP="00CC0B2D">
            <w:pPr>
              <w:pStyle w:val="TableParagraph"/>
              <w:rPr>
                <w:sz w:val="24"/>
              </w:rPr>
            </w:pPr>
          </w:p>
          <w:p w14:paraId="06035019" w14:textId="77777777" w:rsidR="00F11515" w:rsidRDefault="00F11515" w:rsidP="00CC0B2D">
            <w:pPr>
              <w:pStyle w:val="TableParagraph"/>
              <w:spacing w:before="216"/>
              <w:ind w:left="309"/>
              <w:rPr>
                <w:b/>
              </w:rPr>
            </w:pPr>
            <w:r>
              <w:rPr>
                <w:b/>
              </w:rPr>
              <w:t>NAME</w:t>
            </w:r>
          </w:p>
        </w:tc>
        <w:tc>
          <w:tcPr>
            <w:tcW w:w="1530" w:type="dxa"/>
            <w:tcBorders>
              <w:top w:val="double" w:sz="4" w:space="0" w:color="000000"/>
              <w:left w:val="single" w:sz="6" w:space="0" w:color="000000"/>
              <w:right w:val="single" w:sz="6" w:space="0" w:color="000000"/>
            </w:tcBorders>
            <w:shd w:val="clear" w:color="auto" w:fill="D9D9D9"/>
          </w:tcPr>
          <w:p w14:paraId="482477B1" w14:textId="77777777" w:rsidR="00F11515" w:rsidRDefault="00F11515" w:rsidP="00CC0B2D">
            <w:pPr>
              <w:pStyle w:val="TableParagraph"/>
              <w:rPr>
                <w:sz w:val="24"/>
              </w:rPr>
            </w:pPr>
          </w:p>
          <w:p w14:paraId="3A10AC60" w14:textId="77777777" w:rsidR="00F11515" w:rsidRDefault="00F11515" w:rsidP="00CC0B2D">
            <w:pPr>
              <w:pStyle w:val="TableParagraph"/>
              <w:spacing w:before="216"/>
              <w:ind w:left="244"/>
              <w:rPr>
                <w:b/>
              </w:rPr>
            </w:pPr>
            <w:r>
              <w:rPr>
                <w:b/>
              </w:rPr>
              <w:t>POSITION</w:t>
            </w:r>
          </w:p>
        </w:tc>
        <w:tc>
          <w:tcPr>
            <w:tcW w:w="1350" w:type="dxa"/>
            <w:tcBorders>
              <w:top w:val="double" w:sz="4" w:space="0" w:color="000000"/>
              <w:left w:val="single" w:sz="6" w:space="0" w:color="000000"/>
              <w:right w:val="single" w:sz="6" w:space="0" w:color="000000"/>
            </w:tcBorders>
            <w:shd w:val="clear" w:color="auto" w:fill="D9D9D9"/>
          </w:tcPr>
          <w:p w14:paraId="2CB1A802" w14:textId="77777777" w:rsidR="00F11515" w:rsidRDefault="00F11515" w:rsidP="00CC0B2D">
            <w:pPr>
              <w:pStyle w:val="TableParagraph"/>
              <w:rPr>
                <w:sz w:val="24"/>
              </w:rPr>
            </w:pPr>
          </w:p>
          <w:p w14:paraId="368712FE" w14:textId="77777777" w:rsidR="00F11515" w:rsidRDefault="00F11515" w:rsidP="00CC0B2D">
            <w:pPr>
              <w:pStyle w:val="TableParagraph"/>
              <w:spacing w:before="216"/>
              <w:ind w:left="181"/>
              <w:rPr>
                <w:b/>
              </w:rPr>
            </w:pPr>
            <w:r>
              <w:rPr>
                <w:b/>
              </w:rPr>
              <w:t>AGENCY</w:t>
            </w:r>
          </w:p>
        </w:tc>
        <w:tc>
          <w:tcPr>
            <w:tcW w:w="1620" w:type="dxa"/>
            <w:tcBorders>
              <w:top w:val="double" w:sz="4" w:space="0" w:color="000000"/>
              <w:left w:val="single" w:sz="6" w:space="0" w:color="000000"/>
              <w:right w:val="single" w:sz="6" w:space="0" w:color="000000"/>
            </w:tcBorders>
            <w:shd w:val="clear" w:color="auto" w:fill="D9D9D9"/>
          </w:tcPr>
          <w:p w14:paraId="76F071F0" w14:textId="77777777" w:rsidR="00F11515" w:rsidRDefault="00F11515" w:rsidP="00CC0B2D">
            <w:pPr>
              <w:pStyle w:val="TableParagraph"/>
              <w:rPr>
                <w:sz w:val="24"/>
              </w:rPr>
            </w:pPr>
          </w:p>
          <w:p w14:paraId="014FF1F6" w14:textId="77777777" w:rsidR="00F11515" w:rsidRDefault="00F11515" w:rsidP="00CC0B2D">
            <w:pPr>
              <w:pStyle w:val="TableParagraph"/>
              <w:spacing w:before="216"/>
              <w:ind w:left="121"/>
              <w:rPr>
                <w:b/>
              </w:rPr>
            </w:pPr>
            <w:r>
              <w:rPr>
                <w:b/>
              </w:rPr>
              <w:t>DIVISION/</w:t>
            </w:r>
            <w:r w:rsidR="00343D60">
              <w:rPr>
                <w:b/>
              </w:rPr>
              <w:t xml:space="preserve"> </w:t>
            </w:r>
            <w:r>
              <w:rPr>
                <w:b/>
              </w:rPr>
              <w:t>BRANCH</w:t>
            </w:r>
          </w:p>
        </w:tc>
        <w:tc>
          <w:tcPr>
            <w:tcW w:w="3332" w:type="dxa"/>
            <w:tcBorders>
              <w:top w:val="double" w:sz="4" w:space="0" w:color="000000"/>
              <w:left w:val="single" w:sz="6" w:space="0" w:color="000000"/>
              <w:right w:val="thinThickMediumGap" w:sz="9" w:space="0" w:color="000000"/>
            </w:tcBorders>
            <w:shd w:val="clear" w:color="auto" w:fill="D9D9D9"/>
          </w:tcPr>
          <w:p w14:paraId="730221E3" w14:textId="77777777" w:rsidR="00F11515" w:rsidRDefault="00F11515" w:rsidP="00CC0B2D">
            <w:pPr>
              <w:pStyle w:val="TableParagraph"/>
              <w:spacing w:before="8"/>
              <w:rPr>
                <w:sz w:val="20"/>
              </w:rPr>
            </w:pPr>
          </w:p>
          <w:p w14:paraId="33DAF229" w14:textId="77777777" w:rsidR="00F11515" w:rsidRDefault="00F11515" w:rsidP="00CC0B2D">
            <w:pPr>
              <w:pStyle w:val="TableParagraph"/>
              <w:ind w:left="494" w:firstLine="268"/>
              <w:rPr>
                <w:b/>
              </w:rPr>
            </w:pPr>
            <w:r>
              <w:rPr>
                <w:b/>
              </w:rPr>
              <w:t xml:space="preserve">CONTACT </w:t>
            </w:r>
            <w:r>
              <w:rPr>
                <w:b/>
                <w:w w:val="95"/>
              </w:rPr>
              <w:t>INFORMATION</w:t>
            </w:r>
          </w:p>
        </w:tc>
      </w:tr>
      <w:tr w:rsidR="00F11515" w14:paraId="2A6A589E" w14:textId="77777777" w:rsidTr="00343D60">
        <w:trPr>
          <w:trHeight w:val="733"/>
        </w:trPr>
        <w:tc>
          <w:tcPr>
            <w:tcW w:w="1350" w:type="dxa"/>
            <w:tcBorders>
              <w:top w:val="thinThickMediumGap" w:sz="9" w:space="0" w:color="000000"/>
              <w:bottom w:val="single" w:sz="4" w:space="0" w:color="000000"/>
              <w:right w:val="single" w:sz="6" w:space="0" w:color="000000"/>
            </w:tcBorders>
          </w:tcPr>
          <w:p w14:paraId="296427DB" w14:textId="77777777" w:rsidR="00F11515" w:rsidRDefault="00F11515" w:rsidP="00060E62">
            <w:pPr>
              <w:pStyle w:val="TableParagraph"/>
              <w:spacing w:before="10"/>
              <w:jc w:val="center"/>
              <w:rPr>
                <w:sz w:val="16"/>
              </w:rPr>
            </w:pPr>
          </w:p>
          <w:p w14:paraId="0259B522" w14:textId="77777777" w:rsidR="00F11515" w:rsidRDefault="00060E62" w:rsidP="00060E62">
            <w:pPr>
              <w:pStyle w:val="TableParagraph"/>
              <w:spacing w:before="1"/>
              <w:ind w:left="97" w:right="420" w:hanging="22"/>
              <w:jc w:val="center"/>
              <w:rPr>
                <w:sz w:val="18"/>
              </w:rPr>
            </w:pPr>
            <w:r>
              <w:rPr>
                <w:sz w:val="18"/>
              </w:rPr>
              <w:t xml:space="preserve">Benjamin </w:t>
            </w:r>
            <w:r w:rsidR="00F11515">
              <w:rPr>
                <w:sz w:val="18"/>
              </w:rPr>
              <w:t>Meyer</w:t>
            </w:r>
          </w:p>
        </w:tc>
        <w:tc>
          <w:tcPr>
            <w:tcW w:w="1530" w:type="dxa"/>
            <w:tcBorders>
              <w:top w:val="thinThickMediumGap" w:sz="9" w:space="0" w:color="000000"/>
              <w:left w:val="single" w:sz="6" w:space="0" w:color="000000"/>
              <w:bottom w:val="single" w:sz="4" w:space="0" w:color="000000"/>
              <w:right w:val="single" w:sz="6" w:space="0" w:color="000000"/>
            </w:tcBorders>
          </w:tcPr>
          <w:p w14:paraId="46869226" w14:textId="77777777" w:rsidR="00F11515" w:rsidRDefault="00F11515" w:rsidP="00060E62">
            <w:pPr>
              <w:pStyle w:val="TableParagraph"/>
              <w:spacing w:before="10"/>
              <w:jc w:val="center"/>
              <w:rPr>
                <w:sz w:val="16"/>
              </w:rPr>
            </w:pPr>
          </w:p>
          <w:p w14:paraId="33A18982" w14:textId="77777777" w:rsidR="00F11515" w:rsidRDefault="00F11515" w:rsidP="00060E62">
            <w:pPr>
              <w:pStyle w:val="TableParagraph"/>
              <w:spacing w:before="1"/>
              <w:ind w:left="122" w:right="139"/>
              <w:jc w:val="center"/>
              <w:rPr>
                <w:sz w:val="18"/>
              </w:rPr>
            </w:pPr>
            <w:r>
              <w:rPr>
                <w:sz w:val="18"/>
              </w:rPr>
              <w:t>Project Manager, QA Officer</w:t>
            </w:r>
          </w:p>
        </w:tc>
        <w:tc>
          <w:tcPr>
            <w:tcW w:w="1350" w:type="dxa"/>
            <w:tcBorders>
              <w:top w:val="thinThickMediumGap" w:sz="9" w:space="0" w:color="000000"/>
              <w:left w:val="single" w:sz="6" w:space="0" w:color="000000"/>
              <w:bottom w:val="single" w:sz="4" w:space="0" w:color="000000"/>
              <w:right w:val="single" w:sz="6" w:space="0" w:color="000000"/>
            </w:tcBorders>
          </w:tcPr>
          <w:p w14:paraId="57251891" w14:textId="77777777" w:rsidR="00F11515" w:rsidRDefault="00F11515" w:rsidP="00CC0B2D">
            <w:pPr>
              <w:pStyle w:val="TableParagraph"/>
              <w:spacing w:before="10"/>
              <w:rPr>
                <w:sz w:val="25"/>
              </w:rPr>
            </w:pPr>
          </w:p>
          <w:p w14:paraId="452C526F" w14:textId="77777777" w:rsidR="00F11515" w:rsidRDefault="00F11515" w:rsidP="00CC0B2D">
            <w:pPr>
              <w:pStyle w:val="TableParagraph"/>
              <w:ind w:left="122"/>
              <w:rPr>
                <w:sz w:val="18"/>
              </w:rPr>
            </w:pPr>
            <w:r>
              <w:rPr>
                <w:sz w:val="18"/>
              </w:rPr>
              <w:t>KWF</w:t>
            </w:r>
          </w:p>
        </w:tc>
        <w:tc>
          <w:tcPr>
            <w:tcW w:w="1620" w:type="dxa"/>
            <w:tcBorders>
              <w:top w:val="thinThickMediumGap" w:sz="9" w:space="0" w:color="000000"/>
              <w:left w:val="single" w:sz="6" w:space="0" w:color="000000"/>
              <w:bottom w:val="single" w:sz="4" w:space="0" w:color="000000"/>
              <w:right w:val="single" w:sz="6" w:space="0" w:color="000000"/>
            </w:tcBorders>
          </w:tcPr>
          <w:p w14:paraId="50634B68" w14:textId="77777777" w:rsidR="00F11515" w:rsidRDefault="00F11515" w:rsidP="00CC0B2D">
            <w:pPr>
              <w:pStyle w:val="TableParagraph"/>
              <w:rPr>
                <w:sz w:val="20"/>
              </w:rPr>
            </w:pPr>
          </w:p>
        </w:tc>
        <w:tc>
          <w:tcPr>
            <w:tcW w:w="3332" w:type="dxa"/>
            <w:tcBorders>
              <w:top w:val="thinThickMediumGap" w:sz="9" w:space="0" w:color="000000"/>
              <w:left w:val="single" w:sz="6" w:space="0" w:color="000000"/>
              <w:bottom w:val="single" w:sz="4" w:space="0" w:color="000000"/>
              <w:right w:val="thinThickMediumGap" w:sz="9" w:space="0" w:color="000000"/>
            </w:tcBorders>
          </w:tcPr>
          <w:p w14:paraId="0C50C1E1" w14:textId="77777777" w:rsidR="00F11515" w:rsidRDefault="00F11515" w:rsidP="00CC0B2D">
            <w:pPr>
              <w:pStyle w:val="TableParagraph"/>
              <w:spacing w:before="135"/>
              <w:ind w:left="121"/>
              <w:jc w:val="center"/>
              <w:rPr>
                <w:sz w:val="18"/>
              </w:rPr>
            </w:pPr>
            <w:r>
              <w:rPr>
                <w:sz w:val="18"/>
              </w:rPr>
              <w:t>(907) 260-5449</w:t>
            </w:r>
          </w:p>
          <w:p w14:paraId="112A9A33" w14:textId="77777777" w:rsidR="00F11515" w:rsidRDefault="00F11515" w:rsidP="00CC0B2D">
            <w:pPr>
              <w:pStyle w:val="TableParagraph"/>
              <w:spacing w:before="119"/>
              <w:ind w:left="121"/>
              <w:jc w:val="center"/>
              <w:rPr>
                <w:sz w:val="18"/>
              </w:rPr>
            </w:pPr>
            <w:r>
              <w:rPr>
                <w:sz w:val="18"/>
              </w:rPr>
              <w:fldChar w:fldCharType="begin"/>
            </w:r>
            <w:r>
              <w:rPr>
                <w:sz w:val="18"/>
              </w:rPr>
              <w:instrText xml:space="preserve"> HYPERLINK "mailto:</w:instrText>
            </w:r>
            <w:r w:rsidRPr="00D859C7">
              <w:instrText>hydrology@kenaiwatershed.org</w:instrText>
            </w:r>
            <w:r>
              <w:rPr>
                <w:sz w:val="18"/>
              </w:rPr>
              <w:instrText xml:space="preserve">" </w:instrText>
            </w:r>
            <w:r>
              <w:rPr>
                <w:sz w:val="18"/>
              </w:rPr>
              <w:fldChar w:fldCharType="separate"/>
            </w:r>
            <w:r w:rsidRPr="00EA036E">
              <w:rPr>
                <w:rStyle w:val="Hyperlink"/>
                <w:sz w:val="18"/>
              </w:rPr>
              <w:t>hydrology@kenaiwatershed.org</w:t>
            </w:r>
            <w:ins w:id="19" w:author="Benjamin Meyer" w:date="2022-07-18T07:03:00Z">
              <w:r>
                <w:rPr>
                  <w:sz w:val="18"/>
                </w:rPr>
                <w:fldChar w:fldCharType="end"/>
              </w:r>
            </w:ins>
          </w:p>
        </w:tc>
      </w:tr>
      <w:tr w:rsidR="00F11515" w14:paraId="53BA0D25" w14:textId="77777777" w:rsidTr="00461CAC">
        <w:trPr>
          <w:trHeight w:val="665"/>
        </w:trPr>
        <w:tc>
          <w:tcPr>
            <w:tcW w:w="1350" w:type="dxa"/>
            <w:tcBorders>
              <w:top w:val="single" w:sz="4" w:space="0" w:color="000000"/>
              <w:bottom w:val="single" w:sz="4" w:space="0" w:color="000000"/>
              <w:right w:val="single" w:sz="6" w:space="0" w:color="000000"/>
            </w:tcBorders>
          </w:tcPr>
          <w:p w14:paraId="4CD660D1" w14:textId="77777777" w:rsidR="00F11515" w:rsidRDefault="00F11515" w:rsidP="00060E62">
            <w:pPr>
              <w:pStyle w:val="TableParagraph"/>
              <w:spacing w:before="2"/>
              <w:jc w:val="center"/>
              <w:rPr>
                <w:sz w:val="24"/>
              </w:rPr>
            </w:pPr>
          </w:p>
          <w:p w14:paraId="574D0D56" w14:textId="77777777" w:rsidR="00F11515" w:rsidRDefault="00F11515" w:rsidP="00060E62">
            <w:pPr>
              <w:pStyle w:val="TableParagraph"/>
              <w:ind w:left="97"/>
              <w:jc w:val="center"/>
              <w:rPr>
                <w:sz w:val="18"/>
              </w:rPr>
            </w:pPr>
            <w:r>
              <w:rPr>
                <w:sz w:val="18"/>
              </w:rPr>
              <w:t xml:space="preserve">Sarah </w:t>
            </w:r>
            <w:proofErr w:type="spellStart"/>
            <w:r>
              <w:rPr>
                <w:sz w:val="18"/>
              </w:rPr>
              <w:t>Apsens</w:t>
            </w:r>
            <w:proofErr w:type="spellEnd"/>
          </w:p>
        </w:tc>
        <w:tc>
          <w:tcPr>
            <w:tcW w:w="1530" w:type="dxa"/>
            <w:tcBorders>
              <w:top w:val="single" w:sz="4" w:space="0" w:color="000000"/>
              <w:left w:val="single" w:sz="6" w:space="0" w:color="000000"/>
              <w:bottom w:val="single" w:sz="4" w:space="0" w:color="000000"/>
              <w:right w:val="single" w:sz="6" w:space="0" w:color="000000"/>
            </w:tcBorders>
          </w:tcPr>
          <w:p w14:paraId="42058D29" w14:textId="77777777" w:rsidR="00F11515" w:rsidRDefault="00F11515" w:rsidP="00060E62">
            <w:pPr>
              <w:pStyle w:val="TableParagraph"/>
              <w:spacing w:before="2"/>
              <w:jc w:val="center"/>
              <w:rPr>
                <w:sz w:val="24"/>
              </w:rPr>
            </w:pPr>
          </w:p>
          <w:p w14:paraId="6A052D77" w14:textId="77777777" w:rsidR="00F11515" w:rsidRDefault="00F11515" w:rsidP="00060E62">
            <w:pPr>
              <w:pStyle w:val="TableParagraph"/>
              <w:ind w:left="122"/>
              <w:jc w:val="center"/>
              <w:rPr>
                <w:sz w:val="18"/>
              </w:rPr>
            </w:pPr>
            <w:r>
              <w:rPr>
                <w:sz w:val="18"/>
              </w:rPr>
              <w:t>Project Manager</w:t>
            </w:r>
          </w:p>
        </w:tc>
        <w:tc>
          <w:tcPr>
            <w:tcW w:w="1350" w:type="dxa"/>
            <w:tcBorders>
              <w:top w:val="single" w:sz="4" w:space="0" w:color="000000"/>
              <w:left w:val="single" w:sz="6" w:space="0" w:color="000000"/>
              <w:bottom w:val="single" w:sz="4" w:space="0" w:color="000000"/>
              <w:right w:val="single" w:sz="6" w:space="0" w:color="000000"/>
            </w:tcBorders>
          </w:tcPr>
          <w:p w14:paraId="63AE2AAF" w14:textId="77777777" w:rsidR="00F11515" w:rsidRDefault="00F11515" w:rsidP="00CC0B2D">
            <w:pPr>
              <w:pStyle w:val="TableParagraph"/>
              <w:spacing w:before="2"/>
              <w:rPr>
                <w:sz w:val="24"/>
              </w:rPr>
            </w:pPr>
          </w:p>
          <w:p w14:paraId="2BA87077"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4" w:space="0" w:color="000000"/>
              <w:right w:val="single" w:sz="6" w:space="0" w:color="000000"/>
            </w:tcBorders>
          </w:tcPr>
          <w:p w14:paraId="77EF467D" w14:textId="77777777" w:rsidR="00F11515" w:rsidRDefault="00F11515" w:rsidP="00CC0B2D">
            <w:pPr>
              <w:pStyle w:val="TableParagraph"/>
              <w:spacing w:before="2"/>
              <w:rPr>
                <w:sz w:val="24"/>
              </w:rPr>
            </w:pPr>
          </w:p>
          <w:p w14:paraId="317031A2"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4" w:space="0" w:color="000000"/>
              <w:right w:val="thinThickMediumGap" w:sz="9" w:space="0" w:color="000000"/>
            </w:tcBorders>
          </w:tcPr>
          <w:p w14:paraId="382CD005" w14:textId="77777777" w:rsidR="00F11515" w:rsidRDefault="00F11515" w:rsidP="00CC0B2D">
            <w:pPr>
              <w:pStyle w:val="TableParagraph"/>
              <w:spacing w:before="115"/>
              <w:ind w:left="121"/>
              <w:jc w:val="center"/>
              <w:rPr>
                <w:sz w:val="18"/>
              </w:rPr>
            </w:pPr>
            <w:r>
              <w:rPr>
                <w:sz w:val="18"/>
              </w:rPr>
              <w:t>(907) 262-3411</w:t>
            </w:r>
          </w:p>
          <w:p w14:paraId="2A352430" w14:textId="77777777" w:rsidR="00F11515" w:rsidRDefault="00DA3D08" w:rsidP="00CC0B2D">
            <w:pPr>
              <w:pStyle w:val="TableParagraph"/>
              <w:spacing w:before="120"/>
              <w:ind w:left="121"/>
              <w:jc w:val="center"/>
              <w:rPr>
                <w:sz w:val="18"/>
              </w:rPr>
            </w:pPr>
            <w:hyperlink r:id="rId19" w:history="1">
              <w:r w:rsidR="00F11515" w:rsidRPr="00726CD9">
                <w:rPr>
                  <w:rStyle w:val="Hyperlink"/>
                  <w:sz w:val="18"/>
                </w:rPr>
                <w:t>sarah.apsens@alaska.gov</w:t>
              </w:r>
            </w:hyperlink>
          </w:p>
        </w:tc>
      </w:tr>
      <w:tr w:rsidR="00F11515" w14:paraId="492A74C0" w14:textId="77777777" w:rsidTr="00343D60">
        <w:trPr>
          <w:trHeight w:val="843"/>
        </w:trPr>
        <w:tc>
          <w:tcPr>
            <w:tcW w:w="1350" w:type="dxa"/>
            <w:tcBorders>
              <w:top w:val="single" w:sz="4" w:space="0" w:color="000000"/>
              <w:bottom w:val="single" w:sz="6" w:space="0" w:color="000000"/>
              <w:right w:val="single" w:sz="6" w:space="0" w:color="000000"/>
            </w:tcBorders>
          </w:tcPr>
          <w:p w14:paraId="239717C4" w14:textId="77777777" w:rsidR="00F11515" w:rsidRDefault="00F11515" w:rsidP="00060E62">
            <w:pPr>
              <w:pStyle w:val="TableParagraph"/>
              <w:spacing w:before="10"/>
              <w:jc w:val="center"/>
              <w:rPr>
                <w:sz w:val="29"/>
              </w:rPr>
            </w:pPr>
          </w:p>
          <w:p w14:paraId="76776D14" w14:textId="77777777" w:rsidR="00F11515" w:rsidRDefault="00F11515" w:rsidP="00060E62">
            <w:pPr>
              <w:pStyle w:val="TableParagraph"/>
              <w:ind w:left="97"/>
              <w:jc w:val="center"/>
              <w:rPr>
                <w:sz w:val="18"/>
              </w:rPr>
            </w:pPr>
            <w:r>
              <w:rPr>
                <w:sz w:val="18"/>
              </w:rPr>
              <w:t>John Clark</w:t>
            </w:r>
          </w:p>
        </w:tc>
        <w:tc>
          <w:tcPr>
            <w:tcW w:w="1530" w:type="dxa"/>
            <w:tcBorders>
              <w:top w:val="single" w:sz="4" w:space="0" w:color="000000"/>
              <w:left w:val="single" w:sz="6" w:space="0" w:color="000000"/>
              <w:bottom w:val="single" w:sz="6" w:space="0" w:color="000000"/>
              <w:right w:val="single" w:sz="6" w:space="0" w:color="000000"/>
            </w:tcBorders>
          </w:tcPr>
          <w:p w14:paraId="5EA07EEA" w14:textId="77777777" w:rsidR="00F11515" w:rsidRDefault="00F11515" w:rsidP="00060E62">
            <w:pPr>
              <w:pStyle w:val="TableParagraph"/>
              <w:spacing w:before="10"/>
              <w:jc w:val="center"/>
              <w:rPr>
                <w:sz w:val="29"/>
              </w:rPr>
            </w:pPr>
          </w:p>
          <w:p w14:paraId="4E31D184" w14:textId="77777777" w:rsidR="00F11515" w:rsidRDefault="00F11515" w:rsidP="00060E62">
            <w:pPr>
              <w:pStyle w:val="TableParagraph"/>
              <w:ind w:left="122"/>
              <w:jc w:val="center"/>
              <w:rPr>
                <w:sz w:val="18"/>
              </w:rPr>
            </w:pPr>
            <w:r>
              <w:rPr>
                <w:sz w:val="18"/>
              </w:rPr>
              <w:t>QA Officer</w:t>
            </w:r>
          </w:p>
        </w:tc>
        <w:tc>
          <w:tcPr>
            <w:tcW w:w="1350" w:type="dxa"/>
            <w:tcBorders>
              <w:top w:val="single" w:sz="4" w:space="0" w:color="000000"/>
              <w:left w:val="single" w:sz="6" w:space="0" w:color="000000"/>
              <w:bottom w:val="single" w:sz="6" w:space="0" w:color="000000"/>
              <w:right w:val="single" w:sz="6" w:space="0" w:color="000000"/>
            </w:tcBorders>
          </w:tcPr>
          <w:p w14:paraId="683F8E1E" w14:textId="77777777" w:rsidR="00F11515" w:rsidRDefault="00F11515" w:rsidP="00CC0B2D">
            <w:pPr>
              <w:pStyle w:val="TableParagraph"/>
              <w:spacing w:before="10"/>
              <w:rPr>
                <w:sz w:val="29"/>
              </w:rPr>
            </w:pPr>
          </w:p>
          <w:p w14:paraId="693BF494" w14:textId="77777777" w:rsidR="00F11515" w:rsidRDefault="00F11515" w:rsidP="00CC0B2D">
            <w:pPr>
              <w:pStyle w:val="TableParagraph"/>
              <w:ind w:left="122"/>
              <w:rPr>
                <w:sz w:val="18"/>
              </w:rPr>
            </w:pPr>
            <w:r>
              <w:rPr>
                <w:sz w:val="18"/>
              </w:rPr>
              <w:t>ADEC</w:t>
            </w:r>
          </w:p>
        </w:tc>
        <w:tc>
          <w:tcPr>
            <w:tcW w:w="1620" w:type="dxa"/>
            <w:tcBorders>
              <w:top w:val="single" w:sz="4" w:space="0" w:color="000000"/>
              <w:left w:val="single" w:sz="6" w:space="0" w:color="000000"/>
              <w:bottom w:val="single" w:sz="6" w:space="0" w:color="000000"/>
              <w:right w:val="single" w:sz="6" w:space="0" w:color="000000"/>
            </w:tcBorders>
          </w:tcPr>
          <w:p w14:paraId="3C22D03F" w14:textId="77777777" w:rsidR="00F11515" w:rsidRDefault="00F11515" w:rsidP="00CC0B2D">
            <w:pPr>
              <w:pStyle w:val="TableParagraph"/>
              <w:spacing w:before="10"/>
              <w:rPr>
                <w:sz w:val="29"/>
              </w:rPr>
            </w:pPr>
          </w:p>
          <w:p w14:paraId="1E9BCBBE" w14:textId="77777777" w:rsidR="00F11515" w:rsidRDefault="00F11515" w:rsidP="00CC0B2D">
            <w:pPr>
              <w:pStyle w:val="TableParagraph"/>
              <w:ind w:left="121"/>
              <w:rPr>
                <w:sz w:val="18"/>
              </w:rPr>
            </w:pPr>
            <w:r>
              <w:rPr>
                <w:sz w:val="18"/>
              </w:rPr>
              <w:t>Division of Water</w:t>
            </w:r>
          </w:p>
        </w:tc>
        <w:tc>
          <w:tcPr>
            <w:tcW w:w="3332" w:type="dxa"/>
            <w:tcBorders>
              <w:top w:val="single" w:sz="4" w:space="0" w:color="000000"/>
              <w:left w:val="single" w:sz="6" w:space="0" w:color="000000"/>
              <w:bottom w:val="single" w:sz="6" w:space="0" w:color="000000"/>
              <w:right w:val="thinThickMediumGap" w:sz="9" w:space="0" w:color="000000"/>
            </w:tcBorders>
          </w:tcPr>
          <w:p w14:paraId="59E3FD1B" w14:textId="77777777" w:rsidR="00F11515" w:rsidRDefault="00F11515" w:rsidP="00CC0B2D">
            <w:pPr>
              <w:pStyle w:val="TableParagraph"/>
              <w:spacing w:before="5"/>
              <w:jc w:val="center"/>
              <w:rPr>
                <w:sz w:val="18"/>
              </w:rPr>
            </w:pPr>
          </w:p>
          <w:p w14:paraId="1A71E0C8" w14:textId="77777777" w:rsidR="00F11515" w:rsidRDefault="00F11515" w:rsidP="00CC0B2D">
            <w:pPr>
              <w:pStyle w:val="TableParagraph"/>
              <w:ind w:left="121"/>
              <w:jc w:val="center"/>
              <w:rPr>
                <w:sz w:val="18"/>
              </w:rPr>
            </w:pPr>
            <w:r>
              <w:rPr>
                <w:sz w:val="18"/>
              </w:rPr>
              <w:t>(907) 269-3066</w:t>
            </w:r>
          </w:p>
          <w:p w14:paraId="1DC928AF" w14:textId="77777777" w:rsidR="00F11515" w:rsidRDefault="00DA3D08" w:rsidP="00CC0B2D">
            <w:pPr>
              <w:pStyle w:val="TableParagraph"/>
              <w:spacing w:before="121"/>
              <w:ind w:left="121"/>
              <w:jc w:val="center"/>
              <w:rPr>
                <w:sz w:val="20"/>
              </w:rPr>
            </w:pPr>
            <w:hyperlink r:id="rId20">
              <w:r w:rsidR="00F11515">
                <w:rPr>
                  <w:color w:val="0000FF"/>
                  <w:sz w:val="20"/>
                  <w:u w:val="single" w:color="0000FF"/>
                </w:rPr>
                <w:t>john.clark@alaska.gov</w:t>
              </w:r>
            </w:hyperlink>
          </w:p>
        </w:tc>
      </w:tr>
      <w:tr w:rsidR="00F11515" w14:paraId="6A55BC7D" w14:textId="77777777" w:rsidTr="00343D60">
        <w:trPr>
          <w:trHeight w:val="617"/>
        </w:trPr>
        <w:tc>
          <w:tcPr>
            <w:tcW w:w="1350" w:type="dxa"/>
            <w:tcBorders>
              <w:top w:val="single" w:sz="6" w:space="0" w:color="000000"/>
              <w:bottom w:val="single" w:sz="6" w:space="0" w:color="000000"/>
              <w:right w:val="single" w:sz="6" w:space="0" w:color="000000"/>
            </w:tcBorders>
          </w:tcPr>
          <w:p w14:paraId="7CCDC5E9" w14:textId="77777777" w:rsidR="00F11515" w:rsidRDefault="00060E62" w:rsidP="00060E62">
            <w:pPr>
              <w:pStyle w:val="TableParagraph"/>
              <w:spacing w:before="127"/>
              <w:ind w:left="97" w:right="546"/>
              <w:jc w:val="center"/>
              <w:rPr>
                <w:sz w:val="18"/>
              </w:rPr>
            </w:pPr>
            <w:proofErr w:type="spellStart"/>
            <w:r>
              <w:rPr>
                <w:sz w:val="18"/>
              </w:rPr>
              <w:t>Chandra</w:t>
            </w:r>
            <w:r w:rsidR="00F11515">
              <w:rPr>
                <w:sz w:val="18"/>
              </w:rPr>
              <w:t>McGee</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7D2E6584" w14:textId="77777777" w:rsidR="00F11515" w:rsidRDefault="00F11515" w:rsidP="00060E62">
            <w:pPr>
              <w:pStyle w:val="TableParagraph"/>
              <w:jc w:val="center"/>
              <w:rPr>
                <w:sz w:val="20"/>
              </w:rPr>
            </w:pPr>
          </w:p>
          <w:p w14:paraId="77F96C1D" w14:textId="77777777" w:rsidR="00F11515" w:rsidRDefault="00F11515" w:rsidP="00060E62">
            <w:pPr>
              <w:pStyle w:val="TableParagraph"/>
              <w:ind w:left="122"/>
              <w:jc w:val="center"/>
              <w:rPr>
                <w:sz w:val="18"/>
              </w:rPr>
            </w:pPr>
            <w:r>
              <w:rPr>
                <w:sz w:val="18"/>
              </w:rPr>
              <w:t>Section Manager</w:t>
            </w:r>
          </w:p>
        </w:tc>
        <w:tc>
          <w:tcPr>
            <w:tcW w:w="1350" w:type="dxa"/>
            <w:tcBorders>
              <w:top w:val="single" w:sz="6" w:space="0" w:color="000000"/>
              <w:left w:val="single" w:sz="6" w:space="0" w:color="000000"/>
              <w:bottom w:val="single" w:sz="6" w:space="0" w:color="000000"/>
              <w:right w:val="single" w:sz="6" w:space="0" w:color="000000"/>
            </w:tcBorders>
          </w:tcPr>
          <w:p w14:paraId="36B59BC8" w14:textId="77777777" w:rsidR="00F11515" w:rsidRDefault="00F11515" w:rsidP="00CC0B2D">
            <w:pPr>
              <w:pStyle w:val="TableParagraph"/>
              <w:rPr>
                <w:sz w:val="20"/>
              </w:rPr>
            </w:pPr>
          </w:p>
          <w:p w14:paraId="70261C3F" w14:textId="77777777" w:rsidR="00F11515" w:rsidRDefault="00F11515" w:rsidP="00CC0B2D">
            <w:pPr>
              <w:pStyle w:val="TableParagraph"/>
              <w:ind w:left="122"/>
              <w:rPr>
                <w:sz w:val="18"/>
              </w:rPr>
            </w:pPr>
            <w:r>
              <w:rPr>
                <w:sz w:val="18"/>
              </w:rPr>
              <w:t>ADEC</w:t>
            </w:r>
          </w:p>
        </w:tc>
        <w:tc>
          <w:tcPr>
            <w:tcW w:w="1620" w:type="dxa"/>
            <w:tcBorders>
              <w:top w:val="single" w:sz="6" w:space="0" w:color="000000"/>
              <w:left w:val="single" w:sz="6" w:space="0" w:color="000000"/>
              <w:bottom w:val="single" w:sz="6" w:space="0" w:color="000000"/>
              <w:right w:val="single" w:sz="6" w:space="0" w:color="000000"/>
            </w:tcBorders>
          </w:tcPr>
          <w:p w14:paraId="01169FDE" w14:textId="77777777" w:rsidR="00F11515" w:rsidRDefault="00F11515" w:rsidP="00CC0B2D">
            <w:pPr>
              <w:pStyle w:val="TableParagraph"/>
              <w:rPr>
                <w:sz w:val="20"/>
              </w:rPr>
            </w:pPr>
          </w:p>
          <w:p w14:paraId="5BFFA83E" w14:textId="77777777" w:rsidR="00F11515" w:rsidRDefault="00F11515" w:rsidP="00CC0B2D">
            <w:pPr>
              <w:pStyle w:val="TableParagraph"/>
              <w:ind w:left="121"/>
              <w:rPr>
                <w:sz w:val="18"/>
              </w:rPr>
            </w:pPr>
            <w:r>
              <w:rPr>
                <w:sz w:val="18"/>
              </w:rPr>
              <w:t>Division of Water</w:t>
            </w:r>
          </w:p>
        </w:tc>
        <w:tc>
          <w:tcPr>
            <w:tcW w:w="3332" w:type="dxa"/>
            <w:tcBorders>
              <w:top w:val="single" w:sz="6" w:space="0" w:color="000000"/>
              <w:left w:val="single" w:sz="6" w:space="0" w:color="000000"/>
              <w:bottom w:val="single" w:sz="6" w:space="0" w:color="000000"/>
              <w:right w:val="thinThickMediumGap" w:sz="9" w:space="0" w:color="000000"/>
            </w:tcBorders>
          </w:tcPr>
          <w:p w14:paraId="79E62CE3" w14:textId="77777777" w:rsidR="00F11515" w:rsidRDefault="00F11515" w:rsidP="00CC0B2D">
            <w:pPr>
              <w:pStyle w:val="TableParagraph"/>
              <w:spacing w:before="116"/>
              <w:ind w:left="121"/>
              <w:jc w:val="center"/>
              <w:rPr>
                <w:sz w:val="18"/>
              </w:rPr>
            </w:pPr>
            <w:r>
              <w:rPr>
                <w:sz w:val="18"/>
              </w:rPr>
              <w:t>(907) 451-2140</w:t>
            </w:r>
          </w:p>
          <w:p w14:paraId="0E54E805" w14:textId="77777777" w:rsidR="00F11515" w:rsidRDefault="00DA3D08" w:rsidP="00CC0B2D">
            <w:pPr>
              <w:pStyle w:val="TableParagraph"/>
              <w:spacing w:before="1"/>
              <w:ind w:left="121"/>
              <w:jc w:val="center"/>
              <w:rPr>
                <w:sz w:val="20"/>
              </w:rPr>
            </w:pPr>
            <w:hyperlink r:id="rId21">
              <w:r w:rsidR="00F11515">
                <w:rPr>
                  <w:color w:val="0000FF"/>
                  <w:sz w:val="18"/>
                  <w:u w:val="single" w:color="0000FF"/>
                </w:rPr>
                <w:t>c</w:t>
              </w:r>
              <w:r w:rsidR="00F11515">
                <w:rPr>
                  <w:color w:val="0000FF"/>
                  <w:sz w:val="20"/>
                  <w:u w:val="single" w:color="0000FF"/>
                </w:rPr>
                <w:t>handra.mcgee@alaska.gov</w:t>
              </w:r>
            </w:hyperlink>
          </w:p>
        </w:tc>
      </w:tr>
      <w:tr w:rsidR="00F11515" w14:paraId="128AE04F" w14:textId="77777777" w:rsidTr="00343D60">
        <w:trPr>
          <w:trHeight w:val="713"/>
        </w:trPr>
        <w:tc>
          <w:tcPr>
            <w:tcW w:w="1350" w:type="dxa"/>
            <w:tcBorders>
              <w:top w:val="single" w:sz="6" w:space="0" w:color="000000"/>
              <w:bottom w:val="single" w:sz="6" w:space="0" w:color="000000"/>
              <w:right w:val="single" w:sz="6" w:space="0" w:color="000000"/>
            </w:tcBorders>
          </w:tcPr>
          <w:p w14:paraId="762CFBD9" w14:textId="77777777" w:rsidR="00F11515" w:rsidRDefault="00F11515" w:rsidP="00060E62">
            <w:pPr>
              <w:pStyle w:val="TableParagraph"/>
              <w:spacing w:before="175"/>
              <w:ind w:left="97" w:right="316"/>
              <w:jc w:val="center"/>
              <w:rPr>
                <w:sz w:val="18"/>
              </w:rPr>
            </w:pPr>
            <w:r>
              <w:rPr>
                <w:sz w:val="18"/>
              </w:rPr>
              <w:t>Mitch Michaud</w:t>
            </w:r>
          </w:p>
        </w:tc>
        <w:tc>
          <w:tcPr>
            <w:tcW w:w="1530" w:type="dxa"/>
            <w:tcBorders>
              <w:top w:val="single" w:sz="6" w:space="0" w:color="000000"/>
              <w:left w:val="single" w:sz="6" w:space="0" w:color="000000"/>
              <w:bottom w:val="single" w:sz="6" w:space="0" w:color="000000"/>
              <w:right w:val="single" w:sz="6" w:space="0" w:color="000000"/>
            </w:tcBorders>
          </w:tcPr>
          <w:p w14:paraId="36C69803" w14:textId="77777777" w:rsidR="00F11515" w:rsidRDefault="00060E62" w:rsidP="00060E62">
            <w:pPr>
              <w:pStyle w:val="TableParagraph"/>
              <w:spacing w:before="175"/>
              <w:ind w:left="122" w:right="659"/>
              <w:jc w:val="center"/>
              <w:rPr>
                <w:sz w:val="18"/>
              </w:rPr>
            </w:pPr>
            <w:r>
              <w:rPr>
                <w:sz w:val="18"/>
              </w:rPr>
              <w:t xml:space="preserve">Interim </w:t>
            </w:r>
            <w:proofErr w:type="spellStart"/>
            <w:r>
              <w:rPr>
                <w:sz w:val="18"/>
              </w:rPr>
              <w:t>Executive</w:t>
            </w:r>
            <w:r w:rsidR="00F11515">
              <w:rPr>
                <w:sz w:val="18"/>
              </w:rPr>
              <w:t>Director</w:t>
            </w:r>
            <w:proofErr w:type="spellEnd"/>
          </w:p>
        </w:tc>
        <w:tc>
          <w:tcPr>
            <w:tcW w:w="1350" w:type="dxa"/>
            <w:tcBorders>
              <w:top w:val="single" w:sz="6" w:space="0" w:color="000000"/>
              <w:left w:val="single" w:sz="6" w:space="0" w:color="000000"/>
              <w:bottom w:val="single" w:sz="6" w:space="0" w:color="000000"/>
              <w:right w:val="single" w:sz="6" w:space="0" w:color="000000"/>
            </w:tcBorders>
          </w:tcPr>
          <w:p w14:paraId="7BC27F61" w14:textId="77777777" w:rsidR="00F11515" w:rsidRDefault="00F11515" w:rsidP="00CC0B2D">
            <w:pPr>
              <w:pStyle w:val="TableParagraph"/>
              <w:spacing w:before="2"/>
              <w:rPr>
                <w:sz w:val="24"/>
              </w:rPr>
            </w:pPr>
          </w:p>
          <w:p w14:paraId="6F9DB9B3" w14:textId="77777777" w:rsidR="00F11515" w:rsidRDefault="00F11515" w:rsidP="00CC0B2D">
            <w:pPr>
              <w:pStyle w:val="TableParagraph"/>
              <w:ind w:left="122"/>
              <w:rPr>
                <w:sz w:val="18"/>
              </w:rPr>
            </w:pPr>
            <w:r>
              <w:rPr>
                <w:sz w:val="18"/>
              </w:rPr>
              <w:t>KWF</w:t>
            </w:r>
          </w:p>
        </w:tc>
        <w:tc>
          <w:tcPr>
            <w:tcW w:w="1620" w:type="dxa"/>
            <w:tcBorders>
              <w:top w:val="single" w:sz="6" w:space="0" w:color="000000"/>
              <w:left w:val="single" w:sz="6" w:space="0" w:color="000000"/>
              <w:bottom w:val="single" w:sz="6" w:space="0" w:color="000000"/>
              <w:right w:val="single" w:sz="6" w:space="0" w:color="000000"/>
            </w:tcBorders>
          </w:tcPr>
          <w:p w14:paraId="10EA05D6"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7CEE9551" w14:textId="77777777" w:rsidR="00F11515" w:rsidRDefault="00F11515" w:rsidP="00CC0B2D">
            <w:pPr>
              <w:pStyle w:val="TableParagraph"/>
              <w:spacing w:before="114"/>
              <w:ind w:left="121"/>
              <w:jc w:val="center"/>
              <w:rPr>
                <w:sz w:val="18"/>
              </w:rPr>
            </w:pPr>
            <w:r>
              <w:rPr>
                <w:sz w:val="18"/>
              </w:rPr>
              <w:t>(907) 260-5449 ext. 1206</w:t>
            </w:r>
          </w:p>
          <w:p w14:paraId="67E33591" w14:textId="77777777" w:rsidR="00F11515" w:rsidRDefault="00DA3D08" w:rsidP="00CC0B2D">
            <w:pPr>
              <w:pStyle w:val="TableParagraph"/>
              <w:spacing w:before="121"/>
              <w:ind w:left="121"/>
              <w:jc w:val="center"/>
              <w:rPr>
                <w:sz w:val="18"/>
              </w:rPr>
            </w:pPr>
            <w:hyperlink r:id="rId22" w:history="1">
              <w:r w:rsidR="00471EAA" w:rsidRPr="005C5B2C">
                <w:rPr>
                  <w:rStyle w:val="Hyperlink"/>
                  <w:sz w:val="18"/>
                </w:rPr>
                <w:t>executivedirector@kenaiwatershed.org</w:t>
              </w:r>
            </w:hyperlink>
          </w:p>
        </w:tc>
      </w:tr>
      <w:tr w:rsidR="00F11515" w14:paraId="0512BABF" w14:textId="77777777" w:rsidTr="00461CAC">
        <w:trPr>
          <w:trHeight w:val="615"/>
        </w:trPr>
        <w:tc>
          <w:tcPr>
            <w:tcW w:w="1350" w:type="dxa"/>
            <w:tcBorders>
              <w:top w:val="single" w:sz="6" w:space="0" w:color="000000"/>
              <w:bottom w:val="single" w:sz="6" w:space="0" w:color="000000"/>
              <w:right w:val="single" w:sz="6" w:space="0" w:color="000000"/>
            </w:tcBorders>
          </w:tcPr>
          <w:p w14:paraId="74CBE800" w14:textId="77777777" w:rsidR="00F11515" w:rsidRDefault="00F11515" w:rsidP="00060E62">
            <w:pPr>
              <w:pStyle w:val="TableParagraph"/>
              <w:spacing w:before="3"/>
              <w:jc w:val="center"/>
              <w:rPr>
                <w:sz w:val="24"/>
              </w:rPr>
            </w:pPr>
          </w:p>
          <w:p w14:paraId="4D9035C5" w14:textId="77777777" w:rsidR="00F11515" w:rsidRDefault="00F11515" w:rsidP="00060E62">
            <w:pPr>
              <w:pStyle w:val="TableParagraph"/>
              <w:ind w:left="97"/>
              <w:jc w:val="center"/>
              <w:rPr>
                <w:sz w:val="18"/>
              </w:rPr>
            </w:pPr>
            <w:r>
              <w:rPr>
                <w:sz w:val="18"/>
              </w:rPr>
              <w:t xml:space="preserve">Sue </w:t>
            </w:r>
            <w:proofErr w:type="spellStart"/>
            <w:r>
              <w:rPr>
                <w:sz w:val="18"/>
              </w:rPr>
              <w:t>Mauger</w:t>
            </w:r>
            <w:proofErr w:type="spellEnd"/>
          </w:p>
        </w:tc>
        <w:tc>
          <w:tcPr>
            <w:tcW w:w="1530" w:type="dxa"/>
            <w:tcBorders>
              <w:top w:val="single" w:sz="6" w:space="0" w:color="000000"/>
              <w:left w:val="single" w:sz="6" w:space="0" w:color="000000"/>
              <w:bottom w:val="single" w:sz="6" w:space="0" w:color="000000"/>
              <w:right w:val="single" w:sz="6" w:space="0" w:color="000000"/>
            </w:tcBorders>
          </w:tcPr>
          <w:p w14:paraId="306BA474" w14:textId="77777777" w:rsidR="00F11515" w:rsidRDefault="00F11515" w:rsidP="00060E62">
            <w:pPr>
              <w:pStyle w:val="TableParagraph"/>
              <w:spacing w:before="3"/>
              <w:jc w:val="center"/>
              <w:rPr>
                <w:sz w:val="24"/>
              </w:rPr>
            </w:pPr>
          </w:p>
          <w:p w14:paraId="2C90C079" w14:textId="77777777" w:rsidR="00F11515" w:rsidRDefault="00F11515" w:rsidP="00060E62">
            <w:pPr>
              <w:pStyle w:val="TableParagraph"/>
              <w:ind w:left="122"/>
              <w:jc w:val="center"/>
              <w:rPr>
                <w:sz w:val="18"/>
              </w:rPr>
            </w:pPr>
            <w:r>
              <w:rPr>
                <w:sz w:val="18"/>
              </w:rPr>
              <w:t>Science Director</w:t>
            </w:r>
          </w:p>
        </w:tc>
        <w:tc>
          <w:tcPr>
            <w:tcW w:w="1350" w:type="dxa"/>
            <w:tcBorders>
              <w:top w:val="single" w:sz="6" w:space="0" w:color="000000"/>
              <w:left w:val="single" w:sz="6" w:space="0" w:color="000000"/>
              <w:bottom w:val="single" w:sz="6" w:space="0" w:color="000000"/>
              <w:right w:val="single" w:sz="6" w:space="0" w:color="000000"/>
            </w:tcBorders>
          </w:tcPr>
          <w:p w14:paraId="48349CA0" w14:textId="77777777" w:rsidR="00F11515" w:rsidRDefault="00F11515" w:rsidP="00CC0B2D">
            <w:pPr>
              <w:pStyle w:val="TableParagraph"/>
              <w:spacing w:before="176"/>
              <w:ind w:left="122" w:right="366"/>
              <w:rPr>
                <w:sz w:val="18"/>
              </w:rPr>
            </w:pPr>
            <w:r>
              <w:rPr>
                <w:sz w:val="18"/>
              </w:rPr>
              <w:t>Cook Inlet Keeper</w:t>
            </w:r>
          </w:p>
        </w:tc>
        <w:tc>
          <w:tcPr>
            <w:tcW w:w="1620" w:type="dxa"/>
            <w:tcBorders>
              <w:top w:val="single" w:sz="6" w:space="0" w:color="000000"/>
              <w:left w:val="single" w:sz="6" w:space="0" w:color="000000"/>
              <w:bottom w:val="single" w:sz="6" w:space="0" w:color="000000"/>
              <w:right w:val="single" w:sz="6" w:space="0" w:color="000000"/>
            </w:tcBorders>
          </w:tcPr>
          <w:p w14:paraId="25698895"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CA98987" w14:textId="77777777" w:rsidR="00F11515" w:rsidRDefault="00F11515" w:rsidP="00CC0B2D">
            <w:pPr>
              <w:pStyle w:val="TableParagraph"/>
              <w:spacing w:before="116"/>
              <w:ind w:left="121"/>
              <w:jc w:val="center"/>
              <w:rPr>
                <w:sz w:val="18"/>
              </w:rPr>
            </w:pPr>
            <w:r>
              <w:rPr>
                <w:sz w:val="18"/>
              </w:rPr>
              <w:t>(907) 235-4068 ext. 24</w:t>
            </w:r>
          </w:p>
          <w:p w14:paraId="6F0DF23B" w14:textId="77777777" w:rsidR="00F11515" w:rsidRDefault="00DA3D08" w:rsidP="00CC0B2D">
            <w:pPr>
              <w:pStyle w:val="TableParagraph"/>
              <w:spacing w:before="119"/>
              <w:ind w:left="121"/>
              <w:jc w:val="center"/>
              <w:rPr>
                <w:sz w:val="18"/>
              </w:rPr>
            </w:pPr>
            <w:hyperlink r:id="rId23">
              <w:r w:rsidR="00F11515">
                <w:rPr>
                  <w:color w:val="0000FF"/>
                  <w:sz w:val="18"/>
                  <w:u w:val="single" w:color="0000FF"/>
                </w:rPr>
                <w:t>sue@cookinletkeeper.org</w:t>
              </w:r>
            </w:hyperlink>
          </w:p>
        </w:tc>
      </w:tr>
      <w:tr w:rsidR="00F11515" w14:paraId="1B90D261" w14:textId="77777777" w:rsidTr="00461CAC">
        <w:trPr>
          <w:trHeight w:val="957"/>
        </w:trPr>
        <w:tc>
          <w:tcPr>
            <w:tcW w:w="1350" w:type="dxa"/>
            <w:tcBorders>
              <w:top w:val="single" w:sz="6" w:space="0" w:color="000000"/>
              <w:bottom w:val="single" w:sz="6" w:space="0" w:color="000000"/>
              <w:right w:val="single" w:sz="6" w:space="0" w:color="000000"/>
            </w:tcBorders>
          </w:tcPr>
          <w:p w14:paraId="3A92E7DC" w14:textId="77777777" w:rsidR="00F11515" w:rsidRDefault="00F11515" w:rsidP="00060E62">
            <w:pPr>
              <w:pStyle w:val="TableParagraph"/>
              <w:spacing w:before="11"/>
              <w:rPr>
                <w:sz w:val="25"/>
              </w:rPr>
            </w:pPr>
          </w:p>
          <w:p w14:paraId="30D5BEC9" w14:textId="77777777" w:rsidR="00F11515" w:rsidRDefault="00471EAA" w:rsidP="00060E62">
            <w:pPr>
              <w:pStyle w:val="TableParagraph"/>
              <w:ind w:left="97"/>
              <w:jc w:val="center"/>
              <w:rPr>
                <w:sz w:val="18"/>
              </w:rPr>
            </w:pPr>
            <w:r>
              <w:rPr>
                <w:sz w:val="18"/>
              </w:rPr>
              <w:t>Justin Nelson</w:t>
            </w:r>
          </w:p>
        </w:tc>
        <w:tc>
          <w:tcPr>
            <w:tcW w:w="1530" w:type="dxa"/>
            <w:tcBorders>
              <w:top w:val="single" w:sz="6" w:space="0" w:color="000000"/>
              <w:left w:val="single" w:sz="6" w:space="0" w:color="000000"/>
              <w:bottom w:val="single" w:sz="6" w:space="0" w:color="000000"/>
              <w:right w:val="single" w:sz="6" w:space="0" w:color="000000"/>
            </w:tcBorders>
          </w:tcPr>
          <w:p w14:paraId="1304F306" w14:textId="77777777" w:rsidR="00F11515" w:rsidRDefault="00F11515" w:rsidP="00060E62">
            <w:pPr>
              <w:pStyle w:val="TableParagraph"/>
              <w:jc w:val="center"/>
              <w:rPr>
                <w:sz w:val="20"/>
              </w:rPr>
            </w:pPr>
          </w:p>
          <w:p w14:paraId="3FEBE407" w14:textId="77777777" w:rsidR="00F11515" w:rsidRDefault="00F11515" w:rsidP="00060E62">
            <w:pPr>
              <w:pStyle w:val="TableParagraph"/>
              <w:jc w:val="center"/>
              <w:rPr>
                <w:sz w:val="17"/>
              </w:rPr>
            </w:pPr>
          </w:p>
          <w:p w14:paraId="5797B8E2" w14:textId="77777777" w:rsidR="00F11515" w:rsidRDefault="00F11515" w:rsidP="00060E62">
            <w:pPr>
              <w:pStyle w:val="TableParagraph"/>
              <w:ind w:left="122" w:right="354"/>
              <w:jc w:val="center"/>
              <w:rPr>
                <w:sz w:val="18"/>
              </w:rPr>
            </w:pPr>
            <w:r>
              <w:rPr>
                <w:sz w:val="18"/>
              </w:rPr>
              <w:t>Client Service Manager</w:t>
            </w:r>
          </w:p>
        </w:tc>
        <w:tc>
          <w:tcPr>
            <w:tcW w:w="1350" w:type="dxa"/>
            <w:tcBorders>
              <w:top w:val="single" w:sz="6" w:space="0" w:color="000000"/>
              <w:left w:val="single" w:sz="6" w:space="0" w:color="000000"/>
              <w:bottom w:val="single" w:sz="6" w:space="0" w:color="000000"/>
              <w:right w:val="single" w:sz="6" w:space="0" w:color="000000"/>
            </w:tcBorders>
          </w:tcPr>
          <w:p w14:paraId="729C95DB" w14:textId="77777777" w:rsidR="00F11515" w:rsidRDefault="00F11515" w:rsidP="00CC0B2D">
            <w:pPr>
              <w:pStyle w:val="TableParagraph"/>
              <w:spacing w:before="115"/>
              <w:ind w:left="122"/>
              <w:rPr>
                <w:sz w:val="18"/>
              </w:rPr>
            </w:pPr>
            <w:r>
              <w:rPr>
                <w:sz w:val="18"/>
              </w:rPr>
              <w:t>SGS</w:t>
            </w:r>
          </w:p>
          <w:p w14:paraId="7C2DF801" w14:textId="77777777" w:rsidR="00F11515" w:rsidRDefault="00F11515" w:rsidP="00CC0B2D">
            <w:pPr>
              <w:pStyle w:val="TableParagraph"/>
              <w:ind w:left="122" w:right="78"/>
              <w:rPr>
                <w:sz w:val="18"/>
              </w:rPr>
            </w:pPr>
            <w:r>
              <w:rPr>
                <w:sz w:val="18"/>
              </w:rPr>
              <w:t>Environmental Laboratory Services (SGS)</w:t>
            </w:r>
          </w:p>
        </w:tc>
        <w:tc>
          <w:tcPr>
            <w:tcW w:w="1620" w:type="dxa"/>
            <w:tcBorders>
              <w:top w:val="single" w:sz="6" w:space="0" w:color="000000"/>
              <w:left w:val="single" w:sz="6" w:space="0" w:color="000000"/>
              <w:bottom w:val="single" w:sz="6" w:space="0" w:color="000000"/>
              <w:right w:val="single" w:sz="6" w:space="0" w:color="000000"/>
            </w:tcBorders>
          </w:tcPr>
          <w:p w14:paraId="0A902B8A"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7E2F345" w14:textId="77777777" w:rsidR="00F11515" w:rsidRDefault="00F11515" w:rsidP="00CC0B2D">
            <w:pPr>
              <w:pStyle w:val="TableParagraph"/>
              <w:spacing w:before="5"/>
              <w:jc w:val="center"/>
              <w:rPr>
                <w:sz w:val="25"/>
              </w:rPr>
            </w:pPr>
          </w:p>
          <w:p w14:paraId="389B895D" w14:textId="77777777" w:rsidR="00F11515" w:rsidRDefault="00F11515" w:rsidP="00CC0B2D">
            <w:pPr>
              <w:pStyle w:val="TableParagraph"/>
              <w:ind w:left="121"/>
              <w:jc w:val="center"/>
              <w:rPr>
                <w:sz w:val="18"/>
              </w:rPr>
            </w:pPr>
            <w:r>
              <w:rPr>
                <w:sz w:val="18"/>
              </w:rPr>
              <w:t>(800) 873-8707</w:t>
            </w:r>
          </w:p>
          <w:p w14:paraId="41F192D2" w14:textId="77777777" w:rsidR="00F11515" w:rsidRDefault="00F11515" w:rsidP="00CC0B2D">
            <w:pPr>
              <w:pStyle w:val="TableParagraph"/>
              <w:jc w:val="center"/>
              <w:rPr>
                <w:sz w:val="18"/>
              </w:rPr>
            </w:pPr>
          </w:p>
          <w:p w14:paraId="6B9A5A8D" w14:textId="77777777" w:rsidR="00F11515" w:rsidRDefault="00DA3D08" w:rsidP="00CC0B2D">
            <w:pPr>
              <w:pStyle w:val="TableParagraph"/>
              <w:ind w:left="121"/>
              <w:jc w:val="center"/>
              <w:rPr>
                <w:sz w:val="18"/>
              </w:rPr>
            </w:pPr>
            <w:hyperlink r:id="rId24" w:history="1">
              <w:r w:rsidR="00471EAA" w:rsidRPr="005C5B2C">
                <w:rPr>
                  <w:rStyle w:val="Hyperlink"/>
                  <w:sz w:val="18"/>
                </w:rPr>
                <w:t>justin.nelson@sgs.com</w:t>
              </w:r>
            </w:hyperlink>
            <w:r w:rsidR="00471EAA">
              <w:rPr>
                <w:sz w:val="18"/>
              </w:rPr>
              <w:t xml:space="preserve"> </w:t>
            </w:r>
          </w:p>
        </w:tc>
      </w:tr>
      <w:tr w:rsidR="00F11515" w14:paraId="3025000B" w14:textId="77777777" w:rsidTr="00343D60">
        <w:trPr>
          <w:trHeight w:val="777"/>
        </w:trPr>
        <w:tc>
          <w:tcPr>
            <w:tcW w:w="1350" w:type="dxa"/>
            <w:tcBorders>
              <w:top w:val="single" w:sz="6" w:space="0" w:color="000000"/>
              <w:bottom w:val="single" w:sz="6" w:space="0" w:color="000000"/>
              <w:right w:val="single" w:sz="6" w:space="0" w:color="000000"/>
            </w:tcBorders>
          </w:tcPr>
          <w:p w14:paraId="1DE39028" w14:textId="77777777" w:rsidR="00060E62" w:rsidRDefault="00060E62" w:rsidP="00060E62">
            <w:pPr>
              <w:pStyle w:val="TableParagraph"/>
              <w:jc w:val="center"/>
              <w:rPr>
                <w:sz w:val="20"/>
              </w:rPr>
            </w:pPr>
          </w:p>
          <w:p w14:paraId="3E1E1BDC" w14:textId="77777777" w:rsidR="00F11515" w:rsidRDefault="00F11515" w:rsidP="00060E62">
            <w:pPr>
              <w:pStyle w:val="TableParagraph"/>
              <w:jc w:val="center"/>
              <w:rPr>
                <w:sz w:val="20"/>
              </w:rPr>
            </w:pPr>
            <w:r>
              <w:rPr>
                <w:sz w:val="20"/>
              </w:rPr>
              <w:t>Moses Jordan</w:t>
            </w:r>
          </w:p>
        </w:tc>
        <w:tc>
          <w:tcPr>
            <w:tcW w:w="1530" w:type="dxa"/>
            <w:tcBorders>
              <w:top w:val="single" w:sz="6" w:space="0" w:color="000000"/>
              <w:left w:val="single" w:sz="6" w:space="0" w:color="000000"/>
              <w:bottom w:val="single" w:sz="6" w:space="0" w:color="000000"/>
              <w:right w:val="single" w:sz="6" w:space="0" w:color="000000"/>
            </w:tcBorders>
          </w:tcPr>
          <w:p w14:paraId="241F8BC8" w14:textId="77777777" w:rsidR="00F11515" w:rsidRDefault="00F11515" w:rsidP="00060E62">
            <w:pPr>
              <w:pStyle w:val="TableParagraph"/>
              <w:jc w:val="center"/>
              <w:rPr>
                <w:sz w:val="20"/>
              </w:rPr>
            </w:pPr>
            <w:r>
              <w:rPr>
                <w:sz w:val="20"/>
              </w:rPr>
              <w:t>Environmental Program Manager</w:t>
            </w:r>
          </w:p>
        </w:tc>
        <w:tc>
          <w:tcPr>
            <w:tcW w:w="1350" w:type="dxa"/>
            <w:tcBorders>
              <w:top w:val="single" w:sz="6" w:space="0" w:color="000000"/>
              <w:left w:val="single" w:sz="6" w:space="0" w:color="000000"/>
              <w:bottom w:val="single" w:sz="6" w:space="0" w:color="000000"/>
              <w:right w:val="single" w:sz="6" w:space="0" w:color="000000"/>
            </w:tcBorders>
          </w:tcPr>
          <w:p w14:paraId="69424EB9" w14:textId="77777777" w:rsidR="00F11515" w:rsidRDefault="00F11515" w:rsidP="00CC0B2D">
            <w:pPr>
              <w:pStyle w:val="TableParagraph"/>
              <w:spacing w:before="115"/>
              <w:ind w:left="122"/>
              <w:rPr>
                <w:sz w:val="18"/>
              </w:rPr>
            </w:pPr>
            <w:proofErr w:type="spellStart"/>
            <w:r>
              <w:rPr>
                <w:sz w:val="18"/>
              </w:rPr>
              <w:t>Kenaitze</w:t>
            </w:r>
            <w:proofErr w:type="spellEnd"/>
            <w:r>
              <w:rPr>
                <w:sz w:val="18"/>
              </w:rPr>
              <w:t xml:space="preserve"> </w:t>
            </w:r>
          </w:p>
          <w:p w14:paraId="2FD2EB98" w14:textId="77777777" w:rsidR="00F11515" w:rsidRDefault="00F11515" w:rsidP="00CC0B2D">
            <w:pPr>
              <w:pStyle w:val="TableParagraph"/>
              <w:spacing w:before="115"/>
              <w:ind w:left="122"/>
              <w:rPr>
                <w:sz w:val="18"/>
              </w:rPr>
            </w:pPr>
            <w:r>
              <w:rPr>
                <w:sz w:val="18"/>
              </w:rPr>
              <w:t>Indian Tribe</w:t>
            </w:r>
          </w:p>
        </w:tc>
        <w:tc>
          <w:tcPr>
            <w:tcW w:w="1620" w:type="dxa"/>
            <w:tcBorders>
              <w:top w:val="single" w:sz="6" w:space="0" w:color="000000"/>
              <w:left w:val="single" w:sz="6" w:space="0" w:color="000000"/>
              <w:bottom w:val="single" w:sz="6" w:space="0" w:color="000000"/>
              <w:right w:val="single" w:sz="6" w:space="0" w:color="000000"/>
            </w:tcBorders>
          </w:tcPr>
          <w:p w14:paraId="49A4FEA2" w14:textId="77777777" w:rsidR="00F11515" w:rsidRDefault="00F11515" w:rsidP="00CC0B2D">
            <w:pPr>
              <w:pStyle w:val="TableParagraph"/>
              <w:rPr>
                <w:sz w:val="20"/>
              </w:rPr>
            </w:pPr>
          </w:p>
        </w:tc>
        <w:tc>
          <w:tcPr>
            <w:tcW w:w="3332" w:type="dxa"/>
            <w:tcBorders>
              <w:top w:val="single" w:sz="6" w:space="0" w:color="000000"/>
              <w:left w:val="single" w:sz="6" w:space="0" w:color="000000"/>
              <w:bottom w:val="single" w:sz="6" w:space="0" w:color="000000"/>
              <w:right w:val="thinThickMediumGap" w:sz="9" w:space="0" w:color="000000"/>
            </w:tcBorders>
          </w:tcPr>
          <w:p w14:paraId="59C97394" w14:textId="77777777" w:rsidR="00F11515" w:rsidRDefault="00F11515" w:rsidP="00CC0B2D">
            <w:pPr>
              <w:pStyle w:val="TableParagraph"/>
              <w:spacing w:before="116"/>
              <w:ind w:left="121"/>
              <w:jc w:val="center"/>
              <w:rPr>
                <w:sz w:val="18"/>
              </w:rPr>
            </w:pPr>
            <w:r>
              <w:rPr>
                <w:sz w:val="18"/>
              </w:rPr>
              <w:t>(907) 545-1444</w:t>
            </w:r>
          </w:p>
          <w:p w14:paraId="2063CFBB" w14:textId="77777777" w:rsidR="00F11515" w:rsidRDefault="00F11515" w:rsidP="00CC0B2D">
            <w:pPr>
              <w:pStyle w:val="TableParagraph"/>
              <w:spacing w:before="5"/>
              <w:jc w:val="center"/>
              <w:rPr>
                <w:sz w:val="25"/>
              </w:rPr>
            </w:pPr>
            <w:r>
              <w:rPr>
                <w:color w:val="0000FF"/>
                <w:sz w:val="18"/>
                <w:u w:val="single" w:color="0000FF"/>
              </w:rPr>
              <w:t>mjordan@kenaitze.org</w:t>
            </w:r>
          </w:p>
        </w:tc>
      </w:tr>
      <w:tr w:rsidR="00F11515" w14:paraId="0976F2F3" w14:textId="77777777" w:rsidTr="00461CAC">
        <w:trPr>
          <w:trHeight w:val="552"/>
        </w:trPr>
        <w:tc>
          <w:tcPr>
            <w:tcW w:w="1350" w:type="dxa"/>
            <w:tcBorders>
              <w:top w:val="single" w:sz="6" w:space="0" w:color="000000"/>
              <w:bottom w:val="single" w:sz="6" w:space="0" w:color="000000"/>
              <w:right w:val="single" w:sz="6" w:space="0" w:color="000000"/>
            </w:tcBorders>
          </w:tcPr>
          <w:p w14:paraId="167F67F0" w14:textId="77777777" w:rsidR="00F11515" w:rsidRDefault="00F11515" w:rsidP="00060E62">
            <w:pPr>
              <w:pStyle w:val="TableParagraph"/>
              <w:jc w:val="center"/>
              <w:rPr>
                <w:sz w:val="20"/>
              </w:rPr>
            </w:pPr>
            <w:r>
              <w:rPr>
                <w:sz w:val="20"/>
              </w:rPr>
              <w:t>Yvonne Weber</w:t>
            </w:r>
          </w:p>
        </w:tc>
        <w:tc>
          <w:tcPr>
            <w:tcW w:w="1530" w:type="dxa"/>
            <w:tcBorders>
              <w:top w:val="single" w:sz="6" w:space="0" w:color="000000"/>
              <w:left w:val="single" w:sz="6" w:space="0" w:color="000000"/>
              <w:bottom w:val="single" w:sz="6" w:space="0" w:color="000000"/>
              <w:right w:val="single" w:sz="6" w:space="0" w:color="000000"/>
            </w:tcBorders>
          </w:tcPr>
          <w:p w14:paraId="30C30FAC" w14:textId="77777777" w:rsidR="00F11515" w:rsidRDefault="00F11515" w:rsidP="00060E62">
            <w:pPr>
              <w:pStyle w:val="TableParagraph"/>
              <w:jc w:val="center"/>
              <w:rPr>
                <w:sz w:val="20"/>
              </w:rPr>
            </w:pPr>
            <w:r>
              <w:rPr>
                <w:sz w:val="20"/>
              </w:rPr>
              <w:t>Environmental Director</w:t>
            </w:r>
          </w:p>
        </w:tc>
        <w:tc>
          <w:tcPr>
            <w:tcW w:w="1350" w:type="dxa"/>
            <w:tcBorders>
              <w:top w:val="single" w:sz="6" w:space="0" w:color="000000"/>
              <w:left w:val="single" w:sz="6" w:space="0" w:color="000000"/>
              <w:bottom w:val="single" w:sz="6" w:space="0" w:color="000000"/>
              <w:right w:val="single" w:sz="6" w:space="0" w:color="000000"/>
            </w:tcBorders>
          </w:tcPr>
          <w:p w14:paraId="463CF6C7" w14:textId="77777777" w:rsidR="00F11515" w:rsidRDefault="00F11515" w:rsidP="00F11515">
            <w:pPr>
              <w:pStyle w:val="TableParagraph"/>
              <w:spacing w:before="115"/>
              <w:ind w:left="122"/>
              <w:rPr>
                <w:sz w:val="18"/>
              </w:rPr>
            </w:pPr>
            <w:proofErr w:type="spellStart"/>
            <w:r>
              <w:rPr>
                <w:sz w:val="18"/>
              </w:rPr>
              <w:t>Salamatof</w:t>
            </w:r>
            <w:proofErr w:type="spellEnd"/>
            <w:r>
              <w:rPr>
                <w:sz w:val="18"/>
              </w:rPr>
              <w:t xml:space="preserve"> Tribe</w:t>
            </w:r>
          </w:p>
        </w:tc>
        <w:tc>
          <w:tcPr>
            <w:tcW w:w="1620" w:type="dxa"/>
            <w:tcBorders>
              <w:top w:val="single" w:sz="6" w:space="0" w:color="000000"/>
              <w:left w:val="single" w:sz="6" w:space="0" w:color="000000"/>
              <w:bottom w:val="single" w:sz="6" w:space="0" w:color="000000"/>
              <w:right w:val="single" w:sz="6" w:space="0" w:color="000000"/>
            </w:tcBorders>
          </w:tcPr>
          <w:p w14:paraId="2BD3FA19" w14:textId="77777777" w:rsidR="00F11515" w:rsidRPr="009F72AC" w:rsidRDefault="00F11515" w:rsidP="00CC0B2D">
            <w:pPr>
              <w:pStyle w:val="TableParagraph"/>
              <w:jc w:val="center"/>
              <w:rPr>
                <w:sz w:val="18"/>
                <w:szCs w:val="18"/>
              </w:rPr>
            </w:pPr>
          </w:p>
        </w:tc>
        <w:tc>
          <w:tcPr>
            <w:tcW w:w="3332" w:type="dxa"/>
            <w:tcBorders>
              <w:top w:val="single" w:sz="6" w:space="0" w:color="000000"/>
              <w:left w:val="single" w:sz="6" w:space="0" w:color="000000"/>
              <w:bottom w:val="single" w:sz="6" w:space="0" w:color="000000"/>
              <w:right w:val="thinThickMediumGap" w:sz="9" w:space="0" w:color="000000"/>
            </w:tcBorders>
          </w:tcPr>
          <w:p w14:paraId="7E2E67B2" w14:textId="77777777" w:rsidR="00F11515" w:rsidRDefault="00F11515" w:rsidP="00CC0B2D">
            <w:pPr>
              <w:pStyle w:val="TableParagraph"/>
              <w:spacing w:before="5"/>
              <w:jc w:val="center"/>
              <w:rPr>
                <w:sz w:val="18"/>
                <w:szCs w:val="18"/>
              </w:rPr>
            </w:pPr>
            <w:r w:rsidRPr="009F72AC">
              <w:rPr>
                <w:sz w:val="18"/>
                <w:szCs w:val="18"/>
              </w:rPr>
              <w:t>(907)</w:t>
            </w:r>
            <w:r>
              <w:rPr>
                <w:sz w:val="18"/>
                <w:szCs w:val="18"/>
              </w:rPr>
              <w:t xml:space="preserve"> 570-1684</w:t>
            </w:r>
          </w:p>
          <w:p w14:paraId="554D16F7" w14:textId="77777777" w:rsidR="00F11515" w:rsidRPr="009F72AC" w:rsidRDefault="00DA3D08" w:rsidP="00CC0B2D">
            <w:pPr>
              <w:pStyle w:val="TableParagraph"/>
              <w:spacing w:before="5"/>
              <w:jc w:val="center"/>
              <w:rPr>
                <w:sz w:val="18"/>
                <w:szCs w:val="18"/>
              </w:rPr>
            </w:pPr>
            <w:hyperlink r:id="rId25" w:history="1">
              <w:r w:rsidR="00F11515" w:rsidRPr="009F72AC">
                <w:rPr>
                  <w:rStyle w:val="Hyperlink"/>
                  <w:sz w:val="18"/>
                  <w:szCs w:val="18"/>
                </w:rPr>
                <w:t>ywebber@salamatof.com</w:t>
              </w:r>
            </w:hyperlink>
          </w:p>
        </w:tc>
      </w:tr>
    </w:tbl>
    <w:p w14:paraId="3353195D" w14:textId="77777777" w:rsidR="00F11515" w:rsidRDefault="00F11515" w:rsidP="00F11515">
      <w:pPr>
        <w:pStyle w:val="BodyText"/>
        <w:rPr>
          <w:sz w:val="26"/>
        </w:rPr>
      </w:pPr>
    </w:p>
    <w:p w14:paraId="1600CA65" w14:textId="36BEA31C" w:rsidR="00F11515" w:rsidRDefault="00F11515" w:rsidP="00F11515">
      <w:pPr>
        <w:pStyle w:val="BodyText"/>
        <w:spacing w:before="227"/>
        <w:ind w:left="119" w:right="703"/>
      </w:pPr>
      <w:r>
        <w:lastRenderedPageBreak/>
        <w:t>Copies of this Quality Assurance Project Plan will be made available</w:t>
      </w:r>
      <w:r w:rsidR="00116BE7">
        <w:t xml:space="preserve"> onli</w:t>
      </w:r>
      <w:r w:rsidR="00060E62">
        <w:t>ne</w:t>
      </w:r>
      <w:r>
        <w:t xml:space="preserve"> at </w:t>
      </w:r>
      <w:hyperlink r:id="rId26" w:history="1">
        <w:r w:rsidRPr="00060E62">
          <w:rPr>
            <w:rStyle w:val="Hyperlink"/>
          </w:rPr>
          <w:t>https://www.kenaiwatershed.org/science-in-action/research-information/water-quality</w:t>
        </w:r>
      </w:hyperlink>
      <w:r w:rsidRPr="00F11515">
        <w:t>/</w:t>
      </w:r>
      <w:r>
        <w:t>. Interested parties may request a digital copy from ADEC or KWF, or purchase a copy for the cost of production and shipping by writing the Kenai Watershed Forum, 44129 Sterling Highway, Soldotna, AK 99669, or calling (907) 260-5449.</w:t>
      </w:r>
    </w:p>
    <w:p w14:paraId="376154B7" w14:textId="77777777" w:rsidR="009A297F" w:rsidRDefault="009A297F" w:rsidP="00F11515">
      <w:pPr>
        <w:pStyle w:val="BodyText"/>
        <w:spacing w:before="227"/>
        <w:ind w:left="119" w:right="703"/>
      </w:pPr>
    </w:p>
    <w:p w14:paraId="2BFBCA05" w14:textId="77777777" w:rsidR="00B117EB" w:rsidRDefault="00B117EB" w:rsidP="00F11515">
      <w:pPr>
        <w:pStyle w:val="BodyText"/>
        <w:spacing w:before="227"/>
        <w:ind w:left="119" w:right="703"/>
      </w:pPr>
    </w:p>
    <w:p w14:paraId="7581FDFA" w14:textId="77777777" w:rsidR="009A297F" w:rsidRDefault="009A297F" w:rsidP="009A297F">
      <w:pPr>
        <w:pStyle w:val="Heading2"/>
      </w:pPr>
      <w:bookmarkStart w:id="20" w:name="_Toc112073502"/>
      <w:bookmarkStart w:id="21" w:name="_Toc117087844"/>
      <w:r>
        <w:t>A4. Project / Task Organization</w:t>
      </w:r>
      <w:bookmarkEnd w:id="20"/>
      <w:bookmarkEnd w:id="21"/>
    </w:p>
    <w:p w14:paraId="16F949B2" w14:textId="77777777" w:rsidR="009A297F" w:rsidRDefault="009A297F" w:rsidP="009A297F">
      <w:pPr>
        <w:pStyle w:val="Heading2"/>
      </w:pPr>
    </w:p>
    <w:p w14:paraId="748CFE76" w14:textId="77777777" w:rsidR="009A297F" w:rsidRDefault="009A297F" w:rsidP="009A297F">
      <w:pPr>
        <w:pStyle w:val="BodyText"/>
        <w:rPr>
          <w:b/>
          <w:sz w:val="20"/>
        </w:rPr>
      </w:pPr>
    </w:p>
    <w:p w14:paraId="600AFC09" w14:textId="77777777" w:rsidR="009A297F" w:rsidRDefault="009A297F" w:rsidP="009A297F">
      <w:pPr>
        <w:pStyle w:val="BodyText"/>
        <w:spacing w:before="3"/>
        <w:rPr>
          <w:b/>
          <w:sz w:val="17"/>
        </w:rPr>
      </w:pPr>
      <w:r>
        <w:rPr>
          <w:noProof/>
        </w:rPr>
        <mc:AlternateContent>
          <mc:Choice Requires="wps">
            <w:drawing>
              <wp:anchor distT="0" distB="0" distL="114300" distR="114300" simplePos="0" relativeHeight="251670528" behindDoc="0" locked="0" layoutInCell="1" allowOverlap="1" wp14:anchorId="1E01C52B" wp14:editId="44F5B81F">
                <wp:simplePos x="0" y="0"/>
                <wp:positionH relativeFrom="page">
                  <wp:posOffset>2905125</wp:posOffset>
                </wp:positionH>
                <wp:positionV relativeFrom="paragraph">
                  <wp:posOffset>956945</wp:posOffset>
                </wp:positionV>
                <wp:extent cx="0" cy="590550"/>
                <wp:effectExtent l="0" t="0" r="19050" b="19050"/>
                <wp:wrapNone/>
                <wp:docPr id="11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05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7E4A4" id="Line 57"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5pt,75.35pt" to="228.7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">
                <w10:wrap anchorx="page"/>
              </v:line>
            </w:pict>
          </mc:Fallback>
        </mc:AlternateContent>
      </w:r>
      <w:r>
        <w:rPr>
          <w:noProof/>
        </w:rPr>
        <mc:AlternateContent>
          <mc:Choice Requires="wps">
            <w:drawing>
              <wp:anchor distT="0" distB="0" distL="114300" distR="114300" simplePos="0" relativeHeight="251667456" behindDoc="0" locked="0" layoutInCell="1" allowOverlap="1" wp14:anchorId="21A54B44" wp14:editId="5D45268D">
                <wp:simplePos x="0" y="0"/>
                <wp:positionH relativeFrom="page">
                  <wp:posOffset>2904490</wp:posOffset>
                </wp:positionH>
                <wp:positionV relativeFrom="paragraph">
                  <wp:posOffset>2261235</wp:posOffset>
                </wp:positionV>
                <wp:extent cx="0" cy="499745"/>
                <wp:effectExtent l="0" t="0" r="19050" b="33655"/>
                <wp:wrapNone/>
                <wp:docPr id="10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974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79D154" id="Line 57"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8.7pt,178.05pt" to="228.7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">
                <w10:wrap anchorx="page"/>
              </v:line>
            </w:pict>
          </mc:Fallback>
        </mc:AlternateContent>
      </w:r>
      <w:r>
        <w:rPr>
          <w:noProof/>
        </w:rPr>
        <mc:AlternateContent>
          <mc:Choice Requires="wpg">
            <w:drawing>
              <wp:anchor distT="0" distB="0" distL="0" distR="0" simplePos="0" relativeHeight="251668480" behindDoc="1" locked="0" layoutInCell="1" allowOverlap="1" wp14:anchorId="40E4C790" wp14:editId="23C8BF13">
                <wp:simplePos x="0" y="0"/>
                <wp:positionH relativeFrom="page">
                  <wp:posOffset>1985645</wp:posOffset>
                </wp:positionH>
                <wp:positionV relativeFrom="paragraph">
                  <wp:posOffset>151765</wp:posOffset>
                </wp:positionV>
                <wp:extent cx="4119245" cy="2110740"/>
                <wp:effectExtent l="0" t="0" r="14605" b="22860"/>
                <wp:wrapTopAndBottom/>
                <wp:docPr id="10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9245" cy="2110740"/>
                          <a:chOff x="3134" y="246"/>
                          <a:chExt cx="6487" cy="3324"/>
                        </a:xfrm>
                      </wpg:grpSpPr>
                      <wps:wsp>
                        <wps:cNvPr id="105" name="Line 63"/>
                        <wps:cNvCnPr>
                          <a:cxnSpLocks noChangeShapeType="1"/>
                          <a:endCxn id="106" idx="3"/>
                        </wps:cNvCnPr>
                        <wps:spPr bwMode="auto">
                          <a:xfrm flipH="1">
                            <a:off x="6022" y="1499"/>
                            <a:ext cx="2235" cy="1516"/>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6" name="Text Box 62"/>
                        <wps:cNvSpPr txBox="1">
                          <a:spLocks noChangeArrowheads="1"/>
                        </wps:cNvSpPr>
                        <wps:spPr bwMode="auto">
                          <a:xfrm>
                            <a:off x="3134" y="2460"/>
                            <a:ext cx="2888" cy="11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C0153CA" w14:textId="77777777" w:rsidR="00DA3D08" w:rsidRDefault="00DA3D08" w:rsidP="009A297F">
                              <w:pPr>
                                <w:spacing w:before="70"/>
                                <w:ind w:left="214" w:right="217"/>
                                <w:jc w:val="center"/>
                                <w:rPr>
                                  <w:sz w:val="24"/>
                                </w:rPr>
                              </w:pPr>
                              <w:r>
                                <w:rPr>
                                  <w:b/>
                                  <w:sz w:val="24"/>
                                </w:rPr>
                                <w:t xml:space="preserve">KWF Project Manager/ Project QA Officer </w:t>
                              </w:r>
                              <w:r>
                                <w:rPr>
                                  <w:sz w:val="24"/>
                                </w:rPr>
                                <w:t>Benjamin Meyer</w:t>
                              </w:r>
                            </w:p>
                          </w:txbxContent>
                        </wps:txbx>
                        <wps:bodyPr rot="0" vert="horz" wrap="square" lIns="0" tIns="0" rIns="0" bIns="0" anchor="t" anchorCtr="0" upright="1">
                          <a:noAutofit/>
                        </wps:bodyPr>
                      </wps:wsp>
                      <wps:wsp>
                        <wps:cNvPr id="107" name="Text Box 61"/>
                        <wps:cNvSpPr txBox="1">
                          <a:spLocks noChangeArrowheads="1"/>
                        </wps:cNvSpPr>
                        <wps:spPr bwMode="auto">
                          <a:xfrm>
                            <a:off x="6921" y="246"/>
                            <a:ext cx="2700"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0F07550" w14:textId="77777777" w:rsidR="00DA3D08" w:rsidRDefault="00DA3D08" w:rsidP="009A297F">
                              <w:pPr>
                                <w:spacing w:before="68"/>
                                <w:ind w:left="376" w:right="376"/>
                                <w:jc w:val="center"/>
                                <w:rPr>
                                  <w:b/>
                                  <w:sz w:val="24"/>
                                </w:rPr>
                              </w:pPr>
                              <w:r>
                                <w:rPr>
                                  <w:b/>
                                  <w:sz w:val="24"/>
                                </w:rPr>
                                <w:t>ADEC QA Officer</w:t>
                              </w:r>
                            </w:p>
                            <w:p w14:paraId="33D170EE" w14:textId="77777777" w:rsidR="00DA3D08" w:rsidRDefault="00DA3D08" w:rsidP="009A297F">
                              <w:pPr>
                                <w:spacing w:before="3"/>
                                <w:ind w:left="376" w:right="376"/>
                                <w:jc w:val="center"/>
                                <w:rPr>
                                  <w:sz w:val="24"/>
                                </w:rPr>
                              </w:pPr>
                              <w:r>
                                <w:rPr>
                                  <w:sz w:val="24"/>
                                </w:rPr>
                                <w:t>John Clark</w:t>
                              </w:r>
                            </w:p>
                          </w:txbxContent>
                        </wps:txbx>
                        <wps:bodyPr rot="0" vert="horz" wrap="square" lIns="0" tIns="0" rIns="0" bIns="0" anchor="t" anchorCtr="0" upright="1">
                          <a:noAutofit/>
                        </wps:bodyPr>
                      </wps:wsp>
                      <wps:wsp>
                        <wps:cNvPr id="108" name="Text Box 60"/>
                        <wps:cNvSpPr txBox="1">
                          <a:spLocks noChangeArrowheads="1"/>
                        </wps:cNvSpPr>
                        <wps:spPr bwMode="auto">
                          <a:xfrm>
                            <a:off x="3134" y="246"/>
                            <a:ext cx="2888" cy="126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4F43BB" w14:textId="77777777" w:rsidR="00DA3D08" w:rsidRDefault="00DA3D08" w:rsidP="009A297F">
                              <w:pPr>
                                <w:spacing w:before="73"/>
                                <w:ind w:left="141"/>
                                <w:rPr>
                                  <w:b/>
                                  <w:sz w:val="24"/>
                                </w:rPr>
                              </w:pPr>
                              <w:r>
                                <w:rPr>
                                  <w:b/>
                                  <w:sz w:val="24"/>
                                </w:rPr>
                                <w:t>ADEC Project Manager</w:t>
                              </w:r>
                            </w:p>
                            <w:p w14:paraId="7AE60ED5" w14:textId="77777777" w:rsidR="00DA3D08" w:rsidRDefault="00DA3D08" w:rsidP="009A297F">
                              <w:pPr>
                                <w:spacing w:before="3"/>
                                <w:ind w:left="780"/>
                                <w:rPr>
                                  <w:sz w:val="24"/>
                                </w:rPr>
                              </w:pPr>
                              <w:r>
                                <w:rPr>
                                  <w:sz w:val="24"/>
                                </w:rPr>
                                <w:t>Sarah Apsens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E4C790" id="Group 59" o:spid="_x0000_s1026" style="position:absolute;margin-left:156.35pt;margin-top:11.95pt;width:324.35pt;height:166.2pt;z-index:-251648000;mso-wrap-distance-left:0;mso-wrap-distance-right:0;mso-position-horizontal-relative:page" coordorigin="3134,246" coordsize="6487,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">
                <v:line id="Line 63" o:spid="_x0000_s1027" style="position:absolute;flip:x;visibility:visible;mso-wrap-style:square" from="6022,1499" to="8257,3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shapetype id="_x0000_t202" coordsize="21600,21600" o:spt="202" path="m,l,21600r21600,l21600,xe">
                  <v:stroke joinstyle="miter"/>
                  <v:path gradientshapeok="t" o:connecttype="rect"/>
                </v:shapetype>
                <v:shape id="Text Box 62" o:spid="_x0000_s1028" type="#_x0000_t202" style="position:absolute;left:3134;top:2460;width:2888;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14:paraId="2C0153CA" w14:textId="77777777" w:rsidR="00DA3D08" w:rsidRDefault="00DA3D08" w:rsidP="009A297F">
                        <w:pPr>
                          <w:spacing w:before="70"/>
                          <w:ind w:left="214" w:right="217"/>
                          <w:jc w:val="center"/>
                          <w:rPr>
                            <w:sz w:val="24"/>
                          </w:rPr>
                        </w:pPr>
                        <w:r>
                          <w:rPr>
                            <w:b/>
                            <w:sz w:val="24"/>
                          </w:rPr>
                          <w:t xml:space="preserve">KWF Project Manager/ Project QA Officer </w:t>
                        </w:r>
                        <w:r>
                          <w:rPr>
                            <w:sz w:val="24"/>
                          </w:rPr>
                          <w:t>Benjamin Meyer</w:t>
                        </w:r>
                      </w:p>
                    </w:txbxContent>
                  </v:textbox>
                </v:shape>
                <v:shape id="Text Box 61" o:spid="_x0000_s1029" type="#_x0000_t202" style="position:absolute;left:6921;top:246;width:270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14:paraId="50F07550" w14:textId="77777777" w:rsidR="00DA3D08" w:rsidRDefault="00DA3D08" w:rsidP="009A297F">
                        <w:pPr>
                          <w:spacing w:before="68"/>
                          <w:ind w:left="376" w:right="376"/>
                          <w:jc w:val="center"/>
                          <w:rPr>
                            <w:b/>
                            <w:sz w:val="24"/>
                          </w:rPr>
                        </w:pPr>
                        <w:r>
                          <w:rPr>
                            <w:b/>
                            <w:sz w:val="24"/>
                          </w:rPr>
                          <w:t>ADEC QA Officer</w:t>
                        </w:r>
                      </w:p>
                      <w:p w14:paraId="33D170EE" w14:textId="77777777" w:rsidR="00DA3D08" w:rsidRDefault="00DA3D08" w:rsidP="009A297F">
                        <w:pPr>
                          <w:spacing w:before="3"/>
                          <w:ind w:left="376" w:right="376"/>
                          <w:jc w:val="center"/>
                          <w:rPr>
                            <w:sz w:val="24"/>
                          </w:rPr>
                        </w:pPr>
                        <w:r>
                          <w:rPr>
                            <w:sz w:val="24"/>
                          </w:rPr>
                          <w:t>John Clark</w:t>
                        </w:r>
                      </w:p>
                    </w:txbxContent>
                  </v:textbox>
                </v:shape>
                <v:shape id="Text Box 60" o:spid="_x0000_s1030" type="#_x0000_t202" style="position:absolute;left:3134;top:246;width:288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14:paraId="0B4F43BB" w14:textId="77777777" w:rsidR="00DA3D08" w:rsidRDefault="00DA3D08" w:rsidP="009A297F">
                        <w:pPr>
                          <w:spacing w:before="73"/>
                          <w:ind w:left="141"/>
                          <w:rPr>
                            <w:b/>
                            <w:sz w:val="24"/>
                          </w:rPr>
                        </w:pPr>
                        <w:r>
                          <w:rPr>
                            <w:b/>
                            <w:sz w:val="24"/>
                          </w:rPr>
                          <w:t>ADEC Project Manager</w:t>
                        </w:r>
                      </w:p>
                      <w:p w14:paraId="7AE60ED5" w14:textId="77777777" w:rsidR="00DA3D08" w:rsidRDefault="00DA3D08" w:rsidP="009A297F">
                        <w:pPr>
                          <w:spacing w:before="3"/>
                          <w:ind w:left="780"/>
                          <w:rPr>
                            <w:sz w:val="24"/>
                          </w:rPr>
                        </w:pPr>
                        <w:r>
                          <w:rPr>
                            <w:sz w:val="24"/>
                          </w:rPr>
                          <w:t>Sarah Apsens</w:t>
                        </w:r>
                      </w:p>
                    </w:txbxContent>
                  </v:textbox>
                </v:shape>
                <w10:wrap type="topAndBottom" anchorx="page"/>
              </v:group>
            </w:pict>
          </mc:Fallback>
        </mc:AlternateContent>
      </w:r>
    </w:p>
    <w:p w14:paraId="2073D930" w14:textId="77777777" w:rsidR="009A297F" w:rsidRDefault="009A297F" w:rsidP="009A297F">
      <w:pPr>
        <w:pStyle w:val="BodyText"/>
        <w:rPr>
          <w:b/>
          <w:sz w:val="20"/>
        </w:rPr>
      </w:pPr>
    </w:p>
    <w:p w14:paraId="175FB9D7" w14:textId="77777777" w:rsidR="009A297F" w:rsidRDefault="009A297F" w:rsidP="009A297F">
      <w:pPr>
        <w:pStyle w:val="BodyText"/>
        <w:rPr>
          <w:b/>
          <w:sz w:val="20"/>
        </w:rPr>
      </w:pPr>
    </w:p>
    <w:p w14:paraId="4E6937CF" w14:textId="77777777" w:rsidR="009A297F" w:rsidRDefault="009A297F" w:rsidP="009A297F">
      <w:pPr>
        <w:pStyle w:val="BodyText"/>
        <w:spacing w:before="9"/>
        <w:rPr>
          <w:b/>
          <w:sz w:val="21"/>
        </w:rPr>
      </w:pPr>
      <w:r>
        <w:rPr>
          <w:noProof/>
        </w:rPr>
        <mc:AlternateContent>
          <mc:Choice Requires="wps">
            <w:drawing>
              <wp:anchor distT="0" distB="0" distL="0" distR="0" simplePos="0" relativeHeight="251669504" behindDoc="1" locked="0" layoutInCell="1" allowOverlap="1" wp14:anchorId="6756F49F" wp14:editId="0DF364DC">
                <wp:simplePos x="0" y="0"/>
                <wp:positionH relativeFrom="page">
                  <wp:posOffset>1878330</wp:posOffset>
                </wp:positionH>
                <wp:positionV relativeFrom="paragraph">
                  <wp:posOffset>189230</wp:posOffset>
                </wp:positionV>
                <wp:extent cx="2166620" cy="586105"/>
                <wp:effectExtent l="0" t="0" r="0" b="0"/>
                <wp:wrapTopAndBottom/>
                <wp:docPr id="103"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58610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E2544AF" w14:textId="77777777" w:rsidR="00DA3D08" w:rsidRDefault="00DA3D08" w:rsidP="009A297F">
                            <w:pPr>
                              <w:spacing w:before="71" w:line="275" w:lineRule="exact"/>
                              <w:ind w:left="506" w:right="504"/>
                              <w:jc w:val="center"/>
                              <w:rPr>
                                <w:b/>
                                <w:sz w:val="24"/>
                              </w:rPr>
                            </w:pPr>
                            <w:r>
                              <w:rPr>
                                <w:b/>
                                <w:sz w:val="24"/>
                              </w:rPr>
                              <w:t>KWF Sampling Teams</w:t>
                            </w:r>
                          </w:p>
                          <w:p w14:paraId="26C8E144" w14:textId="77777777" w:rsidR="00DA3D08" w:rsidRDefault="00DA3D08" w:rsidP="009A297F">
                            <w:pPr>
                              <w:pStyle w:val="BodyText"/>
                              <w:spacing w:line="275" w:lineRule="exact"/>
                              <w:ind w:left="503" w:right="504"/>
                              <w:jc w:val="center"/>
                            </w:pPr>
                            <w:r>
                              <w:t>Determined Annually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6F49F" id="Text Box 58" o:spid="_x0000_s1031" type="#_x0000_t202" style="position:absolute;margin-left:147.9pt;margin-top:14.9pt;width:170.6pt;height:46.1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" filled="f">
                <v:textbox inset="0,0,0,0">
                  <w:txbxContent>
                    <w:p w14:paraId="6E2544AF" w14:textId="77777777" w:rsidR="00DA3D08" w:rsidRDefault="00DA3D08" w:rsidP="009A297F">
                      <w:pPr>
                        <w:spacing w:before="71" w:line="275" w:lineRule="exact"/>
                        <w:ind w:left="506" w:right="504"/>
                        <w:jc w:val="center"/>
                        <w:rPr>
                          <w:b/>
                          <w:sz w:val="24"/>
                        </w:rPr>
                      </w:pPr>
                      <w:r>
                        <w:rPr>
                          <w:b/>
                          <w:sz w:val="24"/>
                        </w:rPr>
                        <w:t>KWF Sampling Teams</w:t>
                      </w:r>
                    </w:p>
                    <w:p w14:paraId="26C8E144" w14:textId="77777777" w:rsidR="00DA3D08" w:rsidRDefault="00DA3D08" w:rsidP="009A297F">
                      <w:pPr>
                        <w:pStyle w:val="BodyText"/>
                        <w:spacing w:line="275" w:lineRule="exact"/>
                        <w:ind w:left="503" w:right="504"/>
                        <w:jc w:val="center"/>
                      </w:pPr>
                      <w:r>
                        <w:t>Determined Annually</w:t>
                      </w:r>
                    </w:p>
                  </w:txbxContent>
                </v:textbox>
                <w10:wrap type="topAndBottom" anchorx="page"/>
              </v:shape>
            </w:pict>
          </mc:Fallback>
        </mc:AlternateContent>
      </w:r>
    </w:p>
    <w:p w14:paraId="358EDDB6" w14:textId="77777777" w:rsidR="009A297F" w:rsidRDefault="009A297F" w:rsidP="009A297F">
      <w:pPr>
        <w:pStyle w:val="Caption"/>
        <w:jc w:val="center"/>
        <w:rPr>
          <w:color w:val="auto"/>
          <w:sz w:val="24"/>
          <w:szCs w:val="24"/>
        </w:rPr>
      </w:pPr>
    </w:p>
    <w:p w14:paraId="44DC5CF8" w14:textId="7511D5D7" w:rsidR="009A297F" w:rsidRPr="00307E5C" w:rsidRDefault="00307E5C" w:rsidP="00307E5C">
      <w:pPr>
        <w:pStyle w:val="Caption"/>
        <w:jc w:val="center"/>
        <w:rPr>
          <w:i w:val="0"/>
          <w:color w:val="auto"/>
          <w:sz w:val="24"/>
          <w:szCs w:val="24"/>
        </w:rPr>
      </w:pPr>
      <w:bookmarkStart w:id="22" w:name="_Toc118195315"/>
      <w:r w:rsidRPr="00307E5C">
        <w:rPr>
          <w:i w:val="0"/>
          <w:color w:val="auto"/>
          <w:sz w:val="24"/>
          <w:szCs w:val="24"/>
        </w:rPr>
        <w:t xml:space="preserve">Figure </w:t>
      </w:r>
      <w:r w:rsidRPr="00307E5C">
        <w:rPr>
          <w:i w:val="0"/>
          <w:color w:val="auto"/>
          <w:sz w:val="24"/>
          <w:szCs w:val="24"/>
        </w:rPr>
        <w:fldChar w:fldCharType="begin"/>
      </w:r>
      <w:r w:rsidRPr="00307E5C">
        <w:rPr>
          <w:i w:val="0"/>
          <w:color w:val="auto"/>
          <w:sz w:val="24"/>
          <w:szCs w:val="24"/>
        </w:rPr>
        <w:instrText xml:space="preserve"> SEQ Figure \* ARABIC </w:instrText>
      </w:r>
      <w:r w:rsidRPr="00307E5C">
        <w:rPr>
          <w:i w:val="0"/>
          <w:color w:val="auto"/>
          <w:sz w:val="24"/>
          <w:szCs w:val="24"/>
        </w:rPr>
        <w:fldChar w:fldCharType="separate"/>
      </w:r>
      <w:r w:rsidR="00AD3520">
        <w:rPr>
          <w:i w:val="0"/>
          <w:noProof/>
          <w:color w:val="auto"/>
          <w:sz w:val="24"/>
          <w:szCs w:val="24"/>
        </w:rPr>
        <w:t>1</w:t>
      </w:r>
      <w:r w:rsidRPr="00307E5C">
        <w:rPr>
          <w:i w:val="0"/>
          <w:color w:val="auto"/>
          <w:sz w:val="24"/>
          <w:szCs w:val="24"/>
        </w:rPr>
        <w:fldChar w:fldCharType="end"/>
      </w:r>
      <w:r w:rsidRPr="00307E5C">
        <w:rPr>
          <w:i w:val="0"/>
          <w:color w:val="auto"/>
          <w:sz w:val="24"/>
          <w:szCs w:val="24"/>
        </w:rPr>
        <w:t xml:space="preserve">. </w:t>
      </w:r>
      <w:r w:rsidR="009A297F" w:rsidRPr="00307E5C">
        <w:rPr>
          <w:i w:val="0"/>
          <w:color w:val="auto"/>
          <w:sz w:val="24"/>
          <w:szCs w:val="24"/>
        </w:rPr>
        <w:t>Project management organization</w:t>
      </w:r>
      <w:bookmarkEnd w:id="22"/>
    </w:p>
    <w:p w14:paraId="54E7655E" w14:textId="77777777" w:rsidR="009A297F" w:rsidRDefault="009A297F" w:rsidP="009A297F"/>
    <w:p w14:paraId="4C28A7BB" w14:textId="77777777" w:rsidR="009A297F" w:rsidRDefault="009A297F" w:rsidP="009A297F"/>
    <w:p w14:paraId="4EB78FF1" w14:textId="77777777" w:rsidR="009A297F" w:rsidRDefault="009A297F" w:rsidP="009A297F">
      <w:pPr>
        <w:rPr>
          <w:b/>
          <w:sz w:val="24"/>
          <w:szCs w:val="24"/>
        </w:rPr>
      </w:pPr>
      <w:r>
        <w:rPr>
          <w:b/>
          <w:sz w:val="24"/>
          <w:szCs w:val="24"/>
        </w:rPr>
        <w:t>Key Contacts and Responsibilities</w:t>
      </w:r>
    </w:p>
    <w:p w14:paraId="7319F6AD" w14:textId="77777777" w:rsidR="009A297F" w:rsidRDefault="009A297F" w:rsidP="009A297F">
      <w:pPr>
        <w:rPr>
          <w:b/>
          <w:sz w:val="24"/>
          <w:szCs w:val="24"/>
        </w:rPr>
      </w:pPr>
    </w:p>
    <w:p w14:paraId="46193ACA" w14:textId="77777777" w:rsidR="009A297F" w:rsidRDefault="009A297F" w:rsidP="009A297F">
      <w:r>
        <w:rPr>
          <w:u w:val="single"/>
        </w:rPr>
        <w:t xml:space="preserve">Sarah </w:t>
      </w:r>
      <w:proofErr w:type="spellStart"/>
      <w:r>
        <w:rPr>
          <w:u w:val="single"/>
        </w:rPr>
        <w:t>Apsens</w:t>
      </w:r>
      <w:proofErr w:type="spellEnd"/>
      <w:r>
        <w:t xml:space="preserve"> - ADEC Project Manager. Ms. </w:t>
      </w:r>
      <w:proofErr w:type="spellStart"/>
      <w:r>
        <w:t>Apsens</w:t>
      </w:r>
      <w:proofErr w:type="spellEnd"/>
      <w:r>
        <w:t xml:space="preserve"> will oversee the project for DEC, provide technical support, QAPP review, review of any proposed sampling plan modifications, and the review of all reports.</w:t>
      </w:r>
    </w:p>
    <w:p w14:paraId="50F13F9B" w14:textId="77777777" w:rsidR="009A297F" w:rsidRDefault="009A297F" w:rsidP="009A297F"/>
    <w:p w14:paraId="5222108C" w14:textId="77777777" w:rsidR="009A297F" w:rsidRDefault="009A297F" w:rsidP="009A297F">
      <w:r>
        <w:rPr>
          <w:u w:val="single"/>
        </w:rPr>
        <w:t>John Clark</w:t>
      </w:r>
      <w:r>
        <w:t xml:space="preserve"> - ADEC Division of Water QA Officer. Mr. Clark will be responsible for the review/approval of the QAPP and oversight of QA activities ensuring collected data meets project’s stated data quality goals. He will work with the ADEC project manager to provide recommendations and requirements to the contracting Project Manager.</w:t>
      </w:r>
    </w:p>
    <w:p w14:paraId="7FE1B2A2" w14:textId="77777777" w:rsidR="009A297F" w:rsidRDefault="009A297F" w:rsidP="009A297F"/>
    <w:p w14:paraId="108EE0A6" w14:textId="77777777" w:rsidR="009A297F" w:rsidRDefault="009A297F" w:rsidP="009A297F">
      <w:r>
        <w:rPr>
          <w:u w:val="single"/>
        </w:rPr>
        <w:t>Benjamin Meyer</w:t>
      </w:r>
      <w:r>
        <w:t xml:space="preserve"> - Kenai Watershed Forum - Project Manager- Oversees the water quality monitoring efforts and projects conducted by the Kenai Watershed Forum. Provides and/or ensures adequate training is completed for each of the team members conducting water quality monitoring throughout the project. Has completed training in each of the monitoring elements outlined in the plan. Project Quality Assurance Officer - Supervises and trains water quality monitors. They are trained in Agency Baseline Sampling protocols. They are responsible for overall supervision of quality assurance and data entry.</w:t>
      </w:r>
    </w:p>
    <w:p w14:paraId="544CF414" w14:textId="77777777" w:rsidR="009A297F" w:rsidRDefault="009A297F" w:rsidP="009A297F"/>
    <w:p w14:paraId="273C90D0" w14:textId="77777777" w:rsidR="009A297F" w:rsidRDefault="00060E62" w:rsidP="009A297F">
      <w:r>
        <w:rPr>
          <w:u w:val="single"/>
        </w:rPr>
        <w:t>Justin Nelson</w:t>
      </w:r>
      <w:r w:rsidR="009A297F">
        <w:t xml:space="preserve"> </w:t>
      </w:r>
      <w:r w:rsidR="009A297F">
        <w:rPr>
          <w:b/>
        </w:rPr>
        <w:t xml:space="preserve">- </w:t>
      </w:r>
      <w:r w:rsidR="009A297F">
        <w:t>SGS Environmental Laboratory Services (SGS) - Subcontractor for Kenai River Water Quality Assessment element of the project. Provides training of Agency Staff for data collection and oversees all analyses to be performed at SGS. This contract will be used to ensure proper sampling and analysis of water for 25 Kenai River Watershed sites to determine the water quality within the Kenai River Watershed.</w:t>
      </w:r>
    </w:p>
    <w:p w14:paraId="598C4477" w14:textId="77777777" w:rsidR="009A297F" w:rsidRDefault="009A297F" w:rsidP="009A297F"/>
    <w:p w14:paraId="752B7F51" w14:textId="77777777" w:rsidR="009A297F" w:rsidRDefault="009A297F" w:rsidP="009A297F">
      <w:r>
        <w:rPr>
          <w:u w:val="single"/>
        </w:rPr>
        <w:t xml:space="preserve">John Essert </w:t>
      </w:r>
      <w:r>
        <w:t>- City of Soldotna Wastewater Treatment Plant operator plays a significant role in the Kenai River Water Quality Assessment. Will work cooperatively with the Project QA Officer and will perform a variety of water quality analysis for the Kenai Watershed Forum.</w:t>
      </w:r>
    </w:p>
    <w:p w14:paraId="20C02A75" w14:textId="77777777" w:rsidR="009A297F" w:rsidRDefault="009A297F" w:rsidP="009A297F"/>
    <w:p w14:paraId="072990DE" w14:textId="77777777" w:rsidR="009A297F" w:rsidRDefault="009A297F" w:rsidP="009A297F">
      <w:r>
        <w:rPr>
          <w:u w:val="single"/>
        </w:rPr>
        <w:t>Technical Advisory Committee</w:t>
      </w:r>
      <w:r>
        <w:t xml:space="preserve"> - 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p w14:paraId="60A73743" w14:textId="77777777" w:rsidR="009A297F" w:rsidRDefault="009A297F" w:rsidP="009A297F"/>
    <w:p w14:paraId="0A000266" w14:textId="05571961" w:rsidR="00060E62" w:rsidRDefault="009A297F" w:rsidP="009A297F">
      <w:r>
        <w:rPr>
          <w:u w:val="single"/>
        </w:rPr>
        <w:t xml:space="preserve">Field Monitoring Staff </w:t>
      </w:r>
      <w:r>
        <w:t>- Monitoring staff collect samples for the Kenai River Watershed Monitoring program. Monitoring staff are</w:t>
      </w:r>
      <w:r w:rsidR="005C79E7">
        <w:t xml:space="preserve"> or have been</w:t>
      </w:r>
      <w:r>
        <w:t xml:space="preserve"> provided by the foll</w:t>
      </w:r>
      <w:r w:rsidR="00060E62">
        <w:t xml:space="preserve">owing Agencies/Organizations: </w:t>
      </w:r>
    </w:p>
    <w:p w14:paraId="3D68BC9A" w14:textId="77777777" w:rsidR="00060E62" w:rsidRDefault="00060E62" w:rsidP="009A297F"/>
    <w:p w14:paraId="7618269A" w14:textId="77777777" w:rsidR="00060E62" w:rsidRDefault="00060E62" w:rsidP="006128E6">
      <w:pPr>
        <w:pStyle w:val="ListParagraph"/>
        <w:numPr>
          <w:ilvl w:val="0"/>
          <w:numId w:val="1"/>
        </w:numPr>
      </w:pPr>
      <w:r>
        <w:t>Kenai Peninsula Borough</w:t>
      </w:r>
    </w:p>
    <w:p w14:paraId="178DC6CD" w14:textId="77777777" w:rsidR="00060E62" w:rsidRDefault="00060E62" w:rsidP="006128E6">
      <w:pPr>
        <w:pStyle w:val="ListParagraph"/>
        <w:numPr>
          <w:ilvl w:val="0"/>
          <w:numId w:val="1"/>
        </w:numPr>
      </w:pPr>
      <w:r>
        <w:t>U.S. Fish and Wildlife Service</w:t>
      </w:r>
    </w:p>
    <w:p w14:paraId="35106CD5" w14:textId="77777777" w:rsidR="00060E62" w:rsidRDefault="00060E62" w:rsidP="006128E6">
      <w:pPr>
        <w:pStyle w:val="ListParagraph"/>
        <w:numPr>
          <w:ilvl w:val="0"/>
          <w:numId w:val="1"/>
        </w:numPr>
      </w:pPr>
      <w:r>
        <w:t>U.S. Forest Service</w:t>
      </w:r>
    </w:p>
    <w:p w14:paraId="522BF05C" w14:textId="77777777" w:rsidR="00060E62" w:rsidRDefault="009A297F" w:rsidP="006128E6">
      <w:pPr>
        <w:pStyle w:val="ListParagraph"/>
        <w:numPr>
          <w:ilvl w:val="0"/>
          <w:numId w:val="1"/>
        </w:numPr>
      </w:pPr>
      <w:r>
        <w:t>Alas</w:t>
      </w:r>
      <w:r w:rsidR="00060E62">
        <w:t>ka Department of Fish and Game</w:t>
      </w:r>
    </w:p>
    <w:p w14:paraId="7AB0D01C" w14:textId="77777777" w:rsidR="00060E62" w:rsidRDefault="009A297F" w:rsidP="006128E6">
      <w:pPr>
        <w:pStyle w:val="ListParagraph"/>
        <w:numPr>
          <w:ilvl w:val="0"/>
          <w:numId w:val="1"/>
        </w:numPr>
      </w:pPr>
      <w:r>
        <w:t>Alaska D</w:t>
      </w:r>
      <w:r w:rsidR="00060E62">
        <w:t>epartment of Natural Resources</w:t>
      </w:r>
    </w:p>
    <w:p w14:paraId="6C2CC871" w14:textId="77777777" w:rsidR="00060E62" w:rsidRDefault="009A297F" w:rsidP="006128E6">
      <w:pPr>
        <w:pStyle w:val="ListParagraph"/>
        <w:numPr>
          <w:ilvl w:val="0"/>
          <w:numId w:val="1"/>
        </w:numPr>
      </w:pPr>
      <w:r>
        <w:t>Alaska Department</w:t>
      </w:r>
      <w:r w:rsidR="00060E62">
        <w:t xml:space="preserve"> of Environmental Conservation</w:t>
      </w:r>
    </w:p>
    <w:p w14:paraId="0D128413" w14:textId="79754AF8" w:rsidR="00060E62" w:rsidRDefault="009A297F" w:rsidP="006128E6">
      <w:pPr>
        <w:pStyle w:val="ListParagraph"/>
        <w:numPr>
          <w:ilvl w:val="0"/>
          <w:numId w:val="1"/>
        </w:numPr>
      </w:pPr>
      <w:r>
        <w:t>Cook Inlet Aquaculture A</w:t>
      </w:r>
      <w:r w:rsidR="00060E62">
        <w:t>ssociation</w:t>
      </w:r>
    </w:p>
    <w:p w14:paraId="23C9F6CB" w14:textId="321C9135" w:rsidR="005C79E7" w:rsidRDefault="005C79E7" w:rsidP="006128E6">
      <w:pPr>
        <w:pStyle w:val="ListParagraph"/>
        <w:numPr>
          <w:ilvl w:val="0"/>
          <w:numId w:val="1"/>
        </w:numPr>
      </w:pPr>
      <w:r>
        <w:t>City of Kenai</w:t>
      </w:r>
    </w:p>
    <w:p w14:paraId="0CFB6404" w14:textId="388A7990" w:rsidR="005C79E7" w:rsidRDefault="005C79E7" w:rsidP="006128E6">
      <w:pPr>
        <w:pStyle w:val="ListParagraph"/>
        <w:numPr>
          <w:ilvl w:val="0"/>
          <w:numId w:val="1"/>
        </w:numPr>
      </w:pPr>
      <w:r>
        <w:t>City of Soldotna</w:t>
      </w:r>
    </w:p>
    <w:p w14:paraId="1A618B78" w14:textId="77777777" w:rsidR="00670DFD" w:rsidRDefault="00670DFD" w:rsidP="006128E6">
      <w:pPr>
        <w:pStyle w:val="ListParagraph"/>
        <w:numPr>
          <w:ilvl w:val="0"/>
          <w:numId w:val="1"/>
        </w:numPr>
      </w:pPr>
      <w:proofErr w:type="spellStart"/>
      <w:r>
        <w:t>Salamatof</w:t>
      </w:r>
      <w:proofErr w:type="spellEnd"/>
      <w:r>
        <w:t xml:space="preserve"> Tribe</w:t>
      </w:r>
    </w:p>
    <w:p w14:paraId="2B3047C6" w14:textId="77777777" w:rsidR="00670DFD" w:rsidRDefault="00670DFD" w:rsidP="006128E6">
      <w:pPr>
        <w:pStyle w:val="ListParagraph"/>
        <w:numPr>
          <w:ilvl w:val="0"/>
          <w:numId w:val="1"/>
        </w:numPr>
      </w:pPr>
      <w:proofErr w:type="spellStart"/>
      <w:r>
        <w:t>Kenaitze</w:t>
      </w:r>
      <w:proofErr w:type="spellEnd"/>
      <w:r>
        <w:t xml:space="preserve"> Indian Tribe</w:t>
      </w:r>
    </w:p>
    <w:p w14:paraId="763E2DD9" w14:textId="77777777" w:rsidR="009A297F" w:rsidRDefault="009A297F" w:rsidP="006128E6">
      <w:pPr>
        <w:pStyle w:val="ListParagraph"/>
        <w:numPr>
          <w:ilvl w:val="0"/>
          <w:numId w:val="1"/>
        </w:numPr>
      </w:pPr>
      <w:r>
        <w:t>The Kenai Watershed Forum and any volunteers under direct supervision of Kenai Watershed Forum monitoring staff.</w:t>
      </w:r>
    </w:p>
    <w:p w14:paraId="4CC17C7A" w14:textId="77777777" w:rsidR="00BA7093" w:rsidRDefault="00BA7093" w:rsidP="00BA7093">
      <w:pPr>
        <w:pStyle w:val="Heading2"/>
        <w:ind w:left="0"/>
        <w:rPr>
          <w:b w:val="0"/>
          <w:bCs w:val="0"/>
          <w:i w:val="0"/>
          <w:sz w:val="22"/>
          <w:szCs w:val="22"/>
        </w:rPr>
      </w:pPr>
      <w:bookmarkStart w:id="23" w:name="_Toc112073503"/>
    </w:p>
    <w:p w14:paraId="361B1E9A" w14:textId="77777777" w:rsidR="00BA7093" w:rsidRDefault="00BA7093" w:rsidP="00BA7093">
      <w:pPr>
        <w:pStyle w:val="Heading2"/>
        <w:ind w:left="0"/>
      </w:pPr>
    </w:p>
    <w:p w14:paraId="2B50004D" w14:textId="77777777" w:rsidR="00BA7093" w:rsidRDefault="00BA7093" w:rsidP="00BA7093">
      <w:pPr>
        <w:pStyle w:val="Heading2"/>
        <w:ind w:left="0"/>
      </w:pPr>
    </w:p>
    <w:p w14:paraId="21EC06DC" w14:textId="77777777" w:rsidR="00BA7093" w:rsidRDefault="00BA7093" w:rsidP="00BA7093">
      <w:pPr>
        <w:pStyle w:val="Heading2"/>
        <w:ind w:left="0"/>
      </w:pPr>
    </w:p>
    <w:p w14:paraId="21749177" w14:textId="697173DF" w:rsidR="00BA7093" w:rsidRDefault="00BA7093" w:rsidP="00BA7093">
      <w:pPr>
        <w:pStyle w:val="Heading2"/>
        <w:ind w:left="0"/>
      </w:pPr>
    </w:p>
    <w:p w14:paraId="40771D4F" w14:textId="34AC3DBC" w:rsidR="005C79E7" w:rsidRDefault="005C79E7" w:rsidP="00BA7093">
      <w:pPr>
        <w:pStyle w:val="Heading2"/>
        <w:ind w:left="0"/>
      </w:pPr>
    </w:p>
    <w:p w14:paraId="4EC92D90" w14:textId="33665AC3" w:rsidR="005C79E7" w:rsidRDefault="005C79E7" w:rsidP="00BA7093">
      <w:pPr>
        <w:pStyle w:val="Heading2"/>
        <w:ind w:left="0"/>
      </w:pPr>
    </w:p>
    <w:p w14:paraId="78B4AF52" w14:textId="77777777" w:rsidR="005C79E7" w:rsidRDefault="005C79E7" w:rsidP="00BA7093">
      <w:pPr>
        <w:pStyle w:val="Heading2"/>
        <w:ind w:left="0"/>
      </w:pPr>
    </w:p>
    <w:p w14:paraId="07EDB6A7" w14:textId="4584EB07" w:rsidR="005C79E7" w:rsidRDefault="005C79E7" w:rsidP="00BA7093">
      <w:pPr>
        <w:pStyle w:val="Heading2"/>
        <w:ind w:left="0"/>
      </w:pPr>
    </w:p>
    <w:p w14:paraId="17393487" w14:textId="08A0CF60" w:rsidR="005C79E7" w:rsidRDefault="005C79E7" w:rsidP="00BA7093">
      <w:pPr>
        <w:pStyle w:val="Heading2"/>
        <w:ind w:left="0"/>
      </w:pPr>
    </w:p>
    <w:p w14:paraId="1C404F6C" w14:textId="6A33A8E4" w:rsidR="005C79E7" w:rsidRDefault="005C79E7" w:rsidP="00BA7093">
      <w:pPr>
        <w:pStyle w:val="Heading2"/>
        <w:ind w:left="0"/>
      </w:pPr>
    </w:p>
    <w:p w14:paraId="5AE317AE" w14:textId="77777777" w:rsidR="005C79E7" w:rsidRDefault="005C79E7" w:rsidP="00BA7093">
      <w:pPr>
        <w:pStyle w:val="Heading2"/>
        <w:ind w:left="0"/>
      </w:pPr>
    </w:p>
    <w:p w14:paraId="04E77A0B" w14:textId="77777777" w:rsidR="00BA7093" w:rsidRDefault="00BA7093" w:rsidP="00BA7093">
      <w:pPr>
        <w:pStyle w:val="Heading2"/>
        <w:ind w:left="0"/>
      </w:pPr>
    </w:p>
    <w:p w14:paraId="563C488A" w14:textId="77777777" w:rsidR="00BA7093" w:rsidRDefault="00BA7093" w:rsidP="00BA7093">
      <w:pPr>
        <w:pStyle w:val="Heading2"/>
        <w:ind w:left="0"/>
      </w:pPr>
    </w:p>
    <w:p w14:paraId="62678CC7" w14:textId="77777777" w:rsidR="00BA7093" w:rsidRDefault="00BA7093" w:rsidP="00BA7093">
      <w:pPr>
        <w:pStyle w:val="Heading2"/>
        <w:ind w:left="0"/>
      </w:pPr>
    </w:p>
    <w:p w14:paraId="7B7AF2B9" w14:textId="77777777" w:rsidR="00BA7093" w:rsidRDefault="00BA7093" w:rsidP="00BA7093">
      <w:pPr>
        <w:pStyle w:val="Heading2"/>
        <w:ind w:left="0"/>
      </w:pPr>
    </w:p>
    <w:p w14:paraId="1E86BBE1" w14:textId="39909A44" w:rsidR="00A82808" w:rsidRDefault="009A297F" w:rsidP="00BA7093">
      <w:pPr>
        <w:pStyle w:val="Heading2"/>
        <w:ind w:left="0"/>
      </w:pPr>
      <w:bookmarkStart w:id="24" w:name="_Toc117087845"/>
      <w:r>
        <w:t>A5. Problem Definition/Background and Project Objectives</w:t>
      </w:r>
      <w:bookmarkEnd w:id="23"/>
      <w:bookmarkEnd w:id="24"/>
    </w:p>
    <w:p w14:paraId="31E27B7C" w14:textId="77777777" w:rsidR="00A82808" w:rsidRDefault="00A82808" w:rsidP="00A82808">
      <w:pPr>
        <w:pStyle w:val="Heading2"/>
      </w:pPr>
    </w:p>
    <w:p w14:paraId="58A8083B" w14:textId="6D78E578" w:rsidR="009A297F" w:rsidRDefault="009A297F" w:rsidP="00A82808">
      <w:pPr>
        <w:pStyle w:val="BodyText"/>
      </w:pPr>
      <w:r>
        <w:t xml:space="preserve">The Kenai Watershed Forum's (KWF) water quality program is </w:t>
      </w:r>
      <w:r w:rsidRPr="009E16E3">
        <w:t>designed to document the existing and changing conditions of water quality within the Kenai River Watershed by developing and</w:t>
      </w:r>
      <w:r w:rsidRPr="009E16E3">
        <w:rPr>
          <w:spacing w:val="-38"/>
        </w:rPr>
        <w:t xml:space="preserve"> </w:t>
      </w:r>
      <w:r w:rsidRPr="009E16E3">
        <w:t>maintaining baseline</w:t>
      </w:r>
      <w:r w:rsidRPr="009E16E3">
        <w:rPr>
          <w:spacing w:val="-16"/>
        </w:rPr>
        <w:t xml:space="preserve"> </w:t>
      </w:r>
      <w:r w:rsidRPr="009E16E3">
        <w:t>information.</w:t>
      </w:r>
      <w:r>
        <w:rPr>
          <w:spacing w:val="-16"/>
        </w:rPr>
        <w:t xml:space="preserve"> </w:t>
      </w:r>
      <w:r>
        <w:t>It</w:t>
      </w:r>
      <w:r>
        <w:rPr>
          <w:spacing w:val="-15"/>
        </w:rPr>
        <w:t xml:space="preserve"> </w:t>
      </w:r>
      <w:r>
        <w:t>is</w:t>
      </w:r>
      <w:r>
        <w:rPr>
          <w:spacing w:val="-17"/>
        </w:rPr>
        <w:t xml:space="preserve"> </w:t>
      </w:r>
      <w:r>
        <w:t>the</w:t>
      </w:r>
      <w:r>
        <w:rPr>
          <w:spacing w:val="-16"/>
        </w:rPr>
        <w:t xml:space="preserve"> </w:t>
      </w:r>
      <w:r>
        <w:t>intent</w:t>
      </w:r>
      <w:r>
        <w:rPr>
          <w:spacing w:val="-15"/>
        </w:rPr>
        <w:t xml:space="preserve"> </w:t>
      </w:r>
      <w:r>
        <w:t>of</w:t>
      </w:r>
      <w:r>
        <w:rPr>
          <w:spacing w:val="-14"/>
        </w:rPr>
        <w:t xml:space="preserve"> </w:t>
      </w:r>
      <w:r>
        <w:t>the</w:t>
      </w:r>
      <w:r>
        <w:rPr>
          <w:spacing w:val="-16"/>
        </w:rPr>
        <w:t xml:space="preserve"> </w:t>
      </w:r>
      <w:r>
        <w:t>program</w:t>
      </w:r>
      <w:r>
        <w:rPr>
          <w:spacing w:val="-17"/>
        </w:rPr>
        <w:t xml:space="preserve"> </w:t>
      </w:r>
      <w:r>
        <w:t>to</w:t>
      </w:r>
      <w:r>
        <w:rPr>
          <w:spacing w:val="-16"/>
        </w:rPr>
        <w:t xml:space="preserve"> </w:t>
      </w:r>
      <w:r>
        <w:t>first</w:t>
      </w:r>
      <w:r>
        <w:rPr>
          <w:spacing w:val="-15"/>
        </w:rPr>
        <w:t xml:space="preserve"> </w:t>
      </w:r>
      <w:r>
        <w:t>identify</w:t>
      </w:r>
      <w:r>
        <w:rPr>
          <w:spacing w:val="-16"/>
        </w:rPr>
        <w:t xml:space="preserve"> </w:t>
      </w:r>
      <w:r>
        <w:t>and</w:t>
      </w:r>
      <w:r>
        <w:rPr>
          <w:spacing w:val="-16"/>
        </w:rPr>
        <w:t xml:space="preserve"> </w:t>
      </w:r>
      <w:r>
        <w:t>then</w:t>
      </w:r>
      <w:r>
        <w:rPr>
          <w:spacing w:val="-15"/>
        </w:rPr>
        <w:t xml:space="preserve"> </w:t>
      </w:r>
      <w:r>
        <w:t>address</w:t>
      </w:r>
      <w:r>
        <w:rPr>
          <w:spacing w:val="-16"/>
        </w:rPr>
        <w:t xml:space="preserve"> </w:t>
      </w:r>
      <w:r>
        <w:t>a</w:t>
      </w:r>
      <w:r>
        <w:rPr>
          <w:spacing w:val="-16"/>
        </w:rPr>
        <w:t xml:space="preserve"> </w:t>
      </w:r>
      <w:r>
        <w:t>wide</w:t>
      </w:r>
      <w:r>
        <w:rPr>
          <w:spacing w:val="-16"/>
        </w:rPr>
        <w:t xml:space="preserve"> </w:t>
      </w:r>
      <w:r>
        <w:t>range</w:t>
      </w:r>
      <w:r>
        <w:rPr>
          <w:spacing w:val="-16"/>
        </w:rPr>
        <w:t xml:space="preserve"> </w:t>
      </w:r>
      <w:r>
        <w:t>of</w:t>
      </w:r>
      <w:r>
        <w:rPr>
          <w:spacing w:val="-17"/>
        </w:rPr>
        <w:t xml:space="preserve"> </w:t>
      </w:r>
      <w:r>
        <w:t xml:space="preserve">activities that may contribute to nonpoint source pollution in the Kenai River Watershed. The baseline water-quality monitoring program is consistent with the recommendation 4.5.10.2.2 in the </w:t>
      </w:r>
      <w:r>
        <w:rPr>
          <w:b/>
          <w:i/>
        </w:rPr>
        <w:t xml:space="preserve">Kenai River Comprehensive Management Plan </w:t>
      </w:r>
      <w:r>
        <w:fldChar w:fldCharType="begin" w:fldLock="1"/>
      </w:r>
      <w:r w:rsidR="004A7A55">
        <w:instrText>ADDIN paperpile_citation &lt;clusterId&gt;I121P278L568I352&lt;/clusterId&gt;&lt;metadata&gt;&lt;citation&gt;&lt;id&gt;73f88e65-1778-4450-9eec-621750989a3d&lt;/id&gt;&lt;/citation&gt;&lt;/metadata&gt;&lt;data&gt;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&lt;/data&gt; \* MERGEFORMAT</w:instrText>
      </w:r>
      <w:r>
        <w:fldChar w:fldCharType="separate"/>
      </w:r>
      <w:r>
        <w:rPr>
          <w:noProof/>
        </w:rPr>
        <w:t>(AKDNR 1997)</w:t>
      </w:r>
      <w:r>
        <w:fldChar w:fldCharType="end"/>
      </w:r>
      <w:r>
        <w:rPr>
          <w:b/>
          <w:i/>
        </w:rPr>
        <w:t xml:space="preserve">. </w:t>
      </w:r>
      <w:r>
        <w:t xml:space="preserve">This recommendation was developed for Alaska State Parks and the </w:t>
      </w:r>
      <w:r>
        <w:rPr>
          <w:b/>
          <w:i/>
        </w:rPr>
        <w:t xml:space="preserve">Upper Kenai River Cooperative Plan </w:t>
      </w:r>
      <w:r>
        <w:fldChar w:fldCharType="begin" w:fldLock="1"/>
      </w:r>
      <w:r w:rsidR="004A7A55">
        <w:instrText>ADDIN paperpile_citation &lt;clusterId&gt;U962I328X619B433&lt;/clusterId&gt;&lt;metadata&gt;&lt;citation&gt;&lt;id&gt;5e1bc33e-1605-47cb-a88b-8e85b389cf99&lt;/id&gt;&lt;/citation&gt;&lt;/metadata&gt;&lt;data&gt;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&lt;/data&gt; \* MERGEFORMAT</w:instrText>
      </w:r>
      <w:r>
        <w:fldChar w:fldCharType="separate"/>
      </w:r>
      <w:r>
        <w:rPr>
          <w:noProof/>
        </w:rPr>
        <w:t>(USFWS 1997)</w:t>
      </w:r>
      <w:r>
        <w:fldChar w:fldCharType="end"/>
      </w:r>
      <w:r>
        <w:t xml:space="preserve"> as a partnership between Alaska State Parks, U.S. Fish and Wildlife Service and the U.S. Forest Service, Chugach National Forest. The State of Alaska </w:t>
      </w:r>
      <w:r w:rsidR="00524538">
        <w:t>conducts</w:t>
      </w:r>
      <w:r>
        <w:t xml:space="preserve"> ambient</w:t>
      </w:r>
      <w:r w:rsidR="00524538">
        <w:t xml:space="preserve"> water quality</w:t>
      </w:r>
      <w:r>
        <w:t xml:space="preserve"> monitoring </w:t>
      </w:r>
      <w:r w:rsidR="00524538">
        <w:t>only in select areas</w:t>
      </w:r>
      <w:r>
        <w:t xml:space="preserve"> due to the high operating costs to maintain such a system </w:t>
      </w:r>
      <w:proofErr w:type="gramStart"/>
      <w:r>
        <w:t>over large undeveloped areas</w:t>
      </w:r>
      <w:proofErr w:type="gramEnd"/>
      <w:r>
        <w:t>. Historically, on the Kenai Peninsula There have been several water</w:t>
      </w:r>
      <w:r>
        <w:rPr>
          <w:spacing w:val="-13"/>
        </w:rPr>
        <w:t xml:space="preserve"> </w:t>
      </w:r>
      <w:r>
        <w:t>quality</w:t>
      </w:r>
      <w:r>
        <w:rPr>
          <w:spacing w:val="-12"/>
        </w:rPr>
        <w:t xml:space="preserve"> </w:t>
      </w:r>
      <w:r>
        <w:t>analyses</w:t>
      </w:r>
      <w:r>
        <w:rPr>
          <w:spacing w:val="-12"/>
        </w:rPr>
        <w:t xml:space="preserve"> </w:t>
      </w:r>
      <w:r>
        <w:t>conducted</w:t>
      </w:r>
      <w:r>
        <w:rPr>
          <w:spacing w:val="-12"/>
        </w:rPr>
        <w:t xml:space="preserve"> </w:t>
      </w:r>
      <w:r>
        <w:t>by</w:t>
      </w:r>
      <w:r>
        <w:rPr>
          <w:spacing w:val="-13"/>
        </w:rPr>
        <w:t xml:space="preserve"> </w:t>
      </w:r>
      <w:r>
        <w:t>state agencies</w:t>
      </w:r>
      <w:r>
        <w:rPr>
          <w:spacing w:val="-12"/>
        </w:rPr>
        <w:t xml:space="preserve"> </w:t>
      </w:r>
      <w:r>
        <w:t>in</w:t>
      </w:r>
      <w:r>
        <w:rPr>
          <w:spacing w:val="-12"/>
        </w:rPr>
        <w:t xml:space="preserve"> </w:t>
      </w:r>
      <w:r>
        <w:t>the</w:t>
      </w:r>
      <w:r>
        <w:rPr>
          <w:spacing w:val="-12"/>
        </w:rPr>
        <w:t xml:space="preserve"> </w:t>
      </w:r>
      <w:r>
        <w:t>early</w:t>
      </w:r>
      <w:r>
        <w:rPr>
          <w:spacing w:val="-12"/>
        </w:rPr>
        <w:t xml:space="preserve"> </w:t>
      </w:r>
      <w:r>
        <w:t xml:space="preserve">1990's </w:t>
      </w:r>
      <w:r>
        <w:fldChar w:fldCharType="begin" w:fldLock="1"/>
      </w:r>
      <w:r w:rsidR="004A7A55">
        <w:instrText>ADDIN paperpile_citation &lt;clusterId&gt;X449K797G187E771&lt;/clusterId&gt;&lt;metadata&gt;&lt;citation&gt;&lt;id&gt;5a095026-63cc-4cfe-9d7f-bf09bbda9c17&lt;/id&gt;&lt;/citation&gt;&lt;citation&gt;&lt;id&gt;38a7eb48-46bc-4a02-8906-53e9aba9d57b&lt;/id&gt;&lt;/citation&gt;&lt;citation&gt;&lt;id&gt;42768947-53f7-4d9e-ae4f-5e8b15207bf1&lt;/id&gt;&lt;/citation&gt;&lt;/metadata&gt;&lt;data&gt;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&lt;/data&gt; \* MERGEFORMAT</w:instrText>
      </w:r>
      <w:r>
        <w:fldChar w:fldCharType="separate"/>
      </w:r>
      <w:r>
        <w:rPr>
          <w:noProof/>
        </w:rPr>
        <w:t>(Litchfield and Kyle 1992; ADEC 2022b, 2022a)</w:t>
      </w:r>
      <w:r>
        <w:fldChar w:fldCharType="end"/>
      </w:r>
      <w:r>
        <w:rPr>
          <w:spacing w:val="-11"/>
        </w:rPr>
        <w:t xml:space="preserve">.  </w:t>
      </w:r>
      <w:r>
        <w:t xml:space="preserve">Although these studies indicated that measured water quality parameters were within state and federal compliance standards, </w:t>
      </w:r>
      <w:r>
        <w:rPr>
          <w:i/>
        </w:rPr>
        <w:t xml:space="preserve">impacts of development and recreational use were evident. </w:t>
      </w:r>
      <w:r>
        <w:t>Litchfield and Kyle (1992) analyzed water quality at 17 sites located between the outlet of Kenai Lake and Cook Inlet, and recommended the continued sampling of critical water quality parameters (fecal coliform, hydrocarbon, metals, and nutrients) for the purpose of monitoring future impacts on the Kenai River. They selected representative sites with the suggestion that they be monitored at least twice a year. It was also suggested that more intensive sampling be conducted in the Lower Kenai River, where concentrations of water quality contaminants were the highest priority and of greatest</w:t>
      </w:r>
      <w:r>
        <w:rPr>
          <w:spacing w:val="-8"/>
        </w:rPr>
        <w:t xml:space="preserve"> </w:t>
      </w:r>
      <w:r>
        <w:t>concern.</w:t>
      </w:r>
    </w:p>
    <w:p w14:paraId="4150A483" w14:textId="77777777" w:rsidR="009A297F" w:rsidRDefault="009A297F" w:rsidP="009A297F">
      <w:pPr>
        <w:pStyle w:val="BodyText"/>
      </w:pPr>
    </w:p>
    <w:p w14:paraId="4DC410B4" w14:textId="54107A75" w:rsidR="009A297F" w:rsidRDefault="009A297F" w:rsidP="004A7A55">
      <w:pPr>
        <w:pStyle w:val="BodyText"/>
      </w:pPr>
      <w:r>
        <w:t>The baseline-monitoring program is needed to link water quality trends to an understanding of the natural and human factors that affect the water quality. The program is also necessary since many of the</w:t>
      </w:r>
      <w:r>
        <w:rPr>
          <w:spacing w:val="-5"/>
        </w:rPr>
        <w:t xml:space="preserve"> </w:t>
      </w:r>
      <w:r>
        <w:t>enforceable</w:t>
      </w:r>
      <w:r>
        <w:rPr>
          <w:spacing w:val="-4"/>
        </w:rPr>
        <w:t xml:space="preserve"> </w:t>
      </w:r>
      <w:r>
        <w:t>parameters</w:t>
      </w:r>
      <w:r>
        <w:rPr>
          <w:spacing w:val="-4"/>
        </w:rPr>
        <w:t xml:space="preserve"> </w:t>
      </w:r>
      <w:r>
        <w:t>rely</w:t>
      </w:r>
      <w:r>
        <w:rPr>
          <w:spacing w:val="-4"/>
        </w:rPr>
        <w:t xml:space="preserve"> </w:t>
      </w:r>
      <w:r>
        <w:t>on</w:t>
      </w:r>
      <w:r>
        <w:rPr>
          <w:spacing w:val="-4"/>
        </w:rPr>
        <w:t xml:space="preserve"> </w:t>
      </w:r>
      <w:r>
        <w:t>background</w:t>
      </w:r>
      <w:r>
        <w:rPr>
          <w:spacing w:val="-4"/>
        </w:rPr>
        <w:t xml:space="preserve"> </w:t>
      </w:r>
      <w:r>
        <w:t>or</w:t>
      </w:r>
      <w:r>
        <w:rPr>
          <w:spacing w:val="-4"/>
        </w:rPr>
        <w:t xml:space="preserve"> </w:t>
      </w:r>
      <w:r>
        <w:t>natural</w:t>
      </w:r>
      <w:r>
        <w:rPr>
          <w:spacing w:val="-3"/>
        </w:rPr>
        <w:t xml:space="preserve"> </w:t>
      </w:r>
      <w:r>
        <w:t>conditions.</w:t>
      </w:r>
      <w:r>
        <w:rPr>
          <w:spacing w:val="-4"/>
        </w:rPr>
        <w:t xml:space="preserve"> </w:t>
      </w:r>
      <w:r>
        <w:t>Without</w:t>
      </w:r>
      <w:r>
        <w:rPr>
          <w:spacing w:val="-3"/>
        </w:rPr>
        <w:t xml:space="preserve"> </w:t>
      </w:r>
      <w:r>
        <w:t>long-term</w:t>
      </w:r>
      <w:r>
        <w:rPr>
          <w:spacing w:val="-5"/>
        </w:rPr>
        <w:t xml:space="preserve"> </w:t>
      </w:r>
      <w:r>
        <w:t>data</w:t>
      </w:r>
      <w:r>
        <w:rPr>
          <w:spacing w:val="-4"/>
        </w:rPr>
        <w:t xml:space="preserve"> </w:t>
      </w:r>
      <w:r>
        <w:t>collection,</w:t>
      </w:r>
      <w:r>
        <w:rPr>
          <w:spacing w:val="-5"/>
        </w:rPr>
        <w:t xml:space="preserve"> </w:t>
      </w:r>
      <w:r>
        <w:t>it</w:t>
      </w:r>
      <w:r>
        <w:rPr>
          <w:spacing w:val="-3"/>
        </w:rPr>
        <w:t xml:space="preserve"> </w:t>
      </w:r>
      <w:r>
        <w:t>is impossible to know what the appropriate standards of enforcement are. This program must be integrated among many agencies that have differing objectives and must be long-term. The unique hydrologic features of the Kenai River, such as its glacier origin and two large lake systems, require an investigation that is designed to assess the whole of the watershed. The monitoring program must also be consistent with standard sampling and analysis protocols. The monitoring program addresses these needs and implements methods to monitor changes to the Kenai River as the local population and recreational use increase. For more detailed information on historical results,</w:t>
      </w:r>
      <w:r>
        <w:rPr>
          <w:spacing w:val="-11"/>
        </w:rPr>
        <w:t xml:space="preserve"> </w:t>
      </w:r>
      <w:r>
        <w:t>see</w:t>
      </w:r>
      <w:r>
        <w:rPr>
          <w:spacing w:val="-10"/>
        </w:rPr>
        <w:t xml:space="preserve"> the two previous Kenai River Water Quality Assessments published by </w:t>
      </w:r>
      <w:r>
        <w:t xml:space="preserve">Kenai Watershed Forum </w:t>
      </w:r>
      <w:r>
        <w:fldChar w:fldCharType="begin" w:fldLock="1"/>
      </w:r>
      <w:r w:rsidR="004A7A55">
        <w:instrText>ADDIN paperpile_citation &lt;clusterId&gt;I267P525L895J629&lt;/clusterId&gt;&lt;metadata&gt;&lt;citation&gt;&lt;id&gt;2fb15179-9a42-4355-889a-77627292c2fe&lt;/id&gt;&lt;/citation&gt;&lt;citation&gt;&lt;id&gt;da60e215-b067-4aca-9d83-5c6642e17bcf&lt;/id&gt;&lt;/citation&gt;&lt;/metadata&gt;&lt;data&gt;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&lt;/data&gt; \* MERGEFORMAT</w:instrText>
      </w:r>
      <w:r>
        <w:fldChar w:fldCharType="separate"/>
      </w:r>
      <w:r>
        <w:rPr>
          <w:noProof/>
        </w:rPr>
        <w:t>(Guerron Orejuela 2016; McCard 2007)</w:t>
      </w:r>
      <w:r>
        <w:fldChar w:fldCharType="end"/>
      </w:r>
      <w:r>
        <w:t>.</w:t>
      </w:r>
    </w:p>
    <w:p w14:paraId="3CC98C42" w14:textId="77777777" w:rsidR="00BA7093" w:rsidRDefault="00BA7093" w:rsidP="00BA7093">
      <w:pPr>
        <w:pStyle w:val="Heading2"/>
        <w:ind w:left="0"/>
        <w:rPr>
          <w:b w:val="0"/>
          <w:bCs w:val="0"/>
          <w:i w:val="0"/>
        </w:rPr>
      </w:pPr>
      <w:bookmarkStart w:id="25" w:name="_Toc112073504"/>
    </w:p>
    <w:p w14:paraId="1FE7E862" w14:textId="0A997927" w:rsidR="00771F2F" w:rsidRDefault="00771F2F" w:rsidP="00BA7093">
      <w:pPr>
        <w:pStyle w:val="Heading2"/>
        <w:ind w:left="0"/>
      </w:pPr>
      <w:bookmarkStart w:id="26" w:name="_Toc117087846"/>
      <w:r>
        <w:lastRenderedPageBreak/>
        <w:t>A6. Project / Task Description</w:t>
      </w:r>
      <w:bookmarkEnd w:id="25"/>
      <w:bookmarkEnd w:id="26"/>
    </w:p>
    <w:p w14:paraId="1ECACC59" w14:textId="77777777" w:rsidR="00771F2F" w:rsidRDefault="00771F2F" w:rsidP="004A7A55">
      <w:pPr>
        <w:pStyle w:val="BodyText"/>
      </w:pPr>
    </w:p>
    <w:p w14:paraId="650E3684" w14:textId="77777777" w:rsidR="00771F2F" w:rsidRDefault="00771F2F" w:rsidP="004A7A55">
      <w:pPr>
        <w:pStyle w:val="BodyText"/>
      </w:pPr>
      <w:r>
        <w:t xml:space="preserve">There are three project elements of the Kenai River Watershed Forum’s Water Quality Monitoring Program described in this QAPP: </w:t>
      </w:r>
    </w:p>
    <w:p w14:paraId="6D4E4B07" w14:textId="77777777" w:rsidR="00771F2F" w:rsidRDefault="00771F2F" w:rsidP="004A7A55">
      <w:pPr>
        <w:pStyle w:val="BodyText"/>
      </w:pPr>
    </w:p>
    <w:p w14:paraId="6FA14D04" w14:textId="77777777" w:rsidR="00771F2F" w:rsidRDefault="00771F2F" w:rsidP="006128E6">
      <w:pPr>
        <w:pStyle w:val="BodyText"/>
        <w:numPr>
          <w:ilvl w:val="0"/>
          <w:numId w:val="2"/>
        </w:numPr>
      </w:pPr>
      <w:r>
        <w:t>Agency Baseline Monitoring Partnership</w:t>
      </w:r>
    </w:p>
    <w:p w14:paraId="1A148DDD" w14:textId="77777777" w:rsidR="00771F2F" w:rsidRDefault="00771F2F" w:rsidP="006128E6">
      <w:pPr>
        <w:pStyle w:val="BodyText"/>
        <w:numPr>
          <w:ilvl w:val="0"/>
          <w:numId w:val="2"/>
        </w:numPr>
      </w:pPr>
      <w:r>
        <w:t>Collection of specified interval data with programmable Electronic Instruments</w:t>
      </w:r>
    </w:p>
    <w:p w14:paraId="2193110F" w14:textId="77777777" w:rsidR="00771F2F" w:rsidRPr="004A7A55" w:rsidRDefault="00771F2F" w:rsidP="006128E6">
      <w:pPr>
        <w:pStyle w:val="BodyText"/>
        <w:numPr>
          <w:ilvl w:val="0"/>
          <w:numId w:val="2"/>
        </w:numPr>
      </w:pPr>
      <w:r>
        <w:t>Stream Tempera</w:t>
      </w:r>
      <w:r w:rsidRPr="004A7A55">
        <w:t>ture Monitoring</w:t>
      </w:r>
    </w:p>
    <w:p w14:paraId="220221A7" w14:textId="77777777" w:rsidR="00771F2F" w:rsidRPr="004A7A55" w:rsidRDefault="00771F2F" w:rsidP="004A7A55">
      <w:pPr>
        <w:pStyle w:val="BodyText"/>
      </w:pPr>
    </w:p>
    <w:p w14:paraId="643080B1" w14:textId="58371CF7" w:rsidR="004A7A55" w:rsidRPr="000F1CB8" w:rsidRDefault="00771F2F" w:rsidP="004A7A55">
      <w:pPr>
        <w:pStyle w:val="BodyText"/>
      </w:pPr>
      <w:r w:rsidRPr="004A7A55">
        <w:t>Continuous monitoring with electronic instruments was conducted by KWF in 2008 through 2012 on the lower Kenai Riv</w:t>
      </w:r>
      <w:r w:rsidR="00116BE7" w:rsidRPr="004A7A55">
        <w:t>er, which was summarized by KWF</w:t>
      </w:r>
      <w:r w:rsidRPr="004A7A55">
        <w:t xml:space="preserve"> </w:t>
      </w:r>
      <w:r w:rsidRPr="004A7A55">
        <w:fldChar w:fldCharType="begin" w:fldLock="1"/>
      </w:r>
      <w:r w:rsidR="004A7A55">
        <w:instrText>ADDIN paperpile_citation &lt;clusterId&gt;S592F851U342Z953&lt;/clusterId&gt;&lt;version&gt;0.6.11&lt;/version&gt;&lt;metadata&gt;&lt;citation&gt;&lt;id&gt;ec55a743-17aa-4a7f-b34d-6a32e0ba63cc&lt;/id&gt;&lt;no_author/&gt;&lt;prefix/&gt;&lt;suffix/&gt;&lt;locator/&gt;&lt;locator_label&gt;page&lt;/locator_label&gt;&lt;/citation&gt;&lt;/metadata&gt;&lt;data&gt;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&lt;/data&gt; \* MERGEFORMAT</w:instrText>
      </w:r>
      <w:r w:rsidRPr="004A7A55">
        <w:fldChar w:fldCharType="separate"/>
      </w:r>
      <w:r w:rsidRPr="004A7A55">
        <w:rPr>
          <w:noProof/>
        </w:rPr>
        <w:t>(Martin et al. 2011)</w:t>
      </w:r>
      <w:r w:rsidRPr="004A7A55">
        <w:fldChar w:fldCharType="end"/>
      </w:r>
      <w:r w:rsidRPr="004A7A55">
        <w:t xml:space="preserve">. Temperature monitoring was conducted in tributaries of the Kenai River by Cook </w:t>
      </w:r>
      <w:proofErr w:type="spellStart"/>
      <w:r w:rsidRPr="004A7A55">
        <w:t>Inletkeeper</w:t>
      </w:r>
      <w:proofErr w:type="spellEnd"/>
      <w:r w:rsidRPr="004A7A55">
        <w:t xml:space="preserve"> (CIK) 2008 through 2012.</w:t>
      </w:r>
      <w:r w:rsidR="004A7A55">
        <w:t xml:space="preserve"> </w:t>
      </w:r>
      <w:r w:rsidR="004A7A55" w:rsidRPr="004A7A55">
        <w:t xml:space="preserve">Monitoring results were synthesized </w:t>
      </w:r>
      <w:r w:rsidR="004A7A55" w:rsidRPr="004A7A55">
        <w:fldChar w:fldCharType="begin" w:fldLock="1"/>
      </w:r>
      <w:r w:rsidR="004A7A55">
        <w:instrText>ADDIN paperpile_citation &lt;clusterId&gt;Z284N541C832Z545&lt;/clusterId&gt;&lt;metadata&gt;&lt;citation&gt;&lt;id&gt;8042cc4b-fe33-41a6-a0da-4a9a88799a7e&lt;/id&gt;&lt;/citation&gt;&lt;/metadata&gt;&lt;data&gt;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&lt;/data&gt; \* MERGEFORMAT</w:instrText>
      </w:r>
      <w:r w:rsidR="004A7A55" w:rsidRPr="004A7A55">
        <w:fldChar w:fldCharType="separate"/>
      </w:r>
      <w:r w:rsidR="004A7A55" w:rsidRPr="004A7A55">
        <w:rPr>
          <w:noProof/>
        </w:rPr>
        <w:t>(Mauger 2013)</w:t>
      </w:r>
      <w:r w:rsidR="004A7A55" w:rsidRPr="004A7A55">
        <w:fldChar w:fldCharType="end"/>
      </w:r>
      <w:r w:rsidR="004A7A55" w:rsidRPr="004A7A55">
        <w:t xml:space="preserve"> and later applied in a peer-reviewed publication </w:t>
      </w:r>
      <w:r w:rsidR="004A7A55" w:rsidRPr="004A7A55">
        <w:fldChar w:fldCharType="begin" w:fldLock="1"/>
      </w:r>
      <w:r w:rsidR="004A7A55">
        <w:instrText>ADDIN paperpile_citation &lt;clusterId&gt;V319J486Y176C771&lt;/clusterId&gt;&lt;metadata&gt;&lt;citation&gt;&lt;id&gt;a895024a-eacb-4872-bf51-f6d1a0a8d30f&lt;/id&gt;&lt;/citation&gt;&lt;/metadata&gt;&lt;data&gt;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&lt;/data&gt; \* MERGEFORMAT</w:instrText>
      </w:r>
      <w:r w:rsidR="004A7A55" w:rsidRPr="004A7A55">
        <w:fldChar w:fldCharType="separate"/>
      </w:r>
      <w:r w:rsidR="004A7A55" w:rsidRPr="004A7A55">
        <w:rPr>
          <w:noProof/>
        </w:rPr>
        <w:t>(Mauger et al. 2017)</w:t>
      </w:r>
      <w:r w:rsidR="004A7A55" w:rsidRPr="004A7A55">
        <w:fldChar w:fldCharType="end"/>
      </w:r>
      <w:r w:rsidR="004A7A55" w:rsidRPr="004A7A55">
        <w:t>.</w:t>
      </w:r>
      <w:r w:rsidRPr="004A7A55">
        <w:t xml:space="preserve"> </w:t>
      </w:r>
      <w:r w:rsidR="004A7A55" w:rsidRPr="004A7A55">
        <w:t xml:space="preserve">Stream temperature monitoring continues currently in a selected subset of these streams (as of October 2022). </w:t>
      </w:r>
      <w:r w:rsidR="004A7A55" w:rsidRPr="004A7A55">
        <w:rPr>
          <w:rFonts w:eastAsiaTheme="minorHAnsi"/>
        </w:rPr>
        <w:t xml:space="preserve">In 2018, a zinc and copper monitoring project </w:t>
      </w:r>
      <w:proofErr w:type="gramStart"/>
      <w:r w:rsidR="004A7A55" w:rsidRPr="004A7A55">
        <w:rPr>
          <w:rFonts w:eastAsiaTheme="minorHAnsi"/>
        </w:rPr>
        <w:t>was</w:t>
      </w:r>
      <w:proofErr w:type="gramEnd"/>
      <w:r w:rsidR="004A7A55" w:rsidRPr="004A7A55">
        <w:rPr>
          <w:rFonts w:eastAsiaTheme="minorHAnsi"/>
        </w:rPr>
        <w:t xml:space="preserve"> added to the KWF Water Quality Monitoring Program. This Alaska Clean Waters Action (ACWA) grant funded project was designed to monitor copper and zinc levels in key locations on the Kenai River and its tributaries. This element was added in response to an observed increase in zinc and copper levels between 2014 and 20</w:t>
      </w:r>
      <w:r w:rsidR="004A7A55">
        <w:rPr>
          <w:rFonts w:eastAsiaTheme="minorHAnsi"/>
        </w:rPr>
        <w:t xml:space="preserve">16 </w:t>
      </w:r>
      <w:r w:rsidR="004A7A55">
        <w:rPr>
          <w:rFonts w:eastAsiaTheme="minorHAnsi"/>
        </w:rPr>
        <w:fldChar w:fldCharType="begin" w:fldLock="1"/>
      </w:r>
      <w:r w:rsidR="004A7A55">
        <w:rPr>
          <w:rFonts w:eastAsiaTheme="minorHAnsi"/>
        </w:rPr>
        <w:instrText>ADDIN paperpile_citation &lt;clusterId&gt;A751O811K291H922&lt;/clusterId&gt;&lt;metadata&gt;&lt;citation&gt;&lt;id&gt;c48a229f-856f-4605-9199-c3bae628bf2a&lt;/id&gt;&lt;/citation&gt;&lt;citation&gt;&lt;id&gt;2c246ac6-5905-4ca5-9640-654a0c971604&lt;/id&gt;&lt;/citation&gt;&lt;citation&gt;&lt;id&gt;2fb15179-9a42-4355-889a-77627292c2fe&lt;/id&gt;&lt;/citation&gt;&lt;/metadata&gt;&lt;data&gt;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&lt;/data&gt; \* MERGEFORMAT</w:instrText>
      </w:r>
      <w:r w:rsidR="004A7A55">
        <w:rPr>
          <w:rFonts w:eastAsiaTheme="minorHAnsi"/>
        </w:rPr>
        <w:fldChar w:fldCharType="separate"/>
      </w:r>
      <w:r w:rsidR="004A7A55">
        <w:rPr>
          <w:rFonts w:eastAsiaTheme="minorHAnsi"/>
          <w:noProof/>
        </w:rPr>
        <w:t>(Sires 2017b, 2017a; Guerron Orejuela 2016)</w:t>
      </w:r>
      <w:r w:rsidR="004A7A55">
        <w:rPr>
          <w:rFonts w:eastAsiaTheme="minorHAnsi"/>
        </w:rPr>
        <w:fldChar w:fldCharType="end"/>
      </w:r>
      <w:r w:rsidR="004A7A55" w:rsidRPr="004A7A55">
        <w:rPr>
          <w:rFonts w:eastAsiaTheme="minorHAnsi"/>
        </w:rPr>
        <w:t xml:space="preserve">. </w:t>
      </w:r>
      <w:r w:rsidR="000F1CB8">
        <w:rPr>
          <w:rFonts w:eastAsiaTheme="minorHAnsi"/>
        </w:rPr>
        <w:t xml:space="preserve">A final report on this project was completed in 2021 </w:t>
      </w:r>
      <w:r w:rsidR="000F1CB8">
        <w:rPr>
          <w:rFonts w:eastAsiaTheme="minorHAnsi"/>
        </w:rPr>
        <w:fldChar w:fldCharType="begin" w:fldLock="1"/>
      </w:r>
      <w:r w:rsidR="000F1CB8">
        <w:rPr>
          <w:rFonts w:eastAsiaTheme="minorHAnsi"/>
        </w:rPr>
        <w:instrText>ADDIN paperpile_citation &lt;clusterId&gt;N479A739Q129U741&lt;/clusterId&gt;&lt;metadata&gt;&lt;citation&gt;&lt;id&gt;e6a3974e-4db6-4437-b0f9-e1d613912d29&lt;/id&gt;&lt;/citation&gt;&lt;/metadata&gt;&lt;data&gt;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&lt;/data&gt; \* MERGEFORMAT</w:instrText>
      </w:r>
      <w:r w:rsidR="000F1CB8">
        <w:rPr>
          <w:rFonts w:eastAsiaTheme="minorHAnsi"/>
        </w:rPr>
        <w:fldChar w:fldCharType="separate"/>
      </w:r>
      <w:r w:rsidR="000F1CB8">
        <w:rPr>
          <w:rFonts w:eastAsiaTheme="minorHAnsi"/>
          <w:noProof/>
        </w:rPr>
        <w:t>(Meyer 2021)</w:t>
      </w:r>
      <w:r w:rsidR="000F1CB8">
        <w:rPr>
          <w:rFonts w:eastAsiaTheme="minorHAnsi"/>
        </w:rPr>
        <w:fldChar w:fldCharType="end"/>
      </w:r>
      <w:r w:rsidR="004A7A55" w:rsidRPr="004A7A55">
        <w:rPr>
          <w:rFonts w:eastAsiaTheme="minorHAnsi"/>
        </w:rPr>
        <w:t>.</w:t>
      </w:r>
    </w:p>
    <w:p w14:paraId="7406C025" w14:textId="77777777" w:rsidR="004A7A55" w:rsidRDefault="004A7A55" w:rsidP="004A7A55">
      <w:pPr>
        <w:pStyle w:val="BodyText"/>
      </w:pPr>
    </w:p>
    <w:p w14:paraId="5F4EE7DE" w14:textId="4F1D391C" w:rsidR="00FA268F" w:rsidRDefault="00FA268F" w:rsidP="00FA268F">
      <w:pPr>
        <w:pStyle w:val="Heading2"/>
        <w:spacing w:line="240" w:lineRule="auto"/>
        <w:ind w:left="0" w:right="1753"/>
      </w:pPr>
      <w:bookmarkStart w:id="27" w:name="_Toc96073952"/>
      <w:bookmarkStart w:id="28" w:name="_Toc116644748"/>
      <w:bookmarkStart w:id="29" w:name="_Toc117087847"/>
      <w:r>
        <w:t>Task A) Agency Monitoring Partnership to develop a baseline for Nutrients, Dissolved Metals, Hydrocarbons, and Fecal Coliforms (Referred to as Agency Baseline hereafter)</w:t>
      </w:r>
      <w:bookmarkEnd w:id="27"/>
      <w:bookmarkEnd w:id="28"/>
      <w:bookmarkEnd w:id="29"/>
    </w:p>
    <w:p w14:paraId="398ADCE8" w14:textId="77777777" w:rsidR="00FA268F" w:rsidRDefault="00FA268F" w:rsidP="00FA268F">
      <w:pPr>
        <w:pStyle w:val="BodyText"/>
        <w:spacing w:line="274" w:lineRule="exact"/>
        <w:rPr>
          <w:u w:val="single"/>
        </w:rPr>
      </w:pPr>
    </w:p>
    <w:p w14:paraId="712211CD" w14:textId="594B51B8" w:rsidR="00FA268F" w:rsidRDefault="00FA268F" w:rsidP="00FA268F">
      <w:pPr>
        <w:pStyle w:val="BodyText"/>
        <w:spacing w:line="274" w:lineRule="exact"/>
      </w:pPr>
      <w:r>
        <w:rPr>
          <w:u w:val="single"/>
        </w:rPr>
        <w:t>Narrative Task Description</w:t>
      </w:r>
    </w:p>
    <w:p w14:paraId="4311E3BA" w14:textId="0AA99C70" w:rsidR="00FA268F" w:rsidRDefault="00FA268F" w:rsidP="00FA268F">
      <w:pPr>
        <w:pStyle w:val="BodyText"/>
        <w:ind w:right="810"/>
      </w:pPr>
      <w:r>
        <w:t>Work with the Kenai River Special Management Area Board and the agencies represented on that board to conduct sampling with the help of a professional environmental contractor.</w:t>
      </w:r>
    </w:p>
    <w:p w14:paraId="407DC52B" w14:textId="77777777" w:rsidR="00FA268F" w:rsidRDefault="00FA268F" w:rsidP="00FA268F">
      <w:pPr>
        <w:pStyle w:val="BodyText"/>
      </w:pPr>
    </w:p>
    <w:p w14:paraId="3D597197" w14:textId="57610806" w:rsidR="00FA268F" w:rsidRDefault="00FA268F" w:rsidP="00FA268F">
      <w:pPr>
        <w:pStyle w:val="BodyText"/>
      </w:pPr>
      <w:r>
        <w:rPr>
          <w:u w:val="single"/>
        </w:rPr>
        <w:t>Objectives</w:t>
      </w:r>
      <w:r>
        <w:t>:</w:t>
      </w:r>
    </w:p>
    <w:p w14:paraId="3DD34914" w14:textId="77777777" w:rsidR="00FA268F" w:rsidRDefault="00FA268F" w:rsidP="00FA268F">
      <w:pPr>
        <w:pStyle w:val="BodyText"/>
        <w:ind w:left="120"/>
      </w:pPr>
    </w:p>
    <w:p w14:paraId="2F9D5F6E" w14:textId="77777777" w:rsidR="00FA268F" w:rsidRDefault="00FA268F" w:rsidP="006128E6">
      <w:pPr>
        <w:pStyle w:val="BodyText"/>
        <w:numPr>
          <w:ilvl w:val="0"/>
          <w:numId w:val="5"/>
        </w:numPr>
      </w:pPr>
      <w:r w:rsidRPr="00FA268F">
        <w:t>Develop a baseline data set to include, at a minimum, dissolved metals, hydrocarbons, and fecal coliforms</w:t>
      </w:r>
    </w:p>
    <w:p w14:paraId="524C0485" w14:textId="77777777" w:rsidR="00FA268F" w:rsidRDefault="00FA268F" w:rsidP="006128E6">
      <w:pPr>
        <w:pStyle w:val="BodyText"/>
        <w:numPr>
          <w:ilvl w:val="0"/>
          <w:numId w:val="5"/>
        </w:numPr>
      </w:pPr>
      <w:r w:rsidRPr="00FA268F">
        <w:t>Work with the City of Soldotna to supplement this data with parameters that Soldotna’s wastewater treatment plant can analyze. (i.e. – total suspended solids, pH, fecal coliforms, turbidity and specific conductance,</w:t>
      </w:r>
      <w:r w:rsidRPr="00FA268F">
        <w:rPr>
          <w:spacing w:val="-1"/>
        </w:rPr>
        <w:t xml:space="preserve"> </w:t>
      </w:r>
      <w:r w:rsidRPr="00FA268F">
        <w:t>etc.)</w:t>
      </w:r>
    </w:p>
    <w:p w14:paraId="17428745" w14:textId="12B984C1" w:rsidR="00FA268F" w:rsidRDefault="00FA268F" w:rsidP="006128E6">
      <w:pPr>
        <w:pStyle w:val="BodyText"/>
        <w:numPr>
          <w:ilvl w:val="0"/>
          <w:numId w:val="5"/>
        </w:numPr>
      </w:pPr>
      <w:r w:rsidRPr="00FA268F">
        <w:t xml:space="preserve">Near concurrent sample collection at 22 sites located on the Kenai River main stem and tributaries throughout the Kenai River Watershed using federal, state and local agency personnel (See Table </w:t>
      </w:r>
      <w:r w:rsidR="003321DF">
        <w:t>7</w:t>
      </w:r>
      <w:r w:rsidRPr="00FA268F">
        <w:t xml:space="preserve"> for a narrative description of the 22 sample</w:t>
      </w:r>
      <w:r w:rsidRPr="00FA268F">
        <w:rPr>
          <w:spacing w:val="-2"/>
        </w:rPr>
        <w:t xml:space="preserve"> </w:t>
      </w:r>
      <w:r w:rsidRPr="00FA268F">
        <w:t>sites)</w:t>
      </w:r>
    </w:p>
    <w:p w14:paraId="59E8CDEF" w14:textId="77777777" w:rsidR="00FA268F" w:rsidRDefault="00FA268F" w:rsidP="006128E6">
      <w:pPr>
        <w:pStyle w:val="BodyText"/>
        <w:numPr>
          <w:ilvl w:val="0"/>
          <w:numId w:val="5"/>
        </w:numPr>
      </w:pPr>
      <w:r w:rsidRPr="00FA268F">
        <w:t>Attain high quality data by using a professional lab certified by ADEC for drinking water</w:t>
      </w:r>
      <w:r w:rsidRPr="00FA268F">
        <w:rPr>
          <w:spacing w:val="-15"/>
        </w:rPr>
        <w:t xml:space="preserve"> </w:t>
      </w:r>
      <w:r w:rsidRPr="00FA268F">
        <w:t>analysis</w:t>
      </w:r>
    </w:p>
    <w:p w14:paraId="53DB8467" w14:textId="559F4361" w:rsidR="00FA268F" w:rsidRPr="00FA268F" w:rsidRDefault="00FA268F" w:rsidP="006128E6">
      <w:pPr>
        <w:pStyle w:val="BodyText"/>
        <w:numPr>
          <w:ilvl w:val="0"/>
          <w:numId w:val="5"/>
        </w:numPr>
      </w:pPr>
      <w:r w:rsidRPr="00FA268F">
        <w:t>Sample each of the 22 sites at least 2 times per year as financial resources</w:t>
      </w:r>
      <w:r w:rsidRPr="00FA268F">
        <w:rPr>
          <w:spacing w:val="-12"/>
        </w:rPr>
        <w:t xml:space="preserve"> </w:t>
      </w:r>
      <w:r w:rsidRPr="00FA268F">
        <w:t>allow.</w:t>
      </w:r>
    </w:p>
    <w:p w14:paraId="245476DF" w14:textId="77777777" w:rsidR="00FA268F" w:rsidRDefault="00FA268F" w:rsidP="00FA268F">
      <w:pPr>
        <w:pStyle w:val="BodyText"/>
        <w:spacing w:before="1"/>
        <w:rPr>
          <w:sz w:val="23"/>
        </w:rPr>
      </w:pPr>
    </w:p>
    <w:p w14:paraId="0E5A781D" w14:textId="792BE747" w:rsidR="00FA268F" w:rsidRDefault="00FA268F" w:rsidP="00FA268F">
      <w:pPr>
        <w:pStyle w:val="BodyText"/>
        <w:spacing w:before="1"/>
      </w:pPr>
      <w:r>
        <w:rPr>
          <w:u w:val="single"/>
        </w:rPr>
        <w:t>Data Collection</w:t>
      </w:r>
    </w:p>
    <w:p w14:paraId="3FBEA31D" w14:textId="77777777" w:rsidR="00FA268F" w:rsidRDefault="00FA268F" w:rsidP="00FA268F">
      <w:pPr>
        <w:pStyle w:val="BodyText"/>
      </w:pPr>
    </w:p>
    <w:p w14:paraId="7E9D360B"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Surface water quality parameters include; total metals, dissolved metals, petroleum hydrocarbons, fecal coliform, turbidity, specific conductance, temperature,</w:t>
      </w:r>
      <w:r w:rsidRPr="00FA268F">
        <w:rPr>
          <w:spacing w:val="-6"/>
          <w:sz w:val="24"/>
        </w:rPr>
        <w:t xml:space="preserve"> </w:t>
      </w:r>
      <w:r w:rsidRPr="00FA268F">
        <w:rPr>
          <w:sz w:val="24"/>
        </w:rPr>
        <w:t>nutrients</w:t>
      </w:r>
    </w:p>
    <w:p w14:paraId="18EED6AE" w14:textId="77777777"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Physical parameters include; weather conditions, boat traffic, and air temperature</w:t>
      </w:r>
    </w:p>
    <w:p w14:paraId="7094025F" w14:textId="77777777" w:rsidR="00FA268F" w:rsidRDefault="00FA268F" w:rsidP="00FA268F">
      <w:pPr>
        <w:tabs>
          <w:tab w:val="left" w:pos="840"/>
        </w:tabs>
        <w:ind w:right="948"/>
        <w:rPr>
          <w:sz w:val="24"/>
          <w:u w:val="single"/>
        </w:rPr>
      </w:pPr>
    </w:p>
    <w:p w14:paraId="2C3C8E2B" w14:textId="40DCC590" w:rsidR="00FA268F" w:rsidRPr="00FA268F" w:rsidRDefault="00FA268F" w:rsidP="00FA268F">
      <w:pPr>
        <w:tabs>
          <w:tab w:val="left" w:pos="840"/>
        </w:tabs>
        <w:ind w:right="948"/>
        <w:rPr>
          <w:rFonts w:ascii="Symbol" w:hAnsi="Symbol"/>
          <w:sz w:val="24"/>
        </w:rPr>
      </w:pPr>
      <w:r w:rsidRPr="00FA268F">
        <w:rPr>
          <w:sz w:val="24"/>
          <w:u w:val="single"/>
        </w:rPr>
        <w:t xml:space="preserve">Schedule </w:t>
      </w:r>
    </w:p>
    <w:p w14:paraId="2FEE053A" w14:textId="3137296A" w:rsidR="00FA268F" w:rsidRPr="00FA268F" w:rsidRDefault="00FA268F" w:rsidP="006128E6">
      <w:pPr>
        <w:pStyle w:val="ListParagraph"/>
        <w:numPr>
          <w:ilvl w:val="0"/>
          <w:numId w:val="4"/>
        </w:numPr>
        <w:tabs>
          <w:tab w:val="left" w:pos="840"/>
        </w:tabs>
        <w:ind w:right="948"/>
        <w:rPr>
          <w:rFonts w:ascii="Symbol" w:hAnsi="Symbol"/>
          <w:sz w:val="24"/>
        </w:rPr>
      </w:pPr>
      <w:r w:rsidRPr="00FA268F">
        <w:rPr>
          <w:sz w:val="24"/>
        </w:rPr>
        <w:t>Data collection will occur in spring (April/May) and summer</w:t>
      </w:r>
      <w:r w:rsidRPr="00FA268F">
        <w:rPr>
          <w:spacing w:val="-3"/>
          <w:sz w:val="24"/>
        </w:rPr>
        <w:t xml:space="preserve"> </w:t>
      </w:r>
      <w:r w:rsidRPr="00FA268F">
        <w:rPr>
          <w:sz w:val="24"/>
        </w:rPr>
        <w:t>(July/August)</w:t>
      </w:r>
    </w:p>
    <w:p w14:paraId="04668874" w14:textId="77777777" w:rsidR="00BA7093" w:rsidRDefault="00BA7093" w:rsidP="00685216">
      <w:pPr>
        <w:pStyle w:val="Heading2"/>
        <w:spacing w:line="240" w:lineRule="auto"/>
        <w:ind w:left="0" w:right="1753"/>
      </w:pPr>
      <w:bookmarkStart w:id="30" w:name="_Toc116644749"/>
    </w:p>
    <w:p w14:paraId="0BCB200E" w14:textId="77777777" w:rsidR="00BA7093" w:rsidRDefault="00BA7093" w:rsidP="00685216">
      <w:pPr>
        <w:pStyle w:val="Heading2"/>
        <w:spacing w:line="240" w:lineRule="auto"/>
        <w:ind w:left="0" w:right="1753"/>
      </w:pPr>
    </w:p>
    <w:p w14:paraId="2C2D489A" w14:textId="6C8D8242" w:rsidR="00685216" w:rsidRDefault="00685216" w:rsidP="00685216">
      <w:pPr>
        <w:pStyle w:val="Heading2"/>
        <w:spacing w:line="240" w:lineRule="auto"/>
        <w:ind w:left="0" w:right="1753"/>
        <w:rPr>
          <w:ins w:id="31" w:author="ben" w:date="2022-10-14T12:06:00Z"/>
        </w:rPr>
      </w:pPr>
      <w:bookmarkStart w:id="32" w:name="_Toc117087848"/>
      <w:ins w:id="33" w:author="ben" w:date="2022-10-14T12:06:00Z">
        <w:r>
          <w:t>Task B) Collection of specified interval data with programmable Electronic Instruments</w:t>
        </w:r>
        <w:bookmarkEnd w:id="30"/>
        <w:bookmarkEnd w:id="32"/>
      </w:ins>
    </w:p>
    <w:p w14:paraId="604716AF" w14:textId="77777777" w:rsidR="00685216" w:rsidRDefault="00685216" w:rsidP="00685216">
      <w:pPr>
        <w:pStyle w:val="BodyText"/>
        <w:ind w:right="704"/>
        <w:rPr>
          <w:ins w:id="34" w:author="ben" w:date="2022-10-14T12:06:00Z"/>
        </w:rPr>
      </w:pPr>
    </w:p>
    <w:p w14:paraId="223E1024" w14:textId="77777777" w:rsidR="00685216" w:rsidRDefault="00685216" w:rsidP="00685216">
      <w:pPr>
        <w:pStyle w:val="BodyText"/>
        <w:spacing w:line="274" w:lineRule="exact"/>
        <w:rPr>
          <w:ins w:id="35" w:author="ben" w:date="2022-10-14T12:06:00Z"/>
          <w:u w:val="single"/>
        </w:rPr>
      </w:pPr>
      <w:ins w:id="36" w:author="ben" w:date="2022-10-14T12:06:00Z">
        <w:r>
          <w:rPr>
            <w:u w:val="single"/>
          </w:rPr>
          <w:t>Narrative Task Description</w:t>
        </w:r>
      </w:ins>
    </w:p>
    <w:p w14:paraId="41FE0361" w14:textId="77777777" w:rsidR="00685216" w:rsidRPr="003B1B67" w:rsidRDefault="00685216" w:rsidP="00685216">
      <w:pPr>
        <w:pStyle w:val="BodyText"/>
        <w:spacing w:line="274" w:lineRule="exact"/>
        <w:rPr>
          <w:ins w:id="37" w:author="ben" w:date="2022-10-14T12:06:00Z"/>
          <w:u w:val="single"/>
        </w:rPr>
      </w:pPr>
      <w:ins w:id="38" w:author="ben" w:date="2022-10-14T12:06:00Z">
        <w:r>
          <w:t xml:space="preserve">Maintain and deploy as needed instruments capable of recording time series of water quality parameters, e.g. water quality </w:t>
        </w:r>
        <w:proofErr w:type="spellStart"/>
        <w:r>
          <w:t>sondes</w:t>
        </w:r>
        <w:proofErr w:type="spellEnd"/>
        <w:r>
          <w:t>. Work with partners to identify projects where such monitoring is beneficial.</w:t>
        </w:r>
      </w:ins>
    </w:p>
    <w:p w14:paraId="48D472F5" w14:textId="77777777" w:rsidR="00685216" w:rsidRDefault="00685216" w:rsidP="00685216">
      <w:pPr>
        <w:pStyle w:val="BodyText"/>
        <w:spacing w:line="274" w:lineRule="exact"/>
        <w:rPr>
          <w:ins w:id="39" w:author="ben" w:date="2022-10-14T12:06:00Z"/>
        </w:rPr>
      </w:pPr>
    </w:p>
    <w:p w14:paraId="194B0F3A" w14:textId="77777777" w:rsidR="00685216" w:rsidRDefault="00685216" w:rsidP="00685216">
      <w:pPr>
        <w:pStyle w:val="BodyText"/>
        <w:rPr>
          <w:ins w:id="40" w:author="ben" w:date="2022-10-14T12:06:00Z"/>
        </w:rPr>
      </w:pPr>
      <w:ins w:id="41" w:author="ben" w:date="2022-10-14T12:06:00Z">
        <w:r>
          <w:rPr>
            <w:u w:val="single"/>
          </w:rPr>
          <w:t>Objectives</w:t>
        </w:r>
      </w:ins>
    </w:p>
    <w:p w14:paraId="6F93DEF6" w14:textId="77777777" w:rsidR="00685216" w:rsidRDefault="00685216" w:rsidP="00685216">
      <w:pPr>
        <w:pStyle w:val="BodyText"/>
        <w:spacing w:line="274" w:lineRule="exact"/>
        <w:rPr>
          <w:ins w:id="42" w:author="ben" w:date="2022-10-14T12:06:00Z"/>
        </w:rPr>
      </w:pPr>
    </w:p>
    <w:p w14:paraId="16DD7ABB" w14:textId="77777777" w:rsidR="00685216" w:rsidRDefault="00685216" w:rsidP="006128E6">
      <w:pPr>
        <w:pStyle w:val="BodyText"/>
        <w:numPr>
          <w:ilvl w:val="0"/>
          <w:numId w:val="4"/>
        </w:numPr>
        <w:ind w:right="704"/>
        <w:rPr>
          <w:ins w:id="43" w:author="ben" w:date="2022-10-14T12:06:00Z"/>
        </w:rPr>
      </w:pPr>
      <w:ins w:id="44" w:author="ben" w:date="2022-10-14T12:06:00Z">
        <w:r>
          <w:t xml:space="preserve">Maintain a collection of 8-10 water quality </w:t>
        </w:r>
        <w:proofErr w:type="spellStart"/>
        <w:r>
          <w:t>sondes</w:t>
        </w:r>
        <w:proofErr w:type="spellEnd"/>
        <w:r>
          <w:t xml:space="preserve"> capable of recording continuous parameters </w:t>
        </w:r>
      </w:ins>
    </w:p>
    <w:p w14:paraId="49BA190C" w14:textId="77777777" w:rsidR="00685216" w:rsidRDefault="00685216" w:rsidP="006128E6">
      <w:pPr>
        <w:pStyle w:val="BodyText"/>
        <w:numPr>
          <w:ilvl w:val="0"/>
          <w:numId w:val="4"/>
        </w:numPr>
        <w:ind w:right="704"/>
        <w:rPr>
          <w:ins w:id="45" w:author="ben" w:date="2022-10-14T12:06:00Z"/>
        </w:rPr>
      </w:pPr>
      <w:ins w:id="46" w:author="ben" w:date="2022-10-14T12:06:00Z">
        <w:r>
          <w:t>Work with agencies, NGOs, and citizens to identify locations where continuous monitoring of water quality parameters may be valuable. E.g.; invasive species treatments; developing areas, impacted water bodies.</w:t>
        </w:r>
      </w:ins>
    </w:p>
    <w:p w14:paraId="035FB548" w14:textId="77777777" w:rsidR="00685216" w:rsidRDefault="00685216" w:rsidP="00685216">
      <w:pPr>
        <w:pStyle w:val="BodyText"/>
        <w:ind w:right="704"/>
        <w:rPr>
          <w:ins w:id="47" w:author="ben" w:date="2022-10-14T12:06:00Z"/>
        </w:rPr>
      </w:pPr>
    </w:p>
    <w:p w14:paraId="09BA4F6B" w14:textId="77777777" w:rsidR="00685216" w:rsidRDefault="00685216" w:rsidP="00685216">
      <w:pPr>
        <w:pStyle w:val="BodyText"/>
        <w:ind w:right="704"/>
        <w:rPr>
          <w:ins w:id="48" w:author="ben" w:date="2022-10-14T12:06:00Z"/>
          <w:u w:val="single"/>
        </w:rPr>
      </w:pPr>
      <w:ins w:id="49" w:author="ben" w:date="2022-10-14T12:06:00Z">
        <w:r>
          <w:rPr>
            <w:u w:val="single"/>
          </w:rPr>
          <w:t>Data Collection</w:t>
        </w:r>
      </w:ins>
    </w:p>
    <w:p w14:paraId="4B85818E" w14:textId="77777777" w:rsidR="00685216" w:rsidRDefault="00685216" w:rsidP="00685216">
      <w:pPr>
        <w:pStyle w:val="BodyText"/>
        <w:ind w:right="704"/>
        <w:rPr>
          <w:ins w:id="50" w:author="ben" w:date="2022-10-14T12:06:00Z"/>
        </w:rPr>
      </w:pPr>
    </w:p>
    <w:p w14:paraId="5BC7FB94" w14:textId="77777777" w:rsidR="00685216" w:rsidRDefault="00685216" w:rsidP="006128E6">
      <w:pPr>
        <w:pStyle w:val="BodyText"/>
        <w:numPr>
          <w:ilvl w:val="0"/>
          <w:numId w:val="4"/>
        </w:numPr>
        <w:ind w:right="704"/>
        <w:rPr>
          <w:ins w:id="51" w:author="ben" w:date="2022-10-14T12:06:00Z"/>
        </w:rPr>
      </w:pPr>
      <w:ins w:id="52" w:author="ben" w:date="2022-10-14T12:06:00Z">
        <w:r>
          <w:t>Parameters include pH, turbidity, conductivity, temperature, and dissolved oxygen</w:t>
        </w:r>
      </w:ins>
    </w:p>
    <w:p w14:paraId="220B3230" w14:textId="77777777" w:rsidR="00685216" w:rsidRDefault="00685216" w:rsidP="006128E6">
      <w:pPr>
        <w:pStyle w:val="BodyText"/>
        <w:numPr>
          <w:ilvl w:val="0"/>
          <w:numId w:val="4"/>
        </w:numPr>
        <w:ind w:right="704"/>
        <w:rPr>
          <w:ins w:id="53" w:author="ben" w:date="2022-10-14T12:06:00Z"/>
        </w:rPr>
      </w:pPr>
      <w:proofErr w:type="spellStart"/>
      <w:ins w:id="54" w:author="ben" w:date="2022-10-14T12:06:00Z">
        <w:r>
          <w:t>Sondes</w:t>
        </w:r>
        <w:proofErr w:type="spellEnd"/>
        <w:r>
          <w:t xml:space="preserve"> will be subject to pre and post deployment calibrations and checks for all parameters</w:t>
        </w:r>
      </w:ins>
    </w:p>
    <w:p w14:paraId="2291119D" w14:textId="77777777" w:rsidR="00685216" w:rsidRDefault="00685216" w:rsidP="00685216">
      <w:pPr>
        <w:pStyle w:val="BodyText"/>
        <w:ind w:right="704"/>
        <w:rPr>
          <w:ins w:id="55" w:author="ben" w:date="2022-10-14T12:06:00Z"/>
        </w:rPr>
      </w:pPr>
    </w:p>
    <w:p w14:paraId="325D7406" w14:textId="77777777" w:rsidR="00685216" w:rsidRDefault="00685216" w:rsidP="00685216">
      <w:pPr>
        <w:pStyle w:val="BodyText"/>
        <w:ind w:right="704"/>
        <w:rPr>
          <w:ins w:id="56" w:author="ben" w:date="2022-10-14T12:06:00Z"/>
        </w:rPr>
      </w:pPr>
      <w:ins w:id="57" w:author="ben" w:date="2022-10-14T12:06:00Z">
        <w:r w:rsidRPr="00FA268F">
          <w:rPr>
            <w:u w:val="single"/>
          </w:rPr>
          <w:t>Schedule</w:t>
        </w:r>
      </w:ins>
    </w:p>
    <w:p w14:paraId="4638E8AA" w14:textId="77777777" w:rsidR="00685216" w:rsidRDefault="00685216" w:rsidP="00685216">
      <w:pPr>
        <w:pStyle w:val="BodyText"/>
        <w:ind w:right="704"/>
        <w:rPr>
          <w:ins w:id="58" w:author="ben" w:date="2022-10-14T12:06:00Z"/>
        </w:rPr>
      </w:pPr>
    </w:p>
    <w:p w14:paraId="10429D79" w14:textId="77777777" w:rsidR="00685216" w:rsidRDefault="00685216" w:rsidP="006128E6">
      <w:pPr>
        <w:pStyle w:val="BodyText"/>
        <w:numPr>
          <w:ilvl w:val="0"/>
          <w:numId w:val="4"/>
        </w:numPr>
        <w:ind w:right="704"/>
        <w:rPr>
          <w:ins w:id="59" w:author="ben" w:date="2022-10-14T12:06:00Z"/>
        </w:rPr>
      </w:pPr>
      <w:ins w:id="60" w:author="ben" w:date="2022-10-14T12:06:00Z">
        <w:r>
          <w:t>Fieldwork will be executed based on funding opportunities and local need</w:t>
        </w:r>
      </w:ins>
    </w:p>
    <w:p w14:paraId="669FEB05" w14:textId="77777777" w:rsidR="00685216" w:rsidRDefault="00685216" w:rsidP="006128E6">
      <w:pPr>
        <w:pStyle w:val="BodyText"/>
        <w:numPr>
          <w:ilvl w:val="0"/>
          <w:numId w:val="4"/>
        </w:numPr>
        <w:ind w:right="704"/>
        <w:rPr>
          <w:ins w:id="61" w:author="ben" w:date="2022-10-14T12:06:00Z"/>
        </w:rPr>
      </w:pPr>
      <w:proofErr w:type="spellStart"/>
      <w:ins w:id="62" w:author="ben" w:date="2022-10-14T12:06:00Z">
        <w:r>
          <w:t>Sondes</w:t>
        </w:r>
        <w:proofErr w:type="spellEnd"/>
        <w:r>
          <w:t xml:space="preserve"> will be returned to the manufacturer for bench calibration as needed depending on annual usage</w:t>
        </w:r>
      </w:ins>
    </w:p>
    <w:p w14:paraId="1FAF4D32"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343CF936" w14:textId="77777777" w:rsidR="00771F2F" w:rsidRPr="00E946A5" w:rsidRDefault="00771F2F" w:rsidP="00771F2F">
      <w:pPr>
        <w:widowControl/>
        <w:adjustRightInd w:val="0"/>
        <w:rPr>
          <w:rFonts w:ascii="TimesNewRomanPSMT" w:eastAsiaTheme="minorHAnsi" w:hAnsi="TimesNewRomanPSMT" w:cs="TimesNewRomanPSMT"/>
          <w:sz w:val="24"/>
          <w:szCs w:val="24"/>
        </w:rPr>
      </w:pPr>
    </w:p>
    <w:p w14:paraId="2B04F73B" w14:textId="77777777" w:rsidR="001B6F79" w:rsidRPr="00E946A5" w:rsidRDefault="001B6F79" w:rsidP="001B6F79">
      <w:pPr>
        <w:pStyle w:val="Heading2"/>
        <w:ind w:left="0"/>
        <w:rPr>
          <w:ins w:id="63" w:author="ben" w:date="2022-10-14T12:21:00Z"/>
        </w:rPr>
      </w:pPr>
      <w:bookmarkStart w:id="64" w:name="_Toc116644750"/>
      <w:bookmarkStart w:id="65" w:name="_Toc117087849"/>
      <w:ins w:id="66" w:author="ben" w:date="2022-10-14T12:21:00Z">
        <w:r w:rsidRPr="00E946A5">
          <w:t>Task C) Stream Temperature Monitoring</w:t>
        </w:r>
        <w:bookmarkEnd w:id="64"/>
        <w:bookmarkEnd w:id="65"/>
      </w:ins>
    </w:p>
    <w:p w14:paraId="788D5D5C" w14:textId="77777777" w:rsidR="001B6F79" w:rsidRPr="00E946A5" w:rsidRDefault="001B6F79" w:rsidP="001B6F79">
      <w:pPr>
        <w:rPr>
          <w:ins w:id="67" w:author="ben" w:date="2022-10-14T12:21:00Z"/>
          <w:sz w:val="24"/>
          <w:szCs w:val="24"/>
        </w:rPr>
      </w:pPr>
    </w:p>
    <w:p w14:paraId="624384D6" w14:textId="77777777" w:rsidR="001B6F79" w:rsidRPr="00E946A5" w:rsidRDefault="001B6F79" w:rsidP="001B6F79">
      <w:pPr>
        <w:pStyle w:val="BodyText"/>
        <w:spacing w:line="274" w:lineRule="exact"/>
        <w:rPr>
          <w:ins w:id="68" w:author="ben" w:date="2022-10-14T12:21:00Z"/>
          <w:u w:val="single"/>
        </w:rPr>
      </w:pPr>
      <w:ins w:id="69" w:author="ben" w:date="2022-10-14T12:21:00Z">
        <w:r w:rsidRPr="00E946A5">
          <w:rPr>
            <w:u w:val="single"/>
          </w:rPr>
          <w:t>Narrative Task Description</w:t>
        </w:r>
      </w:ins>
    </w:p>
    <w:p w14:paraId="534BEDAB" w14:textId="78A686E9" w:rsidR="001B6F79" w:rsidRPr="00E946A5" w:rsidRDefault="001B6F79" w:rsidP="001B6F79">
      <w:pPr>
        <w:rPr>
          <w:ins w:id="70" w:author="ben" w:date="2022-10-14T12:21:00Z"/>
          <w:sz w:val="24"/>
          <w:szCs w:val="24"/>
        </w:rPr>
      </w:pPr>
      <w:ins w:id="71" w:author="ben" w:date="2022-10-14T12:21:00Z">
        <w:r w:rsidRPr="00E946A5">
          <w:rPr>
            <w:sz w:val="24"/>
            <w:szCs w:val="24"/>
          </w:rPr>
          <w:t xml:space="preserve">Maintain </w:t>
        </w:r>
        <w:r>
          <w:rPr>
            <w:sz w:val="24"/>
            <w:szCs w:val="24"/>
          </w:rPr>
          <w:t>stream temperature monitoring sites in perpetuity at six sites in the lower Kenai River and Kasilof River area, and at other sites as needed by new projects</w:t>
        </w:r>
      </w:ins>
    </w:p>
    <w:p w14:paraId="22E9907D" w14:textId="77777777" w:rsidR="001B6F79" w:rsidRPr="00E946A5" w:rsidRDefault="001B6F79" w:rsidP="001B6F79">
      <w:pPr>
        <w:rPr>
          <w:ins w:id="72" w:author="ben" w:date="2022-10-14T12:21:00Z"/>
          <w:sz w:val="24"/>
          <w:szCs w:val="24"/>
        </w:rPr>
      </w:pPr>
    </w:p>
    <w:p w14:paraId="7558DD4E" w14:textId="77777777" w:rsidR="001B6F79" w:rsidRDefault="001B6F79" w:rsidP="001B6F79">
      <w:pPr>
        <w:pStyle w:val="BodyText"/>
        <w:rPr>
          <w:ins w:id="73" w:author="ben" w:date="2022-10-14T12:21:00Z"/>
          <w:u w:val="single"/>
        </w:rPr>
      </w:pPr>
      <w:ins w:id="74" w:author="ben" w:date="2022-10-14T12:21:00Z">
        <w:r w:rsidRPr="00E946A5">
          <w:rPr>
            <w:u w:val="single"/>
          </w:rPr>
          <w:t>Objectives</w:t>
        </w:r>
      </w:ins>
    </w:p>
    <w:p w14:paraId="6D2EE7A1" w14:textId="77777777" w:rsidR="001B6F79" w:rsidRDefault="001B6F79" w:rsidP="001B6F79">
      <w:pPr>
        <w:pStyle w:val="BodyText"/>
        <w:rPr>
          <w:ins w:id="75" w:author="ben" w:date="2022-10-14T12:21:00Z"/>
        </w:rPr>
      </w:pPr>
    </w:p>
    <w:p w14:paraId="3B78F3B7" w14:textId="77777777" w:rsidR="001B6F79" w:rsidRDefault="001B6F79" w:rsidP="006128E6">
      <w:pPr>
        <w:pStyle w:val="BodyText"/>
        <w:numPr>
          <w:ilvl w:val="0"/>
          <w:numId w:val="6"/>
        </w:numPr>
        <w:rPr>
          <w:ins w:id="76" w:author="ben" w:date="2022-10-14T12:21:00Z"/>
        </w:rPr>
      </w:pPr>
      <w:ins w:id="77" w:author="ben" w:date="2022-10-14T12:21:00Z">
        <w:r>
          <w:t>Perform site visits at the six long-term stream temperature monitoring sites a minimum of twice annually</w:t>
        </w:r>
      </w:ins>
    </w:p>
    <w:p w14:paraId="2A2A806F" w14:textId="77777777" w:rsidR="001B6F79" w:rsidRDefault="001B6F79" w:rsidP="006128E6">
      <w:pPr>
        <w:pStyle w:val="BodyText"/>
        <w:numPr>
          <w:ilvl w:val="1"/>
          <w:numId w:val="6"/>
        </w:numPr>
        <w:rPr>
          <w:ins w:id="78" w:author="ben" w:date="2022-10-14T12:21:00Z"/>
        </w:rPr>
      </w:pPr>
      <w:ins w:id="79" w:author="ben" w:date="2022-10-14T12:21:00Z">
        <w:r>
          <w:t>Moose River</w:t>
        </w:r>
      </w:ins>
    </w:p>
    <w:p w14:paraId="3B8DEAB5" w14:textId="77777777" w:rsidR="001B6F79" w:rsidRDefault="001B6F79" w:rsidP="006128E6">
      <w:pPr>
        <w:pStyle w:val="BodyText"/>
        <w:numPr>
          <w:ilvl w:val="1"/>
          <w:numId w:val="6"/>
        </w:numPr>
        <w:rPr>
          <w:ins w:id="80" w:author="ben" w:date="2022-10-14T12:21:00Z"/>
        </w:rPr>
      </w:pPr>
      <w:ins w:id="81" w:author="ben" w:date="2022-10-14T12:21:00Z">
        <w:r>
          <w:t>Funny River</w:t>
        </w:r>
      </w:ins>
    </w:p>
    <w:p w14:paraId="4E71E710" w14:textId="77777777" w:rsidR="001B6F79" w:rsidRDefault="001B6F79" w:rsidP="006128E6">
      <w:pPr>
        <w:pStyle w:val="BodyText"/>
        <w:numPr>
          <w:ilvl w:val="1"/>
          <w:numId w:val="6"/>
        </w:numPr>
        <w:rPr>
          <w:ins w:id="82" w:author="ben" w:date="2022-10-14T12:21:00Z"/>
        </w:rPr>
      </w:pPr>
      <w:ins w:id="83" w:author="ben" w:date="2022-10-14T12:21:00Z">
        <w:r>
          <w:t>Soldotna Creek</w:t>
        </w:r>
      </w:ins>
    </w:p>
    <w:p w14:paraId="02BA2B54" w14:textId="77777777" w:rsidR="001B6F79" w:rsidRDefault="001B6F79" w:rsidP="006128E6">
      <w:pPr>
        <w:pStyle w:val="BodyText"/>
        <w:numPr>
          <w:ilvl w:val="1"/>
          <w:numId w:val="6"/>
        </w:numPr>
        <w:rPr>
          <w:ins w:id="84" w:author="ben" w:date="2022-10-14T12:21:00Z"/>
        </w:rPr>
      </w:pPr>
      <w:proofErr w:type="spellStart"/>
      <w:ins w:id="85" w:author="ben" w:date="2022-10-14T12:21:00Z">
        <w:r>
          <w:t>Slikok</w:t>
        </w:r>
        <w:proofErr w:type="spellEnd"/>
        <w:r>
          <w:t xml:space="preserve"> Creek</w:t>
        </w:r>
      </w:ins>
    </w:p>
    <w:p w14:paraId="3B1CF92D" w14:textId="77777777" w:rsidR="001B6F79" w:rsidRDefault="001B6F79" w:rsidP="006128E6">
      <w:pPr>
        <w:pStyle w:val="BodyText"/>
        <w:numPr>
          <w:ilvl w:val="1"/>
          <w:numId w:val="6"/>
        </w:numPr>
        <w:rPr>
          <w:ins w:id="86" w:author="ben" w:date="2022-10-14T12:21:00Z"/>
        </w:rPr>
      </w:pPr>
      <w:ins w:id="87" w:author="ben" w:date="2022-10-14T12:21:00Z">
        <w:r>
          <w:t>Beaver Creek</w:t>
        </w:r>
      </w:ins>
    </w:p>
    <w:p w14:paraId="61900E03" w14:textId="77777777" w:rsidR="001B6F79" w:rsidRDefault="001B6F79" w:rsidP="006128E6">
      <w:pPr>
        <w:pStyle w:val="BodyText"/>
        <w:numPr>
          <w:ilvl w:val="1"/>
          <w:numId w:val="6"/>
        </w:numPr>
        <w:rPr>
          <w:ins w:id="88" w:author="ben" w:date="2022-10-14T12:21:00Z"/>
        </w:rPr>
      </w:pPr>
      <w:ins w:id="89" w:author="ben" w:date="2022-10-14T12:21:00Z">
        <w:r>
          <w:t>Crooked Creek</w:t>
        </w:r>
      </w:ins>
    </w:p>
    <w:p w14:paraId="6E7671B0" w14:textId="1DB9EAB9" w:rsidR="001B6F79" w:rsidRPr="00E946A5" w:rsidRDefault="001B6F79" w:rsidP="006128E6">
      <w:pPr>
        <w:pStyle w:val="BodyText"/>
        <w:numPr>
          <w:ilvl w:val="0"/>
          <w:numId w:val="6"/>
        </w:numPr>
        <w:rPr>
          <w:ins w:id="90" w:author="ben" w:date="2022-10-14T12:21:00Z"/>
        </w:rPr>
      </w:pPr>
      <w:ins w:id="91" w:author="ben" w:date="2022-10-14T12:21:00Z">
        <w:r>
          <w:t xml:space="preserve">Apply the highest available standards for site management and data curation </w:t>
        </w:r>
      </w:ins>
      <w:r w:rsidR="00524538">
        <w:t>(</w:t>
      </w:r>
      <w:ins w:id="92" w:author="ben" w:date="2022-10-14T12:21:00Z">
        <w:r>
          <w:t xml:space="preserve">as outlined in </w:t>
        </w:r>
        <w:proofErr w:type="spellStart"/>
        <w:r>
          <w:t>Mauger</w:t>
        </w:r>
        <w:proofErr w:type="spellEnd"/>
        <w:r>
          <w:t xml:space="preserve"> et al. </w:t>
        </w:r>
        <w:r>
          <w:fldChar w:fldCharType="begin" w:fldLock="1"/>
        </w:r>
        <w:r>
          <w:instrText>ADDIN paperpile_citation &lt;clusterId&gt;B294P552E942I656&lt;/clusterId&gt;&lt;metadata&gt;&lt;citation&gt;&lt;id&gt;592654ec-e6cc-4a77-92fa-cebd62353b65&lt;/id&gt;&lt;no_author&gt;true&lt;/no_author&gt;&lt;/citation&gt;&lt;/metadata&gt;&lt;data&gt;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&lt;/data&gt; \* MERGEFORMAT</w:instrText>
        </w:r>
        <w:r>
          <w:fldChar w:fldCharType="separate"/>
        </w:r>
        <w:r>
          <w:rPr>
            <w:noProof/>
          </w:rPr>
          <w:t>(2015)</w:t>
        </w:r>
        <w:r>
          <w:fldChar w:fldCharType="end"/>
        </w:r>
      </w:ins>
      <w:r w:rsidR="00524538">
        <w:t>)</w:t>
      </w:r>
    </w:p>
    <w:p w14:paraId="50F45CA8" w14:textId="77777777" w:rsidR="001B6F79" w:rsidRPr="00E946A5" w:rsidRDefault="001B6F79" w:rsidP="001B6F79">
      <w:pPr>
        <w:rPr>
          <w:ins w:id="93" w:author="ben" w:date="2022-10-14T12:21:00Z"/>
          <w:sz w:val="24"/>
          <w:szCs w:val="24"/>
        </w:rPr>
      </w:pPr>
    </w:p>
    <w:p w14:paraId="49936C47" w14:textId="77777777" w:rsidR="001B6F79" w:rsidRPr="00E946A5" w:rsidRDefault="001B6F79" w:rsidP="001B6F79">
      <w:pPr>
        <w:rPr>
          <w:ins w:id="94" w:author="ben" w:date="2022-10-14T12:21:00Z"/>
          <w:sz w:val="24"/>
          <w:szCs w:val="24"/>
        </w:rPr>
      </w:pPr>
      <w:ins w:id="95" w:author="ben" w:date="2022-10-14T12:21:00Z">
        <w:r w:rsidRPr="00E946A5">
          <w:rPr>
            <w:sz w:val="24"/>
            <w:szCs w:val="24"/>
            <w:u w:val="single"/>
          </w:rPr>
          <w:t>Data Collection</w:t>
        </w:r>
      </w:ins>
    </w:p>
    <w:p w14:paraId="37ADB211" w14:textId="77777777" w:rsidR="001B6F79" w:rsidRDefault="001B6F79" w:rsidP="001B6F79">
      <w:pPr>
        <w:pStyle w:val="AppendixSubheadings"/>
        <w:rPr>
          <w:ins w:id="96" w:author="ben" w:date="2022-10-14T12:21:00Z"/>
          <w:sz w:val="24"/>
          <w:szCs w:val="24"/>
        </w:rPr>
      </w:pPr>
    </w:p>
    <w:p w14:paraId="1D94FA96" w14:textId="77777777" w:rsidR="001B6F79" w:rsidRDefault="001B6F79" w:rsidP="006128E6">
      <w:pPr>
        <w:pStyle w:val="AppendixSubheadings"/>
        <w:numPr>
          <w:ilvl w:val="0"/>
          <w:numId w:val="7"/>
        </w:numPr>
        <w:rPr>
          <w:ins w:id="97" w:author="ben" w:date="2022-10-14T12:21:00Z"/>
          <w:sz w:val="24"/>
          <w:szCs w:val="24"/>
        </w:rPr>
      </w:pPr>
      <w:ins w:id="98" w:author="ben" w:date="2022-10-14T12:21:00Z">
        <w:r>
          <w:rPr>
            <w:sz w:val="24"/>
            <w:szCs w:val="24"/>
          </w:rPr>
          <w:t>Record year-round continuous time series of water temperature using programmed electronic instruments</w:t>
        </w:r>
      </w:ins>
    </w:p>
    <w:p w14:paraId="775E201C" w14:textId="77777777" w:rsidR="001B6F79" w:rsidRPr="00E946A5" w:rsidRDefault="001B6F79" w:rsidP="001B6F79">
      <w:pPr>
        <w:pStyle w:val="AppendixSubheadings"/>
        <w:rPr>
          <w:ins w:id="99" w:author="ben" w:date="2022-10-14T12:21:00Z"/>
          <w:sz w:val="24"/>
          <w:szCs w:val="24"/>
        </w:rPr>
      </w:pPr>
    </w:p>
    <w:p w14:paraId="7102C748" w14:textId="77777777" w:rsidR="001B6F79" w:rsidRPr="00E946A5" w:rsidRDefault="001B6F79" w:rsidP="001B6F79">
      <w:pPr>
        <w:pStyle w:val="BodyText"/>
        <w:ind w:right="704"/>
        <w:rPr>
          <w:ins w:id="100" w:author="ben" w:date="2022-10-14T12:21:00Z"/>
        </w:rPr>
      </w:pPr>
      <w:ins w:id="101" w:author="ben" w:date="2022-10-14T12:21:00Z">
        <w:r w:rsidRPr="00E946A5">
          <w:rPr>
            <w:u w:val="single"/>
          </w:rPr>
          <w:t>Schedule</w:t>
        </w:r>
      </w:ins>
    </w:p>
    <w:p w14:paraId="12A411C4" w14:textId="77777777" w:rsidR="001B6F79" w:rsidRPr="00E946A5" w:rsidRDefault="001B6F79" w:rsidP="001B6F79">
      <w:pPr>
        <w:pStyle w:val="AppendixSubheadings"/>
        <w:rPr>
          <w:ins w:id="102" w:author="ben" w:date="2022-10-14T12:21:00Z"/>
          <w:sz w:val="24"/>
          <w:szCs w:val="24"/>
        </w:rPr>
      </w:pPr>
    </w:p>
    <w:p w14:paraId="5DFFE2E8" w14:textId="12BD5E43" w:rsidR="00530E7B" w:rsidRPr="00530E7B" w:rsidRDefault="001B6F79" w:rsidP="006128E6">
      <w:pPr>
        <w:pStyle w:val="AppendixSubheadings"/>
        <w:numPr>
          <w:ilvl w:val="0"/>
          <w:numId w:val="7"/>
        </w:numPr>
        <w:rPr>
          <w:sz w:val="24"/>
          <w:szCs w:val="24"/>
        </w:rPr>
      </w:pPr>
      <w:ins w:id="103" w:author="ben" w:date="2022-10-14T12:21:00Z">
        <w:r>
          <w:rPr>
            <w:sz w:val="24"/>
            <w:szCs w:val="24"/>
          </w:rPr>
          <w:t>Site visits to locations with water temperature loggers will be visited a minimum of biannually, typically once in early summer (May/June) and once in Fall (September/October</w:t>
        </w:r>
      </w:ins>
      <w:r w:rsidR="00530E7B">
        <w:rPr>
          <w:sz w:val="24"/>
          <w:szCs w:val="24"/>
        </w:rPr>
        <w:t>)</w:t>
      </w:r>
    </w:p>
    <w:p w14:paraId="08FFE76C" w14:textId="77777777" w:rsidR="00BA7093" w:rsidRDefault="00BA7093" w:rsidP="00BA7093">
      <w:pPr>
        <w:pStyle w:val="Heading2"/>
        <w:ind w:left="0"/>
        <w:rPr>
          <w:b w:val="0"/>
          <w:bCs w:val="0"/>
          <w:i w:val="0"/>
        </w:rPr>
      </w:pPr>
    </w:p>
    <w:p w14:paraId="153C55B5" w14:textId="77777777" w:rsidR="00BA7093" w:rsidRDefault="00BA7093" w:rsidP="00BA7093">
      <w:pPr>
        <w:pStyle w:val="Heading2"/>
        <w:ind w:left="0"/>
      </w:pPr>
    </w:p>
    <w:p w14:paraId="3681B6D9" w14:textId="5C5DCADD" w:rsidR="00530E7B" w:rsidRPr="00530E7B" w:rsidRDefault="00530E7B" w:rsidP="00BA7093">
      <w:pPr>
        <w:pStyle w:val="Heading2"/>
        <w:ind w:left="0"/>
      </w:pPr>
      <w:bookmarkStart w:id="104" w:name="_Toc117087850"/>
      <w:r>
        <w:t>A7.</w:t>
      </w:r>
      <w:r>
        <w:tab/>
        <w:t>Q</w:t>
      </w:r>
      <w:r w:rsidR="002F1311">
        <w:t>uality</w:t>
      </w:r>
      <w:r>
        <w:t xml:space="preserve"> </w:t>
      </w:r>
      <w:r w:rsidR="002F1311">
        <w:t>Objectives</w:t>
      </w:r>
      <w:r>
        <w:t xml:space="preserve"> </w:t>
      </w:r>
      <w:r w:rsidR="00C161F5">
        <w:t>and</w:t>
      </w:r>
      <w:r>
        <w:t xml:space="preserve"> C</w:t>
      </w:r>
      <w:r w:rsidR="002F1311">
        <w:t>riteria</w:t>
      </w:r>
      <w:r>
        <w:t xml:space="preserve"> </w:t>
      </w:r>
      <w:proofErr w:type="gramStart"/>
      <w:r>
        <w:t>F</w:t>
      </w:r>
      <w:r w:rsidR="002F1311">
        <w:t>or</w:t>
      </w:r>
      <w:proofErr w:type="gramEnd"/>
      <w:r>
        <w:t xml:space="preserve"> M</w:t>
      </w:r>
      <w:r w:rsidR="002F1311">
        <w:t>easurement</w:t>
      </w:r>
      <w:r>
        <w:t xml:space="preserve"> O</w:t>
      </w:r>
      <w:r w:rsidR="002F1311">
        <w:t>f</w:t>
      </w:r>
      <w:r w:rsidRPr="00530E7B">
        <w:rPr>
          <w:spacing w:val="-8"/>
        </w:rPr>
        <w:t xml:space="preserve"> </w:t>
      </w:r>
      <w:r>
        <w:t>D</w:t>
      </w:r>
      <w:r w:rsidR="002F1311">
        <w:t>ata</w:t>
      </w:r>
      <w:bookmarkEnd w:id="104"/>
    </w:p>
    <w:p w14:paraId="7A665106" w14:textId="77777777" w:rsidR="00530E7B" w:rsidRDefault="00530E7B" w:rsidP="00530E7B">
      <w:pPr>
        <w:pStyle w:val="BodyText"/>
        <w:ind w:right="696"/>
      </w:pPr>
    </w:p>
    <w:p w14:paraId="0D8CBE06" w14:textId="7263D95C" w:rsidR="00530E7B" w:rsidRDefault="00530E7B" w:rsidP="00530E7B">
      <w:pPr>
        <w:pStyle w:val="BodyText"/>
        <w:ind w:right="696"/>
      </w:pPr>
      <w:r>
        <w:t xml:space="preserve">Data Quality Objectives (DQOs) for this program have been established to ensure that the data meets its overall objectives as described in A6, above – establishing a basic water quality inventory and detecting significant changes and trends. </w:t>
      </w:r>
      <w:r w:rsidRPr="00685FEE">
        <w:t xml:space="preserve">Tables </w:t>
      </w:r>
      <w:r w:rsidR="008C597A" w:rsidRPr="00685FEE">
        <w:t>2</w:t>
      </w:r>
      <w:r w:rsidRPr="00685FEE">
        <w:t xml:space="preserve"> through </w:t>
      </w:r>
      <w:r w:rsidR="00685FEE" w:rsidRPr="00685FEE">
        <w:t>6</w:t>
      </w:r>
      <w:r w:rsidRPr="00685FEE">
        <w:t xml:space="preserve"> show </w:t>
      </w:r>
      <w:r>
        <w:t xml:space="preserve">objectives for detectability, precision and accuracy for each parameter tested by all possible methods used by both the Agency Baseline. DQOs are also included for automated multiprobes. In each case the sampling matrix is the water body of interest. Table 5 shows the objectives for the Stream Temperature monitoring. Objectives for precision, accuracy, representativeness, comparability and completeness are also summarized </w:t>
      </w:r>
      <w:r w:rsidR="00524538">
        <w:t>in the following tables</w:t>
      </w:r>
      <w:r>
        <w:t>. Project DQOs may be revised in the future if funding becomes available for additional training and equipment or if the project manager determines that different objectives would be more effective in meeting program objectives. Any changes in DQOs will be submitted to USEPA and ADEC for approval before implementation.</w:t>
      </w:r>
    </w:p>
    <w:p w14:paraId="457FB0CF" w14:textId="4EAED87B" w:rsidR="002F1311" w:rsidRDefault="002F1311" w:rsidP="00530E7B">
      <w:pPr>
        <w:pStyle w:val="BodyText"/>
        <w:ind w:right="696"/>
      </w:pPr>
    </w:p>
    <w:p w14:paraId="24B3B403" w14:textId="1D0D9BF4" w:rsidR="002F1311" w:rsidRDefault="002F1311" w:rsidP="00530E7B">
      <w:pPr>
        <w:pStyle w:val="BodyText"/>
        <w:ind w:right="696"/>
      </w:pPr>
    </w:p>
    <w:p w14:paraId="2E249058" w14:textId="4BC25C5B" w:rsidR="002F1311" w:rsidRDefault="002F1311" w:rsidP="00530E7B">
      <w:pPr>
        <w:pStyle w:val="BodyText"/>
        <w:ind w:right="696"/>
      </w:pPr>
    </w:p>
    <w:p w14:paraId="7A5DE779" w14:textId="7F85F3AE" w:rsidR="002F1311" w:rsidRDefault="002F1311" w:rsidP="00530E7B">
      <w:pPr>
        <w:pStyle w:val="BodyText"/>
        <w:ind w:right="696"/>
      </w:pPr>
    </w:p>
    <w:p w14:paraId="50E25B9D" w14:textId="16E16430" w:rsidR="002F1311" w:rsidRDefault="002F1311" w:rsidP="00530E7B">
      <w:pPr>
        <w:pStyle w:val="BodyText"/>
        <w:ind w:right="696"/>
      </w:pPr>
    </w:p>
    <w:p w14:paraId="2558E258" w14:textId="77777777" w:rsidR="00E81AB1" w:rsidRDefault="00E81AB1" w:rsidP="00530E7B">
      <w:pPr>
        <w:pStyle w:val="BodyText"/>
        <w:ind w:right="696"/>
        <w:sectPr w:rsidR="00E81AB1">
          <w:headerReference w:type="default" r:id="rId27"/>
          <w:footerReference w:type="default" r:id="rId28"/>
          <w:pgSz w:w="12240" w:h="15840"/>
          <w:pgMar w:top="1440" w:right="1440" w:bottom="1440" w:left="1440" w:header="720" w:footer="720" w:gutter="0"/>
          <w:cols w:space="720"/>
          <w:docGrid w:linePitch="360"/>
        </w:sectPr>
      </w:pPr>
    </w:p>
    <w:p w14:paraId="472E234A" w14:textId="64CE1350" w:rsidR="00E81AB1" w:rsidRPr="007E16EA" w:rsidRDefault="007E16EA" w:rsidP="007E16EA">
      <w:pPr>
        <w:pStyle w:val="Caption"/>
        <w:keepNext/>
        <w:rPr>
          <w:b/>
          <w:i w:val="0"/>
          <w:color w:val="auto"/>
          <w:sz w:val="24"/>
          <w:szCs w:val="24"/>
        </w:rPr>
      </w:pPr>
      <w:bookmarkStart w:id="105" w:name="_Toc117088109"/>
      <w:r w:rsidRPr="007E16EA">
        <w:rPr>
          <w:b/>
          <w:i w:val="0"/>
          <w:color w:val="auto"/>
          <w:sz w:val="24"/>
          <w:szCs w:val="24"/>
        </w:rPr>
        <w:lastRenderedPageBreak/>
        <w:t xml:space="preserve">Table </w:t>
      </w:r>
      <w:r w:rsidRPr="007E16EA">
        <w:rPr>
          <w:b/>
          <w:i w:val="0"/>
          <w:color w:val="auto"/>
          <w:sz w:val="24"/>
          <w:szCs w:val="24"/>
        </w:rPr>
        <w:fldChar w:fldCharType="begin"/>
      </w:r>
      <w:r w:rsidRPr="007E16EA">
        <w:rPr>
          <w:b/>
          <w:i w:val="0"/>
          <w:color w:val="auto"/>
          <w:sz w:val="24"/>
          <w:szCs w:val="24"/>
        </w:rPr>
        <w:instrText xml:space="preserve"> SEQ Table \* ARABIC </w:instrText>
      </w:r>
      <w:r w:rsidRPr="007E16EA">
        <w:rPr>
          <w:b/>
          <w:i w:val="0"/>
          <w:color w:val="auto"/>
          <w:sz w:val="24"/>
          <w:szCs w:val="24"/>
        </w:rPr>
        <w:fldChar w:fldCharType="separate"/>
      </w:r>
      <w:r w:rsidR="00B61701">
        <w:rPr>
          <w:b/>
          <w:i w:val="0"/>
          <w:noProof/>
          <w:color w:val="auto"/>
          <w:sz w:val="24"/>
          <w:szCs w:val="24"/>
        </w:rPr>
        <w:t>2</w:t>
      </w:r>
      <w:r w:rsidRPr="007E16EA">
        <w:rPr>
          <w:b/>
          <w:i w:val="0"/>
          <w:color w:val="auto"/>
          <w:sz w:val="24"/>
          <w:szCs w:val="24"/>
        </w:rPr>
        <w:fldChar w:fldCharType="end"/>
      </w:r>
      <w:r w:rsidRPr="007E16EA">
        <w:rPr>
          <w:b/>
          <w:i w:val="0"/>
          <w:color w:val="auto"/>
          <w:sz w:val="24"/>
          <w:szCs w:val="24"/>
        </w:rPr>
        <w:t>. Data Quality Objectives for Electronic Instruments</w:t>
      </w:r>
      <w:bookmarkEnd w:id="105"/>
    </w:p>
    <w:tbl>
      <w:tblPr>
        <w:tblW w:w="0" w:type="auto"/>
        <w:tblInd w:w="14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10"/>
        <w:gridCol w:w="3482"/>
        <w:gridCol w:w="2703"/>
        <w:gridCol w:w="2032"/>
        <w:gridCol w:w="1395"/>
        <w:gridCol w:w="2729"/>
      </w:tblGrid>
      <w:tr w:rsidR="00E81AB1" w14:paraId="5472B950" w14:textId="77777777" w:rsidTr="00E81AB1">
        <w:trPr>
          <w:trHeight w:val="693"/>
        </w:trPr>
        <w:tc>
          <w:tcPr>
            <w:tcW w:w="3010" w:type="dxa"/>
            <w:tcBorders>
              <w:top w:val="double" w:sz="2" w:space="0" w:color="000000"/>
              <w:left w:val="double" w:sz="2" w:space="0" w:color="000000"/>
              <w:bottom w:val="single" w:sz="6" w:space="0" w:color="000000"/>
              <w:right w:val="single" w:sz="6" w:space="0" w:color="000000"/>
            </w:tcBorders>
            <w:hideMark/>
          </w:tcPr>
          <w:p w14:paraId="500CA7B9" w14:textId="77777777" w:rsidR="00E81AB1" w:rsidRDefault="00E81AB1">
            <w:pPr>
              <w:pStyle w:val="TableParagraph"/>
              <w:spacing w:before="58"/>
              <w:ind w:left="470" w:right="457"/>
              <w:jc w:val="center"/>
              <w:rPr>
                <w:sz w:val="20"/>
              </w:rPr>
            </w:pPr>
            <w:r>
              <w:rPr>
                <w:sz w:val="20"/>
              </w:rPr>
              <w:t>PARAMETER</w:t>
            </w:r>
          </w:p>
        </w:tc>
        <w:tc>
          <w:tcPr>
            <w:tcW w:w="3482" w:type="dxa"/>
            <w:tcBorders>
              <w:top w:val="double" w:sz="2" w:space="0" w:color="000000"/>
              <w:left w:val="single" w:sz="6" w:space="0" w:color="000000"/>
              <w:bottom w:val="single" w:sz="6" w:space="0" w:color="000000"/>
              <w:right w:val="single" w:sz="6" w:space="0" w:color="000000"/>
            </w:tcBorders>
            <w:hideMark/>
          </w:tcPr>
          <w:p w14:paraId="108B35E2" w14:textId="77777777" w:rsidR="00E81AB1" w:rsidRDefault="00E81AB1">
            <w:pPr>
              <w:pStyle w:val="TableParagraph"/>
              <w:spacing w:before="58"/>
              <w:ind w:left="938"/>
              <w:rPr>
                <w:sz w:val="20"/>
              </w:rPr>
            </w:pPr>
            <w:r>
              <w:rPr>
                <w:sz w:val="20"/>
              </w:rPr>
              <w:t>METHOD/RANGE</w:t>
            </w:r>
          </w:p>
        </w:tc>
        <w:tc>
          <w:tcPr>
            <w:tcW w:w="2703" w:type="dxa"/>
            <w:tcBorders>
              <w:top w:val="double" w:sz="2" w:space="0" w:color="000000"/>
              <w:left w:val="single" w:sz="6" w:space="0" w:color="000000"/>
              <w:bottom w:val="single" w:sz="6" w:space="0" w:color="000000"/>
              <w:right w:val="single" w:sz="6" w:space="0" w:color="000000"/>
            </w:tcBorders>
            <w:hideMark/>
          </w:tcPr>
          <w:p w14:paraId="479ED221" w14:textId="77777777" w:rsidR="00E81AB1" w:rsidRDefault="00E81AB1">
            <w:pPr>
              <w:pStyle w:val="TableParagraph"/>
              <w:spacing w:before="58"/>
              <w:ind w:left="237" w:right="226"/>
              <w:jc w:val="center"/>
              <w:rPr>
                <w:sz w:val="20"/>
              </w:rPr>
            </w:pPr>
            <w:r>
              <w:rPr>
                <w:sz w:val="20"/>
              </w:rPr>
              <w:t>UNITS</w:t>
            </w:r>
          </w:p>
        </w:tc>
        <w:tc>
          <w:tcPr>
            <w:tcW w:w="2032" w:type="dxa"/>
            <w:tcBorders>
              <w:top w:val="double" w:sz="2" w:space="0" w:color="000000"/>
              <w:left w:val="single" w:sz="6" w:space="0" w:color="000000"/>
              <w:bottom w:val="single" w:sz="6" w:space="0" w:color="000000"/>
              <w:right w:val="single" w:sz="6" w:space="0" w:color="000000"/>
            </w:tcBorders>
            <w:hideMark/>
          </w:tcPr>
          <w:p w14:paraId="32F00A37" w14:textId="77777777" w:rsidR="00E81AB1" w:rsidRDefault="00E81AB1">
            <w:pPr>
              <w:pStyle w:val="TableParagraph"/>
              <w:spacing w:before="58"/>
              <w:ind w:left="228" w:right="219"/>
              <w:jc w:val="center"/>
              <w:rPr>
                <w:sz w:val="20"/>
              </w:rPr>
            </w:pPr>
            <w:r>
              <w:rPr>
                <w:sz w:val="20"/>
              </w:rPr>
              <w:t>SENSITIVITY</w:t>
            </w:r>
          </w:p>
        </w:tc>
        <w:tc>
          <w:tcPr>
            <w:tcW w:w="1395" w:type="dxa"/>
            <w:tcBorders>
              <w:top w:val="double" w:sz="2" w:space="0" w:color="000000"/>
              <w:left w:val="single" w:sz="6" w:space="0" w:color="000000"/>
              <w:bottom w:val="single" w:sz="6" w:space="0" w:color="000000"/>
              <w:right w:val="single" w:sz="6" w:space="0" w:color="000000"/>
            </w:tcBorders>
            <w:hideMark/>
          </w:tcPr>
          <w:p w14:paraId="3DC4ABBC" w14:textId="77777777" w:rsidR="00E81AB1" w:rsidRDefault="00E81AB1">
            <w:pPr>
              <w:pStyle w:val="TableParagraph"/>
              <w:spacing w:before="58"/>
              <w:ind w:left="69" w:right="61"/>
              <w:jc w:val="center"/>
              <w:rPr>
                <w:sz w:val="20"/>
              </w:rPr>
            </w:pPr>
            <w:r>
              <w:rPr>
                <w:sz w:val="20"/>
              </w:rPr>
              <w:t>PRECISION</w:t>
            </w:r>
          </w:p>
        </w:tc>
        <w:tc>
          <w:tcPr>
            <w:tcW w:w="2729" w:type="dxa"/>
            <w:tcBorders>
              <w:top w:val="double" w:sz="2" w:space="0" w:color="000000"/>
              <w:left w:val="single" w:sz="6" w:space="0" w:color="000000"/>
              <w:bottom w:val="single" w:sz="6" w:space="0" w:color="000000"/>
              <w:right w:val="double" w:sz="2" w:space="0" w:color="000000"/>
            </w:tcBorders>
            <w:hideMark/>
          </w:tcPr>
          <w:p w14:paraId="3CFD1746" w14:textId="77777777" w:rsidR="00E81AB1" w:rsidRDefault="00E81AB1">
            <w:pPr>
              <w:pStyle w:val="TableParagraph"/>
              <w:spacing w:before="58"/>
              <w:ind w:left="431" w:right="424"/>
              <w:jc w:val="center"/>
              <w:rPr>
                <w:sz w:val="20"/>
              </w:rPr>
            </w:pPr>
            <w:r>
              <w:rPr>
                <w:sz w:val="20"/>
              </w:rPr>
              <w:t>ACCURACY</w:t>
            </w:r>
          </w:p>
        </w:tc>
      </w:tr>
      <w:tr w:rsidR="00E81AB1" w14:paraId="59E400BA" w14:textId="77777777" w:rsidTr="00E81AB1">
        <w:trPr>
          <w:trHeight w:val="229"/>
        </w:trPr>
        <w:tc>
          <w:tcPr>
            <w:tcW w:w="3010" w:type="dxa"/>
            <w:tcBorders>
              <w:top w:val="single" w:sz="6" w:space="0" w:color="000000"/>
              <w:left w:val="double" w:sz="2" w:space="0" w:color="000000"/>
              <w:bottom w:val="single" w:sz="6" w:space="0" w:color="000000"/>
              <w:right w:val="single" w:sz="6" w:space="0" w:color="000000"/>
            </w:tcBorders>
          </w:tcPr>
          <w:p w14:paraId="503C0695" w14:textId="77777777" w:rsidR="00E81AB1" w:rsidRDefault="00E81AB1">
            <w:pPr>
              <w:pStyle w:val="TableParagraph"/>
              <w:rPr>
                <w:sz w:val="16"/>
              </w:rPr>
            </w:pPr>
          </w:p>
        </w:tc>
        <w:tc>
          <w:tcPr>
            <w:tcW w:w="3482" w:type="dxa"/>
            <w:tcBorders>
              <w:top w:val="single" w:sz="6" w:space="0" w:color="000000"/>
              <w:left w:val="single" w:sz="6" w:space="0" w:color="000000"/>
              <w:bottom w:val="single" w:sz="6" w:space="0" w:color="000000"/>
              <w:right w:val="single" w:sz="6" w:space="0" w:color="000000"/>
            </w:tcBorders>
          </w:tcPr>
          <w:p w14:paraId="29D557C6" w14:textId="77777777" w:rsidR="00E81AB1" w:rsidRDefault="00E81AB1">
            <w:pPr>
              <w:pStyle w:val="TableParagraph"/>
              <w:rPr>
                <w:sz w:val="16"/>
              </w:rPr>
            </w:pPr>
          </w:p>
        </w:tc>
        <w:tc>
          <w:tcPr>
            <w:tcW w:w="2703" w:type="dxa"/>
            <w:tcBorders>
              <w:top w:val="single" w:sz="6" w:space="0" w:color="000000"/>
              <w:left w:val="single" w:sz="6" w:space="0" w:color="000000"/>
              <w:bottom w:val="single" w:sz="6" w:space="0" w:color="000000"/>
              <w:right w:val="single" w:sz="6" w:space="0" w:color="000000"/>
            </w:tcBorders>
          </w:tcPr>
          <w:p w14:paraId="78951201" w14:textId="77777777" w:rsidR="00E81AB1" w:rsidRDefault="00E81AB1">
            <w:pPr>
              <w:pStyle w:val="TableParagraph"/>
              <w:rPr>
                <w:sz w:val="16"/>
              </w:rPr>
            </w:pPr>
          </w:p>
        </w:tc>
        <w:tc>
          <w:tcPr>
            <w:tcW w:w="2032" w:type="dxa"/>
            <w:tcBorders>
              <w:top w:val="single" w:sz="6" w:space="0" w:color="000000"/>
              <w:left w:val="single" w:sz="6" w:space="0" w:color="000000"/>
              <w:bottom w:val="single" w:sz="6" w:space="0" w:color="000000"/>
              <w:right w:val="single" w:sz="6" w:space="0" w:color="000000"/>
            </w:tcBorders>
          </w:tcPr>
          <w:p w14:paraId="09E0B0B8" w14:textId="77777777" w:rsidR="00E81AB1" w:rsidRDefault="00E81AB1">
            <w:pPr>
              <w:pStyle w:val="TableParagraph"/>
              <w:rPr>
                <w:sz w:val="16"/>
              </w:rPr>
            </w:pPr>
          </w:p>
        </w:tc>
        <w:tc>
          <w:tcPr>
            <w:tcW w:w="1395" w:type="dxa"/>
            <w:tcBorders>
              <w:top w:val="single" w:sz="6" w:space="0" w:color="000000"/>
              <w:left w:val="single" w:sz="6" w:space="0" w:color="000000"/>
              <w:bottom w:val="single" w:sz="6" w:space="0" w:color="000000"/>
              <w:right w:val="single" w:sz="6" w:space="0" w:color="000000"/>
            </w:tcBorders>
          </w:tcPr>
          <w:p w14:paraId="0BE83C2B" w14:textId="77777777" w:rsidR="00E81AB1" w:rsidRDefault="00E81AB1">
            <w:pPr>
              <w:pStyle w:val="TableParagraph"/>
              <w:rPr>
                <w:sz w:val="16"/>
              </w:rPr>
            </w:pPr>
          </w:p>
        </w:tc>
        <w:tc>
          <w:tcPr>
            <w:tcW w:w="2729" w:type="dxa"/>
            <w:tcBorders>
              <w:top w:val="single" w:sz="6" w:space="0" w:color="000000"/>
              <w:left w:val="single" w:sz="6" w:space="0" w:color="000000"/>
              <w:bottom w:val="single" w:sz="6" w:space="0" w:color="000000"/>
              <w:right w:val="double" w:sz="2" w:space="0" w:color="000000"/>
            </w:tcBorders>
          </w:tcPr>
          <w:p w14:paraId="6758EF5F" w14:textId="77777777" w:rsidR="00E81AB1" w:rsidRDefault="00E81AB1">
            <w:pPr>
              <w:pStyle w:val="TableParagraph"/>
              <w:rPr>
                <w:sz w:val="16"/>
              </w:rPr>
            </w:pPr>
          </w:p>
        </w:tc>
      </w:tr>
      <w:tr w:rsidR="00E81AB1" w14:paraId="7AC686F2"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1AFCCB05" w14:textId="77777777" w:rsidR="00E81AB1" w:rsidRDefault="00E81AB1">
            <w:pPr>
              <w:pStyle w:val="TableParagraph"/>
              <w:spacing w:line="227" w:lineRule="exact"/>
              <w:ind w:left="471" w:right="457"/>
              <w:jc w:val="center"/>
              <w:rPr>
                <w:sz w:val="20"/>
              </w:rPr>
            </w:pPr>
            <w:r>
              <w:rPr>
                <w:sz w:val="20"/>
              </w:rPr>
              <w:t>pH</w:t>
            </w:r>
          </w:p>
        </w:tc>
        <w:tc>
          <w:tcPr>
            <w:tcW w:w="3482" w:type="dxa"/>
            <w:tcBorders>
              <w:top w:val="single" w:sz="6" w:space="0" w:color="000000"/>
              <w:left w:val="single" w:sz="6" w:space="0" w:color="000000"/>
              <w:bottom w:val="single" w:sz="6" w:space="0" w:color="000000"/>
              <w:right w:val="single" w:sz="6" w:space="0" w:color="000000"/>
            </w:tcBorders>
            <w:hideMark/>
          </w:tcPr>
          <w:p w14:paraId="6F05446C" w14:textId="77777777" w:rsidR="00E81AB1" w:rsidRDefault="00E81AB1">
            <w:pPr>
              <w:pStyle w:val="TableParagraph"/>
              <w:ind w:left="57" w:right="43"/>
              <w:jc w:val="center"/>
              <w:rPr>
                <w:sz w:val="20"/>
              </w:rPr>
            </w:pPr>
            <w:r>
              <w:rPr>
                <w:sz w:val="20"/>
              </w:rPr>
              <w:t>SM H</w:t>
            </w:r>
            <w:r>
              <w:rPr>
                <w:sz w:val="20"/>
                <w:vertAlign w:val="superscript"/>
              </w:rPr>
              <w:t>+</w:t>
            </w:r>
            <w:r>
              <w:rPr>
                <w:sz w:val="20"/>
              </w:rPr>
              <w:t xml:space="preserve"> B-2000, </w:t>
            </w:r>
            <w:proofErr w:type="spellStart"/>
            <w:r>
              <w:rPr>
                <w:sz w:val="20"/>
              </w:rPr>
              <w:t>Hydrolab</w:t>
            </w:r>
            <w:proofErr w:type="spellEnd"/>
            <w:r>
              <w:rPr>
                <w:sz w:val="20"/>
              </w:rPr>
              <w:t xml:space="preserve"> pH probe on </w:t>
            </w:r>
            <w:proofErr w:type="spellStart"/>
            <w:r>
              <w:rPr>
                <w:sz w:val="20"/>
              </w:rPr>
              <w:t>Minisonde</w:t>
            </w:r>
            <w:proofErr w:type="spellEnd"/>
          </w:p>
          <w:p w14:paraId="381ED99F" w14:textId="77777777" w:rsidR="00E81AB1" w:rsidRDefault="00E81AB1">
            <w:pPr>
              <w:pStyle w:val="TableParagraph"/>
              <w:spacing w:line="213" w:lineRule="exact"/>
              <w:ind w:left="57" w:right="45"/>
              <w:jc w:val="center"/>
              <w:rPr>
                <w:sz w:val="20"/>
              </w:rPr>
            </w:pPr>
            <w:r>
              <w:rPr>
                <w:sz w:val="20"/>
              </w:rPr>
              <w:t>0-14</w:t>
            </w:r>
          </w:p>
        </w:tc>
        <w:tc>
          <w:tcPr>
            <w:tcW w:w="2703" w:type="dxa"/>
            <w:tcBorders>
              <w:top w:val="single" w:sz="6" w:space="0" w:color="000000"/>
              <w:left w:val="single" w:sz="6" w:space="0" w:color="000000"/>
              <w:bottom w:val="single" w:sz="6" w:space="0" w:color="000000"/>
              <w:right w:val="single" w:sz="6" w:space="0" w:color="000000"/>
            </w:tcBorders>
            <w:hideMark/>
          </w:tcPr>
          <w:p w14:paraId="128F824E" w14:textId="77777777" w:rsidR="00E81AB1" w:rsidRDefault="00E81AB1">
            <w:pPr>
              <w:pStyle w:val="TableParagraph"/>
              <w:spacing w:line="227" w:lineRule="exact"/>
              <w:ind w:left="236" w:right="228"/>
              <w:jc w:val="center"/>
              <w:rPr>
                <w:sz w:val="20"/>
              </w:rPr>
            </w:pPr>
            <w:r>
              <w:rPr>
                <w:sz w:val="20"/>
              </w:rPr>
              <w:t>Standard pH units</w:t>
            </w:r>
          </w:p>
        </w:tc>
        <w:tc>
          <w:tcPr>
            <w:tcW w:w="2032" w:type="dxa"/>
            <w:tcBorders>
              <w:top w:val="single" w:sz="6" w:space="0" w:color="000000"/>
              <w:left w:val="single" w:sz="6" w:space="0" w:color="000000"/>
              <w:bottom w:val="single" w:sz="6" w:space="0" w:color="000000"/>
              <w:right w:val="single" w:sz="6" w:space="0" w:color="000000"/>
            </w:tcBorders>
            <w:hideMark/>
          </w:tcPr>
          <w:p w14:paraId="2686A023" w14:textId="77777777" w:rsidR="00E81AB1" w:rsidRDefault="00E81AB1">
            <w:pPr>
              <w:pStyle w:val="TableParagraph"/>
              <w:spacing w:line="227" w:lineRule="exact"/>
              <w:ind w:left="619"/>
              <w:rPr>
                <w:sz w:val="20"/>
              </w:rPr>
            </w:pPr>
            <w:r>
              <w:rPr>
                <w:sz w:val="20"/>
              </w:rPr>
              <w:t>0.01 units</w:t>
            </w:r>
          </w:p>
        </w:tc>
        <w:tc>
          <w:tcPr>
            <w:tcW w:w="1395" w:type="dxa"/>
            <w:tcBorders>
              <w:top w:val="single" w:sz="6" w:space="0" w:color="000000"/>
              <w:left w:val="single" w:sz="6" w:space="0" w:color="000000"/>
              <w:bottom w:val="single" w:sz="6" w:space="0" w:color="000000"/>
              <w:right w:val="single" w:sz="6" w:space="0" w:color="000000"/>
            </w:tcBorders>
            <w:hideMark/>
          </w:tcPr>
          <w:p w14:paraId="15BA223A" w14:textId="77777777" w:rsidR="00E81AB1" w:rsidRDefault="00E81AB1">
            <w:pPr>
              <w:pStyle w:val="TableParagraph"/>
              <w:spacing w:line="227" w:lineRule="exact"/>
              <w:ind w:left="69" w:right="61"/>
              <w:jc w:val="center"/>
              <w:rPr>
                <w:sz w:val="20"/>
              </w:rPr>
            </w:pPr>
            <w:r>
              <w:rPr>
                <w:sz w:val="20"/>
                <w:u w:val="single"/>
              </w:rPr>
              <w:t>+</w:t>
            </w:r>
            <w:r>
              <w:rPr>
                <w:sz w:val="20"/>
              </w:rPr>
              <w:t>0.2 units</w:t>
            </w:r>
          </w:p>
        </w:tc>
        <w:tc>
          <w:tcPr>
            <w:tcW w:w="2729" w:type="dxa"/>
            <w:tcBorders>
              <w:top w:val="single" w:sz="6" w:space="0" w:color="000000"/>
              <w:left w:val="single" w:sz="6" w:space="0" w:color="000000"/>
              <w:bottom w:val="single" w:sz="6" w:space="0" w:color="000000"/>
              <w:right w:val="double" w:sz="2" w:space="0" w:color="000000"/>
            </w:tcBorders>
            <w:hideMark/>
          </w:tcPr>
          <w:p w14:paraId="20BFD7CD" w14:textId="77777777" w:rsidR="00E81AB1" w:rsidRDefault="00E81AB1">
            <w:pPr>
              <w:pStyle w:val="TableParagraph"/>
              <w:spacing w:line="227" w:lineRule="exact"/>
              <w:ind w:left="431" w:right="424"/>
              <w:jc w:val="center"/>
              <w:rPr>
                <w:sz w:val="20"/>
              </w:rPr>
            </w:pPr>
            <w:r>
              <w:rPr>
                <w:sz w:val="20"/>
                <w:u w:val="single"/>
              </w:rPr>
              <w:t>+</w:t>
            </w:r>
            <w:r>
              <w:rPr>
                <w:sz w:val="20"/>
              </w:rPr>
              <w:t>0.2 units</w:t>
            </w:r>
          </w:p>
        </w:tc>
      </w:tr>
      <w:tr w:rsidR="00E81AB1" w14:paraId="7B866672"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2D33E9F3" w14:textId="77777777" w:rsidR="00E81AB1" w:rsidRDefault="00E81AB1">
            <w:pPr>
              <w:pStyle w:val="TableParagraph"/>
              <w:spacing w:line="228" w:lineRule="exact"/>
              <w:ind w:left="470" w:right="457"/>
              <w:jc w:val="center"/>
              <w:rPr>
                <w:sz w:val="20"/>
              </w:rPr>
            </w:pPr>
            <w:r>
              <w:rPr>
                <w:sz w:val="20"/>
              </w:rPr>
              <w:t>Turbidity</w:t>
            </w:r>
          </w:p>
        </w:tc>
        <w:tc>
          <w:tcPr>
            <w:tcW w:w="3482" w:type="dxa"/>
            <w:tcBorders>
              <w:top w:val="single" w:sz="6" w:space="0" w:color="000000"/>
              <w:left w:val="single" w:sz="6" w:space="0" w:color="000000"/>
              <w:bottom w:val="single" w:sz="6" w:space="0" w:color="000000"/>
              <w:right w:val="single" w:sz="6" w:space="0" w:color="000000"/>
            </w:tcBorders>
            <w:hideMark/>
          </w:tcPr>
          <w:p w14:paraId="3BA2E8D1" w14:textId="77777777" w:rsidR="00E81AB1" w:rsidRDefault="00E81AB1">
            <w:pPr>
              <w:pStyle w:val="TableParagraph"/>
              <w:ind w:left="57" w:right="44"/>
              <w:jc w:val="center"/>
              <w:rPr>
                <w:sz w:val="20"/>
              </w:rPr>
            </w:pPr>
            <w:r>
              <w:rPr>
                <w:sz w:val="20"/>
              </w:rPr>
              <w:t xml:space="preserve">ISO 7027, </w:t>
            </w:r>
            <w:proofErr w:type="spellStart"/>
            <w:r>
              <w:rPr>
                <w:sz w:val="20"/>
              </w:rPr>
              <w:t>Self Cleaning</w:t>
            </w:r>
            <w:proofErr w:type="spellEnd"/>
            <w:r>
              <w:rPr>
                <w:sz w:val="20"/>
              </w:rPr>
              <w:t xml:space="preserve"> Turbidity </w:t>
            </w:r>
            <w:proofErr w:type="spellStart"/>
            <w:r>
              <w:rPr>
                <w:sz w:val="20"/>
              </w:rPr>
              <w:t>Hydrolab</w:t>
            </w:r>
            <w:proofErr w:type="spellEnd"/>
            <w:r>
              <w:rPr>
                <w:sz w:val="20"/>
              </w:rPr>
              <w:t xml:space="preserve"> </w:t>
            </w:r>
            <w:proofErr w:type="spellStart"/>
            <w:r>
              <w:rPr>
                <w:sz w:val="20"/>
              </w:rPr>
              <w:t>Minisonde</w:t>
            </w:r>
            <w:proofErr w:type="spellEnd"/>
            <w:r>
              <w:rPr>
                <w:sz w:val="20"/>
              </w:rPr>
              <w:t xml:space="preserve"> 5</w:t>
            </w:r>
          </w:p>
          <w:p w14:paraId="73CA7616" w14:textId="77777777" w:rsidR="00E81AB1" w:rsidRDefault="00E81AB1">
            <w:pPr>
              <w:pStyle w:val="TableParagraph"/>
              <w:spacing w:line="213" w:lineRule="exact"/>
              <w:ind w:left="57" w:right="45"/>
              <w:jc w:val="center"/>
              <w:rPr>
                <w:sz w:val="20"/>
              </w:rPr>
            </w:pPr>
            <w:r>
              <w:rPr>
                <w:sz w:val="20"/>
              </w:rPr>
              <w:t>0-3000 NTU</w:t>
            </w:r>
          </w:p>
        </w:tc>
        <w:tc>
          <w:tcPr>
            <w:tcW w:w="2703" w:type="dxa"/>
            <w:tcBorders>
              <w:top w:val="single" w:sz="6" w:space="0" w:color="000000"/>
              <w:left w:val="single" w:sz="6" w:space="0" w:color="000000"/>
              <w:bottom w:val="single" w:sz="6" w:space="0" w:color="000000"/>
              <w:right w:val="single" w:sz="6" w:space="0" w:color="000000"/>
            </w:tcBorders>
            <w:hideMark/>
          </w:tcPr>
          <w:p w14:paraId="392113DE" w14:textId="77777777" w:rsidR="00E81AB1" w:rsidRDefault="00E81AB1">
            <w:pPr>
              <w:pStyle w:val="TableParagraph"/>
              <w:ind w:left="432" w:right="402" w:firstLine="321"/>
              <w:rPr>
                <w:sz w:val="20"/>
              </w:rPr>
            </w:pPr>
            <w:r>
              <w:rPr>
                <w:sz w:val="20"/>
              </w:rPr>
              <w:t>Nephelometric Turbidity Units (NTU)</w:t>
            </w:r>
          </w:p>
        </w:tc>
        <w:tc>
          <w:tcPr>
            <w:tcW w:w="2032" w:type="dxa"/>
            <w:tcBorders>
              <w:top w:val="single" w:sz="6" w:space="0" w:color="000000"/>
              <w:left w:val="single" w:sz="6" w:space="0" w:color="000000"/>
              <w:bottom w:val="single" w:sz="6" w:space="0" w:color="000000"/>
              <w:right w:val="single" w:sz="6" w:space="0" w:color="000000"/>
            </w:tcBorders>
            <w:hideMark/>
          </w:tcPr>
          <w:p w14:paraId="4503F873" w14:textId="77777777" w:rsidR="00E81AB1" w:rsidRDefault="00E81AB1">
            <w:pPr>
              <w:pStyle w:val="TableParagraph"/>
              <w:spacing w:line="227" w:lineRule="exact"/>
              <w:ind w:left="230" w:right="219"/>
              <w:jc w:val="center"/>
              <w:rPr>
                <w:sz w:val="20"/>
              </w:rPr>
            </w:pPr>
            <w:r>
              <w:rPr>
                <w:sz w:val="20"/>
              </w:rPr>
              <w:t>0.1 0-400 NTU</w:t>
            </w:r>
          </w:p>
          <w:p w14:paraId="445F3496" w14:textId="77777777" w:rsidR="00E81AB1" w:rsidRDefault="00E81AB1">
            <w:pPr>
              <w:pStyle w:val="TableParagraph"/>
              <w:spacing w:line="230" w:lineRule="exact"/>
              <w:ind w:left="230" w:right="219"/>
              <w:jc w:val="center"/>
              <w:rPr>
                <w:sz w:val="20"/>
              </w:rPr>
            </w:pPr>
            <w:r>
              <w:rPr>
                <w:sz w:val="20"/>
              </w:rPr>
              <w:t>1.0 400-3000 NTU</w:t>
            </w:r>
          </w:p>
        </w:tc>
        <w:tc>
          <w:tcPr>
            <w:tcW w:w="1395" w:type="dxa"/>
            <w:tcBorders>
              <w:top w:val="single" w:sz="6" w:space="0" w:color="000000"/>
              <w:left w:val="single" w:sz="6" w:space="0" w:color="000000"/>
              <w:bottom w:val="single" w:sz="6" w:space="0" w:color="000000"/>
              <w:right w:val="single" w:sz="6" w:space="0" w:color="000000"/>
            </w:tcBorders>
            <w:hideMark/>
          </w:tcPr>
          <w:p w14:paraId="13712C0C" w14:textId="77777777" w:rsidR="00E81AB1" w:rsidRDefault="00E81AB1">
            <w:pPr>
              <w:pStyle w:val="TableParagraph"/>
              <w:spacing w:line="228"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77B37BC2" w14:textId="77777777" w:rsidR="00E81AB1" w:rsidRDefault="00E81AB1">
            <w:pPr>
              <w:pStyle w:val="TableParagraph"/>
              <w:spacing w:line="227" w:lineRule="exact"/>
              <w:ind w:left="431" w:right="424"/>
              <w:jc w:val="center"/>
              <w:rPr>
                <w:sz w:val="20"/>
              </w:rPr>
            </w:pPr>
            <w:r>
              <w:rPr>
                <w:sz w:val="20"/>
                <w:u w:val="single"/>
              </w:rPr>
              <w:t>+</w:t>
            </w:r>
            <w:r>
              <w:rPr>
                <w:sz w:val="20"/>
              </w:rPr>
              <w:t>5% 0-100 NTU</w:t>
            </w:r>
          </w:p>
          <w:p w14:paraId="3B9FB28B" w14:textId="77777777" w:rsidR="00E81AB1" w:rsidRDefault="00E81AB1">
            <w:pPr>
              <w:pStyle w:val="TableParagraph"/>
              <w:spacing w:line="230" w:lineRule="exact"/>
              <w:ind w:left="431" w:right="424"/>
              <w:jc w:val="center"/>
              <w:rPr>
                <w:sz w:val="20"/>
              </w:rPr>
            </w:pPr>
            <w:r>
              <w:rPr>
                <w:sz w:val="20"/>
                <w:u w:val="single"/>
              </w:rPr>
              <w:t>+</w:t>
            </w:r>
            <w:r>
              <w:rPr>
                <w:sz w:val="20"/>
              </w:rPr>
              <w:t>5% 100-400 NTU</w:t>
            </w:r>
          </w:p>
          <w:p w14:paraId="78915C14" w14:textId="77777777" w:rsidR="00E81AB1" w:rsidRDefault="00E81AB1">
            <w:pPr>
              <w:pStyle w:val="TableParagraph"/>
              <w:spacing w:line="213" w:lineRule="exact"/>
              <w:ind w:left="432" w:right="424"/>
              <w:jc w:val="center"/>
              <w:rPr>
                <w:sz w:val="20"/>
              </w:rPr>
            </w:pPr>
            <w:r>
              <w:rPr>
                <w:sz w:val="20"/>
              </w:rPr>
              <w:t>+5% 400-3000 NTU</w:t>
            </w:r>
          </w:p>
        </w:tc>
      </w:tr>
      <w:tr w:rsidR="00E81AB1" w14:paraId="64D66DB5" w14:textId="77777777" w:rsidTr="00E81AB1">
        <w:trPr>
          <w:trHeight w:val="698"/>
        </w:trPr>
        <w:tc>
          <w:tcPr>
            <w:tcW w:w="3010" w:type="dxa"/>
            <w:tcBorders>
              <w:top w:val="single" w:sz="6" w:space="0" w:color="000000"/>
              <w:left w:val="double" w:sz="2" w:space="0" w:color="000000"/>
              <w:bottom w:val="single" w:sz="6" w:space="0" w:color="000000"/>
              <w:right w:val="single" w:sz="6" w:space="0" w:color="000000"/>
            </w:tcBorders>
            <w:hideMark/>
          </w:tcPr>
          <w:p w14:paraId="6E1514EE" w14:textId="77777777" w:rsidR="00E81AB1" w:rsidRDefault="00E81AB1">
            <w:pPr>
              <w:pStyle w:val="TableParagraph"/>
              <w:spacing w:line="227" w:lineRule="exact"/>
              <w:ind w:left="471" w:right="457"/>
              <w:jc w:val="center"/>
              <w:rPr>
                <w:sz w:val="20"/>
              </w:rPr>
            </w:pPr>
            <w:r>
              <w:rPr>
                <w:sz w:val="20"/>
              </w:rPr>
              <w:t>Turbidity (Soldotna Lab)</w:t>
            </w:r>
          </w:p>
        </w:tc>
        <w:tc>
          <w:tcPr>
            <w:tcW w:w="3482" w:type="dxa"/>
            <w:tcBorders>
              <w:top w:val="single" w:sz="6" w:space="0" w:color="000000"/>
              <w:left w:val="single" w:sz="6" w:space="0" w:color="000000"/>
              <w:bottom w:val="single" w:sz="6" w:space="0" w:color="000000"/>
              <w:right w:val="single" w:sz="6" w:space="0" w:color="000000"/>
            </w:tcBorders>
            <w:hideMark/>
          </w:tcPr>
          <w:p w14:paraId="39D0CF7E" w14:textId="77777777" w:rsidR="00E81AB1" w:rsidRDefault="00E81AB1">
            <w:pPr>
              <w:pStyle w:val="TableParagraph"/>
              <w:spacing w:line="227" w:lineRule="exact"/>
              <w:ind w:left="57" w:right="45"/>
              <w:jc w:val="center"/>
              <w:rPr>
                <w:sz w:val="20"/>
              </w:rPr>
            </w:pPr>
            <w:r>
              <w:rPr>
                <w:sz w:val="20"/>
              </w:rPr>
              <w:t>EPA 180.1 Rev 2.0, Hach 2100 P</w:t>
            </w:r>
          </w:p>
          <w:p w14:paraId="1AB4F74F" w14:textId="77777777" w:rsidR="00E81AB1" w:rsidRDefault="00E81AB1">
            <w:pPr>
              <w:pStyle w:val="TableParagraph"/>
              <w:ind w:left="57" w:right="45"/>
              <w:jc w:val="center"/>
              <w:rPr>
                <w:sz w:val="20"/>
              </w:rPr>
            </w:pPr>
            <w:r>
              <w:rPr>
                <w:sz w:val="20"/>
              </w:rPr>
              <w:t>0-1000 NTU</w:t>
            </w:r>
          </w:p>
        </w:tc>
        <w:tc>
          <w:tcPr>
            <w:tcW w:w="2703" w:type="dxa"/>
            <w:tcBorders>
              <w:top w:val="single" w:sz="6" w:space="0" w:color="000000"/>
              <w:left w:val="single" w:sz="6" w:space="0" w:color="000000"/>
              <w:bottom w:val="single" w:sz="6" w:space="0" w:color="000000"/>
              <w:right w:val="single" w:sz="6" w:space="0" w:color="000000"/>
            </w:tcBorders>
            <w:hideMark/>
          </w:tcPr>
          <w:p w14:paraId="2B803FB5" w14:textId="77777777" w:rsidR="00E81AB1" w:rsidRDefault="00E81AB1">
            <w:pPr>
              <w:pStyle w:val="TableParagraph"/>
              <w:ind w:left="729" w:right="700" w:firstLine="25"/>
              <w:rPr>
                <w:sz w:val="20"/>
              </w:rPr>
            </w:pPr>
            <w:r>
              <w:rPr>
                <w:sz w:val="20"/>
              </w:rPr>
              <w:t>Nephelometric Turbidity Units</w:t>
            </w:r>
          </w:p>
        </w:tc>
        <w:tc>
          <w:tcPr>
            <w:tcW w:w="2032" w:type="dxa"/>
            <w:tcBorders>
              <w:top w:val="single" w:sz="6" w:space="0" w:color="000000"/>
              <w:left w:val="single" w:sz="6" w:space="0" w:color="000000"/>
              <w:bottom w:val="single" w:sz="6" w:space="0" w:color="000000"/>
              <w:right w:val="single" w:sz="6" w:space="0" w:color="000000"/>
            </w:tcBorders>
            <w:hideMark/>
          </w:tcPr>
          <w:p w14:paraId="7218CA75" w14:textId="77777777" w:rsidR="00E81AB1" w:rsidRDefault="00E81AB1">
            <w:pPr>
              <w:pStyle w:val="TableParagraph"/>
              <w:spacing w:line="227" w:lineRule="exact"/>
              <w:ind w:left="344"/>
              <w:rPr>
                <w:sz w:val="20"/>
              </w:rPr>
            </w:pPr>
            <w:r>
              <w:rPr>
                <w:sz w:val="20"/>
              </w:rPr>
              <w:t>0.010-9.99</w:t>
            </w:r>
            <w:r>
              <w:rPr>
                <w:spacing w:val="6"/>
                <w:sz w:val="20"/>
              </w:rPr>
              <w:t xml:space="preserve"> </w:t>
            </w:r>
            <w:r>
              <w:rPr>
                <w:sz w:val="20"/>
              </w:rPr>
              <w:t>NTU</w:t>
            </w:r>
          </w:p>
          <w:p w14:paraId="3C1BE430" w14:textId="77777777" w:rsidR="00E81AB1" w:rsidRDefault="00E81AB1">
            <w:pPr>
              <w:pStyle w:val="TableParagraph"/>
              <w:spacing w:line="230" w:lineRule="exact"/>
              <w:ind w:left="319"/>
              <w:rPr>
                <w:sz w:val="20"/>
              </w:rPr>
            </w:pPr>
            <w:proofErr w:type="gramStart"/>
            <w:r>
              <w:rPr>
                <w:sz w:val="20"/>
              </w:rPr>
              <w:t>0.1  10</w:t>
            </w:r>
            <w:proofErr w:type="gramEnd"/>
            <w:r>
              <w:rPr>
                <w:sz w:val="20"/>
              </w:rPr>
              <w:t>-100</w:t>
            </w:r>
            <w:r>
              <w:rPr>
                <w:spacing w:val="4"/>
                <w:sz w:val="20"/>
              </w:rPr>
              <w:t xml:space="preserve"> </w:t>
            </w:r>
            <w:r>
              <w:rPr>
                <w:sz w:val="20"/>
              </w:rPr>
              <w:t>NTU</w:t>
            </w:r>
          </w:p>
          <w:p w14:paraId="150DDEAE" w14:textId="77777777" w:rsidR="00E81AB1" w:rsidRDefault="00E81AB1">
            <w:pPr>
              <w:pStyle w:val="TableParagraph"/>
              <w:spacing w:line="222" w:lineRule="exact"/>
              <w:ind w:left="324"/>
              <w:rPr>
                <w:sz w:val="20"/>
              </w:rPr>
            </w:pPr>
            <w:r>
              <w:rPr>
                <w:sz w:val="20"/>
              </w:rPr>
              <w:t>1 100-1000</w:t>
            </w:r>
            <w:r>
              <w:rPr>
                <w:spacing w:val="-6"/>
                <w:sz w:val="20"/>
              </w:rPr>
              <w:t xml:space="preserve"> </w:t>
            </w:r>
            <w:r>
              <w:rPr>
                <w:sz w:val="20"/>
              </w:rPr>
              <w:t>NTU</w:t>
            </w:r>
          </w:p>
        </w:tc>
        <w:tc>
          <w:tcPr>
            <w:tcW w:w="1395" w:type="dxa"/>
            <w:tcBorders>
              <w:top w:val="single" w:sz="6" w:space="0" w:color="000000"/>
              <w:left w:val="single" w:sz="6" w:space="0" w:color="000000"/>
              <w:bottom w:val="single" w:sz="6" w:space="0" w:color="000000"/>
              <w:right w:val="single" w:sz="6" w:space="0" w:color="000000"/>
            </w:tcBorders>
            <w:hideMark/>
          </w:tcPr>
          <w:p w14:paraId="50247980" w14:textId="77777777" w:rsidR="00E81AB1" w:rsidRDefault="00E81AB1">
            <w:pPr>
              <w:pStyle w:val="TableParagraph"/>
              <w:spacing w:line="227" w:lineRule="exact"/>
              <w:ind w:left="68" w:right="61"/>
              <w:jc w:val="center"/>
              <w:rPr>
                <w:sz w:val="20"/>
              </w:rPr>
            </w:pPr>
            <w:r>
              <w:rPr>
                <w:sz w:val="20"/>
                <w:u w:val="single"/>
              </w:rPr>
              <w:t>+</w:t>
            </w:r>
            <w:r>
              <w:rPr>
                <w:sz w:val="20"/>
              </w:rPr>
              <w:t>5 NTU</w:t>
            </w:r>
          </w:p>
        </w:tc>
        <w:tc>
          <w:tcPr>
            <w:tcW w:w="2729" w:type="dxa"/>
            <w:tcBorders>
              <w:top w:val="single" w:sz="6" w:space="0" w:color="000000"/>
              <w:left w:val="single" w:sz="6" w:space="0" w:color="000000"/>
              <w:bottom w:val="single" w:sz="6" w:space="0" w:color="000000"/>
              <w:right w:val="double" w:sz="2" w:space="0" w:color="000000"/>
            </w:tcBorders>
            <w:hideMark/>
          </w:tcPr>
          <w:p w14:paraId="2255F77F" w14:textId="77777777" w:rsidR="00E81AB1" w:rsidRDefault="00E81AB1">
            <w:pPr>
              <w:pStyle w:val="TableParagraph"/>
              <w:spacing w:line="227" w:lineRule="exact"/>
              <w:ind w:left="431" w:right="424"/>
              <w:jc w:val="center"/>
              <w:rPr>
                <w:sz w:val="20"/>
              </w:rPr>
            </w:pPr>
            <w:r>
              <w:rPr>
                <w:sz w:val="20"/>
                <w:u w:val="single"/>
              </w:rPr>
              <w:t>+</w:t>
            </w:r>
            <w:r>
              <w:rPr>
                <w:sz w:val="20"/>
              </w:rPr>
              <w:t>5% 0-500 NTU</w:t>
            </w:r>
          </w:p>
          <w:p w14:paraId="57048E5D" w14:textId="77777777" w:rsidR="00E81AB1" w:rsidRDefault="00E81AB1">
            <w:pPr>
              <w:pStyle w:val="TableParagraph"/>
              <w:ind w:left="432" w:right="424"/>
              <w:jc w:val="center"/>
              <w:rPr>
                <w:sz w:val="20"/>
              </w:rPr>
            </w:pPr>
            <w:r>
              <w:rPr>
                <w:sz w:val="20"/>
                <w:u w:val="single"/>
              </w:rPr>
              <w:t>+5</w:t>
            </w:r>
            <w:r>
              <w:rPr>
                <w:sz w:val="20"/>
              </w:rPr>
              <w:t>% 500-1000 NTU</w:t>
            </w:r>
          </w:p>
        </w:tc>
      </w:tr>
      <w:tr w:rsidR="00E81AB1" w14:paraId="0C2D14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13BB67D" w14:textId="77777777" w:rsidR="00E81AB1" w:rsidRDefault="00E81AB1">
            <w:pPr>
              <w:pStyle w:val="TableParagraph"/>
              <w:spacing w:line="228" w:lineRule="exact"/>
              <w:ind w:left="471" w:right="457"/>
              <w:jc w:val="center"/>
              <w:rPr>
                <w:sz w:val="20"/>
              </w:rPr>
            </w:pPr>
            <w:r>
              <w:rPr>
                <w:sz w:val="20"/>
              </w:rPr>
              <w:t>Water Temperature</w:t>
            </w:r>
          </w:p>
        </w:tc>
        <w:tc>
          <w:tcPr>
            <w:tcW w:w="3482" w:type="dxa"/>
            <w:tcBorders>
              <w:top w:val="single" w:sz="6" w:space="0" w:color="000000"/>
              <w:left w:val="single" w:sz="6" w:space="0" w:color="000000"/>
              <w:bottom w:val="single" w:sz="6" w:space="0" w:color="000000"/>
              <w:right w:val="single" w:sz="6" w:space="0" w:color="000000"/>
            </w:tcBorders>
            <w:hideMark/>
          </w:tcPr>
          <w:p w14:paraId="3AD484F2" w14:textId="77777777" w:rsidR="00E81AB1" w:rsidRDefault="00E81AB1">
            <w:pPr>
              <w:pStyle w:val="TableParagraph"/>
              <w:spacing w:line="228" w:lineRule="exact"/>
              <w:ind w:left="57" w:right="46"/>
              <w:jc w:val="center"/>
              <w:rPr>
                <w:sz w:val="20"/>
              </w:rPr>
            </w:pPr>
            <w:r>
              <w:rPr>
                <w:sz w:val="20"/>
              </w:rPr>
              <w:t>SM 2550 B-2000, YSI Model 30, 55, and</w:t>
            </w:r>
          </w:p>
          <w:p w14:paraId="05FCFFD9" w14:textId="77777777" w:rsidR="00E81AB1" w:rsidRDefault="00E81AB1">
            <w:pPr>
              <w:pStyle w:val="TableParagraph"/>
              <w:spacing w:line="230" w:lineRule="exact"/>
              <w:ind w:left="57" w:right="43"/>
              <w:jc w:val="center"/>
              <w:rPr>
                <w:sz w:val="20"/>
              </w:rPr>
            </w:pPr>
            <w:r>
              <w:rPr>
                <w:sz w:val="20"/>
              </w:rPr>
              <w:t>95</w:t>
            </w:r>
          </w:p>
          <w:p w14:paraId="55EFE9B1" w14:textId="77777777" w:rsidR="00E81AB1" w:rsidRDefault="00E81AB1">
            <w:pPr>
              <w:pStyle w:val="TableParagraph"/>
              <w:spacing w:line="213" w:lineRule="exact"/>
              <w:ind w:left="57" w:right="44"/>
              <w:jc w:val="center"/>
              <w:rPr>
                <w:sz w:val="20"/>
              </w:rPr>
            </w:pPr>
            <w:r>
              <w:rPr>
                <w:sz w:val="20"/>
              </w:rPr>
              <w:t>-5 to 95, -5 to +45, and -5 to +45</w:t>
            </w:r>
          </w:p>
        </w:tc>
        <w:tc>
          <w:tcPr>
            <w:tcW w:w="2703" w:type="dxa"/>
            <w:tcBorders>
              <w:top w:val="single" w:sz="6" w:space="0" w:color="000000"/>
              <w:left w:val="single" w:sz="6" w:space="0" w:color="000000"/>
              <w:bottom w:val="single" w:sz="6" w:space="0" w:color="000000"/>
              <w:right w:val="single" w:sz="6" w:space="0" w:color="000000"/>
            </w:tcBorders>
            <w:hideMark/>
          </w:tcPr>
          <w:p w14:paraId="6FE51E8A" w14:textId="77777777" w:rsidR="00E81AB1" w:rsidRDefault="00E81AB1">
            <w:pPr>
              <w:pStyle w:val="TableParagraph"/>
              <w:spacing w:line="228" w:lineRule="exact"/>
              <w:ind w:left="237" w:right="227"/>
              <w:jc w:val="center"/>
              <w:rPr>
                <w:sz w:val="20"/>
              </w:rPr>
            </w:pPr>
            <w:r>
              <w:rPr>
                <w:sz w:val="20"/>
              </w:rPr>
              <w:t>Degrees Celsius (C)</w:t>
            </w:r>
          </w:p>
        </w:tc>
        <w:tc>
          <w:tcPr>
            <w:tcW w:w="2032" w:type="dxa"/>
            <w:tcBorders>
              <w:top w:val="single" w:sz="6" w:space="0" w:color="000000"/>
              <w:left w:val="single" w:sz="6" w:space="0" w:color="000000"/>
              <w:bottom w:val="single" w:sz="6" w:space="0" w:color="000000"/>
              <w:right w:val="single" w:sz="6" w:space="0" w:color="000000"/>
            </w:tcBorders>
            <w:hideMark/>
          </w:tcPr>
          <w:p w14:paraId="43D17BE9" w14:textId="77777777" w:rsidR="00E81AB1" w:rsidRDefault="00E81AB1">
            <w:pPr>
              <w:pStyle w:val="TableParagraph"/>
              <w:spacing w:line="228" w:lineRule="exact"/>
              <w:ind w:left="229" w:right="219"/>
              <w:jc w:val="center"/>
              <w:rPr>
                <w:sz w:val="20"/>
              </w:rPr>
            </w:pPr>
            <w:r>
              <w:rPr>
                <w:sz w:val="20"/>
              </w:rPr>
              <w:t>0.1,</w:t>
            </w:r>
            <w:r>
              <w:rPr>
                <w:spacing w:val="-2"/>
                <w:sz w:val="20"/>
              </w:rPr>
              <w:t xml:space="preserve"> </w:t>
            </w:r>
            <w:r>
              <w:rPr>
                <w:sz w:val="20"/>
              </w:rPr>
              <w:t>0.2,</w:t>
            </w:r>
          </w:p>
          <w:p w14:paraId="568B6326" w14:textId="77777777" w:rsidR="00E81AB1" w:rsidRDefault="00E81AB1">
            <w:pPr>
              <w:pStyle w:val="TableParagraph"/>
              <w:ind w:left="229" w:right="219"/>
              <w:jc w:val="center"/>
              <w:rPr>
                <w:sz w:val="20"/>
              </w:rPr>
            </w:pPr>
            <w:r>
              <w:rPr>
                <w:sz w:val="20"/>
              </w:rPr>
              <w:t>and</w:t>
            </w:r>
            <w:r>
              <w:rPr>
                <w:spacing w:val="-2"/>
                <w:sz w:val="20"/>
              </w:rPr>
              <w:t xml:space="preserve"> </w:t>
            </w:r>
            <w:r>
              <w:rPr>
                <w:sz w:val="20"/>
              </w:rPr>
              <w:t>0.1</w:t>
            </w:r>
          </w:p>
        </w:tc>
        <w:tc>
          <w:tcPr>
            <w:tcW w:w="1395" w:type="dxa"/>
            <w:tcBorders>
              <w:top w:val="single" w:sz="6" w:space="0" w:color="000000"/>
              <w:left w:val="single" w:sz="6" w:space="0" w:color="000000"/>
              <w:bottom w:val="single" w:sz="6" w:space="0" w:color="000000"/>
              <w:right w:val="single" w:sz="6" w:space="0" w:color="000000"/>
            </w:tcBorders>
            <w:hideMark/>
          </w:tcPr>
          <w:p w14:paraId="3C6789EA" w14:textId="77777777" w:rsidR="00E81AB1" w:rsidRDefault="00E81AB1">
            <w:pPr>
              <w:pStyle w:val="TableParagraph"/>
              <w:spacing w:line="228" w:lineRule="exact"/>
              <w:ind w:left="69" w:right="61"/>
              <w:jc w:val="center"/>
              <w:rPr>
                <w:sz w:val="20"/>
              </w:rPr>
            </w:pPr>
            <w:r>
              <w:rPr>
                <w:sz w:val="20"/>
              </w:rPr>
              <w:t>±0.1, ±0.2, and</w:t>
            </w:r>
          </w:p>
          <w:p w14:paraId="6B229911" w14:textId="77777777" w:rsidR="00E81AB1" w:rsidRDefault="00E81AB1">
            <w:pPr>
              <w:pStyle w:val="TableParagraph"/>
              <w:ind w:left="68" w:right="61"/>
              <w:jc w:val="center"/>
              <w:rPr>
                <w:sz w:val="20"/>
              </w:rPr>
            </w:pPr>
            <w:r>
              <w:rPr>
                <w:sz w:val="20"/>
              </w:rPr>
              <w:t>±0.2</w:t>
            </w:r>
          </w:p>
        </w:tc>
        <w:tc>
          <w:tcPr>
            <w:tcW w:w="2729" w:type="dxa"/>
            <w:tcBorders>
              <w:top w:val="single" w:sz="6" w:space="0" w:color="000000"/>
              <w:left w:val="single" w:sz="6" w:space="0" w:color="000000"/>
              <w:bottom w:val="single" w:sz="6" w:space="0" w:color="000000"/>
              <w:right w:val="double" w:sz="2" w:space="0" w:color="000000"/>
            </w:tcBorders>
            <w:hideMark/>
          </w:tcPr>
          <w:p w14:paraId="295710D2" w14:textId="77777777" w:rsidR="00E81AB1" w:rsidRDefault="00E81AB1">
            <w:pPr>
              <w:pStyle w:val="TableParagraph"/>
              <w:spacing w:line="228" w:lineRule="exact"/>
              <w:ind w:left="433" w:right="424"/>
              <w:jc w:val="center"/>
              <w:rPr>
                <w:sz w:val="20"/>
              </w:rPr>
            </w:pPr>
            <w:r>
              <w:rPr>
                <w:sz w:val="20"/>
              </w:rPr>
              <w:t>±0.1, ±0.2, and ±0.2 C</w:t>
            </w:r>
          </w:p>
        </w:tc>
      </w:tr>
      <w:tr w:rsidR="00E81AB1" w14:paraId="42F03339"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387DB4F1" w14:textId="77777777" w:rsidR="00E81AB1" w:rsidRDefault="00E81AB1">
            <w:pPr>
              <w:pStyle w:val="TableParagraph"/>
              <w:spacing w:line="227" w:lineRule="exact"/>
              <w:ind w:left="471" w:right="457"/>
              <w:jc w:val="center"/>
              <w:rPr>
                <w:sz w:val="20"/>
              </w:rPr>
            </w:pPr>
            <w:r>
              <w:rPr>
                <w:sz w:val="20"/>
              </w:rPr>
              <w:t>Conductance</w:t>
            </w:r>
          </w:p>
        </w:tc>
        <w:tc>
          <w:tcPr>
            <w:tcW w:w="3482" w:type="dxa"/>
            <w:tcBorders>
              <w:top w:val="single" w:sz="6" w:space="0" w:color="000000"/>
              <w:left w:val="single" w:sz="6" w:space="0" w:color="000000"/>
              <w:bottom w:val="single" w:sz="6" w:space="0" w:color="000000"/>
              <w:right w:val="single" w:sz="6" w:space="0" w:color="000000"/>
            </w:tcBorders>
            <w:hideMark/>
          </w:tcPr>
          <w:p w14:paraId="49934177" w14:textId="77777777" w:rsidR="00E81AB1" w:rsidRDefault="00E81AB1">
            <w:pPr>
              <w:pStyle w:val="TableParagraph"/>
              <w:ind w:left="1198" w:right="9" w:hanging="1173"/>
              <w:rPr>
                <w:sz w:val="20"/>
              </w:rPr>
            </w:pPr>
            <w:r>
              <w:rPr>
                <w:sz w:val="20"/>
              </w:rPr>
              <w:t xml:space="preserve">EPA 120.1, </w:t>
            </w:r>
            <w:proofErr w:type="spellStart"/>
            <w:r>
              <w:rPr>
                <w:sz w:val="20"/>
              </w:rPr>
              <w:t>Hydrolab</w:t>
            </w:r>
            <w:proofErr w:type="spellEnd"/>
            <w:r>
              <w:rPr>
                <w:sz w:val="20"/>
              </w:rPr>
              <w:t xml:space="preserve"> probe on </w:t>
            </w:r>
            <w:proofErr w:type="spellStart"/>
            <w:r>
              <w:rPr>
                <w:sz w:val="20"/>
              </w:rPr>
              <w:t>Minesonde</w:t>
            </w:r>
            <w:proofErr w:type="spellEnd"/>
            <w:r>
              <w:rPr>
                <w:sz w:val="20"/>
              </w:rPr>
              <w:t xml:space="preserve"> 0-100 mS/cm</w:t>
            </w:r>
          </w:p>
        </w:tc>
        <w:tc>
          <w:tcPr>
            <w:tcW w:w="2703" w:type="dxa"/>
            <w:tcBorders>
              <w:top w:val="single" w:sz="6" w:space="0" w:color="000000"/>
              <w:left w:val="single" w:sz="6" w:space="0" w:color="000000"/>
              <w:bottom w:val="single" w:sz="6" w:space="0" w:color="000000"/>
              <w:right w:val="single" w:sz="6" w:space="0" w:color="000000"/>
            </w:tcBorders>
            <w:hideMark/>
          </w:tcPr>
          <w:p w14:paraId="314349BF" w14:textId="77777777" w:rsidR="00E81AB1" w:rsidRDefault="00E81AB1">
            <w:pPr>
              <w:pStyle w:val="TableParagraph"/>
              <w:ind w:left="1018" w:right="554" w:hanging="437"/>
              <w:rPr>
                <w:sz w:val="20"/>
              </w:rPr>
            </w:pPr>
            <w:r>
              <w:rPr>
                <w:sz w:val="20"/>
              </w:rPr>
              <w:t>Micro-Siemens/cm (µS/cm)</w:t>
            </w:r>
          </w:p>
          <w:p w14:paraId="7D710437" w14:textId="77777777" w:rsidR="00E81AB1" w:rsidRDefault="00E81AB1">
            <w:pPr>
              <w:pStyle w:val="TableParagraph"/>
              <w:spacing w:line="212" w:lineRule="exact"/>
              <w:ind w:left="568"/>
              <w:rPr>
                <w:sz w:val="20"/>
              </w:rPr>
            </w:pPr>
            <w:r>
              <w:rPr>
                <w:sz w:val="20"/>
              </w:rPr>
              <w:t>(converted to 25 C)</w:t>
            </w:r>
          </w:p>
        </w:tc>
        <w:tc>
          <w:tcPr>
            <w:tcW w:w="2032" w:type="dxa"/>
            <w:tcBorders>
              <w:top w:val="single" w:sz="6" w:space="0" w:color="000000"/>
              <w:left w:val="single" w:sz="6" w:space="0" w:color="000000"/>
              <w:bottom w:val="single" w:sz="6" w:space="0" w:color="000000"/>
              <w:right w:val="single" w:sz="6" w:space="0" w:color="000000"/>
            </w:tcBorders>
            <w:hideMark/>
          </w:tcPr>
          <w:p w14:paraId="73BBBE65" w14:textId="77777777" w:rsidR="00E81AB1" w:rsidRDefault="00E81AB1">
            <w:pPr>
              <w:pStyle w:val="TableParagraph"/>
              <w:spacing w:line="227" w:lineRule="exact"/>
              <w:ind w:left="230" w:right="219"/>
              <w:jc w:val="center"/>
              <w:rPr>
                <w:sz w:val="20"/>
              </w:rPr>
            </w:pPr>
            <w:r>
              <w:rPr>
                <w:sz w:val="20"/>
              </w:rPr>
              <w:t>4 digits</w:t>
            </w:r>
          </w:p>
        </w:tc>
        <w:tc>
          <w:tcPr>
            <w:tcW w:w="1395" w:type="dxa"/>
            <w:tcBorders>
              <w:top w:val="single" w:sz="6" w:space="0" w:color="000000"/>
              <w:left w:val="single" w:sz="6" w:space="0" w:color="000000"/>
              <w:bottom w:val="single" w:sz="6" w:space="0" w:color="000000"/>
              <w:right w:val="single" w:sz="6" w:space="0" w:color="000000"/>
            </w:tcBorders>
            <w:hideMark/>
          </w:tcPr>
          <w:p w14:paraId="048411D2" w14:textId="77777777" w:rsidR="00E81AB1" w:rsidRDefault="00E81AB1">
            <w:pPr>
              <w:pStyle w:val="TableParagraph"/>
              <w:spacing w:line="227" w:lineRule="exact"/>
              <w:ind w:left="69" w:right="61"/>
              <w:jc w:val="center"/>
              <w:rPr>
                <w:sz w:val="20"/>
              </w:rPr>
            </w:pPr>
            <w:r>
              <w:rPr>
                <w:sz w:val="20"/>
                <w:u w:val="single"/>
              </w:rPr>
              <w:t>+</w:t>
            </w:r>
            <w:r>
              <w:rPr>
                <w:sz w:val="20"/>
              </w:rPr>
              <w:t>0.001 units</w:t>
            </w:r>
          </w:p>
        </w:tc>
        <w:tc>
          <w:tcPr>
            <w:tcW w:w="2729" w:type="dxa"/>
            <w:tcBorders>
              <w:top w:val="single" w:sz="6" w:space="0" w:color="000000"/>
              <w:left w:val="single" w:sz="6" w:space="0" w:color="000000"/>
              <w:bottom w:val="single" w:sz="6" w:space="0" w:color="000000"/>
              <w:right w:val="double" w:sz="2" w:space="0" w:color="000000"/>
            </w:tcBorders>
            <w:hideMark/>
          </w:tcPr>
          <w:p w14:paraId="59AC52C5" w14:textId="77777777" w:rsidR="00E81AB1" w:rsidRDefault="00E81AB1">
            <w:pPr>
              <w:pStyle w:val="TableParagraph"/>
              <w:spacing w:line="227" w:lineRule="exact"/>
              <w:ind w:left="432" w:right="424"/>
              <w:jc w:val="center"/>
              <w:rPr>
                <w:sz w:val="20"/>
              </w:rPr>
            </w:pPr>
            <w:r>
              <w:rPr>
                <w:sz w:val="20"/>
              </w:rPr>
              <w:t>2% full Scale</w:t>
            </w:r>
          </w:p>
        </w:tc>
      </w:tr>
      <w:tr w:rsidR="00E81AB1" w14:paraId="139530A5" w14:textId="77777777" w:rsidTr="00E81AB1">
        <w:trPr>
          <w:trHeight w:val="690"/>
        </w:trPr>
        <w:tc>
          <w:tcPr>
            <w:tcW w:w="3010" w:type="dxa"/>
            <w:tcBorders>
              <w:top w:val="single" w:sz="6" w:space="0" w:color="000000"/>
              <w:left w:val="double" w:sz="2" w:space="0" w:color="000000"/>
              <w:bottom w:val="single" w:sz="6" w:space="0" w:color="000000"/>
              <w:right w:val="single" w:sz="6" w:space="0" w:color="000000"/>
            </w:tcBorders>
            <w:hideMark/>
          </w:tcPr>
          <w:p w14:paraId="13E9DB84" w14:textId="77777777" w:rsidR="00E81AB1" w:rsidRDefault="00E81AB1">
            <w:pPr>
              <w:pStyle w:val="TableParagraph"/>
              <w:spacing w:line="228" w:lineRule="exact"/>
              <w:ind w:left="470" w:right="457"/>
              <w:jc w:val="center"/>
              <w:rPr>
                <w:sz w:val="20"/>
              </w:rPr>
            </w:pPr>
            <w:r>
              <w:rPr>
                <w:sz w:val="20"/>
              </w:rPr>
              <w:t>Dissolved Oxygen</w:t>
            </w:r>
          </w:p>
        </w:tc>
        <w:tc>
          <w:tcPr>
            <w:tcW w:w="3482" w:type="dxa"/>
            <w:tcBorders>
              <w:top w:val="single" w:sz="6" w:space="0" w:color="000000"/>
              <w:left w:val="single" w:sz="6" w:space="0" w:color="000000"/>
              <w:bottom w:val="single" w:sz="6" w:space="0" w:color="000000"/>
              <w:right w:val="single" w:sz="6" w:space="0" w:color="000000"/>
            </w:tcBorders>
            <w:hideMark/>
          </w:tcPr>
          <w:p w14:paraId="0D970736" w14:textId="77777777" w:rsidR="00E81AB1" w:rsidRDefault="00E81AB1">
            <w:pPr>
              <w:pStyle w:val="TableParagraph"/>
              <w:ind w:left="57" w:right="43"/>
              <w:jc w:val="center"/>
              <w:rPr>
                <w:sz w:val="20"/>
              </w:rPr>
            </w:pPr>
            <w:r>
              <w:rPr>
                <w:sz w:val="20"/>
              </w:rPr>
              <w:t>SM 4500 O C-2000, Micro Winkler Titration</w:t>
            </w:r>
          </w:p>
          <w:p w14:paraId="75FC5531" w14:textId="77777777" w:rsidR="00E81AB1" w:rsidRDefault="00E81AB1">
            <w:pPr>
              <w:pStyle w:val="TableParagraph"/>
              <w:spacing w:line="213" w:lineRule="exact"/>
              <w:ind w:left="57" w:right="46"/>
              <w:jc w:val="center"/>
              <w:rPr>
                <w:sz w:val="20"/>
              </w:rPr>
            </w:pPr>
            <w:r>
              <w:rPr>
                <w:sz w:val="20"/>
              </w:rPr>
              <w:t>0 to 20 mg/L</w:t>
            </w:r>
          </w:p>
        </w:tc>
        <w:tc>
          <w:tcPr>
            <w:tcW w:w="2703" w:type="dxa"/>
            <w:tcBorders>
              <w:top w:val="single" w:sz="6" w:space="0" w:color="000000"/>
              <w:left w:val="single" w:sz="6" w:space="0" w:color="000000"/>
              <w:bottom w:val="single" w:sz="6" w:space="0" w:color="000000"/>
              <w:right w:val="single" w:sz="6" w:space="0" w:color="000000"/>
            </w:tcBorders>
            <w:hideMark/>
          </w:tcPr>
          <w:p w14:paraId="6C5D29F1" w14:textId="77777777" w:rsidR="00E81AB1" w:rsidRDefault="00E81AB1">
            <w:pPr>
              <w:pStyle w:val="TableParagraph"/>
              <w:spacing w:line="228"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4D1EE72E" w14:textId="77777777" w:rsidR="00E81AB1" w:rsidRDefault="00E81AB1">
            <w:pPr>
              <w:pStyle w:val="TableParagraph"/>
              <w:spacing w:line="228" w:lineRule="exact"/>
              <w:ind w:left="647"/>
              <w:rPr>
                <w:sz w:val="20"/>
              </w:rPr>
            </w:pPr>
            <w:r>
              <w:rPr>
                <w:sz w:val="20"/>
              </w:rPr>
              <w:t>0.1 mg/L</w:t>
            </w:r>
          </w:p>
        </w:tc>
        <w:tc>
          <w:tcPr>
            <w:tcW w:w="1395" w:type="dxa"/>
            <w:tcBorders>
              <w:top w:val="single" w:sz="6" w:space="0" w:color="000000"/>
              <w:left w:val="single" w:sz="6" w:space="0" w:color="000000"/>
              <w:bottom w:val="single" w:sz="6" w:space="0" w:color="000000"/>
              <w:right w:val="single" w:sz="6" w:space="0" w:color="000000"/>
            </w:tcBorders>
            <w:hideMark/>
          </w:tcPr>
          <w:p w14:paraId="3597A774" w14:textId="77777777" w:rsidR="00E81AB1" w:rsidRDefault="00E81AB1">
            <w:pPr>
              <w:pStyle w:val="TableParagraph"/>
              <w:spacing w:line="228" w:lineRule="exact"/>
              <w:ind w:left="67" w:right="61"/>
              <w:jc w:val="center"/>
              <w:rPr>
                <w:sz w:val="20"/>
              </w:rPr>
            </w:pPr>
            <w:r>
              <w:rPr>
                <w:sz w:val="20"/>
              </w:rPr>
              <w:t>±0.9 mg/L</w:t>
            </w:r>
          </w:p>
        </w:tc>
        <w:tc>
          <w:tcPr>
            <w:tcW w:w="2729" w:type="dxa"/>
            <w:tcBorders>
              <w:top w:val="single" w:sz="6" w:space="0" w:color="000000"/>
              <w:left w:val="single" w:sz="6" w:space="0" w:color="000000"/>
              <w:bottom w:val="single" w:sz="6" w:space="0" w:color="000000"/>
              <w:right w:val="double" w:sz="2" w:space="0" w:color="000000"/>
            </w:tcBorders>
            <w:hideMark/>
          </w:tcPr>
          <w:p w14:paraId="15FFDB85" w14:textId="77777777" w:rsidR="00E81AB1" w:rsidRDefault="00E81AB1">
            <w:pPr>
              <w:pStyle w:val="TableParagraph"/>
              <w:spacing w:line="228" w:lineRule="exact"/>
              <w:ind w:left="430" w:right="424"/>
              <w:jc w:val="center"/>
              <w:rPr>
                <w:sz w:val="20"/>
              </w:rPr>
            </w:pPr>
            <w:r>
              <w:rPr>
                <w:sz w:val="20"/>
              </w:rPr>
              <w:t>±0.3 mg/L</w:t>
            </w:r>
          </w:p>
        </w:tc>
      </w:tr>
      <w:tr w:rsidR="00E81AB1" w14:paraId="7E2F40C5" w14:textId="77777777" w:rsidTr="00E81AB1">
        <w:trPr>
          <w:trHeight w:val="689"/>
        </w:trPr>
        <w:tc>
          <w:tcPr>
            <w:tcW w:w="3010" w:type="dxa"/>
            <w:tcBorders>
              <w:top w:val="single" w:sz="6" w:space="0" w:color="000000"/>
              <w:left w:val="double" w:sz="2" w:space="0" w:color="000000"/>
              <w:bottom w:val="single" w:sz="6" w:space="0" w:color="000000"/>
              <w:right w:val="single" w:sz="6" w:space="0" w:color="000000"/>
            </w:tcBorders>
            <w:hideMark/>
          </w:tcPr>
          <w:p w14:paraId="5D77EDAD" w14:textId="77777777" w:rsidR="00E81AB1" w:rsidRDefault="00E81AB1">
            <w:pPr>
              <w:pStyle w:val="TableParagraph"/>
              <w:ind w:left="300" w:right="266" w:firstLine="454"/>
              <w:rPr>
                <w:sz w:val="20"/>
              </w:rPr>
            </w:pPr>
            <w:r>
              <w:rPr>
                <w:sz w:val="20"/>
              </w:rPr>
              <w:t>Dissolved Oxygen (Winkler used for calibration)</w:t>
            </w:r>
          </w:p>
        </w:tc>
        <w:tc>
          <w:tcPr>
            <w:tcW w:w="3482" w:type="dxa"/>
            <w:tcBorders>
              <w:top w:val="single" w:sz="6" w:space="0" w:color="000000"/>
              <w:left w:val="single" w:sz="6" w:space="0" w:color="000000"/>
              <w:bottom w:val="single" w:sz="6" w:space="0" w:color="000000"/>
              <w:right w:val="single" w:sz="6" w:space="0" w:color="000000"/>
            </w:tcBorders>
            <w:hideMark/>
          </w:tcPr>
          <w:p w14:paraId="5CE5E77A" w14:textId="77777777" w:rsidR="00E81AB1" w:rsidRDefault="00E81AB1">
            <w:pPr>
              <w:pStyle w:val="TableParagraph"/>
              <w:spacing w:line="227" w:lineRule="exact"/>
              <w:ind w:left="108" w:right="46"/>
              <w:jc w:val="center"/>
              <w:rPr>
                <w:sz w:val="20"/>
              </w:rPr>
            </w:pPr>
            <w:r>
              <w:rPr>
                <w:sz w:val="20"/>
              </w:rPr>
              <w:t xml:space="preserve">ASTM D888-09 (A), </w:t>
            </w:r>
            <w:proofErr w:type="spellStart"/>
            <w:r>
              <w:rPr>
                <w:sz w:val="20"/>
              </w:rPr>
              <w:t>Hydrolab</w:t>
            </w:r>
            <w:proofErr w:type="spellEnd"/>
            <w:r>
              <w:rPr>
                <w:sz w:val="20"/>
              </w:rPr>
              <w:t xml:space="preserve"> LDO</w:t>
            </w:r>
          </w:p>
          <w:p w14:paraId="7AEE2728" w14:textId="77777777" w:rsidR="00E81AB1" w:rsidRDefault="00E81AB1">
            <w:pPr>
              <w:pStyle w:val="TableParagraph"/>
              <w:spacing w:line="230" w:lineRule="atLeast"/>
              <w:ind w:left="934" w:right="918"/>
              <w:jc w:val="center"/>
              <w:rPr>
                <w:sz w:val="20"/>
              </w:rPr>
            </w:pPr>
            <w:r>
              <w:rPr>
                <w:sz w:val="20"/>
              </w:rPr>
              <w:t xml:space="preserve">probe on </w:t>
            </w:r>
            <w:proofErr w:type="spellStart"/>
            <w:r>
              <w:rPr>
                <w:sz w:val="20"/>
              </w:rPr>
              <w:t>Minisonde</w:t>
            </w:r>
            <w:proofErr w:type="spellEnd"/>
            <w:r>
              <w:rPr>
                <w:sz w:val="20"/>
              </w:rPr>
              <w:t xml:space="preserve"> 0 to 50 mg/L</w:t>
            </w:r>
          </w:p>
        </w:tc>
        <w:tc>
          <w:tcPr>
            <w:tcW w:w="2703" w:type="dxa"/>
            <w:tcBorders>
              <w:top w:val="single" w:sz="6" w:space="0" w:color="000000"/>
              <w:left w:val="single" w:sz="6" w:space="0" w:color="000000"/>
              <w:bottom w:val="single" w:sz="6" w:space="0" w:color="000000"/>
              <w:right w:val="single" w:sz="6" w:space="0" w:color="000000"/>
            </w:tcBorders>
            <w:hideMark/>
          </w:tcPr>
          <w:p w14:paraId="1D6122B1" w14:textId="77777777" w:rsidR="00E81AB1" w:rsidRDefault="00E81AB1">
            <w:pPr>
              <w:pStyle w:val="TableParagraph"/>
              <w:spacing w:line="227" w:lineRule="exact"/>
              <w:ind w:left="237" w:right="228"/>
              <w:jc w:val="center"/>
              <w:rPr>
                <w:sz w:val="20"/>
              </w:rPr>
            </w:pPr>
            <w:r>
              <w:rPr>
                <w:sz w:val="20"/>
              </w:rPr>
              <w:t>Milligrams per liter (mg/L)</w:t>
            </w:r>
          </w:p>
        </w:tc>
        <w:tc>
          <w:tcPr>
            <w:tcW w:w="2032" w:type="dxa"/>
            <w:tcBorders>
              <w:top w:val="single" w:sz="6" w:space="0" w:color="000000"/>
              <w:left w:val="single" w:sz="6" w:space="0" w:color="000000"/>
              <w:bottom w:val="single" w:sz="6" w:space="0" w:color="000000"/>
              <w:right w:val="single" w:sz="6" w:space="0" w:color="000000"/>
            </w:tcBorders>
            <w:hideMark/>
          </w:tcPr>
          <w:p w14:paraId="327CAF34" w14:textId="77777777" w:rsidR="00E81AB1" w:rsidRDefault="00E81AB1">
            <w:pPr>
              <w:pStyle w:val="TableParagraph"/>
              <w:spacing w:line="227" w:lineRule="exact"/>
              <w:ind w:left="596"/>
              <w:rPr>
                <w:sz w:val="20"/>
              </w:rPr>
            </w:pPr>
            <w:r>
              <w:rPr>
                <w:sz w:val="20"/>
              </w:rPr>
              <w:t>0.01 mg/L</w:t>
            </w:r>
          </w:p>
        </w:tc>
        <w:tc>
          <w:tcPr>
            <w:tcW w:w="1395" w:type="dxa"/>
            <w:tcBorders>
              <w:top w:val="single" w:sz="6" w:space="0" w:color="000000"/>
              <w:left w:val="single" w:sz="6" w:space="0" w:color="000000"/>
              <w:bottom w:val="single" w:sz="6" w:space="0" w:color="000000"/>
              <w:right w:val="single" w:sz="6" w:space="0" w:color="000000"/>
            </w:tcBorders>
            <w:hideMark/>
          </w:tcPr>
          <w:p w14:paraId="745A1BA1" w14:textId="77777777" w:rsidR="00E81AB1" w:rsidRDefault="00E81AB1">
            <w:pPr>
              <w:pStyle w:val="TableParagraph"/>
              <w:spacing w:line="227" w:lineRule="exact"/>
              <w:ind w:left="69" w:right="61"/>
              <w:jc w:val="center"/>
              <w:rPr>
                <w:sz w:val="20"/>
              </w:rPr>
            </w:pPr>
            <w:r>
              <w:rPr>
                <w:sz w:val="20"/>
              </w:rPr>
              <w:t>NA</w:t>
            </w:r>
          </w:p>
        </w:tc>
        <w:tc>
          <w:tcPr>
            <w:tcW w:w="2729" w:type="dxa"/>
            <w:tcBorders>
              <w:top w:val="single" w:sz="6" w:space="0" w:color="000000"/>
              <w:left w:val="single" w:sz="6" w:space="0" w:color="000000"/>
              <w:bottom w:val="single" w:sz="6" w:space="0" w:color="000000"/>
              <w:right w:val="double" w:sz="2" w:space="0" w:color="000000"/>
            </w:tcBorders>
            <w:hideMark/>
          </w:tcPr>
          <w:p w14:paraId="3FE2E31A" w14:textId="77777777" w:rsidR="00E81AB1" w:rsidRDefault="00E81AB1">
            <w:pPr>
              <w:pStyle w:val="TableParagraph"/>
              <w:spacing w:line="227" w:lineRule="exact"/>
              <w:ind w:left="430" w:right="424"/>
              <w:jc w:val="center"/>
              <w:rPr>
                <w:sz w:val="20"/>
              </w:rPr>
            </w:pPr>
            <w:r>
              <w:rPr>
                <w:sz w:val="20"/>
              </w:rPr>
              <w:t>±0.2 mg/L</w:t>
            </w:r>
          </w:p>
        </w:tc>
      </w:tr>
      <w:tr w:rsidR="00E81AB1" w14:paraId="425C6703" w14:textId="77777777" w:rsidTr="00E81AB1">
        <w:trPr>
          <w:trHeight w:val="231"/>
        </w:trPr>
        <w:tc>
          <w:tcPr>
            <w:tcW w:w="3010" w:type="dxa"/>
            <w:tcBorders>
              <w:top w:val="single" w:sz="6" w:space="0" w:color="000000"/>
              <w:left w:val="double" w:sz="2" w:space="0" w:color="000000"/>
              <w:bottom w:val="double" w:sz="2" w:space="0" w:color="000000"/>
              <w:right w:val="single" w:sz="6" w:space="0" w:color="000000"/>
            </w:tcBorders>
          </w:tcPr>
          <w:p w14:paraId="75D4CE15" w14:textId="77777777" w:rsidR="00E81AB1" w:rsidRDefault="00E81AB1">
            <w:pPr>
              <w:pStyle w:val="TableParagraph"/>
              <w:rPr>
                <w:sz w:val="16"/>
              </w:rPr>
            </w:pPr>
          </w:p>
        </w:tc>
        <w:tc>
          <w:tcPr>
            <w:tcW w:w="3482" w:type="dxa"/>
            <w:tcBorders>
              <w:top w:val="single" w:sz="6" w:space="0" w:color="000000"/>
              <w:left w:val="single" w:sz="6" w:space="0" w:color="000000"/>
              <w:bottom w:val="double" w:sz="2" w:space="0" w:color="000000"/>
              <w:right w:val="single" w:sz="6" w:space="0" w:color="000000"/>
            </w:tcBorders>
          </w:tcPr>
          <w:p w14:paraId="7FF2FA08" w14:textId="77777777" w:rsidR="00E81AB1" w:rsidRDefault="00E81AB1">
            <w:pPr>
              <w:pStyle w:val="TableParagraph"/>
              <w:rPr>
                <w:sz w:val="16"/>
              </w:rPr>
            </w:pPr>
          </w:p>
        </w:tc>
        <w:tc>
          <w:tcPr>
            <w:tcW w:w="2703" w:type="dxa"/>
            <w:tcBorders>
              <w:top w:val="single" w:sz="6" w:space="0" w:color="000000"/>
              <w:left w:val="single" w:sz="6" w:space="0" w:color="000000"/>
              <w:bottom w:val="double" w:sz="2" w:space="0" w:color="000000"/>
              <w:right w:val="single" w:sz="6" w:space="0" w:color="000000"/>
            </w:tcBorders>
          </w:tcPr>
          <w:p w14:paraId="276EEF3B" w14:textId="77777777" w:rsidR="00E81AB1" w:rsidRDefault="00E81AB1">
            <w:pPr>
              <w:pStyle w:val="TableParagraph"/>
              <w:rPr>
                <w:sz w:val="16"/>
              </w:rPr>
            </w:pPr>
          </w:p>
        </w:tc>
        <w:tc>
          <w:tcPr>
            <w:tcW w:w="2032" w:type="dxa"/>
            <w:tcBorders>
              <w:top w:val="single" w:sz="6" w:space="0" w:color="000000"/>
              <w:left w:val="single" w:sz="6" w:space="0" w:color="000000"/>
              <w:bottom w:val="double" w:sz="2" w:space="0" w:color="000000"/>
              <w:right w:val="single" w:sz="6" w:space="0" w:color="000000"/>
            </w:tcBorders>
          </w:tcPr>
          <w:p w14:paraId="65DC7AAE" w14:textId="77777777" w:rsidR="00E81AB1" w:rsidRDefault="00E81AB1">
            <w:pPr>
              <w:pStyle w:val="TableParagraph"/>
              <w:rPr>
                <w:sz w:val="16"/>
              </w:rPr>
            </w:pPr>
          </w:p>
        </w:tc>
        <w:tc>
          <w:tcPr>
            <w:tcW w:w="1395" w:type="dxa"/>
            <w:tcBorders>
              <w:top w:val="single" w:sz="6" w:space="0" w:color="000000"/>
              <w:left w:val="single" w:sz="6" w:space="0" w:color="000000"/>
              <w:bottom w:val="double" w:sz="2" w:space="0" w:color="000000"/>
              <w:right w:val="single" w:sz="6" w:space="0" w:color="000000"/>
            </w:tcBorders>
          </w:tcPr>
          <w:p w14:paraId="565B53A7" w14:textId="77777777" w:rsidR="00E81AB1" w:rsidRDefault="00E81AB1">
            <w:pPr>
              <w:pStyle w:val="TableParagraph"/>
              <w:rPr>
                <w:sz w:val="16"/>
              </w:rPr>
            </w:pPr>
          </w:p>
        </w:tc>
        <w:tc>
          <w:tcPr>
            <w:tcW w:w="2729" w:type="dxa"/>
            <w:tcBorders>
              <w:top w:val="single" w:sz="6" w:space="0" w:color="000000"/>
              <w:left w:val="single" w:sz="6" w:space="0" w:color="000000"/>
              <w:bottom w:val="double" w:sz="2" w:space="0" w:color="000000"/>
              <w:right w:val="double" w:sz="2" w:space="0" w:color="000000"/>
            </w:tcBorders>
          </w:tcPr>
          <w:p w14:paraId="08A523D5" w14:textId="77777777" w:rsidR="00E81AB1" w:rsidRDefault="00E81AB1">
            <w:pPr>
              <w:pStyle w:val="TableParagraph"/>
              <w:rPr>
                <w:sz w:val="16"/>
              </w:rPr>
            </w:pPr>
          </w:p>
        </w:tc>
      </w:tr>
    </w:tbl>
    <w:p w14:paraId="6868E314" w14:textId="77777777" w:rsidR="00E81AB1" w:rsidRDefault="00E81AB1" w:rsidP="00E81AB1">
      <w:pPr>
        <w:widowControl/>
        <w:autoSpaceDE/>
        <w:autoSpaceDN/>
        <w:rPr>
          <w:sz w:val="16"/>
        </w:rPr>
      </w:pPr>
    </w:p>
    <w:p w14:paraId="161012E6" w14:textId="77777777" w:rsidR="00E81AB1" w:rsidRDefault="00E81AB1" w:rsidP="00E81AB1">
      <w:pPr>
        <w:widowControl/>
        <w:autoSpaceDE/>
        <w:autoSpaceDN/>
        <w:rPr>
          <w:sz w:val="16"/>
        </w:rPr>
      </w:pPr>
    </w:p>
    <w:p w14:paraId="1B5ACFFC" w14:textId="77777777" w:rsidR="00E81AB1" w:rsidRDefault="00E81AB1" w:rsidP="00E81AB1">
      <w:pPr>
        <w:widowControl/>
        <w:autoSpaceDE/>
        <w:autoSpaceDN/>
        <w:rPr>
          <w:sz w:val="16"/>
        </w:rPr>
      </w:pPr>
    </w:p>
    <w:p w14:paraId="70746D9E" w14:textId="77777777" w:rsidR="00E81AB1" w:rsidRDefault="00E81AB1" w:rsidP="00E81AB1">
      <w:pPr>
        <w:widowControl/>
        <w:autoSpaceDE/>
        <w:autoSpaceDN/>
        <w:rPr>
          <w:sz w:val="16"/>
        </w:rPr>
      </w:pPr>
    </w:p>
    <w:p w14:paraId="7C690F4B" w14:textId="2792940E" w:rsidR="00E81AB1" w:rsidRDefault="00E81AB1" w:rsidP="00E81AB1">
      <w:pPr>
        <w:widowControl/>
        <w:autoSpaceDE/>
        <w:autoSpaceDN/>
        <w:rPr>
          <w:sz w:val="16"/>
        </w:rPr>
      </w:pPr>
    </w:p>
    <w:p w14:paraId="3D4696DB" w14:textId="77777777" w:rsidR="008C597A" w:rsidRDefault="008C597A" w:rsidP="00E81AB1">
      <w:pPr>
        <w:widowControl/>
        <w:autoSpaceDE/>
        <w:autoSpaceDN/>
        <w:rPr>
          <w:sz w:val="16"/>
        </w:rPr>
      </w:pPr>
    </w:p>
    <w:p w14:paraId="6D3FFA92" w14:textId="77777777" w:rsidR="00E81AB1" w:rsidRDefault="00E81AB1" w:rsidP="00E81AB1">
      <w:pPr>
        <w:widowControl/>
        <w:autoSpaceDE/>
        <w:autoSpaceDN/>
        <w:rPr>
          <w:sz w:val="16"/>
        </w:rPr>
      </w:pPr>
    </w:p>
    <w:p w14:paraId="280FDBA8" w14:textId="77777777" w:rsidR="00E81AB1" w:rsidRDefault="00E81AB1" w:rsidP="00E81AB1">
      <w:pPr>
        <w:widowControl/>
        <w:autoSpaceDE/>
        <w:autoSpaceDN/>
        <w:rPr>
          <w:sz w:val="16"/>
        </w:rPr>
      </w:pPr>
    </w:p>
    <w:p w14:paraId="141527B2" w14:textId="1F46B490" w:rsidR="00E81AB1" w:rsidRPr="0044308E" w:rsidRDefault="0044308E" w:rsidP="0044308E">
      <w:pPr>
        <w:pStyle w:val="Caption"/>
        <w:keepNext/>
        <w:ind w:firstLine="720"/>
        <w:sectPr w:rsidR="00E81AB1" w:rsidRPr="0044308E" w:rsidSect="003A34EF">
          <w:type w:val="continuous"/>
          <w:pgSz w:w="16840" w:h="11900" w:orient="landscape"/>
          <w:pgMar w:top="1320" w:right="600" w:bottom="1160" w:left="620" w:header="929" w:footer="976" w:gutter="0"/>
          <w:cols w:space="720"/>
        </w:sectPr>
      </w:pPr>
      <w:bookmarkStart w:id="106" w:name="_Toc117088110"/>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3</w:t>
      </w:r>
      <w:r w:rsidRPr="0044308E">
        <w:rPr>
          <w:b/>
          <w:i w:val="0"/>
          <w:color w:val="auto"/>
          <w:sz w:val="24"/>
          <w:szCs w:val="24"/>
        </w:rPr>
        <w:fldChar w:fldCharType="end"/>
      </w:r>
      <w:r>
        <w:rPr>
          <w:b/>
          <w:i w:val="0"/>
          <w:color w:val="auto"/>
          <w:sz w:val="24"/>
          <w:szCs w:val="24"/>
        </w:rPr>
        <w:t>.</w:t>
      </w:r>
      <w:r w:rsidRPr="0044308E">
        <w:rPr>
          <w:b/>
          <w:i w:val="0"/>
          <w:color w:val="auto"/>
          <w:sz w:val="24"/>
          <w:szCs w:val="24"/>
        </w:rPr>
        <w:t xml:space="preserve"> </w:t>
      </w:r>
      <w:r>
        <w:rPr>
          <w:b/>
          <w:i w:val="0"/>
          <w:color w:val="auto"/>
          <w:sz w:val="24"/>
          <w:szCs w:val="24"/>
        </w:rPr>
        <w:t xml:space="preserve">Data </w:t>
      </w:r>
      <w:r w:rsidR="00E81AB1" w:rsidRPr="0044308E">
        <w:rPr>
          <w:b/>
          <w:i w:val="0"/>
          <w:color w:val="auto"/>
          <w:sz w:val="24"/>
          <w:szCs w:val="24"/>
        </w:rPr>
        <w:t>Quality</w:t>
      </w:r>
      <w:r w:rsidR="00E81AB1" w:rsidRPr="0044308E">
        <w:rPr>
          <w:b/>
          <w:i w:val="0"/>
          <w:color w:val="auto"/>
          <w:sz w:val="24"/>
        </w:rPr>
        <w:t xml:space="preserve"> Objectives for Hydrocarbons Collected for Agency Baseline (Supplied by SGS)</w:t>
      </w:r>
      <w:r w:rsidR="00D054D8" w:rsidRPr="0044308E">
        <w:rPr>
          <w:b/>
          <w:i w:val="0"/>
          <w:color w:val="auto"/>
          <w:sz w:val="24"/>
        </w:rPr>
        <w:t xml:space="preserve"> (</w:t>
      </w:r>
      <w:proofErr w:type="spellStart"/>
      <w:r w:rsidR="00D054D8" w:rsidRPr="0044308E">
        <w:rPr>
          <w:b/>
          <w:i w:val="0"/>
          <w:color w:val="auto"/>
          <w:sz w:val="24"/>
        </w:rPr>
        <w:t>pg</w:t>
      </w:r>
      <w:proofErr w:type="spellEnd"/>
      <w:r w:rsidR="00D054D8" w:rsidRPr="0044308E">
        <w:rPr>
          <w:b/>
          <w:i w:val="0"/>
          <w:color w:val="auto"/>
          <w:sz w:val="24"/>
        </w:rPr>
        <w:t xml:space="preserve"> 1 of 2)</w:t>
      </w:r>
      <w:bookmarkEnd w:id="106"/>
      <w:r w:rsidR="001F141E" w:rsidRPr="0044308E">
        <w:rPr>
          <w:b/>
          <w:color w:val="auto"/>
          <w:sz w:val="24"/>
        </w:rPr>
        <w:t xml:space="preserve"> </w:t>
      </w: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404"/>
        <w:gridCol w:w="2773"/>
        <w:gridCol w:w="1735"/>
        <w:gridCol w:w="1484"/>
        <w:gridCol w:w="1971"/>
        <w:gridCol w:w="2251"/>
      </w:tblGrid>
      <w:tr w:rsidR="00E81AB1" w14:paraId="6A84C24A" w14:textId="77777777" w:rsidTr="00E81AB1">
        <w:trPr>
          <w:trHeight w:val="891"/>
        </w:trPr>
        <w:tc>
          <w:tcPr>
            <w:tcW w:w="3404" w:type="dxa"/>
            <w:tcBorders>
              <w:top w:val="double" w:sz="2" w:space="0" w:color="000000"/>
              <w:left w:val="double" w:sz="2" w:space="0" w:color="000000"/>
              <w:bottom w:val="single" w:sz="6" w:space="0" w:color="000000"/>
              <w:right w:val="single" w:sz="6" w:space="0" w:color="000000"/>
            </w:tcBorders>
          </w:tcPr>
          <w:p w14:paraId="0AA0811A" w14:textId="77777777" w:rsidR="00E81AB1" w:rsidRDefault="00E81AB1">
            <w:pPr>
              <w:pStyle w:val="TableParagraph"/>
              <w:spacing w:before="2"/>
              <w:rPr>
                <w:b/>
                <w:sz w:val="24"/>
              </w:rPr>
            </w:pPr>
          </w:p>
          <w:p w14:paraId="4A858714" w14:textId="77777777" w:rsidR="00E81AB1" w:rsidRDefault="00E81AB1">
            <w:pPr>
              <w:pStyle w:val="TableParagraph"/>
              <w:ind w:left="92"/>
              <w:rPr>
                <w:b/>
                <w:sz w:val="20"/>
              </w:rPr>
            </w:pPr>
            <w:r>
              <w:rPr>
                <w:b/>
                <w:sz w:val="20"/>
              </w:rPr>
              <w:t>PARAMETER</w:t>
            </w:r>
          </w:p>
        </w:tc>
        <w:tc>
          <w:tcPr>
            <w:tcW w:w="2773" w:type="dxa"/>
            <w:tcBorders>
              <w:top w:val="double" w:sz="2" w:space="0" w:color="000000"/>
              <w:left w:val="single" w:sz="6" w:space="0" w:color="000000"/>
              <w:bottom w:val="single" w:sz="6" w:space="0" w:color="000000"/>
              <w:right w:val="single" w:sz="6" w:space="0" w:color="000000"/>
            </w:tcBorders>
          </w:tcPr>
          <w:p w14:paraId="7F9BF2C9" w14:textId="77777777" w:rsidR="00E81AB1" w:rsidRDefault="00E81AB1">
            <w:pPr>
              <w:pStyle w:val="TableParagraph"/>
              <w:spacing w:before="2"/>
              <w:rPr>
                <w:b/>
                <w:sz w:val="24"/>
              </w:rPr>
            </w:pPr>
          </w:p>
          <w:p w14:paraId="1CBE1823" w14:textId="77777777" w:rsidR="00E81AB1" w:rsidRDefault="00E81AB1">
            <w:pPr>
              <w:pStyle w:val="TableParagraph"/>
              <w:ind w:left="108"/>
              <w:rPr>
                <w:b/>
                <w:sz w:val="20"/>
              </w:rPr>
            </w:pPr>
            <w:bookmarkStart w:id="107" w:name="METHOD_/_RANGE"/>
            <w:bookmarkEnd w:id="107"/>
            <w:r>
              <w:rPr>
                <w:b/>
                <w:sz w:val="20"/>
              </w:rPr>
              <w:t>METHOD / RANGE</w:t>
            </w:r>
          </w:p>
        </w:tc>
        <w:tc>
          <w:tcPr>
            <w:tcW w:w="1735" w:type="dxa"/>
            <w:tcBorders>
              <w:top w:val="double" w:sz="2" w:space="0" w:color="000000"/>
              <w:left w:val="single" w:sz="6" w:space="0" w:color="000000"/>
              <w:bottom w:val="single" w:sz="6" w:space="0" w:color="000000"/>
              <w:right w:val="single" w:sz="6" w:space="0" w:color="000000"/>
            </w:tcBorders>
            <w:hideMark/>
          </w:tcPr>
          <w:p w14:paraId="43B0A7CB" w14:textId="77777777" w:rsidR="00E81AB1" w:rsidRDefault="00E81AB1">
            <w:pPr>
              <w:pStyle w:val="TableParagraph"/>
              <w:spacing w:before="140" w:line="275" w:lineRule="exact"/>
              <w:ind w:left="314" w:right="298"/>
              <w:jc w:val="center"/>
              <w:rPr>
                <w:b/>
                <w:sz w:val="24"/>
              </w:rPr>
            </w:pPr>
            <w:r>
              <w:rPr>
                <w:b/>
                <w:sz w:val="24"/>
              </w:rPr>
              <w:t>Sensitivity</w:t>
            </w:r>
          </w:p>
          <w:p w14:paraId="6B21EF9C" w14:textId="77777777" w:rsidR="00E81AB1" w:rsidRDefault="00E81AB1">
            <w:pPr>
              <w:pStyle w:val="TableParagraph"/>
              <w:spacing w:line="229" w:lineRule="exact"/>
              <w:ind w:left="314" w:right="298"/>
              <w:jc w:val="center"/>
              <w:rPr>
                <w:b/>
                <w:sz w:val="20"/>
              </w:rPr>
            </w:pPr>
            <w:r>
              <w:rPr>
                <w:b/>
                <w:sz w:val="20"/>
              </w:rPr>
              <w:t>(MDL)</w:t>
            </w:r>
          </w:p>
        </w:tc>
        <w:tc>
          <w:tcPr>
            <w:tcW w:w="1484" w:type="dxa"/>
            <w:tcBorders>
              <w:top w:val="double" w:sz="2" w:space="0" w:color="000000"/>
              <w:left w:val="single" w:sz="6" w:space="0" w:color="000000"/>
              <w:bottom w:val="single" w:sz="6" w:space="0" w:color="000000"/>
              <w:right w:val="single" w:sz="6" w:space="0" w:color="000000"/>
            </w:tcBorders>
            <w:hideMark/>
          </w:tcPr>
          <w:p w14:paraId="0FF21DD9" w14:textId="77777777" w:rsidR="00E81AB1" w:rsidRDefault="00E81AB1">
            <w:pPr>
              <w:pStyle w:val="TableParagraph"/>
              <w:spacing w:before="47"/>
              <w:ind w:left="516" w:right="500"/>
              <w:jc w:val="center"/>
              <w:rPr>
                <w:b/>
                <w:sz w:val="20"/>
              </w:rPr>
            </w:pPr>
            <w:r>
              <w:rPr>
                <w:b/>
                <w:sz w:val="20"/>
              </w:rPr>
              <w:t>PQL</w:t>
            </w:r>
          </w:p>
        </w:tc>
        <w:tc>
          <w:tcPr>
            <w:tcW w:w="1971" w:type="dxa"/>
            <w:tcBorders>
              <w:top w:val="double" w:sz="2" w:space="0" w:color="000000"/>
              <w:left w:val="single" w:sz="6" w:space="0" w:color="000000"/>
              <w:bottom w:val="single" w:sz="6" w:space="0" w:color="000000"/>
              <w:right w:val="single" w:sz="6" w:space="0" w:color="000000"/>
            </w:tcBorders>
            <w:hideMark/>
          </w:tcPr>
          <w:p w14:paraId="566FD024" w14:textId="77777777" w:rsidR="00E81AB1" w:rsidRDefault="00E81AB1">
            <w:pPr>
              <w:pStyle w:val="TableParagraph"/>
              <w:spacing w:before="46"/>
              <w:ind w:left="370" w:right="350" w:firstLine="59"/>
              <w:jc w:val="both"/>
              <w:rPr>
                <w:b/>
                <w:sz w:val="20"/>
              </w:rPr>
            </w:pPr>
            <w:r>
              <w:rPr>
                <w:b/>
                <w:sz w:val="20"/>
              </w:rPr>
              <w:t>OVERALL PROJECT PRECISION</w:t>
            </w:r>
            <w:r>
              <w:rPr>
                <w:rStyle w:val="FootnoteReference"/>
                <w:b/>
                <w:sz w:val="20"/>
              </w:rPr>
              <w:footnoteReference w:id="1"/>
            </w:r>
          </w:p>
        </w:tc>
        <w:tc>
          <w:tcPr>
            <w:tcW w:w="2251" w:type="dxa"/>
            <w:tcBorders>
              <w:top w:val="double" w:sz="2" w:space="0" w:color="000000"/>
              <w:left w:val="single" w:sz="6" w:space="0" w:color="000000"/>
              <w:bottom w:val="single" w:sz="6" w:space="0" w:color="000000"/>
              <w:right w:val="double" w:sz="2" w:space="0" w:color="000000"/>
            </w:tcBorders>
          </w:tcPr>
          <w:p w14:paraId="1A90EBC4" w14:textId="77777777" w:rsidR="00E81AB1" w:rsidRDefault="00E81AB1">
            <w:pPr>
              <w:pStyle w:val="TableParagraph"/>
              <w:spacing w:before="8"/>
              <w:rPr>
                <w:b/>
                <w:sz w:val="28"/>
              </w:rPr>
            </w:pPr>
          </w:p>
          <w:p w14:paraId="44B18D41" w14:textId="77777777" w:rsidR="00E81AB1" w:rsidRDefault="00E81AB1">
            <w:pPr>
              <w:pStyle w:val="TableParagraph"/>
              <w:spacing w:before="1"/>
              <w:ind w:left="609"/>
              <w:rPr>
                <w:b/>
                <w:sz w:val="20"/>
              </w:rPr>
            </w:pPr>
            <w:r>
              <w:rPr>
                <w:b/>
                <w:sz w:val="20"/>
              </w:rPr>
              <w:t>ACCURACY</w:t>
            </w:r>
          </w:p>
        </w:tc>
      </w:tr>
      <w:tr w:rsidR="00E81AB1" w14:paraId="59610098" w14:textId="77777777" w:rsidTr="00E81AB1">
        <w:trPr>
          <w:trHeight w:val="312"/>
        </w:trPr>
        <w:tc>
          <w:tcPr>
            <w:tcW w:w="3404" w:type="dxa"/>
            <w:tcBorders>
              <w:top w:val="single" w:sz="6" w:space="0" w:color="000000"/>
              <w:left w:val="double" w:sz="2" w:space="0" w:color="000000"/>
              <w:bottom w:val="single" w:sz="6" w:space="0" w:color="000000"/>
              <w:right w:val="single" w:sz="6" w:space="0" w:color="000000"/>
            </w:tcBorders>
          </w:tcPr>
          <w:p w14:paraId="021E7C42" w14:textId="77777777" w:rsidR="00E81AB1" w:rsidRDefault="00E81AB1">
            <w:pPr>
              <w:pStyle w:val="TableParagraph"/>
              <w:rPr>
                <w:sz w:val="20"/>
              </w:rPr>
            </w:pPr>
          </w:p>
        </w:tc>
        <w:tc>
          <w:tcPr>
            <w:tcW w:w="2773" w:type="dxa"/>
            <w:tcBorders>
              <w:top w:val="single" w:sz="6" w:space="0" w:color="000000"/>
              <w:left w:val="single" w:sz="6" w:space="0" w:color="000000"/>
              <w:bottom w:val="single" w:sz="6" w:space="0" w:color="000000"/>
              <w:right w:val="single" w:sz="6" w:space="0" w:color="000000"/>
            </w:tcBorders>
          </w:tcPr>
          <w:p w14:paraId="6691AE9D" w14:textId="77777777" w:rsidR="00E81AB1" w:rsidRDefault="00E81AB1">
            <w:pPr>
              <w:pStyle w:val="TableParagraph"/>
              <w:rPr>
                <w:sz w:val="20"/>
              </w:rPr>
            </w:pPr>
          </w:p>
        </w:tc>
        <w:tc>
          <w:tcPr>
            <w:tcW w:w="1735" w:type="dxa"/>
            <w:tcBorders>
              <w:top w:val="single" w:sz="6" w:space="0" w:color="000000"/>
              <w:left w:val="single" w:sz="6" w:space="0" w:color="000000"/>
              <w:bottom w:val="single" w:sz="6" w:space="0" w:color="000000"/>
              <w:right w:val="single" w:sz="6" w:space="0" w:color="000000"/>
            </w:tcBorders>
          </w:tcPr>
          <w:p w14:paraId="7DE4B78B" w14:textId="77777777" w:rsidR="00E81AB1" w:rsidRDefault="00E81AB1">
            <w:pPr>
              <w:pStyle w:val="TableParagraph"/>
              <w:rPr>
                <w:sz w:val="20"/>
              </w:rPr>
            </w:pPr>
          </w:p>
        </w:tc>
        <w:tc>
          <w:tcPr>
            <w:tcW w:w="1484" w:type="dxa"/>
            <w:tcBorders>
              <w:top w:val="single" w:sz="6" w:space="0" w:color="000000"/>
              <w:left w:val="single" w:sz="6" w:space="0" w:color="000000"/>
              <w:bottom w:val="single" w:sz="6" w:space="0" w:color="000000"/>
              <w:right w:val="single" w:sz="6" w:space="0" w:color="000000"/>
            </w:tcBorders>
          </w:tcPr>
          <w:p w14:paraId="4A623FAA" w14:textId="77777777" w:rsidR="00E81AB1" w:rsidRDefault="00E81AB1">
            <w:pPr>
              <w:pStyle w:val="TableParagraph"/>
              <w:rPr>
                <w:sz w:val="20"/>
              </w:rPr>
            </w:pPr>
          </w:p>
        </w:tc>
        <w:tc>
          <w:tcPr>
            <w:tcW w:w="1971" w:type="dxa"/>
            <w:tcBorders>
              <w:top w:val="single" w:sz="6" w:space="0" w:color="000000"/>
              <w:left w:val="single" w:sz="6" w:space="0" w:color="000000"/>
              <w:bottom w:val="single" w:sz="6" w:space="0" w:color="000000"/>
              <w:right w:val="single" w:sz="6" w:space="0" w:color="000000"/>
            </w:tcBorders>
          </w:tcPr>
          <w:p w14:paraId="36313373" w14:textId="77777777" w:rsidR="00E81AB1" w:rsidRDefault="00E81AB1">
            <w:pPr>
              <w:pStyle w:val="TableParagraph"/>
              <w:rPr>
                <w:sz w:val="20"/>
              </w:rPr>
            </w:pPr>
          </w:p>
        </w:tc>
        <w:tc>
          <w:tcPr>
            <w:tcW w:w="2251" w:type="dxa"/>
            <w:tcBorders>
              <w:top w:val="single" w:sz="6" w:space="0" w:color="000000"/>
              <w:left w:val="single" w:sz="6" w:space="0" w:color="000000"/>
              <w:bottom w:val="single" w:sz="6" w:space="0" w:color="000000"/>
              <w:right w:val="double" w:sz="2" w:space="0" w:color="000000"/>
            </w:tcBorders>
          </w:tcPr>
          <w:p w14:paraId="188FA2B0" w14:textId="77777777" w:rsidR="00E81AB1" w:rsidRDefault="00E81AB1">
            <w:pPr>
              <w:pStyle w:val="TableParagraph"/>
              <w:rPr>
                <w:sz w:val="20"/>
              </w:rPr>
            </w:pPr>
          </w:p>
        </w:tc>
      </w:tr>
      <w:tr w:rsidR="00E81AB1" w14:paraId="7177933C" w14:textId="77777777" w:rsidTr="00E81AB1">
        <w:trPr>
          <w:trHeight w:val="647"/>
        </w:trPr>
        <w:tc>
          <w:tcPr>
            <w:tcW w:w="3404" w:type="dxa"/>
            <w:tcBorders>
              <w:top w:val="single" w:sz="6" w:space="0" w:color="000000"/>
              <w:left w:val="double" w:sz="2" w:space="0" w:color="000000"/>
              <w:bottom w:val="single" w:sz="6" w:space="0" w:color="000000"/>
              <w:right w:val="single" w:sz="6" w:space="0" w:color="000000"/>
            </w:tcBorders>
            <w:hideMark/>
          </w:tcPr>
          <w:p w14:paraId="7960AC12" w14:textId="77777777" w:rsidR="00E81AB1" w:rsidRDefault="00E81AB1">
            <w:pPr>
              <w:pStyle w:val="TableParagraph"/>
              <w:spacing w:line="227" w:lineRule="exact"/>
              <w:ind w:left="92"/>
              <w:rPr>
                <w:sz w:val="20"/>
              </w:rPr>
            </w:pPr>
            <w:r>
              <w:rPr>
                <w:sz w:val="20"/>
              </w:rPr>
              <w:t>Gasoline Range Organics (GRO)</w:t>
            </w:r>
          </w:p>
        </w:tc>
        <w:tc>
          <w:tcPr>
            <w:tcW w:w="2773" w:type="dxa"/>
            <w:tcBorders>
              <w:top w:val="single" w:sz="6" w:space="0" w:color="000000"/>
              <w:left w:val="single" w:sz="6" w:space="0" w:color="000000"/>
              <w:bottom w:val="single" w:sz="6" w:space="0" w:color="000000"/>
              <w:right w:val="single" w:sz="6" w:space="0" w:color="000000"/>
            </w:tcBorders>
            <w:hideMark/>
          </w:tcPr>
          <w:p w14:paraId="0CB61B1D" w14:textId="77777777" w:rsidR="00E81AB1" w:rsidRDefault="00E81AB1">
            <w:pPr>
              <w:pStyle w:val="TableParagraph"/>
              <w:ind w:left="108" w:right="768"/>
              <w:rPr>
                <w:sz w:val="20"/>
              </w:rPr>
            </w:pPr>
            <w:r>
              <w:rPr>
                <w:sz w:val="20"/>
              </w:rPr>
              <w:t>AK101 by GCFID: 25- 1,000,000,000</w:t>
            </w:r>
          </w:p>
        </w:tc>
        <w:tc>
          <w:tcPr>
            <w:tcW w:w="1735" w:type="dxa"/>
            <w:tcBorders>
              <w:top w:val="single" w:sz="6" w:space="0" w:color="000000"/>
              <w:left w:val="single" w:sz="6" w:space="0" w:color="000000"/>
              <w:bottom w:val="single" w:sz="6" w:space="0" w:color="000000"/>
              <w:right w:val="single" w:sz="6" w:space="0" w:color="000000"/>
            </w:tcBorders>
            <w:hideMark/>
          </w:tcPr>
          <w:p w14:paraId="413AE2A7" w14:textId="77777777" w:rsidR="00E81AB1" w:rsidRDefault="00E81AB1">
            <w:pPr>
              <w:pStyle w:val="TableParagraph"/>
              <w:spacing w:line="227" w:lineRule="exact"/>
              <w:ind w:left="521"/>
              <w:rPr>
                <w:sz w:val="20"/>
              </w:rPr>
            </w:pPr>
            <w:r>
              <w:rPr>
                <w:sz w:val="20"/>
              </w:rPr>
              <w:t>3.0 µg/L</w:t>
            </w:r>
          </w:p>
        </w:tc>
        <w:tc>
          <w:tcPr>
            <w:tcW w:w="1484" w:type="dxa"/>
            <w:tcBorders>
              <w:top w:val="single" w:sz="6" w:space="0" w:color="000000"/>
              <w:left w:val="single" w:sz="6" w:space="0" w:color="000000"/>
              <w:bottom w:val="single" w:sz="6" w:space="0" w:color="000000"/>
              <w:right w:val="single" w:sz="6" w:space="0" w:color="000000"/>
            </w:tcBorders>
            <w:hideMark/>
          </w:tcPr>
          <w:p w14:paraId="0B160693" w14:textId="77777777" w:rsidR="00E81AB1" w:rsidRDefault="00E81AB1">
            <w:pPr>
              <w:pStyle w:val="TableParagraph"/>
              <w:spacing w:line="227" w:lineRule="exact"/>
              <w:ind w:right="375"/>
              <w:jc w:val="right"/>
              <w:rPr>
                <w:sz w:val="20"/>
              </w:rPr>
            </w:pPr>
            <w:r>
              <w:rPr>
                <w:sz w:val="20"/>
              </w:rPr>
              <w:t>5x MDL</w:t>
            </w:r>
          </w:p>
        </w:tc>
        <w:tc>
          <w:tcPr>
            <w:tcW w:w="1971" w:type="dxa"/>
            <w:tcBorders>
              <w:top w:val="single" w:sz="6" w:space="0" w:color="000000"/>
              <w:left w:val="single" w:sz="6" w:space="0" w:color="000000"/>
              <w:bottom w:val="single" w:sz="6" w:space="0" w:color="000000"/>
              <w:right w:val="single" w:sz="6" w:space="0" w:color="000000"/>
            </w:tcBorders>
            <w:hideMark/>
          </w:tcPr>
          <w:p w14:paraId="6706EA13"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0F4ECF58" w14:textId="77777777" w:rsidR="00E81AB1" w:rsidRDefault="00E81AB1">
            <w:pPr>
              <w:pStyle w:val="TableParagraph"/>
              <w:spacing w:line="227" w:lineRule="exact"/>
              <w:ind w:left="446"/>
              <w:rPr>
                <w:sz w:val="20"/>
              </w:rPr>
            </w:pPr>
            <w:r>
              <w:rPr>
                <w:sz w:val="20"/>
              </w:rPr>
              <w:t>Calibration: ±25%</w:t>
            </w:r>
          </w:p>
          <w:p w14:paraId="5D7520C8" w14:textId="77777777" w:rsidR="00E81AB1" w:rsidRDefault="00E81AB1">
            <w:pPr>
              <w:pStyle w:val="TableParagraph"/>
              <w:ind w:left="109"/>
              <w:rPr>
                <w:sz w:val="20"/>
              </w:rPr>
            </w:pPr>
            <w:r>
              <w:rPr>
                <w:sz w:val="20"/>
              </w:rPr>
              <w:t>Recovery: 60-120%</w:t>
            </w:r>
          </w:p>
        </w:tc>
      </w:tr>
      <w:tr w:rsidR="00E81AB1" w14:paraId="5394F41A" w14:textId="77777777" w:rsidTr="00E81AB1">
        <w:trPr>
          <w:trHeight w:val="610"/>
        </w:trPr>
        <w:tc>
          <w:tcPr>
            <w:tcW w:w="3404" w:type="dxa"/>
            <w:tcBorders>
              <w:top w:val="single" w:sz="6" w:space="0" w:color="000000"/>
              <w:left w:val="double" w:sz="2" w:space="0" w:color="000000"/>
              <w:bottom w:val="single" w:sz="6" w:space="0" w:color="000000"/>
              <w:right w:val="single" w:sz="6" w:space="0" w:color="000000"/>
            </w:tcBorders>
            <w:hideMark/>
          </w:tcPr>
          <w:p w14:paraId="13586B4C" w14:textId="77777777" w:rsidR="00E81AB1" w:rsidRDefault="00E81AB1">
            <w:pPr>
              <w:pStyle w:val="TableParagraph"/>
              <w:spacing w:line="227" w:lineRule="exact"/>
              <w:ind w:left="92"/>
              <w:rPr>
                <w:sz w:val="20"/>
              </w:rPr>
            </w:pPr>
            <w:r>
              <w:rPr>
                <w:sz w:val="20"/>
              </w:rPr>
              <w:t>Diesel Range Organics (DRO)</w:t>
            </w:r>
          </w:p>
        </w:tc>
        <w:tc>
          <w:tcPr>
            <w:tcW w:w="2773" w:type="dxa"/>
            <w:tcBorders>
              <w:top w:val="single" w:sz="6" w:space="0" w:color="000000"/>
              <w:left w:val="single" w:sz="6" w:space="0" w:color="000000"/>
              <w:bottom w:val="single" w:sz="6" w:space="0" w:color="000000"/>
              <w:right w:val="single" w:sz="6" w:space="0" w:color="000000"/>
            </w:tcBorders>
            <w:hideMark/>
          </w:tcPr>
          <w:p w14:paraId="4218F7E2" w14:textId="77777777" w:rsidR="00E81AB1" w:rsidRDefault="00E81AB1">
            <w:pPr>
              <w:pStyle w:val="TableParagraph"/>
              <w:ind w:left="108" w:right="768"/>
              <w:rPr>
                <w:sz w:val="20"/>
              </w:rPr>
            </w:pPr>
            <w:r>
              <w:rPr>
                <w:sz w:val="20"/>
              </w:rPr>
              <w:t>AK102 by GCFID: 50- 1,000,000</w:t>
            </w:r>
          </w:p>
        </w:tc>
        <w:tc>
          <w:tcPr>
            <w:tcW w:w="1735" w:type="dxa"/>
            <w:tcBorders>
              <w:top w:val="single" w:sz="6" w:space="0" w:color="000000"/>
              <w:left w:val="single" w:sz="6" w:space="0" w:color="000000"/>
              <w:bottom w:val="single" w:sz="6" w:space="0" w:color="000000"/>
              <w:right w:val="single" w:sz="6" w:space="0" w:color="000000"/>
            </w:tcBorders>
            <w:hideMark/>
          </w:tcPr>
          <w:p w14:paraId="52EA788F" w14:textId="77777777" w:rsidR="00E81AB1" w:rsidRDefault="00E81AB1">
            <w:pPr>
              <w:pStyle w:val="TableParagraph"/>
              <w:spacing w:line="227" w:lineRule="exact"/>
              <w:ind w:left="312" w:right="298"/>
              <w:jc w:val="center"/>
              <w:rPr>
                <w:sz w:val="20"/>
              </w:rPr>
            </w:pPr>
            <w:r>
              <w:rPr>
                <w:sz w:val="20"/>
              </w:rPr>
              <w:t>0.0065 mg/L</w:t>
            </w:r>
          </w:p>
        </w:tc>
        <w:tc>
          <w:tcPr>
            <w:tcW w:w="1484" w:type="dxa"/>
            <w:tcBorders>
              <w:top w:val="single" w:sz="6" w:space="0" w:color="000000"/>
              <w:left w:val="single" w:sz="6" w:space="0" w:color="000000"/>
              <w:bottom w:val="single" w:sz="6" w:space="0" w:color="000000"/>
              <w:right w:val="single" w:sz="6" w:space="0" w:color="000000"/>
            </w:tcBorders>
            <w:hideMark/>
          </w:tcPr>
          <w:p w14:paraId="081FEF87" w14:textId="77777777" w:rsidR="00E81AB1" w:rsidRDefault="00E81AB1">
            <w:pPr>
              <w:pStyle w:val="TableParagraph"/>
              <w:spacing w:line="227" w:lineRule="exact"/>
              <w:ind w:right="308"/>
              <w:jc w:val="right"/>
              <w:rPr>
                <w:sz w:val="20"/>
              </w:rPr>
            </w:pPr>
            <w:r>
              <w:rPr>
                <w:sz w:val="20"/>
              </w:rPr>
              <w:t>0.11 mg/L</w:t>
            </w:r>
          </w:p>
        </w:tc>
        <w:tc>
          <w:tcPr>
            <w:tcW w:w="1971" w:type="dxa"/>
            <w:tcBorders>
              <w:top w:val="single" w:sz="6" w:space="0" w:color="000000"/>
              <w:left w:val="single" w:sz="6" w:space="0" w:color="000000"/>
              <w:bottom w:val="single" w:sz="6" w:space="0" w:color="000000"/>
              <w:right w:val="single" w:sz="6" w:space="0" w:color="000000"/>
            </w:tcBorders>
            <w:hideMark/>
          </w:tcPr>
          <w:p w14:paraId="4C34BEE5"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1E8C4184" w14:textId="77777777" w:rsidR="00E81AB1" w:rsidRDefault="00E81AB1">
            <w:pPr>
              <w:pStyle w:val="TableParagraph"/>
              <w:spacing w:line="227" w:lineRule="exact"/>
              <w:ind w:left="446"/>
              <w:rPr>
                <w:sz w:val="20"/>
              </w:rPr>
            </w:pPr>
            <w:r>
              <w:rPr>
                <w:sz w:val="20"/>
              </w:rPr>
              <w:t>Calibration: ±25%</w:t>
            </w:r>
          </w:p>
          <w:p w14:paraId="05BA3521" w14:textId="77777777" w:rsidR="00E81AB1" w:rsidRDefault="00E81AB1">
            <w:pPr>
              <w:pStyle w:val="TableParagraph"/>
              <w:ind w:left="513"/>
              <w:rPr>
                <w:sz w:val="20"/>
              </w:rPr>
            </w:pPr>
            <w:r>
              <w:rPr>
                <w:sz w:val="20"/>
              </w:rPr>
              <w:t>Recovery: ±25%</w:t>
            </w:r>
          </w:p>
        </w:tc>
      </w:tr>
      <w:tr w:rsidR="00E81AB1" w14:paraId="7B915C56" w14:textId="77777777" w:rsidTr="00E81AB1">
        <w:trPr>
          <w:trHeight w:val="611"/>
        </w:trPr>
        <w:tc>
          <w:tcPr>
            <w:tcW w:w="3404" w:type="dxa"/>
            <w:tcBorders>
              <w:top w:val="single" w:sz="6" w:space="0" w:color="000000"/>
              <w:left w:val="double" w:sz="2" w:space="0" w:color="000000"/>
              <w:bottom w:val="single" w:sz="6" w:space="0" w:color="000000"/>
              <w:right w:val="single" w:sz="6" w:space="0" w:color="000000"/>
            </w:tcBorders>
            <w:hideMark/>
          </w:tcPr>
          <w:p w14:paraId="14655D5E" w14:textId="77777777" w:rsidR="00E81AB1" w:rsidRDefault="00E81AB1">
            <w:pPr>
              <w:pStyle w:val="TableParagraph"/>
              <w:spacing w:line="228" w:lineRule="exact"/>
              <w:ind w:left="92"/>
              <w:rPr>
                <w:sz w:val="20"/>
              </w:rPr>
            </w:pPr>
            <w:r>
              <w:rPr>
                <w:sz w:val="20"/>
              </w:rPr>
              <w:t>Residual Range Organics (RRO)</w:t>
            </w:r>
          </w:p>
        </w:tc>
        <w:tc>
          <w:tcPr>
            <w:tcW w:w="2773" w:type="dxa"/>
            <w:tcBorders>
              <w:top w:val="single" w:sz="6" w:space="0" w:color="000000"/>
              <w:left w:val="single" w:sz="6" w:space="0" w:color="000000"/>
              <w:bottom w:val="single" w:sz="6" w:space="0" w:color="000000"/>
              <w:right w:val="single" w:sz="6" w:space="0" w:color="000000"/>
            </w:tcBorders>
            <w:hideMark/>
          </w:tcPr>
          <w:p w14:paraId="0FBBA369" w14:textId="77777777" w:rsidR="00E81AB1" w:rsidRDefault="00E81AB1">
            <w:pPr>
              <w:pStyle w:val="TableParagraph"/>
              <w:ind w:left="108" w:right="668"/>
              <w:rPr>
                <w:sz w:val="20"/>
              </w:rPr>
            </w:pPr>
            <w:r>
              <w:rPr>
                <w:sz w:val="20"/>
              </w:rPr>
              <w:t>AK103 by GCFID: 500- 1,000,000</w:t>
            </w:r>
          </w:p>
        </w:tc>
        <w:tc>
          <w:tcPr>
            <w:tcW w:w="1735" w:type="dxa"/>
            <w:tcBorders>
              <w:top w:val="single" w:sz="6" w:space="0" w:color="000000"/>
              <w:left w:val="single" w:sz="6" w:space="0" w:color="000000"/>
              <w:bottom w:val="single" w:sz="6" w:space="0" w:color="000000"/>
              <w:right w:val="single" w:sz="6" w:space="0" w:color="000000"/>
            </w:tcBorders>
            <w:hideMark/>
          </w:tcPr>
          <w:p w14:paraId="2C78B8D4" w14:textId="77777777" w:rsidR="00E81AB1" w:rsidRDefault="00E81AB1">
            <w:pPr>
              <w:pStyle w:val="TableParagraph"/>
              <w:spacing w:line="228" w:lineRule="exact"/>
              <w:ind w:left="451"/>
              <w:rPr>
                <w:sz w:val="20"/>
              </w:rPr>
            </w:pPr>
            <w:r>
              <w:rPr>
                <w:sz w:val="20"/>
              </w:rPr>
              <w:t>0.22 mg/L</w:t>
            </w:r>
          </w:p>
        </w:tc>
        <w:tc>
          <w:tcPr>
            <w:tcW w:w="1484" w:type="dxa"/>
            <w:tcBorders>
              <w:top w:val="single" w:sz="6" w:space="0" w:color="000000"/>
              <w:left w:val="single" w:sz="6" w:space="0" w:color="000000"/>
              <w:bottom w:val="single" w:sz="6" w:space="0" w:color="000000"/>
              <w:right w:val="single" w:sz="6" w:space="0" w:color="000000"/>
            </w:tcBorders>
            <w:hideMark/>
          </w:tcPr>
          <w:p w14:paraId="2E577402" w14:textId="77777777" w:rsidR="00E81AB1" w:rsidRDefault="00E81AB1">
            <w:pPr>
              <w:pStyle w:val="TableParagraph"/>
              <w:spacing w:line="228" w:lineRule="exact"/>
              <w:ind w:right="308"/>
              <w:jc w:val="right"/>
              <w:rPr>
                <w:sz w:val="20"/>
              </w:rPr>
            </w:pPr>
            <w:r>
              <w:rPr>
                <w:sz w:val="20"/>
              </w:rPr>
              <w:t>0.54 mg/L</w:t>
            </w:r>
          </w:p>
        </w:tc>
        <w:tc>
          <w:tcPr>
            <w:tcW w:w="1971" w:type="dxa"/>
            <w:tcBorders>
              <w:top w:val="single" w:sz="6" w:space="0" w:color="000000"/>
              <w:left w:val="single" w:sz="6" w:space="0" w:color="000000"/>
              <w:bottom w:val="single" w:sz="6" w:space="0" w:color="000000"/>
              <w:right w:val="single" w:sz="6" w:space="0" w:color="000000"/>
            </w:tcBorders>
            <w:hideMark/>
          </w:tcPr>
          <w:p w14:paraId="6C0A4624"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131D5FA" w14:textId="77777777" w:rsidR="00E81AB1" w:rsidRDefault="00E81AB1">
            <w:pPr>
              <w:pStyle w:val="TableParagraph"/>
              <w:spacing w:line="227" w:lineRule="exact"/>
              <w:ind w:left="109"/>
              <w:rPr>
                <w:sz w:val="20"/>
              </w:rPr>
            </w:pPr>
            <w:r>
              <w:rPr>
                <w:sz w:val="20"/>
              </w:rPr>
              <w:t>Calibration: 75-105%</w:t>
            </w:r>
          </w:p>
          <w:p w14:paraId="4FEABE3F" w14:textId="77777777" w:rsidR="00E81AB1" w:rsidRDefault="00E81AB1">
            <w:pPr>
              <w:pStyle w:val="TableParagraph"/>
              <w:spacing w:line="230" w:lineRule="exact"/>
              <w:ind w:left="385"/>
              <w:rPr>
                <w:sz w:val="20"/>
              </w:rPr>
            </w:pPr>
            <w:r>
              <w:rPr>
                <w:sz w:val="20"/>
              </w:rPr>
              <w:t>Recovery: 60-120%</w:t>
            </w:r>
          </w:p>
        </w:tc>
      </w:tr>
      <w:tr w:rsidR="00E81AB1" w14:paraId="28EA1400"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2904D33" w14:textId="77777777" w:rsidR="00E81AB1" w:rsidRDefault="00E81AB1">
            <w:pPr>
              <w:pStyle w:val="TableParagraph"/>
              <w:spacing w:line="227" w:lineRule="exact"/>
              <w:ind w:left="92"/>
              <w:rPr>
                <w:sz w:val="20"/>
              </w:rPr>
            </w:pPr>
            <w:r>
              <w:rPr>
                <w:sz w:val="20"/>
              </w:rPr>
              <w:t>Benzene</w:t>
            </w:r>
          </w:p>
        </w:tc>
        <w:tc>
          <w:tcPr>
            <w:tcW w:w="2773" w:type="dxa"/>
            <w:tcBorders>
              <w:top w:val="single" w:sz="6" w:space="0" w:color="000000"/>
              <w:left w:val="single" w:sz="6" w:space="0" w:color="000000"/>
              <w:bottom w:val="single" w:sz="6" w:space="0" w:color="000000"/>
              <w:right w:val="single" w:sz="6" w:space="0" w:color="000000"/>
            </w:tcBorders>
            <w:hideMark/>
          </w:tcPr>
          <w:p w14:paraId="44EE5E0A" w14:textId="77777777" w:rsidR="00E81AB1" w:rsidRDefault="00E81AB1">
            <w:pPr>
              <w:pStyle w:val="TableParagraph"/>
              <w:spacing w:line="227" w:lineRule="exact"/>
              <w:ind w:left="108"/>
              <w:rPr>
                <w:sz w:val="20"/>
              </w:rPr>
            </w:pPr>
            <w:r>
              <w:rPr>
                <w:sz w:val="20"/>
              </w:rPr>
              <w:t>EPA 602 by GC/PID: 1-</w:t>
            </w:r>
          </w:p>
          <w:p w14:paraId="079A8E89"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4F5ADCA2" w14:textId="77777777" w:rsidR="00E81AB1" w:rsidRDefault="00E81AB1">
            <w:pPr>
              <w:pStyle w:val="TableParagraph"/>
              <w:spacing w:line="227" w:lineRule="exact"/>
              <w:ind w:left="421"/>
              <w:rPr>
                <w:sz w:val="20"/>
              </w:rPr>
            </w:pPr>
            <w:r>
              <w:rPr>
                <w:sz w:val="20"/>
              </w:rPr>
              <w:t>0.074 µg/L</w:t>
            </w:r>
          </w:p>
        </w:tc>
        <w:tc>
          <w:tcPr>
            <w:tcW w:w="1484" w:type="dxa"/>
            <w:tcBorders>
              <w:top w:val="single" w:sz="6" w:space="0" w:color="000000"/>
              <w:left w:val="single" w:sz="6" w:space="0" w:color="000000"/>
              <w:bottom w:val="single" w:sz="6" w:space="0" w:color="000000"/>
              <w:right w:val="single" w:sz="6" w:space="0" w:color="000000"/>
            </w:tcBorders>
            <w:hideMark/>
          </w:tcPr>
          <w:p w14:paraId="6BCF1BE6"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036E39B9"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36A928BA" w14:textId="77777777" w:rsidR="00E81AB1" w:rsidRDefault="00E81AB1">
            <w:pPr>
              <w:pStyle w:val="TableParagraph"/>
              <w:spacing w:line="227" w:lineRule="exact"/>
              <w:ind w:left="446"/>
              <w:rPr>
                <w:sz w:val="20"/>
              </w:rPr>
            </w:pPr>
            <w:r>
              <w:rPr>
                <w:sz w:val="20"/>
              </w:rPr>
              <w:t>Calibration: ±15%</w:t>
            </w:r>
          </w:p>
          <w:p w14:paraId="128C3C18" w14:textId="77777777" w:rsidR="00E81AB1" w:rsidRDefault="00E81AB1">
            <w:pPr>
              <w:pStyle w:val="TableParagraph"/>
              <w:spacing w:line="213" w:lineRule="exact"/>
              <w:ind w:left="513"/>
              <w:rPr>
                <w:sz w:val="20"/>
              </w:rPr>
            </w:pPr>
            <w:r>
              <w:rPr>
                <w:sz w:val="20"/>
              </w:rPr>
              <w:t>Recovery: ±30%</w:t>
            </w:r>
          </w:p>
        </w:tc>
      </w:tr>
      <w:tr w:rsidR="00E81AB1" w14:paraId="0EA1845C" w14:textId="77777777" w:rsidTr="00E81AB1">
        <w:trPr>
          <w:trHeight w:val="458"/>
        </w:trPr>
        <w:tc>
          <w:tcPr>
            <w:tcW w:w="3404" w:type="dxa"/>
            <w:tcBorders>
              <w:top w:val="single" w:sz="6" w:space="0" w:color="000000"/>
              <w:left w:val="double" w:sz="2" w:space="0" w:color="000000"/>
              <w:bottom w:val="single" w:sz="6" w:space="0" w:color="000000"/>
              <w:right w:val="single" w:sz="6" w:space="0" w:color="000000"/>
            </w:tcBorders>
            <w:hideMark/>
          </w:tcPr>
          <w:p w14:paraId="370E0F14" w14:textId="77777777" w:rsidR="00E81AB1" w:rsidRDefault="00E81AB1">
            <w:pPr>
              <w:pStyle w:val="TableParagraph"/>
              <w:spacing w:line="227" w:lineRule="exact"/>
              <w:ind w:left="92"/>
              <w:rPr>
                <w:sz w:val="20"/>
              </w:rPr>
            </w:pPr>
            <w:r>
              <w:rPr>
                <w:sz w:val="20"/>
              </w:rPr>
              <w:t>Ethylbenzene</w:t>
            </w:r>
          </w:p>
        </w:tc>
        <w:tc>
          <w:tcPr>
            <w:tcW w:w="2773" w:type="dxa"/>
            <w:tcBorders>
              <w:top w:val="single" w:sz="6" w:space="0" w:color="000000"/>
              <w:left w:val="single" w:sz="6" w:space="0" w:color="000000"/>
              <w:bottom w:val="single" w:sz="6" w:space="0" w:color="000000"/>
              <w:right w:val="single" w:sz="6" w:space="0" w:color="000000"/>
            </w:tcBorders>
            <w:hideMark/>
          </w:tcPr>
          <w:p w14:paraId="31654C41" w14:textId="77777777" w:rsidR="00E81AB1" w:rsidRDefault="00E81AB1">
            <w:pPr>
              <w:pStyle w:val="TableParagraph"/>
              <w:spacing w:line="227" w:lineRule="exact"/>
              <w:ind w:left="108"/>
              <w:rPr>
                <w:sz w:val="20"/>
              </w:rPr>
            </w:pPr>
            <w:r>
              <w:rPr>
                <w:sz w:val="20"/>
              </w:rPr>
              <w:t>EPA 602 by GC/PID: 1-</w:t>
            </w:r>
          </w:p>
          <w:p w14:paraId="162B393A"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133F10DC" w14:textId="77777777" w:rsidR="00E81AB1" w:rsidRDefault="00E81AB1">
            <w:pPr>
              <w:pStyle w:val="TableParagraph"/>
              <w:spacing w:line="227" w:lineRule="exact"/>
              <w:ind w:left="314" w:right="298"/>
              <w:jc w:val="center"/>
              <w:rPr>
                <w:sz w:val="20"/>
              </w:rPr>
            </w:pPr>
            <w:r>
              <w:rPr>
                <w:sz w:val="20"/>
              </w:rPr>
              <w:t>0..088 µg/L</w:t>
            </w:r>
          </w:p>
        </w:tc>
        <w:tc>
          <w:tcPr>
            <w:tcW w:w="1484" w:type="dxa"/>
            <w:tcBorders>
              <w:top w:val="single" w:sz="6" w:space="0" w:color="000000"/>
              <w:left w:val="single" w:sz="6" w:space="0" w:color="000000"/>
              <w:bottom w:val="single" w:sz="6" w:space="0" w:color="000000"/>
              <w:right w:val="single" w:sz="6" w:space="0" w:color="000000"/>
            </w:tcBorders>
            <w:hideMark/>
          </w:tcPr>
          <w:p w14:paraId="75767088" w14:textId="77777777" w:rsidR="00E81AB1" w:rsidRDefault="00E81AB1">
            <w:pPr>
              <w:pStyle w:val="TableParagraph"/>
              <w:spacing w:line="227"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5BC7FC7A"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222DC3E4" w14:textId="77777777" w:rsidR="00E81AB1" w:rsidRDefault="00E81AB1">
            <w:pPr>
              <w:pStyle w:val="TableParagraph"/>
              <w:spacing w:line="227" w:lineRule="exact"/>
              <w:ind w:left="446"/>
              <w:rPr>
                <w:sz w:val="20"/>
              </w:rPr>
            </w:pPr>
            <w:r>
              <w:rPr>
                <w:sz w:val="20"/>
              </w:rPr>
              <w:t>Calibration: ±15%</w:t>
            </w:r>
          </w:p>
          <w:p w14:paraId="50C0C710" w14:textId="77777777" w:rsidR="00E81AB1" w:rsidRDefault="00E81AB1">
            <w:pPr>
              <w:pStyle w:val="TableParagraph"/>
              <w:spacing w:line="212" w:lineRule="exact"/>
              <w:ind w:left="513"/>
              <w:rPr>
                <w:sz w:val="20"/>
              </w:rPr>
            </w:pPr>
            <w:r>
              <w:rPr>
                <w:sz w:val="20"/>
              </w:rPr>
              <w:t>Recovery: ±30%</w:t>
            </w:r>
          </w:p>
        </w:tc>
      </w:tr>
      <w:tr w:rsidR="00E81AB1" w14:paraId="08E6822E"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655F8534" w14:textId="77777777" w:rsidR="00E81AB1" w:rsidRDefault="00E81AB1">
            <w:pPr>
              <w:pStyle w:val="TableParagraph"/>
              <w:spacing w:line="228" w:lineRule="exact"/>
              <w:ind w:left="92"/>
              <w:rPr>
                <w:sz w:val="20"/>
              </w:rPr>
            </w:pPr>
            <w:r>
              <w:rPr>
                <w:sz w:val="20"/>
              </w:rPr>
              <w:t>Toluene</w:t>
            </w:r>
          </w:p>
        </w:tc>
        <w:tc>
          <w:tcPr>
            <w:tcW w:w="2773" w:type="dxa"/>
            <w:tcBorders>
              <w:top w:val="single" w:sz="6" w:space="0" w:color="000000"/>
              <w:left w:val="single" w:sz="6" w:space="0" w:color="000000"/>
              <w:bottom w:val="single" w:sz="6" w:space="0" w:color="000000"/>
              <w:right w:val="single" w:sz="6" w:space="0" w:color="000000"/>
            </w:tcBorders>
            <w:hideMark/>
          </w:tcPr>
          <w:p w14:paraId="1C85F62F" w14:textId="77777777" w:rsidR="00E81AB1" w:rsidRDefault="00E81AB1">
            <w:pPr>
              <w:pStyle w:val="TableParagraph"/>
              <w:spacing w:line="228" w:lineRule="exact"/>
              <w:ind w:left="108"/>
              <w:rPr>
                <w:sz w:val="20"/>
              </w:rPr>
            </w:pPr>
            <w:r>
              <w:rPr>
                <w:sz w:val="20"/>
              </w:rPr>
              <w:t>EPA 602 by GC/PID: 1-</w:t>
            </w:r>
          </w:p>
          <w:p w14:paraId="5A4217D4" w14:textId="77777777" w:rsidR="00E81AB1" w:rsidRDefault="00E81AB1">
            <w:pPr>
              <w:pStyle w:val="TableParagraph"/>
              <w:spacing w:line="212"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499070B" w14:textId="77777777" w:rsidR="00E81AB1" w:rsidRDefault="00E81AB1">
            <w:pPr>
              <w:pStyle w:val="TableParagraph"/>
              <w:spacing w:line="228" w:lineRule="exact"/>
              <w:ind w:left="421"/>
              <w:rPr>
                <w:sz w:val="20"/>
              </w:rPr>
            </w:pPr>
            <w:r>
              <w:rPr>
                <w:sz w:val="20"/>
              </w:rPr>
              <w:t>0.078 µg/L</w:t>
            </w:r>
          </w:p>
        </w:tc>
        <w:tc>
          <w:tcPr>
            <w:tcW w:w="1484" w:type="dxa"/>
            <w:tcBorders>
              <w:top w:val="single" w:sz="6" w:space="0" w:color="000000"/>
              <w:left w:val="single" w:sz="6" w:space="0" w:color="000000"/>
              <w:bottom w:val="single" w:sz="6" w:space="0" w:color="000000"/>
              <w:right w:val="single" w:sz="6" w:space="0" w:color="000000"/>
            </w:tcBorders>
            <w:hideMark/>
          </w:tcPr>
          <w:p w14:paraId="6DB00177"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14353595"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85558A3" w14:textId="77777777" w:rsidR="00E81AB1" w:rsidRDefault="00E81AB1">
            <w:pPr>
              <w:pStyle w:val="TableParagraph"/>
              <w:spacing w:line="228" w:lineRule="exact"/>
              <w:ind w:left="446"/>
              <w:rPr>
                <w:sz w:val="20"/>
              </w:rPr>
            </w:pPr>
            <w:r>
              <w:rPr>
                <w:sz w:val="20"/>
              </w:rPr>
              <w:t>Calibration: ±15%</w:t>
            </w:r>
          </w:p>
          <w:p w14:paraId="5D36584E" w14:textId="77777777" w:rsidR="00E81AB1" w:rsidRDefault="00E81AB1">
            <w:pPr>
              <w:pStyle w:val="TableParagraph"/>
              <w:spacing w:line="212" w:lineRule="exact"/>
              <w:ind w:left="513"/>
              <w:rPr>
                <w:sz w:val="20"/>
              </w:rPr>
            </w:pPr>
            <w:r>
              <w:rPr>
                <w:sz w:val="20"/>
              </w:rPr>
              <w:t>Recovery: ±30%</w:t>
            </w:r>
          </w:p>
        </w:tc>
      </w:tr>
      <w:tr w:rsidR="00E81AB1" w14:paraId="260802D8"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0E1CCA06" w14:textId="77777777" w:rsidR="00E81AB1" w:rsidRDefault="00E81AB1">
            <w:pPr>
              <w:pStyle w:val="TableParagraph"/>
              <w:spacing w:line="228" w:lineRule="exact"/>
              <w:ind w:left="92"/>
              <w:rPr>
                <w:sz w:val="20"/>
              </w:rPr>
            </w:pPr>
            <w:proofErr w:type="spellStart"/>
            <w:proofErr w:type="gramStart"/>
            <w:r>
              <w:rPr>
                <w:sz w:val="20"/>
              </w:rPr>
              <w:t>m,p</w:t>
            </w:r>
            <w:proofErr w:type="spellEnd"/>
            <w:proofErr w:type="gramEnd"/>
            <w:r>
              <w:rPr>
                <w:sz w:val="20"/>
              </w:rPr>
              <w:t>-Xylene (total)</w:t>
            </w:r>
          </w:p>
        </w:tc>
        <w:tc>
          <w:tcPr>
            <w:tcW w:w="2773" w:type="dxa"/>
            <w:tcBorders>
              <w:top w:val="single" w:sz="6" w:space="0" w:color="000000"/>
              <w:left w:val="single" w:sz="6" w:space="0" w:color="000000"/>
              <w:bottom w:val="single" w:sz="6" w:space="0" w:color="000000"/>
              <w:right w:val="single" w:sz="6" w:space="0" w:color="000000"/>
            </w:tcBorders>
            <w:hideMark/>
          </w:tcPr>
          <w:p w14:paraId="017EFB36" w14:textId="77777777" w:rsidR="00E81AB1" w:rsidRDefault="00E81AB1">
            <w:pPr>
              <w:pStyle w:val="TableParagraph"/>
              <w:spacing w:line="227" w:lineRule="exact"/>
              <w:ind w:left="108"/>
              <w:rPr>
                <w:sz w:val="20"/>
              </w:rPr>
            </w:pPr>
            <w:r>
              <w:rPr>
                <w:sz w:val="20"/>
              </w:rPr>
              <w:t>EPA 602 by GC/PID: 1-</w:t>
            </w:r>
          </w:p>
          <w:p w14:paraId="7F77EE7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704B070"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9F19047" w14:textId="77777777" w:rsidR="00E81AB1" w:rsidRDefault="00E81AB1">
            <w:pPr>
              <w:pStyle w:val="TableParagraph"/>
              <w:spacing w:line="228" w:lineRule="exact"/>
              <w:ind w:right="376"/>
              <w:jc w:val="right"/>
              <w:rPr>
                <w:sz w:val="20"/>
              </w:rPr>
            </w:pPr>
            <w:r>
              <w:rPr>
                <w:sz w:val="20"/>
              </w:rPr>
              <w:t>2.0 µg/L</w:t>
            </w:r>
          </w:p>
        </w:tc>
        <w:tc>
          <w:tcPr>
            <w:tcW w:w="1971" w:type="dxa"/>
            <w:tcBorders>
              <w:top w:val="single" w:sz="6" w:space="0" w:color="000000"/>
              <w:left w:val="single" w:sz="6" w:space="0" w:color="000000"/>
              <w:bottom w:val="single" w:sz="6" w:space="0" w:color="000000"/>
              <w:right w:val="single" w:sz="6" w:space="0" w:color="000000"/>
            </w:tcBorders>
            <w:hideMark/>
          </w:tcPr>
          <w:p w14:paraId="5338DA98"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4726DB26" w14:textId="77777777" w:rsidR="00E81AB1" w:rsidRDefault="00E81AB1">
            <w:pPr>
              <w:pStyle w:val="TableParagraph"/>
              <w:spacing w:line="227" w:lineRule="exact"/>
              <w:ind w:left="446"/>
              <w:rPr>
                <w:sz w:val="20"/>
              </w:rPr>
            </w:pPr>
            <w:r>
              <w:rPr>
                <w:sz w:val="20"/>
              </w:rPr>
              <w:t>Calibration: ±15%</w:t>
            </w:r>
          </w:p>
          <w:p w14:paraId="38B22A28" w14:textId="77777777" w:rsidR="00E81AB1" w:rsidRDefault="00E81AB1">
            <w:pPr>
              <w:pStyle w:val="TableParagraph"/>
              <w:spacing w:line="213" w:lineRule="exact"/>
              <w:ind w:left="513"/>
              <w:rPr>
                <w:sz w:val="20"/>
              </w:rPr>
            </w:pPr>
            <w:r>
              <w:rPr>
                <w:sz w:val="20"/>
              </w:rPr>
              <w:t>Recovery: ±30%</w:t>
            </w:r>
          </w:p>
        </w:tc>
      </w:tr>
      <w:tr w:rsidR="00E81AB1" w14:paraId="35445599"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C61E8CB" w14:textId="77777777" w:rsidR="00E81AB1" w:rsidRDefault="00E81AB1">
            <w:pPr>
              <w:pStyle w:val="TableParagraph"/>
              <w:spacing w:line="228" w:lineRule="exact"/>
              <w:ind w:left="92"/>
              <w:rPr>
                <w:sz w:val="20"/>
              </w:rPr>
            </w:pPr>
            <w:r>
              <w:rPr>
                <w:sz w:val="20"/>
              </w:rPr>
              <w:t>o-Xylene</w:t>
            </w:r>
          </w:p>
        </w:tc>
        <w:tc>
          <w:tcPr>
            <w:tcW w:w="2773" w:type="dxa"/>
            <w:tcBorders>
              <w:top w:val="single" w:sz="6" w:space="0" w:color="000000"/>
              <w:left w:val="single" w:sz="6" w:space="0" w:color="000000"/>
              <w:bottom w:val="single" w:sz="6" w:space="0" w:color="000000"/>
              <w:right w:val="single" w:sz="6" w:space="0" w:color="000000"/>
            </w:tcBorders>
            <w:hideMark/>
          </w:tcPr>
          <w:p w14:paraId="732C82CB" w14:textId="77777777" w:rsidR="00E81AB1" w:rsidRDefault="00E81AB1">
            <w:pPr>
              <w:pStyle w:val="TableParagraph"/>
              <w:spacing w:line="227" w:lineRule="exact"/>
              <w:ind w:left="108"/>
              <w:rPr>
                <w:sz w:val="20"/>
              </w:rPr>
            </w:pPr>
            <w:r>
              <w:rPr>
                <w:sz w:val="20"/>
              </w:rPr>
              <w:t>EPA 602 by GC/PID: 1-</w:t>
            </w:r>
          </w:p>
          <w:p w14:paraId="0DA297CA"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31A5E58B" w14:textId="77777777" w:rsidR="00E81AB1" w:rsidRDefault="00E81AB1">
            <w:pPr>
              <w:pStyle w:val="TableParagraph"/>
              <w:spacing w:line="228" w:lineRule="exact"/>
              <w:ind w:left="470"/>
              <w:rPr>
                <w:sz w:val="20"/>
              </w:rPr>
            </w:pPr>
            <w:r>
              <w:rPr>
                <w:sz w:val="20"/>
              </w:rPr>
              <w:t>0.20 µg/L</w:t>
            </w:r>
          </w:p>
        </w:tc>
        <w:tc>
          <w:tcPr>
            <w:tcW w:w="1484" w:type="dxa"/>
            <w:tcBorders>
              <w:top w:val="single" w:sz="6" w:space="0" w:color="000000"/>
              <w:left w:val="single" w:sz="6" w:space="0" w:color="000000"/>
              <w:bottom w:val="single" w:sz="6" w:space="0" w:color="000000"/>
              <w:right w:val="single" w:sz="6" w:space="0" w:color="000000"/>
            </w:tcBorders>
            <w:hideMark/>
          </w:tcPr>
          <w:p w14:paraId="4463D213" w14:textId="77777777" w:rsidR="00E81AB1" w:rsidRDefault="00E81AB1">
            <w:pPr>
              <w:pStyle w:val="TableParagraph"/>
              <w:spacing w:line="228" w:lineRule="exact"/>
              <w:ind w:right="376"/>
              <w:jc w:val="right"/>
              <w:rPr>
                <w:sz w:val="20"/>
              </w:rPr>
            </w:pPr>
            <w:r>
              <w:rPr>
                <w:sz w:val="20"/>
              </w:rPr>
              <w:t>1.0 µg/L</w:t>
            </w:r>
          </w:p>
        </w:tc>
        <w:tc>
          <w:tcPr>
            <w:tcW w:w="1971" w:type="dxa"/>
            <w:tcBorders>
              <w:top w:val="single" w:sz="6" w:space="0" w:color="000000"/>
              <w:left w:val="single" w:sz="6" w:space="0" w:color="000000"/>
              <w:bottom w:val="single" w:sz="6" w:space="0" w:color="000000"/>
              <w:right w:val="single" w:sz="6" w:space="0" w:color="000000"/>
            </w:tcBorders>
            <w:hideMark/>
          </w:tcPr>
          <w:p w14:paraId="447EEECE" w14:textId="77777777" w:rsidR="00E81AB1" w:rsidRDefault="00E81AB1">
            <w:pPr>
              <w:pStyle w:val="TableParagraph"/>
              <w:spacing w:line="228"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549C2EC0" w14:textId="77777777" w:rsidR="00E81AB1" w:rsidRDefault="00E81AB1">
            <w:pPr>
              <w:pStyle w:val="TableParagraph"/>
              <w:spacing w:line="227" w:lineRule="exact"/>
              <w:ind w:left="446"/>
              <w:rPr>
                <w:sz w:val="20"/>
              </w:rPr>
            </w:pPr>
            <w:r>
              <w:rPr>
                <w:sz w:val="20"/>
              </w:rPr>
              <w:t>Calibration: ±15%</w:t>
            </w:r>
          </w:p>
          <w:p w14:paraId="06BA5465" w14:textId="77777777" w:rsidR="00E81AB1" w:rsidRDefault="00E81AB1">
            <w:pPr>
              <w:pStyle w:val="TableParagraph"/>
              <w:spacing w:line="213" w:lineRule="exact"/>
              <w:ind w:left="513"/>
              <w:rPr>
                <w:sz w:val="20"/>
              </w:rPr>
            </w:pPr>
            <w:r>
              <w:rPr>
                <w:sz w:val="20"/>
              </w:rPr>
              <w:t>Recovery: ±30%</w:t>
            </w:r>
          </w:p>
        </w:tc>
      </w:tr>
      <w:tr w:rsidR="00E81AB1" w14:paraId="1CC00DFC" w14:textId="77777777" w:rsidTr="00E81AB1">
        <w:trPr>
          <w:trHeight w:val="460"/>
        </w:trPr>
        <w:tc>
          <w:tcPr>
            <w:tcW w:w="3404" w:type="dxa"/>
            <w:tcBorders>
              <w:top w:val="single" w:sz="6" w:space="0" w:color="000000"/>
              <w:left w:val="double" w:sz="2" w:space="0" w:color="000000"/>
              <w:bottom w:val="single" w:sz="6" w:space="0" w:color="000000"/>
              <w:right w:val="single" w:sz="6" w:space="0" w:color="000000"/>
            </w:tcBorders>
            <w:hideMark/>
          </w:tcPr>
          <w:p w14:paraId="19949D2F" w14:textId="77777777" w:rsidR="00E81AB1" w:rsidRDefault="00E81AB1">
            <w:pPr>
              <w:pStyle w:val="TableParagraph"/>
              <w:spacing w:line="227" w:lineRule="exact"/>
              <w:ind w:left="92"/>
              <w:rPr>
                <w:sz w:val="20"/>
              </w:rPr>
            </w:pPr>
            <w:r>
              <w:rPr>
                <w:sz w:val="20"/>
              </w:rPr>
              <w:t>Xylenes (total)</w:t>
            </w:r>
          </w:p>
        </w:tc>
        <w:tc>
          <w:tcPr>
            <w:tcW w:w="2773" w:type="dxa"/>
            <w:tcBorders>
              <w:top w:val="single" w:sz="6" w:space="0" w:color="000000"/>
              <w:left w:val="single" w:sz="6" w:space="0" w:color="000000"/>
              <w:bottom w:val="single" w:sz="6" w:space="0" w:color="000000"/>
              <w:right w:val="single" w:sz="6" w:space="0" w:color="000000"/>
            </w:tcBorders>
            <w:hideMark/>
          </w:tcPr>
          <w:p w14:paraId="755EDC4D" w14:textId="77777777" w:rsidR="00E81AB1" w:rsidRDefault="00E81AB1">
            <w:pPr>
              <w:pStyle w:val="TableParagraph"/>
              <w:spacing w:line="227" w:lineRule="exact"/>
              <w:ind w:left="108"/>
              <w:rPr>
                <w:sz w:val="20"/>
              </w:rPr>
            </w:pPr>
            <w:r>
              <w:rPr>
                <w:sz w:val="20"/>
              </w:rPr>
              <w:t>EPA 602 by GC/PID: 1-</w:t>
            </w:r>
          </w:p>
          <w:p w14:paraId="53367A12" w14:textId="77777777" w:rsidR="00E81AB1" w:rsidRDefault="00E81AB1">
            <w:pPr>
              <w:pStyle w:val="TableParagraph"/>
              <w:spacing w:line="213" w:lineRule="exact"/>
              <w:ind w:left="108"/>
              <w:rPr>
                <w:sz w:val="20"/>
              </w:rPr>
            </w:pPr>
            <w:r>
              <w:rPr>
                <w:sz w:val="20"/>
              </w:rPr>
              <w:t>1,000,000,000</w:t>
            </w:r>
          </w:p>
        </w:tc>
        <w:tc>
          <w:tcPr>
            <w:tcW w:w="1735" w:type="dxa"/>
            <w:tcBorders>
              <w:top w:val="single" w:sz="6" w:space="0" w:color="000000"/>
              <w:left w:val="single" w:sz="6" w:space="0" w:color="000000"/>
              <w:bottom w:val="single" w:sz="6" w:space="0" w:color="000000"/>
              <w:right w:val="single" w:sz="6" w:space="0" w:color="000000"/>
            </w:tcBorders>
            <w:hideMark/>
          </w:tcPr>
          <w:p w14:paraId="6BF5E75E" w14:textId="77777777" w:rsidR="00E81AB1" w:rsidRDefault="00E81AB1">
            <w:pPr>
              <w:pStyle w:val="TableParagraph"/>
              <w:spacing w:line="227" w:lineRule="exact"/>
              <w:ind w:left="470"/>
              <w:rPr>
                <w:sz w:val="20"/>
              </w:rPr>
            </w:pPr>
            <w:r>
              <w:rPr>
                <w:sz w:val="20"/>
              </w:rPr>
              <w:t>0.82 µg/L</w:t>
            </w:r>
          </w:p>
        </w:tc>
        <w:tc>
          <w:tcPr>
            <w:tcW w:w="1484" w:type="dxa"/>
            <w:tcBorders>
              <w:top w:val="single" w:sz="6" w:space="0" w:color="000000"/>
              <w:left w:val="single" w:sz="6" w:space="0" w:color="000000"/>
              <w:bottom w:val="single" w:sz="6" w:space="0" w:color="000000"/>
              <w:right w:val="single" w:sz="6" w:space="0" w:color="000000"/>
            </w:tcBorders>
            <w:hideMark/>
          </w:tcPr>
          <w:p w14:paraId="53B9F164" w14:textId="77777777" w:rsidR="00E81AB1" w:rsidRDefault="00E81AB1">
            <w:pPr>
              <w:pStyle w:val="TableParagraph"/>
              <w:spacing w:line="227" w:lineRule="exact"/>
              <w:ind w:right="376"/>
              <w:jc w:val="right"/>
              <w:rPr>
                <w:sz w:val="20"/>
              </w:rPr>
            </w:pPr>
            <w:r>
              <w:rPr>
                <w:sz w:val="20"/>
              </w:rPr>
              <w:t>3.0 µg/L</w:t>
            </w:r>
          </w:p>
        </w:tc>
        <w:tc>
          <w:tcPr>
            <w:tcW w:w="1971" w:type="dxa"/>
            <w:tcBorders>
              <w:top w:val="single" w:sz="6" w:space="0" w:color="000000"/>
              <w:left w:val="single" w:sz="6" w:space="0" w:color="000000"/>
              <w:bottom w:val="single" w:sz="6" w:space="0" w:color="000000"/>
              <w:right w:val="single" w:sz="6" w:space="0" w:color="000000"/>
            </w:tcBorders>
            <w:hideMark/>
          </w:tcPr>
          <w:p w14:paraId="1F6E6711"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single" w:sz="6" w:space="0" w:color="000000"/>
              <w:right w:val="double" w:sz="2" w:space="0" w:color="000000"/>
            </w:tcBorders>
            <w:hideMark/>
          </w:tcPr>
          <w:p w14:paraId="6974B391" w14:textId="77777777" w:rsidR="00E81AB1" w:rsidRDefault="00E81AB1">
            <w:pPr>
              <w:pStyle w:val="TableParagraph"/>
              <w:spacing w:line="227" w:lineRule="exact"/>
              <w:ind w:left="446"/>
              <w:rPr>
                <w:sz w:val="20"/>
              </w:rPr>
            </w:pPr>
            <w:r>
              <w:rPr>
                <w:sz w:val="20"/>
              </w:rPr>
              <w:t>Calibration: ±15%</w:t>
            </w:r>
          </w:p>
          <w:p w14:paraId="3D19AAF3" w14:textId="77777777" w:rsidR="00E81AB1" w:rsidRDefault="00E81AB1">
            <w:pPr>
              <w:pStyle w:val="TableParagraph"/>
              <w:spacing w:line="213" w:lineRule="exact"/>
              <w:ind w:left="513"/>
              <w:rPr>
                <w:sz w:val="20"/>
              </w:rPr>
            </w:pPr>
            <w:r>
              <w:rPr>
                <w:sz w:val="20"/>
              </w:rPr>
              <w:t>Recovery: ±30%</w:t>
            </w:r>
          </w:p>
        </w:tc>
      </w:tr>
      <w:tr w:rsidR="00E81AB1" w14:paraId="4885EDCE" w14:textId="77777777" w:rsidTr="00E81AB1">
        <w:trPr>
          <w:trHeight w:val="460"/>
        </w:trPr>
        <w:tc>
          <w:tcPr>
            <w:tcW w:w="3404" w:type="dxa"/>
            <w:tcBorders>
              <w:top w:val="single" w:sz="6" w:space="0" w:color="000000"/>
              <w:left w:val="double" w:sz="2" w:space="0" w:color="000000"/>
              <w:bottom w:val="double" w:sz="2" w:space="0" w:color="000000"/>
              <w:right w:val="single" w:sz="6" w:space="0" w:color="000000"/>
            </w:tcBorders>
            <w:hideMark/>
          </w:tcPr>
          <w:p w14:paraId="0EE550FF" w14:textId="77777777" w:rsidR="00E81AB1" w:rsidRDefault="00E81AB1">
            <w:pPr>
              <w:pStyle w:val="TableParagraph"/>
              <w:spacing w:line="227" w:lineRule="exact"/>
              <w:ind w:left="92"/>
              <w:rPr>
                <w:sz w:val="20"/>
              </w:rPr>
            </w:pPr>
            <w:proofErr w:type="spellStart"/>
            <w:r>
              <w:rPr>
                <w:sz w:val="20"/>
              </w:rPr>
              <w:t>Bromofluorobenzene</w:t>
            </w:r>
            <w:proofErr w:type="spellEnd"/>
            <w:r>
              <w:rPr>
                <w:sz w:val="20"/>
              </w:rPr>
              <w:t xml:space="preserve"> (surrogate)</w:t>
            </w:r>
          </w:p>
        </w:tc>
        <w:tc>
          <w:tcPr>
            <w:tcW w:w="2773" w:type="dxa"/>
            <w:tcBorders>
              <w:top w:val="single" w:sz="6" w:space="0" w:color="000000"/>
              <w:left w:val="single" w:sz="6" w:space="0" w:color="000000"/>
              <w:bottom w:val="double" w:sz="2" w:space="0" w:color="000000"/>
              <w:right w:val="single" w:sz="6" w:space="0" w:color="000000"/>
            </w:tcBorders>
            <w:hideMark/>
          </w:tcPr>
          <w:p w14:paraId="0E60EEF4" w14:textId="77777777" w:rsidR="00E81AB1" w:rsidRDefault="00E81AB1">
            <w:pPr>
              <w:pStyle w:val="TableParagraph"/>
              <w:spacing w:line="227" w:lineRule="exact"/>
              <w:ind w:left="108"/>
              <w:rPr>
                <w:sz w:val="20"/>
              </w:rPr>
            </w:pPr>
            <w:r>
              <w:rPr>
                <w:sz w:val="20"/>
              </w:rPr>
              <w:t>EPA 602 by GCPID</w:t>
            </w:r>
          </w:p>
        </w:tc>
        <w:tc>
          <w:tcPr>
            <w:tcW w:w="1735" w:type="dxa"/>
            <w:tcBorders>
              <w:top w:val="single" w:sz="6" w:space="0" w:color="000000"/>
              <w:left w:val="single" w:sz="6" w:space="0" w:color="000000"/>
              <w:bottom w:val="double" w:sz="2" w:space="0" w:color="000000"/>
              <w:right w:val="single" w:sz="6" w:space="0" w:color="000000"/>
            </w:tcBorders>
            <w:hideMark/>
          </w:tcPr>
          <w:p w14:paraId="37BBAF7A" w14:textId="77777777" w:rsidR="00E81AB1" w:rsidRDefault="00E81AB1">
            <w:pPr>
              <w:pStyle w:val="TableParagraph"/>
              <w:spacing w:line="227" w:lineRule="exact"/>
              <w:ind w:left="470"/>
              <w:rPr>
                <w:sz w:val="20"/>
              </w:rPr>
            </w:pPr>
            <w:r>
              <w:rPr>
                <w:sz w:val="20"/>
              </w:rPr>
              <w:t>0.12 µg/L</w:t>
            </w:r>
          </w:p>
        </w:tc>
        <w:tc>
          <w:tcPr>
            <w:tcW w:w="1484" w:type="dxa"/>
            <w:tcBorders>
              <w:top w:val="single" w:sz="6" w:space="0" w:color="000000"/>
              <w:left w:val="single" w:sz="6" w:space="0" w:color="000000"/>
              <w:bottom w:val="double" w:sz="2" w:space="0" w:color="000000"/>
              <w:right w:val="single" w:sz="6" w:space="0" w:color="000000"/>
            </w:tcBorders>
            <w:hideMark/>
          </w:tcPr>
          <w:p w14:paraId="3647B4EF" w14:textId="77777777" w:rsidR="00E81AB1" w:rsidRDefault="00E81AB1">
            <w:pPr>
              <w:pStyle w:val="TableParagraph"/>
              <w:spacing w:line="227" w:lineRule="exact"/>
              <w:ind w:right="326"/>
              <w:jc w:val="right"/>
              <w:rPr>
                <w:sz w:val="20"/>
              </w:rPr>
            </w:pPr>
            <w:r>
              <w:rPr>
                <w:sz w:val="20"/>
              </w:rPr>
              <w:t>0.50 µg/L</w:t>
            </w:r>
          </w:p>
        </w:tc>
        <w:tc>
          <w:tcPr>
            <w:tcW w:w="1971" w:type="dxa"/>
            <w:tcBorders>
              <w:top w:val="single" w:sz="6" w:space="0" w:color="000000"/>
              <w:left w:val="single" w:sz="6" w:space="0" w:color="000000"/>
              <w:bottom w:val="double" w:sz="2" w:space="0" w:color="000000"/>
              <w:right w:val="single" w:sz="6" w:space="0" w:color="000000"/>
            </w:tcBorders>
            <w:hideMark/>
          </w:tcPr>
          <w:p w14:paraId="77F517F4" w14:textId="77777777" w:rsidR="00E81AB1" w:rsidRDefault="00E81AB1">
            <w:pPr>
              <w:pStyle w:val="TableParagraph"/>
              <w:spacing w:line="227" w:lineRule="exact"/>
              <w:ind w:left="63" w:right="47"/>
              <w:jc w:val="center"/>
              <w:rPr>
                <w:sz w:val="20"/>
              </w:rPr>
            </w:pPr>
            <w:r>
              <w:rPr>
                <w:sz w:val="20"/>
              </w:rPr>
              <w:t>20%</w:t>
            </w:r>
          </w:p>
        </w:tc>
        <w:tc>
          <w:tcPr>
            <w:tcW w:w="2251" w:type="dxa"/>
            <w:tcBorders>
              <w:top w:val="single" w:sz="6" w:space="0" w:color="000000"/>
              <w:left w:val="single" w:sz="6" w:space="0" w:color="000000"/>
              <w:bottom w:val="double" w:sz="2" w:space="0" w:color="000000"/>
              <w:right w:val="double" w:sz="2" w:space="0" w:color="000000"/>
            </w:tcBorders>
            <w:hideMark/>
          </w:tcPr>
          <w:p w14:paraId="10A4D165" w14:textId="77777777" w:rsidR="00E81AB1" w:rsidRDefault="00E81AB1">
            <w:pPr>
              <w:pStyle w:val="TableParagraph"/>
              <w:spacing w:line="227" w:lineRule="exact"/>
              <w:ind w:left="446"/>
              <w:rPr>
                <w:sz w:val="20"/>
              </w:rPr>
            </w:pPr>
            <w:r>
              <w:rPr>
                <w:sz w:val="20"/>
              </w:rPr>
              <w:t>Calibration: ±15%</w:t>
            </w:r>
          </w:p>
          <w:p w14:paraId="1E01DCF2" w14:textId="77777777" w:rsidR="00E81AB1" w:rsidRDefault="00E81AB1">
            <w:pPr>
              <w:pStyle w:val="TableParagraph"/>
              <w:spacing w:line="214" w:lineRule="exact"/>
              <w:ind w:left="513"/>
              <w:rPr>
                <w:sz w:val="20"/>
              </w:rPr>
            </w:pPr>
            <w:r>
              <w:rPr>
                <w:sz w:val="20"/>
              </w:rPr>
              <w:t>Recovery: ±30%</w:t>
            </w:r>
          </w:p>
        </w:tc>
      </w:tr>
    </w:tbl>
    <w:p w14:paraId="750B20AC" w14:textId="77777777" w:rsidR="00E81AB1" w:rsidRDefault="00E81AB1" w:rsidP="00E81AB1">
      <w:pPr>
        <w:widowControl/>
        <w:autoSpaceDE/>
        <w:autoSpaceDN/>
        <w:rPr>
          <w:sz w:val="21"/>
        </w:rPr>
      </w:pPr>
    </w:p>
    <w:p w14:paraId="31BBD0A0" w14:textId="77777777" w:rsidR="00D054D8" w:rsidRDefault="00D054D8" w:rsidP="00E81AB1">
      <w:pPr>
        <w:widowControl/>
        <w:autoSpaceDE/>
        <w:autoSpaceDN/>
        <w:rPr>
          <w:sz w:val="21"/>
        </w:rPr>
      </w:pPr>
    </w:p>
    <w:p w14:paraId="1E7C3867" w14:textId="269DC25E" w:rsidR="00D054D8" w:rsidRDefault="00D054D8" w:rsidP="00E81AB1">
      <w:pPr>
        <w:widowControl/>
        <w:autoSpaceDE/>
        <w:autoSpaceDN/>
        <w:rPr>
          <w:sz w:val="21"/>
        </w:rPr>
      </w:pPr>
    </w:p>
    <w:p w14:paraId="24C1BF4B" w14:textId="305FBC23" w:rsidR="00D054D8" w:rsidRDefault="00D054D8" w:rsidP="00D054D8">
      <w:pPr>
        <w:spacing w:before="208"/>
        <w:ind w:left="928"/>
        <w:rPr>
          <w:b/>
          <w:sz w:val="24"/>
        </w:rPr>
      </w:pPr>
      <w:r w:rsidRPr="0044308E">
        <w:rPr>
          <w:b/>
          <w:sz w:val="24"/>
        </w:rPr>
        <w:lastRenderedPageBreak/>
        <w:t xml:space="preserve">Table 3. </w:t>
      </w:r>
      <w:r>
        <w:rPr>
          <w:b/>
          <w:sz w:val="24"/>
        </w:rPr>
        <w:t>Continued (</w:t>
      </w:r>
      <w:proofErr w:type="spellStart"/>
      <w:r>
        <w:rPr>
          <w:b/>
          <w:sz w:val="24"/>
        </w:rPr>
        <w:t>pg</w:t>
      </w:r>
      <w:proofErr w:type="spellEnd"/>
      <w:r>
        <w:rPr>
          <w:b/>
          <w:sz w:val="24"/>
        </w:rPr>
        <w:t xml:space="preserve"> 2 of 2).</w:t>
      </w:r>
    </w:p>
    <w:p w14:paraId="37D45AC4" w14:textId="77777777" w:rsidR="00D054D8" w:rsidRDefault="00D054D8" w:rsidP="00D054D8">
      <w:pPr>
        <w:pStyle w:val="BodyText"/>
        <w:spacing w:before="2" w:after="1"/>
        <w:rPr>
          <w:b/>
          <w:sz w:val="14"/>
        </w:rPr>
      </w:pPr>
    </w:p>
    <w:p w14:paraId="68AAE5B8" w14:textId="77777777" w:rsidR="00D054D8" w:rsidRDefault="00D054D8" w:rsidP="00D054D8">
      <w:pPr>
        <w:widowControl/>
        <w:autoSpaceDE/>
        <w:autoSpaceDN/>
        <w:rPr>
          <w:b/>
          <w:sz w:val="20"/>
        </w:rPr>
        <w:sectPr w:rsidR="00D054D8" w:rsidSect="00D054D8">
          <w:type w:val="continuous"/>
          <w:pgSz w:w="16840" w:h="11900" w:orient="landscape"/>
          <w:pgMar w:top="1320" w:right="600" w:bottom="940" w:left="620" w:header="929" w:footer="745" w:gutter="0"/>
          <w:cols w:space="720"/>
        </w:sectPr>
      </w:pPr>
    </w:p>
    <w:p w14:paraId="7F3BBFD9" w14:textId="77777777" w:rsidR="00D054D8" w:rsidRDefault="00D054D8" w:rsidP="00D054D8">
      <w:pPr>
        <w:widowControl/>
        <w:autoSpaceDE/>
        <w:autoSpaceDN/>
        <w:rPr>
          <w:b/>
          <w:sz w:val="20"/>
        </w:rPr>
        <w:sectPr w:rsidR="00D054D8">
          <w:type w:val="continuous"/>
          <w:pgSz w:w="16840" w:h="11900" w:orient="landscape"/>
          <w:pgMar w:top="1320" w:right="600" w:bottom="940" w:left="620" w:header="929" w:footer="745" w:gutter="0"/>
          <w:cols w:space="720"/>
        </w:sectPr>
      </w:pPr>
    </w:p>
    <w:tbl>
      <w:tblPr>
        <w:tblW w:w="0" w:type="auto"/>
        <w:tblInd w:w="84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572"/>
        <w:gridCol w:w="2298"/>
        <w:gridCol w:w="2228"/>
        <w:gridCol w:w="1155"/>
        <w:gridCol w:w="3839"/>
        <w:gridCol w:w="1571"/>
      </w:tblGrid>
      <w:tr w:rsidR="00D054D8" w14:paraId="40FC1266" w14:textId="77777777" w:rsidTr="00D054D8">
        <w:trPr>
          <w:trHeight w:val="312"/>
        </w:trPr>
        <w:tc>
          <w:tcPr>
            <w:tcW w:w="2572" w:type="dxa"/>
            <w:tcBorders>
              <w:top w:val="double" w:sz="2" w:space="0" w:color="000000"/>
              <w:left w:val="double" w:sz="2" w:space="0" w:color="000000"/>
              <w:bottom w:val="single" w:sz="6" w:space="0" w:color="000000"/>
              <w:right w:val="single" w:sz="6" w:space="0" w:color="000000"/>
            </w:tcBorders>
            <w:hideMark/>
          </w:tcPr>
          <w:p w14:paraId="323BD946" w14:textId="77777777" w:rsidR="00D054D8" w:rsidRDefault="00D054D8">
            <w:pPr>
              <w:pStyle w:val="TableParagraph"/>
              <w:spacing w:before="40"/>
              <w:ind w:left="92"/>
              <w:rPr>
                <w:b/>
                <w:sz w:val="20"/>
              </w:rPr>
            </w:pPr>
            <w:r>
              <w:rPr>
                <w:b/>
                <w:sz w:val="20"/>
              </w:rPr>
              <w:t>PARAMETER</w:t>
            </w:r>
          </w:p>
        </w:tc>
        <w:tc>
          <w:tcPr>
            <w:tcW w:w="2298" w:type="dxa"/>
            <w:tcBorders>
              <w:top w:val="double" w:sz="2" w:space="0" w:color="000000"/>
              <w:left w:val="single" w:sz="6" w:space="0" w:color="000000"/>
              <w:bottom w:val="single" w:sz="6" w:space="0" w:color="000000"/>
              <w:right w:val="single" w:sz="6" w:space="0" w:color="000000"/>
            </w:tcBorders>
            <w:hideMark/>
          </w:tcPr>
          <w:p w14:paraId="3D0B2C92" w14:textId="77777777" w:rsidR="00D054D8" w:rsidRDefault="00D054D8">
            <w:pPr>
              <w:pStyle w:val="TableParagraph"/>
              <w:spacing w:before="40"/>
              <w:ind w:left="107"/>
              <w:rPr>
                <w:b/>
                <w:sz w:val="20"/>
              </w:rPr>
            </w:pPr>
            <w:r>
              <w:rPr>
                <w:b/>
                <w:sz w:val="20"/>
              </w:rPr>
              <w:t>METHOD / RANGE</w:t>
            </w:r>
          </w:p>
        </w:tc>
        <w:tc>
          <w:tcPr>
            <w:tcW w:w="2228" w:type="dxa"/>
            <w:tcBorders>
              <w:top w:val="double" w:sz="2" w:space="0" w:color="000000"/>
              <w:left w:val="single" w:sz="6" w:space="0" w:color="000000"/>
              <w:bottom w:val="single" w:sz="6" w:space="0" w:color="000000"/>
              <w:right w:val="single" w:sz="6" w:space="0" w:color="000000"/>
            </w:tcBorders>
            <w:hideMark/>
          </w:tcPr>
          <w:p w14:paraId="70B9A438" w14:textId="77777777" w:rsidR="00D054D8" w:rsidRDefault="00D054D8">
            <w:pPr>
              <w:pStyle w:val="TableParagraph"/>
              <w:spacing w:before="17" w:line="275" w:lineRule="exact"/>
              <w:ind w:left="229" w:right="216"/>
              <w:jc w:val="center"/>
              <w:rPr>
                <w:b/>
                <w:sz w:val="20"/>
              </w:rPr>
            </w:pPr>
            <w:r>
              <w:rPr>
                <w:b/>
                <w:sz w:val="24"/>
              </w:rPr>
              <w:t xml:space="preserve">Sensitivity </w:t>
            </w:r>
            <w:r>
              <w:rPr>
                <w:b/>
                <w:sz w:val="20"/>
              </w:rPr>
              <w:t>(MDL)</w:t>
            </w:r>
          </w:p>
        </w:tc>
        <w:tc>
          <w:tcPr>
            <w:tcW w:w="1155" w:type="dxa"/>
            <w:tcBorders>
              <w:top w:val="double" w:sz="2" w:space="0" w:color="000000"/>
              <w:left w:val="single" w:sz="6" w:space="0" w:color="000000"/>
              <w:bottom w:val="single" w:sz="6" w:space="0" w:color="000000"/>
              <w:right w:val="single" w:sz="6" w:space="0" w:color="000000"/>
            </w:tcBorders>
            <w:hideMark/>
          </w:tcPr>
          <w:p w14:paraId="1CDDE79D" w14:textId="77777777" w:rsidR="00D054D8" w:rsidRDefault="00D054D8">
            <w:pPr>
              <w:pStyle w:val="TableParagraph"/>
              <w:ind w:left="371"/>
              <w:rPr>
                <w:b/>
                <w:sz w:val="20"/>
              </w:rPr>
            </w:pPr>
            <w:r>
              <w:rPr>
                <w:b/>
                <w:sz w:val="20"/>
              </w:rPr>
              <w:t>PQL</w:t>
            </w:r>
          </w:p>
        </w:tc>
        <w:tc>
          <w:tcPr>
            <w:tcW w:w="3839" w:type="dxa"/>
            <w:tcBorders>
              <w:top w:val="double" w:sz="2" w:space="0" w:color="000000"/>
              <w:left w:val="single" w:sz="6" w:space="0" w:color="000000"/>
              <w:bottom w:val="single" w:sz="6" w:space="0" w:color="000000"/>
              <w:right w:val="single" w:sz="6" w:space="0" w:color="000000"/>
            </w:tcBorders>
            <w:hideMark/>
          </w:tcPr>
          <w:p w14:paraId="080B41D6" w14:textId="77777777" w:rsidR="00D054D8" w:rsidRDefault="00D054D8">
            <w:pPr>
              <w:pStyle w:val="TableParagraph"/>
              <w:spacing w:before="40"/>
              <w:ind w:left="333" w:right="316"/>
              <w:jc w:val="center"/>
              <w:rPr>
                <w:b/>
                <w:sz w:val="20"/>
              </w:rPr>
            </w:pPr>
            <w:r>
              <w:rPr>
                <w:b/>
                <w:sz w:val="20"/>
              </w:rPr>
              <w:t>OVERALL PROJECT PRECISION</w:t>
            </w:r>
            <w:r>
              <w:rPr>
                <w:rStyle w:val="FootnoteReference"/>
                <w:b/>
                <w:sz w:val="20"/>
              </w:rPr>
              <w:footnoteReference w:customMarkFollows="1" w:id="2"/>
              <w:t>*</w:t>
            </w:r>
          </w:p>
        </w:tc>
        <w:tc>
          <w:tcPr>
            <w:tcW w:w="1571" w:type="dxa"/>
            <w:tcBorders>
              <w:top w:val="double" w:sz="2" w:space="0" w:color="000000"/>
              <w:left w:val="single" w:sz="6" w:space="0" w:color="000000"/>
              <w:bottom w:val="single" w:sz="6" w:space="0" w:color="000000"/>
              <w:right w:val="double" w:sz="2" w:space="0" w:color="000000"/>
            </w:tcBorders>
            <w:hideMark/>
          </w:tcPr>
          <w:p w14:paraId="32E97361" w14:textId="77777777" w:rsidR="00D054D8" w:rsidRDefault="00D054D8">
            <w:pPr>
              <w:pStyle w:val="TableParagraph"/>
              <w:spacing w:before="40"/>
              <w:ind w:left="188" w:right="156"/>
              <w:jc w:val="center"/>
              <w:rPr>
                <w:b/>
                <w:sz w:val="20"/>
              </w:rPr>
            </w:pPr>
            <w:r>
              <w:rPr>
                <w:b/>
                <w:sz w:val="20"/>
              </w:rPr>
              <w:t>ACCURACY</w:t>
            </w:r>
          </w:p>
        </w:tc>
      </w:tr>
      <w:tr w:rsidR="00D054D8" w14:paraId="16425959" w14:textId="77777777" w:rsidTr="00D054D8">
        <w:trPr>
          <w:trHeight w:val="231"/>
        </w:trPr>
        <w:tc>
          <w:tcPr>
            <w:tcW w:w="2572" w:type="dxa"/>
            <w:tcBorders>
              <w:top w:val="single" w:sz="6" w:space="0" w:color="000000"/>
              <w:left w:val="double" w:sz="2" w:space="0" w:color="000000"/>
              <w:bottom w:val="single" w:sz="6" w:space="0" w:color="000000"/>
              <w:right w:val="single" w:sz="6" w:space="0" w:color="000000"/>
            </w:tcBorders>
            <w:hideMark/>
          </w:tcPr>
          <w:p w14:paraId="215ABBCE" w14:textId="77777777" w:rsidR="00D054D8" w:rsidRDefault="00D054D8">
            <w:pPr>
              <w:pStyle w:val="TableParagraph"/>
              <w:spacing w:line="211" w:lineRule="exact"/>
              <w:ind w:left="92"/>
              <w:rPr>
                <w:sz w:val="20"/>
              </w:rPr>
            </w:pPr>
            <w:r>
              <w:rPr>
                <w:sz w:val="20"/>
              </w:rPr>
              <w:t>Benzene</w:t>
            </w:r>
          </w:p>
        </w:tc>
        <w:tc>
          <w:tcPr>
            <w:tcW w:w="2298" w:type="dxa"/>
            <w:tcBorders>
              <w:top w:val="single" w:sz="6" w:space="0" w:color="000000"/>
              <w:left w:val="single" w:sz="6" w:space="0" w:color="000000"/>
              <w:bottom w:val="single" w:sz="6" w:space="0" w:color="000000"/>
              <w:right w:val="single" w:sz="6" w:space="0" w:color="000000"/>
            </w:tcBorders>
            <w:hideMark/>
          </w:tcPr>
          <w:p w14:paraId="30E3A521" w14:textId="77777777" w:rsidR="00D054D8" w:rsidRDefault="00D054D8">
            <w:pPr>
              <w:pStyle w:val="TableParagraph"/>
              <w:spacing w:line="211"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2842ADEB" w14:textId="77777777" w:rsidR="00D054D8" w:rsidRDefault="00D054D8">
            <w:pPr>
              <w:pStyle w:val="TableParagraph"/>
              <w:spacing w:line="211" w:lineRule="exact"/>
              <w:ind w:left="716"/>
              <w:rPr>
                <w:sz w:val="20"/>
              </w:rPr>
            </w:pPr>
            <w:r>
              <w:rPr>
                <w:sz w:val="20"/>
              </w:rPr>
              <w:t>0.12 µg/L</w:t>
            </w:r>
          </w:p>
        </w:tc>
        <w:tc>
          <w:tcPr>
            <w:tcW w:w="1155" w:type="dxa"/>
            <w:tcBorders>
              <w:top w:val="single" w:sz="6" w:space="0" w:color="000000"/>
              <w:left w:val="single" w:sz="6" w:space="0" w:color="000000"/>
              <w:bottom w:val="single" w:sz="6" w:space="0" w:color="000000"/>
              <w:right w:val="single" w:sz="6" w:space="0" w:color="000000"/>
            </w:tcBorders>
            <w:hideMark/>
          </w:tcPr>
          <w:p w14:paraId="2116DC6D" w14:textId="77777777" w:rsidR="00D054D8" w:rsidRDefault="00D054D8">
            <w:pPr>
              <w:pStyle w:val="TableParagraph"/>
              <w:spacing w:line="211" w:lineRule="exact"/>
              <w:ind w:right="162"/>
              <w:jc w:val="right"/>
              <w:rPr>
                <w:sz w:val="20"/>
              </w:rPr>
            </w:pPr>
            <w:r>
              <w:rPr>
                <w:sz w:val="20"/>
              </w:rPr>
              <w:t>0.40 µg/L</w:t>
            </w:r>
          </w:p>
        </w:tc>
        <w:tc>
          <w:tcPr>
            <w:tcW w:w="3839" w:type="dxa"/>
            <w:tcBorders>
              <w:top w:val="single" w:sz="6" w:space="0" w:color="000000"/>
              <w:left w:val="single" w:sz="6" w:space="0" w:color="000000"/>
              <w:bottom w:val="single" w:sz="6" w:space="0" w:color="000000"/>
              <w:right w:val="single" w:sz="6" w:space="0" w:color="000000"/>
            </w:tcBorders>
            <w:hideMark/>
          </w:tcPr>
          <w:p w14:paraId="05130317" w14:textId="77777777" w:rsidR="00D054D8" w:rsidRDefault="00D054D8">
            <w:pPr>
              <w:pStyle w:val="TableParagraph"/>
              <w:spacing w:line="211"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456A3364" w14:textId="77777777" w:rsidR="00D054D8" w:rsidRDefault="00D054D8">
            <w:pPr>
              <w:pStyle w:val="TableParagraph"/>
              <w:spacing w:line="211" w:lineRule="exact"/>
              <w:ind w:left="188" w:right="153"/>
              <w:jc w:val="center"/>
              <w:rPr>
                <w:sz w:val="20"/>
              </w:rPr>
            </w:pPr>
            <w:r>
              <w:rPr>
                <w:sz w:val="20"/>
              </w:rPr>
              <w:t>±20.5%</w:t>
            </w:r>
          </w:p>
        </w:tc>
      </w:tr>
      <w:tr w:rsidR="00D054D8" w14:paraId="2C8583BA"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0A6A72E4" w14:textId="77777777" w:rsidR="00D054D8" w:rsidRDefault="00D054D8">
            <w:pPr>
              <w:pStyle w:val="TableParagraph"/>
              <w:spacing w:line="210" w:lineRule="exact"/>
              <w:ind w:left="92"/>
              <w:rPr>
                <w:sz w:val="20"/>
              </w:rPr>
            </w:pPr>
            <w:r>
              <w:rPr>
                <w:sz w:val="20"/>
              </w:rPr>
              <w:t>Ethylbenzene</w:t>
            </w:r>
          </w:p>
        </w:tc>
        <w:tc>
          <w:tcPr>
            <w:tcW w:w="2298" w:type="dxa"/>
            <w:tcBorders>
              <w:top w:val="single" w:sz="6" w:space="0" w:color="000000"/>
              <w:left w:val="single" w:sz="6" w:space="0" w:color="000000"/>
              <w:bottom w:val="single" w:sz="6" w:space="0" w:color="000000"/>
              <w:right w:val="single" w:sz="6" w:space="0" w:color="000000"/>
            </w:tcBorders>
            <w:hideMark/>
          </w:tcPr>
          <w:p w14:paraId="30C65A37"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47FAB19"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70D3C3F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07127597"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6A35C9A4" w14:textId="77777777" w:rsidR="00D054D8" w:rsidRDefault="00D054D8">
            <w:pPr>
              <w:pStyle w:val="TableParagraph"/>
              <w:spacing w:line="210" w:lineRule="exact"/>
              <w:ind w:left="188" w:right="155"/>
              <w:jc w:val="center"/>
              <w:rPr>
                <w:sz w:val="20"/>
              </w:rPr>
            </w:pPr>
            <w:r>
              <w:rPr>
                <w:sz w:val="20"/>
              </w:rPr>
              <w:t>±21%</w:t>
            </w:r>
          </w:p>
        </w:tc>
      </w:tr>
      <w:tr w:rsidR="00D054D8" w14:paraId="42D69E6C"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191B46AC" w14:textId="77777777" w:rsidR="00D054D8" w:rsidRDefault="00D054D8">
            <w:pPr>
              <w:pStyle w:val="TableParagraph"/>
              <w:spacing w:line="210" w:lineRule="exact"/>
              <w:ind w:left="92"/>
              <w:rPr>
                <w:sz w:val="20"/>
              </w:rPr>
            </w:pPr>
            <w:r>
              <w:rPr>
                <w:sz w:val="20"/>
              </w:rPr>
              <w:t>Toluene</w:t>
            </w:r>
          </w:p>
        </w:tc>
        <w:tc>
          <w:tcPr>
            <w:tcW w:w="2298" w:type="dxa"/>
            <w:tcBorders>
              <w:top w:val="single" w:sz="6" w:space="0" w:color="000000"/>
              <w:left w:val="single" w:sz="6" w:space="0" w:color="000000"/>
              <w:bottom w:val="single" w:sz="6" w:space="0" w:color="000000"/>
              <w:right w:val="single" w:sz="6" w:space="0" w:color="000000"/>
            </w:tcBorders>
            <w:hideMark/>
          </w:tcPr>
          <w:p w14:paraId="4672EEA1"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42396E87"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0521B4B"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58EDD573"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37228860" w14:textId="77777777" w:rsidR="00D054D8" w:rsidRDefault="00D054D8">
            <w:pPr>
              <w:pStyle w:val="TableParagraph"/>
              <w:spacing w:line="210" w:lineRule="exact"/>
              <w:ind w:left="188" w:right="153"/>
              <w:jc w:val="center"/>
              <w:rPr>
                <w:sz w:val="20"/>
              </w:rPr>
            </w:pPr>
            <w:r>
              <w:rPr>
                <w:sz w:val="20"/>
              </w:rPr>
              <w:t>±20.5%</w:t>
            </w:r>
          </w:p>
        </w:tc>
      </w:tr>
      <w:tr w:rsidR="00D054D8" w14:paraId="1BC12B9F"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3E885D04" w14:textId="77777777" w:rsidR="00D054D8" w:rsidRDefault="00D054D8">
            <w:pPr>
              <w:pStyle w:val="TableParagraph"/>
              <w:spacing w:line="210" w:lineRule="exact"/>
              <w:ind w:left="92"/>
              <w:rPr>
                <w:sz w:val="20"/>
              </w:rPr>
            </w:pPr>
            <w:proofErr w:type="spellStart"/>
            <w:proofErr w:type="gramStart"/>
            <w:r>
              <w:rPr>
                <w:sz w:val="20"/>
              </w:rPr>
              <w:t>m,p</w:t>
            </w:r>
            <w:proofErr w:type="spellEnd"/>
            <w:proofErr w:type="gramEnd"/>
            <w:r>
              <w:rPr>
                <w:sz w:val="20"/>
              </w:rPr>
              <w:t>-Xylene (total)</w:t>
            </w:r>
          </w:p>
        </w:tc>
        <w:tc>
          <w:tcPr>
            <w:tcW w:w="2298" w:type="dxa"/>
            <w:tcBorders>
              <w:top w:val="single" w:sz="6" w:space="0" w:color="000000"/>
              <w:left w:val="single" w:sz="6" w:space="0" w:color="000000"/>
              <w:bottom w:val="single" w:sz="6" w:space="0" w:color="000000"/>
              <w:right w:val="single" w:sz="6" w:space="0" w:color="000000"/>
            </w:tcBorders>
            <w:hideMark/>
          </w:tcPr>
          <w:p w14:paraId="10653CBF"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16D81A25" w14:textId="77777777" w:rsidR="00D054D8" w:rsidRDefault="00D054D8">
            <w:pPr>
              <w:pStyle w:val="TableParagraph"/>
              <w:spacing w:line="210" w:lineRule="exact"/>
              <w:ind w:left="229" w:right="216"/>
              <w:jc w:val="center"/>
              <w:rPr>
                <w:sz w:val="20"/>
              </w:rPr>
            </w:pPr>
            <w:r>
              <w:rPr>
                <w:sz w:val="20"/>
              </w:rPr>
              <w:t>0.620 µg/L</w:t>
            </w:r>
          </w:p>
        </w:tc>
        <w:tc>
          <w:tcPr>
            <w:tcW w:w="1155" w:type="dxa"/>
            <w:tcBorders>
              <w:top w:val="single" w:sz="6" w:space="0" w:color="000000"/>
              <w:left w:val="single" w:sz="6" w:space="0" w:color="000000"/>
              <w:bottom w:val="single" w:sz="6" w:space="0" w:color="000000"/>
              <w:right w:val="single" w:sz="6" w:space="0" w:color="000000"/>
            </w:tcBorders>
            <w:hideMark/>
          </w:tcPr>
          <w:p w14:paraId="7B6FBE1A" w14:textId="77777777" w:rsidR="00D054D8" w:rsidRDefault="00D054D8">
            <w:pPr>
              <w:pStyle w:val="TableParagraph"/>
              <w:spacing w:line="210" w:lineRule="exact"/>
              <w:ind w:right="213"/>
              <w:jc w:val="right"/>
              <w:rPr>
                <w:sz w:val="20"/>
              </w:rPr>
            </w:pPr>
            <w:r>
              <w:rPr>
                <w:sz w:val="20"/>
              </w:rPr>
              <w:t>2.0 µg/L</w:t>
            </w:r>
          </w:p>
        </w:tc>
        <w:tc>
          <w:tcPr>
            <w:tcW w:w="3839" w:type="dxa"/>
            <w:tcBorders>
              <w:top w:val="single" w:sz="6" w:space="0" w:color="000000"/>
              <w:left w:val="single" w:sz="6" w:space="0" w:color="000000"/>
              <w:bottom w:val="single" w:sz="6" w:space="0" w:color="000000"/>
              <w:right w:val="single" w:sz="6" w:space="0" w:color="000000"/>
            </w:tcBorders>
            <w:hideMark/>
          </w:tcPr>
          <w:p w14:paraId="08DCE249"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CE1C14B" w14:textId="77777777" w:rsidR="00D054D8" w:rsidRDefault="00D054D8">
            <w:pPr>
              <w:pStyle w:val="TableParagraph"/>
              <w:spacing w:line="210" w:lineRule="exact"/>
              <w:ind w:left="188" w:right="153"/>
              <w:jc w:val="center"/>
              <w:rPr>
                <w:sz w:val="20"/>
              </w:rPr>
            </w:pPr>
            <w:r>
              <w:rPr>
                <w:sz w:val="20"/>
              </w:rPr>
              <w:t>±20.5%</w:t>
            </w:r>
          </w:p>
        </w:tc>
      </w:tr>
      <w:tr w:rsidR="00D054D8" w14:paraId="2EF0E8E7" w14:textId="77777777" w:rsidTr="00D054D8">
        <w:trPr>
          <w:trHeight w:val="229"/>
        </w:trPr>
        <w:tc>
          <w:tcPr>
            <w:tcW w:w="2572" w:type="dxa"/>
            <w:tcBorders>
              <w:top w:val="single" w:sz="6" w:space="0" w:color="000000"/>
              <w:left w:val="double" w:sz="2" w:space="0" w:color="000000"/>
              <w:bottom w:val="single" w:sz="6" w:space="0" w:color="000000"/>
              <w:right w:val="single" w:sz="6" w:space="0" w:color="000000"/>
            </w:tcBorders>
            <w:hideMark/>
          </w:tcPr>
          <w:p w14:paraId="5CB33047" w14:textId="77777777" w:rsidR="00D054D8" w:rsidRDefault="00D054D8">
            <w:pPr>
              <w:pStyle w:val="TableParagraph"/>
              <w:spacing w:line="210" w:lineRule="exact"/>
              <w:ind w:left="92"/>
              <w:rPr>
                <w:sz w:val="20"/>
              </w:rPr>
            </w:pPr>
            <w:r>
              <w:rPr>
                <w:sz w:val="20"/>
              </w:rPr>
              <w:t>o-Xylene</w:t>
            </w:r>
          </w:p>
        </w:tc>
        <w:tc>
          <w:tcPr>
            <w:tcW w:w="2298" w:type="dxa"/>
            <w:tcBorders>
              <w:top w:val="single" w:sz="6" w:space="0" w:color="000000"/>
              <w:left w:val="single" w:sz="6" w:space="0" w:color="000000"/>
              <w:bottom w:val="single" w:sz="6" w:space="0" w:color="000000"/>
              <w:right w:val="single" w:sz="6" w:space="0" w:color="000000"/>
            </w:tcBorders>
            <w:hideMark/>
          </w:tcPr>
          <w:p w14:paraId="614FF280" w14:textId="77777777" w:rsidR="00D054D8" w:rsidRDefault="00D054D8">
            <w:pPr>
              <w:pStyle w:val="TableParagraph"/>
              <w:spacing w:line="210"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hideMark/>
          </w:tcPr>
          <w:p w14:paraId="5317091E" w14:textId="77777777" w:rsidR="00D054D8" w:rsidRDefault="00D054D8">
            <w:pPr>
              <w:pStyle w:val="TableParagraph"/>
              <w:spacing w:line="210" w:lineRule="exact"/>
              <w:ind w:left="716"/>
              <w:rPr>
                <w:sz w:val="20"/>
              </w:rPr>
            </w:pPr>
            <w:r>
              <w:rPr>
                <w:sz w:val="20"/>
              </w:rPr>
              <w:t>0.31 µg/L</w:t>
            </w:r>
          </w:p>
        </w:tc>
        <w:tc>
          <w:tcPr>
            <w:tcW w:w="1155" w:type="dxa"/>
            <w:tcBorders>
              <w:top w:val="single" w:sz="6" w:space="0" w:color="000000"/>
              <w:left w:val="single" w:sz="6" w:space="0" w:color="000000"/>
              <w:bottom w:val="single" w:sz="6" w:space="0" w:color="000000"/>
              <w:right w:val="single" w:sz="6" w:space="0" w:color="000000"/>
            </w:tcBorders>
            <w:hideMark/>
          </w:tcPr>
          <w:p w14:paraId="35C59DF7" w14:textId="77777777" w:rsidR="00D054D8" w:rsidRDefault="00D054D8">
            <w:pPr>
              <w:pStyle w:val="TableParagraph"/>
              <w:spacing w:line="210" w:lineRule="exact"/>
              <w:ind w:right="213"/>
              <w:jc w:val="right"/>
              <w:rPr>
                <w:sz w:val="20"/>
              </w:rPr>
            </w:pPr>
            <w:r>
              <w:rPr>
                <w:sz w:val="20"/>
              </w:rPr>
              <w:t>1.0 µg/L</w:t>
            </w:r>
          </w:p>
        </w:tc>
        <w:tc>
          <w:tcPr>
            <w:tcW w:w="3839" w:type="dxa"/>
            <w:tcBorders>
              <w:top w:val="single" w:sz="6" w:space="0" w:color="000000"/>
              <w:left w:val="single" w:sz="6" w:space="0" w:color="000000"/>
              <w:bottom w:val="single" w:sz="6" w:space="0" w:color="000000"/>
              <w:right w:val="single" w:sz="6" w:space="0" w:color="000000"/>
            </w:tcBorders>
            <w:hideMark/>
          </w:tcPr>
          <w:p w14:paraId="7949CCF1" w14:textId="77777777" w:rsidR="00D054D8" w:rsidRDefault="00D054D8">
            <w:pPr>
              <w:pStyle w:val="TableParagraph"/>
              <w:spacing w:line="210" w:lineRule="exact"/>
              <w:ind w:left="332" w:right="316"/>
              <w:jc w:val="center"/>
              <w:rPr>
                <w:sz w:val="20"/>
              </w:rPr>
            </w:pPr>
            <w:r>
              <w:rPr>
                <w:sz w:val="20"/>
              </w:rPr>
              <w:t>20%</w:t>
            </w:r>
          </w:p>
        </w:tc>
        <w:tc>
          <w:tcPr>
            <w:tcW w:w="1571" w:type="dxa"/>
            <w:tcBorders>
              <w:top w:val="single" w:sz="6" w:space="0" w:color="000000"/>
              <w:left w:val="single" w:sz="6" w:space="0" w:color="000000"/>
              <w:bottom w:val="single" w:sz="6" w:space="0" w:color="000000"/>
              <w:right w:val="double" w:sz="2" w:space="0" w:color="000000"/>
            </w:tcBorders>
            <w:hideMark/>
          </w:tcPr>
          <w:p w14:paraId="1F482CF1" w14:textId="77777777" w:rsidR="00D054D8" w:rsidRDefault="00D054D8">
            <w:pPr>
              <w:pStyle w:val="TableParagraph"/>
              <w:spacing w:line="210" w:lineRule="exact"/>
              <w:ind w:left="188" w:right="155"/>
              <w:jc w:val="center"/>
              <w:rPr>
                <w:sz w:val="20"/>
              </w:rPr>
            </w:pPr>
            <w:r>
              <w:rPr>
                <w:sz w:val="20"/>
              </w:rPr>
              <w:t>±22%</w:t>
            </w:r>
          </w:p>
        </w:tc>
      </w:tr>
      <w:tr w:rsidR="00D054D8" w14:paraId="3EDE46E5"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6B23A71A" w14:textId="77777777" w:rsidR="00D054D8" w:rsidRDefault="00D054D8">
            <w:pPr>
              <w:pStyle w:val="TableParagraph"/>
              <w:spacing w:line="230" w:lineRule="exact"/>
              <w:ind w:left="92" w:right="569"/>
              <w:rPr>
                <w:sz w:val="20"/>
              </w:rPr>
            </w:pPr>
            <w:r>
              <w:rPr>
                <w:sz w:val="20"/>
              </w:rPr>
              <w:t>1,2-Dichloroethane-D4 (surrogate)</w:t>
            </w:r>
          </w:p>
        </w:tc>
        <w:tc>
          <w:tcPr>
            <w:tcW w:w="2298" w:type="dxa"/>
            <w:tcBorders>
              <w:top w:val="single" w:sz="6" w:space="0" w:color="000000"/>
              <w:left w:val="single" w:sz="6" w:space="0" w:color="000000"/>
              <w:bottom w:val="single" w:sz="6" w:space="0" w:color="000000"/>
              <w:right w:val="single" w:sz="6" w:space="0" w:color="000000"/>
            </w:tcBorders>
            <w:hideMark/>
          </w:tcPr>
          <w:p w14:paraId="51CE91B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7CB8403D"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4385578D"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6D7C8B92"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5E034797" w14:textId="77777777" w:rsidR="00D054D8" w:rsidRDefault="00D054D8">
            <w:pPr>
              <w:pStyle w:val="TableParagraph"/>
              <w:spacing w:line="228" w:lineRule="exact"/>
              <w:ind w:left="188" w:right="153"/>
              <w:jc w:val="center"/>
              <w:rPr>
                <w:sz w:val="20"/>
              </w:rPr>
            </w:pPr>
            <w:r>
              <w:rPr>
                <w:sz w:val="20"/>
              </w:rPr>
              <w:t>±18.5%</w:t>
            </w:r>
          </w:p>
        </w:tc>
      </w:tr>
      <w:tr w:rsidR="00D054D8" w14:paraId="2C497926" w14:textId="77777777" w:rsidTr="00D054D8">
        <w:trPr>
          <w:trHeight w:val="460"/>
        </w:trPr>
        <w:tc>
          <w:tcPr>
            <w:tcW w:w="2572" w:type="dxa"/>
            <w:tcBorders>
              <w:top w:val="single" w:sz="6" w:space="0" w:color="000000"/>
              <w:left w:val="double" w:sz="2" w:space="0" w:color="000000"/>
              <w:bottom w:val="single" w:sz="6" w:space="0" w:color="000000"/>
              <w:right w:val="single" w:sz="6" w:space="0" w:color="000000"/>
            </w:tcBorders>
            <w:hideMark/>
          </w:tcPr>
          <w:p w14:paraId="70528D44" w14:textId="77777777" w:rsidR="00D054D8" w:rsidRDefault="00D054D8">
            <w:pPr>
              <w:pStyle w:val="TableParagraph"/>
              <w:spacing w:line="230" w:lineRule="exact"/>
              <w:ind w:left="92" w:right="563"/>
              <w:rPr>
                <w:sz w:val="20"/>
              </w:rPr>
            </w:pPr>
            <w:r>
              <w:rPr>
                <w:sz w:val="20"/>
              </w:rPr>
              <w:t>4-Bromofluorobenzene (surrogate)</w:t>
            </w:r>
          </w:p>
        </w:tc>
        <w:tc>
          <w:tcPr>
            <w:tcW w:w="2298" w:type="dxa"/>
            <w:tcBorders>
              <w:top w:val="single" w:sz="6" w:space="0" w:color="000000"/>
              <w:left w:val="single" w:sz="6" w:space="0" w:color="000000"/>
              <w:bottom w:val="single" w:sz="6" w:space="0" w:color="000000"/>
              <w:right w:val="single" w:sz="6" w:space="0" w:color="000000"/>
            </w:tcBorders>
            <w:hideMark/>
          </w:tcPr>
          <w:p w14:paraId="2A024DE2" w14:textId="77777777" w:rsidR="00D054D8" w:rsidRDefault="00D054D8">
            <w:pPr>
              <w:pStyle w:val="TableParagraph"/>
              <w:spacing w:line="228" w:lineRule="exact"/>
              <w:ind w:left="107"/>
              <w:rPr>
                <w:sz w:val="20"/>
              </w:rPr>
            </w:pPr>
            <w:r>
              <w:rPr>
                <w:sz w:val="20"/>
              </w:rPr>
              <w:t>EPA 624</w:t>
            </w:r>
          </w:p>
        </w:tc>
        <w:tc>
          <w:tcPr>
            <w:tcW w:w="2228" w:type="dxa"/>
            <w:tcBorders>
              <w:top w:val="single" w:sz="6" w:space="0" w:color="000000"/>
              <w:left w:val="single" w:sz="6" w:space="0" w:color="000000"/>
              <w:bottom w:val="single" w:sz="6" w:space="0" w:color="000000"/>
              <w:right w:val="single" w:sz="6" w:space="0" w:color="000000"/>
            </w:tcBorders>
          </w:tcPr>
          <w:p w14:paraId="3572AB66" w14:textId="77777777" w:rsidR="00D054D8" w:rsidRDefault="00D054D8">
            <w:pPr>
              <w:pStyle w:val="TableParagraph"/>
              <w:rPr>
                <w:sz w:val="20"/>
              </w:rPr>
            </w:pPr>
          </w:p>
        </w:tc>
        <w:tc>
          <w:tcPr>
            <w:tcW w:w="1155" w:type="dxa"/>
            <w:tcBorders>
              <w:top w:val="single" w:sz="6" w:space="0" w:color="000000"/>
              <w:left w:val="single" w:sz="6" w:space="0" w:color="000000"/>
              <w:bottom w:val="single" w:sz="6" w:space="0" w:color="000000"/>
              <w:right w:val="single" w:sz="6" w:space="0" w:color="000000"/>
            </w:tcBorders>
          </w:tcPr>
          <w:p w14:paraId="0B2628CC" w14:textId="77777777" w:rsidR="00D054D8" w:rsidRDefault="00D054D8">
            <w:pPr>
              <w:pStyle w:val="TableParagraph"/>
              <w:rPr>
                <w:sz w:val="20"/>
              </w:rPr>
            </w:pPr>
          </w:p>
        </w:tc>
        <w:tc>
          <w:tcPr>
            <w:tcW w:w="3839" w:type="dxa"/>
            <w:tcBorders>
              <w:top w:val="single" w:sz="6" w:space="0" w:color="000000"/>
              <w:left w:val="single" w:sz="6" w:space="0" w:color="000000"/>
              <w:bottom w:val="single" w:sz="6" w:space="0" w:color="000000"/>
              <w:right w:val="single" w:sz="6" w:space="0" w:color="000000"/>
            </w:tcBorders>
          </w:tcPr>
          <w:p w14:paraId="51F7CB30" w14:textId="77777777" w:rsidR="00D054D8" w:rsidRDefault="00D054D8">
            <w:pPr>
              <w:pStyle w:val="TableParagraph"/>
              <w:rPr>
                <w:sz w:val="20"/>
              </w:rPr>
            </w:pPr>
          </w:p>
        </w:tc>
        <w:tc>
          <w:tcPr>
            <w:tcW w:w="1571" w:type="dxa"/>
            <w:tcBorders>
              <w:top w:val="single" w:sz="6" w:space="0" w:color="000000"/>
              <w:left w:val="single" w:sz="6" w:space="0" w:color="000000"/>
              <w:bottom w:val="single" w:sz="6" w:space="0" w:color="000000"/>
              <w:right w:val="double" w:sz="2" w:space="0" w:color="000000"/>
            </w:tcBorders>
            <w:hideMark/>
          </w:tcPr>
          <w:p w14:paraId="2A3AC94E" w14:textId="77777777" w:rsidR="00D054D8" w:rsidRDefault="00D054D8">
            <w:pPr>
              <w:pStyle w:val="TableParagraph"/>
              <w:spacing w:line="228" w:lineRule="exact"/>
              <w:ind w:left="188" w:right="153"/>
              <w:jc w:val="center"/>
              <w:rPr>
                <w:sz w:val="20"/>
              </w:rPr>
            </w:pPr>
            <w:r>
              <w:rPr>
                <w:sz w:val="20"/>
              </w:rPr>
              <w:t>±14.4%</w:t>
            </w:r>
          </w:p>
        </w:tc>
      </w:tr>
      <w:tr w:rsidR="00D054D8" w14:paraId="16E827DE" w14:textId="77777777" w:rsidTr="00D054D8">
        <w:trPr>
          <w:trHeight w:val="460"/>
        </w:trPr>
        <w:tc>
          <w:tcPr>
            <w:tcW w:w="2572" w:type="dxa"/>
            <w:tcBorders>
              <w:top w:val="single" w:sz="6" w:space="0" w:color="000000"/>
              <w:left w:val="double" w:sz="2" w:space="0" w:color="000000"/>
              <w:bottom w:val="double" w:sz="2" w:space="0" w:color="000000"/>
              <w:right w:val="single" w:sz="6" w:space="0" w:color="000000"/>
            </w:tcBorders>
            <w:hideMark/>
          </w:tcPr>
          <w:p w14:paraId="19B9690B" w14:textId="77777777" w:rsidR="00D054D8" w:rsidRDefault="00D054D8">
            <w:pPr>
              <w:pStyle w:val="TableParagraph"/>
              <w:spacing w:line="227" w:lineRule="exact"/>
              <w:ind w:left="92"/>
              <w:rPr>
                <w:sz w:val="20"/>
              </w:rPr>
            </w:pPr>
            <w:r>
              <w:rPr>
                <w:sz w:val="20"/>
              </w:rPr>
              <w:t>Toluene D-8</w:t>
            </w:r>
          </w:p>
          <w:p w14:paraId="78FF9459" w14:textId="77777777" w:rsidR="00D054D8" w:rsidRDefault="00D054D8">
            <w:pPr>
              <w:pStyle w:val="TableParagraph"/>
              <w:spacing w:line="214" w:lineRule="exact"/>
              <w:ind w:left="92"/>
              <w:rPr>
                <w:sz w:val="20"/>
              </w:rPr>
            </w:pPr>
            <w:r>
              <w:rPr>
                <w:sz w:val="20"/>
              </w:rPr>
              <w:t>(surrogate)</w:t>
            </w:r>
          </w:p>
        </w:tc>
        <w:tc>
          <w:tcPr>
            <w:tcW w:w="2298" w:type="dxa"/>
            <w:tcBorders>
              <w:top w:val="single" w:sz="6" w:space="0" w:color="000000"/>
              <w:left w:val="single" w:sz="6" w:space="0" w:color="000000"/>
              <w:bottom w:val="double" w:sz="2" w:space="0" w:color="000000"/>
              <w:right w:val="single" w:sz="6" w:space="0" w:color="000000"/>
            </w:tcBorders>
            <w:hideMark/>
          </w:tcPr>
          <w:p w14:paraId="7FEB13DD" w14:textId="77777777" w:rsidR="00D054D8" w:rsidRDefault="00D054D8">
            <w:pPr>
              <w:pStyle w:val="TableParagraph"/>
              <w:spacing w:line="227" w:lineRule="exact"/>
              <w:ind w:left="107"/>
              <w:rPr>
                <w:sz w:val="20"/>
              </w:rPr>
            </w:pPr>
            <w:r>
              <w:rPr>
                <w:sz w:val="20"/>
              </w:rPr>
              <w:t>EPA 624</w:t>
            </w:r>
          </w:p>
        </w:tc>
        <w:tc>
          <w:tcPr>
            <w:tcW w:w="2228" w:type="dxa"/>
            <w:tcBorders>
              <w:top w:val="single" w:sz="6" w:space="0" w:color="000000"/>
              <w:left w:val="single" w:sz="6" w:space="0" w:color="000000"/>
              <w:bottom w:val="double" w:sz="2" w:space="0" w:color="000000"/>
              <w:right w:val="single" w:sz="6" w:space="0" w:color="000000"/>
            </w:tcBorders>
          </w:tcPr>
          <w:p w14:paraId="7865F719" w14:textId="77777777" w:rsidR="00D054D8" w:rsidRDefault="00D054D8">
            <w:pPr>
              <w:pStyle w:val="TableParagraph"/>
              <w:rPr>
                <w:sz w:val="20"/>
              </w:rPr>
            </w:pPr>
          </w:p>
        </w:tc>
        <w:tc>
          <w:tcPr>
            <w:tcW w:w="1155" w:type="dxa"/>
            <w:tcBorders>
              <w:top w:val="single" w:sz="6" w:space="0" w:color="000000"/>
              <w:left w:val="single" w:sz="6" w:space="0" w:color="000000"/>
              <w:bottom w:val="double" w:sz="2" w:space="0" w:color="000000"/>
              <w:right w:val="single" w:sz="6" w:space="0" w:color="000000"/>
            </w:tcBorders>
          </w:tcPr>
          <w:p w14:paraId="7AC576FC" w14:textId="77777777" w:rsidR="00D054D8" w:rsidRDefault="00D054D8">
            <w:pPr>
              <w:pStyle w:val="TableParagraph"/>
              <w:rPr>
                <w:sz w:val="20"/>
              </w:rPr>
            </w:pPr>
          </w:p>
        </w:tc>
        <w:tc>
          <w:tcPr>
            <w:tcW w:w="3839" w:type="dxa"/>
            <w:tcBorders>
              <w:top w:val="single" w:sz="6" w:space="0" w:color="000000"/>
              <w:left w:val="single" w:sz="6" w:space="0" w:color="000000"/>
              <w:bottom w:val="double" w:sz="2" w:space="0" w:color="000000"/>
              <w:right w:val="single" w:sz="6" w:space="0" w:color="000000"/>
            </w:tcBorders>
          </w:tcPr>
          <w:p w14:paraId="047299F6" w14:textId="77777777" w:rsidR="00D054D8" w:rsidRDefault="00D054D8">
            <w:pPr>
              <w:pStyle w:val="TableParagraph"/>
              <w:rPr>
                <w:sz w:val="20"/>
              </w:rPr>
            </w:pPr>
          </w:p>
        </w:tc>
        <w:tc>
          <w:tcPr>
            <w:tcW w:w="1571" w:type="dxa"/>
            <w:tcBorders>
              <w:top w:val="single" w:sz="6" w:space="0" w:color="000000"/>
              <w:left w:val="single" w:sz="6" w:space="0" w:color="000000"/>
              <w:bottom w:val="double" w:sz="2" w:space="0" w:color="000000"/>
              <w:right w:val="double" w:sz="2" w:space="0" w:color="000000"/>
            </w:tcBorders>
            <w:hideMark/>
          </w:tcPr>
          <w:p w14:paraId="3B8921F2" w14:textId="77777777" w:rsidR="00D054D8" w:rsidRDefault="00D054D8">
            <w:pPr>
              <w:pStyle w:val="TableParagraph"/>
              <w:spacing w:line="227" w:lineRule="exact"/>
              <w:ind w:left="188" w:right="153"/>
              <w:jc w:val="center"/>
              <w:rPr>
                <w:sz w:val="20"/>
              </w:rPr>
            </w:pPr>
            <w:r>
              <w:rPr>
                <w:sz w:val="20"/>
              </w:rPr>
              <w:t>±11.5%</w:t>
            </w:r>
          </w:p>
        </w:tc>
      </w:tr>
    </w:tbl>
    <w:p w14:paraId="0D365755" w14:textId="77777777" w:rsidR="00D054D8" w:rsidRDefault="00D054D8" w:rsidP="00E81AB1">
      <w:pPr>
        <w:widowControl/>
        <w:autoSpaceDE/>
        <w:autoSpaceDN/>
        <w:rPr>
          <w:sz w:val="21"/>
        </w:rPr>
      </w:pPr>
    </w:p>
    <w:p w14:paraId="6DE372D9" w14:textId="77777777" w:rsidR="00D054D8" w:rsidRDefault="00D054D8" w:rsidP="001F141E">
      <w:pPr>
        <w:pStyle w:val="BodyText"/>
        <w:spacing w:before="90"/>
        <w:ind w:left="820" w:right="38" w:firstLine="620"/>
        <w:jc w:val="both"/>
      </w:pPr>
      <w:r>
        <w:t xml:space="preserve">GCFID, gas chromatograph flame ionization detector </w:t>
      </w:r>
    </w:p>
    <w:p w14:paraId="7928CB39" w14:textId="77777777" w:rsidR="00D054D8" w:rsidRDefault="00D054D8" w:rsidP="001F141E">
      <w:pPr>
        <w:pStyle w:val="BodyText"/>
        <w:spacing w:before="90"/>
        <w:ind w:left="820" w:right="38" w:firstLine="620"/>
        <w:jc w:val="both"/>
      </w:pPr>
      <w:r>
        <w:t xml:space="preserve">GCPID, gas chromatograph photo ionization detector </w:t>
      </w:r>
    </w:p>
    <w:p w14:paraId="50FFF790" w14:textId="63C14C33" w:rsidR="00D054D8" w:rsidRDefault="00D054D8" w:rsidP="001F141E">
      <w:pPr>
        <w:pStyle w:val="BodyText"/>
        <w:spacing w:before="90"/>
        <w:ind w:left="820" w:right="38" w:firstLine="620"/>
        <w:jc w:val="both"/>
      </w:pPr>
      <w:r>
        <w:t>PQL, practical quantification limit</w:t>
      </w:r>
    </w:p>
    <w:p w14:paraId="249B5D8C" w14:textId="77777777" w:rsidR="00D054D8" w:rsidRDefault="00D054D8" w:rsidP="001F141E">
      <w:pPr>
        <w:pStyle w:val="BodyText"/>
        <w:spacing w:before="90"/>
        <w:ind w:left="820" w:right="38" w:firstLine="620"/>
        <w:jc w:val="both"/>
      </w:pPr>
      <w:r>
        <w:t xml:space="preserve">µg/L, micrograms per liter (parts per billion) </w:t>
      </w:r>
    </w:p>
    <w:p w14:paraId="36EA63DD" w14:textId="77777777" w:rsidR="00D054D8" w:rsidRDefault="00D054D8" w:rsidP="001F141E">
      <w:pPr>
        <w:pStyle w:val="BodyText"/>
        <w:spacing w:before="90"/>
        <w:ind w:left="820" w:right="38" w:firstLine="620"/>
        <w:jc w:val="both"/>
      </w:pPr>
      <w:r>
        <w:t>mg/L, milligrams per liter (parts per million)</w:t>
      </w:r>
    </w:p>
    <w:p w14:paraId="0995374B" w14:textId="0CD9DCCA" w:rsidR="00D054D8" w:rsidRDefault="00D054D8" w:rsidP="001F141E">
      <w:pPr>
        <w:pStyle w:val="BodyText"/>
        <w:spacing w:before="90"/>
        <w:ind w:left="820" w:right="38" w:firstLine="620"/>
        <w:jc w:val="both"/>
      </w:pPr>
      <w:r>
        <w:t>RPD; relative percent difference</w:t>
      </w:r>
    </w:p>
    <w:p w14:paraId="1CF7D7F9" w14:textId="6B2533D6" w:rsidR="008E4C7F" w:rsidRDefault="008E4C7F" w:rsidP="00D054D8">
      <w:pPr>
        <w:pStyle w:val="BodyText"/>
        <w:spacing w:before="90"/>
        <w:ind w:left="820" w:right="38"/>
        <w:jc w:val="both"/>
      </w:pPr>
    </w:p>
    <w:p w14:paraId="0D42846B" w14:textId="16E05CB9" w:rsidR="008E4C7F" w:rsidRDefault="008E4C7F" w:rsidP="00D054D8">
      <w:pPr>
        <w:pStyle w:val="BodyText"/>
        <w:spacing w:before="90"/>
        <w:ind w:left="820" w:right="38"/>
        <w:jc w:val="both"/>
      </w:pPr>
    </w:p>
    <w:p w14:paraId="3851E559" w14:textId="77777777" w:rsidR="001F141E" w:rsidRDefault="001F141E" w:rsidP="00D054D8">
      <w:pPr>
        <w:pStyle w:val="BodyText"/>
        <w:spacing w:before="90"/>
        <w:ind w:left="820" w:right="38"/>
        <w:jc w:val="both"/>
      </w:pPr>
    </w:p>
    <w:p w14:paraId="393CD6B6" w14:textId="6E05DAA8" w:rsidR="008E4C7F" w:rsidRDefault="008E4C7F" w:rsidP="00D054D8">
      <w:pPr>
        <w:pStyle w:val="BodyText"/>
        <w:spacing w:before="90"/>
        <w:ind w:left="820" w:right="38"/>
        <w:jc w:val="both"/>
      </w:pPr>
    </w:p>
    <w:p w14:paraId="1BF42AC4" w14:textId="4D0D8E8B" w:rsidR="00630926" w:rsidRPr="0044308E" w:rsidRDefault="0044308E" w:rsidP="0044308E">
      <w:pPr>
        <w:pStyle w:val="Caption"/>
        <w:keepNext/>
        <w:ind w:firstLine="720"/>
        <w:rPr>
          <w:i w:val="0"/>
          <w:color w:val="auto"/>
        </w:rPr>
      </w:pPr>
      <w:bookmarkStart w:id="108" w:name="_Toc117088111"/>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4</w:t>
      </w:r>
      <w:r w:rsidRPr="0044308E">
        <w:rPr>
          <w:b/>
          <w:i w:val="0"/>
          <w:color w:val="auto"/>
          <w:sz w:val="24"/>
          <w:szCs w:val="24"/>
        </w:rPr>
        <w:fldChar w:fldCharType="end"/>
      </w:r>
      <w:r w:rsidR="00630926" w:rsidRPr="0044308E">
        <w:rPr>
          <w:b/>
          <w:i w:val="0"/>
          <w:color w:val="auto"/>
          <w:sz w:val="24"/>
          <w:szCs w:val="24"/>
        </w:rPr>
        <w:t>. Data</w:t>
      </w:r>
      <w:r w:rsidR="00630926" w:rsidRPr="0044308E">
        <w:rPr>
          <w:b/>
          <w:i w:val="0"/>
          <w:color w:val="auto"/>
          <w:sz w:val="24"/>
        </w:rPr>
        <w:t xml:space="preserve"> Quality Objectives for Metals Collected for Agency Baseline (Supplied by SGS)</w:t>
      </w:r>
      <w:bookmarkEnd w:id="108"/>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821"/>
        <w:gridCol w:w="2727"/>
        <w:gridCol w:w="2213"/>
        <w:gridCol w:w="1813"/>
        <w:gridCol w:w="2063"/>
        <w:gridCol w:w="2070"/>
      </w:tblGrid>
      <w:tr w:rsidR="00630926" w14:paraId="73AF84E5" w14:textId="77777777" w:rsidTr="00630926">
        <w:trPr>
          <w:trHeight w:val="890"/>
        </w:trPr>
        <w:tc>
          <w:tcPr>
            <w:tcW w:w="2821" w:type="dxa"/>
            <w:tcBorders>
              <w:top w:val="double" w:sz="2" w:space="0" w:color="000000"/>
              <w:left w:val="double" w:sz="2" w:space="0" w:color="000000"/>
              <w:bottom w:val="single" w:sz="6" w:space="0" w:color="000000"/>
              <w:right w:val="single" w:sz="6" w:space="0" w:color="000000"/>
            </w:tcBorders>
          </w:tcPr>
          <w:p w14:paraId="01196ADD" w14:textId="77777777" w:rsidR="00630926" w:rsidRDefault="00630926">
            <w:pPr>
              <w:pStyle w:val="TableParagraph"/>
              <w:rPr>
                <w:b/>
              </w:rPr>
            </w:pPr>
          </w:p>
          <w:p w14:paraId="4725429A" w14:textId="77777777" w:rsidR="00630926" w:rsidRDefault="00630926">
            <w:pPr>
              <w:pStyle w:val="TableParagraph"/>
              <w:spacing w:before="1"/>
              <w:ind w:left="92"/>
              <w:rPr>
                <w:b/>
                <w:sz w:val="24"/>
              </w:rPr>
            </w:pPr>
            <w:r>
              <w:rPr>
                <w:b/>
                <w:sz w:val="24"/>
              </w:rPr>
              <w:t>PARAMETER</w:t>
            </w:r>
          </w:p>
        </w:tc>
        <w:tc>
          <w:tcPr>
            <w:tcW w:w="2727" w:type="dxa"/>
            <w:tcBorders>
              <w:top w:val="double" w:sz="2" w:space="0" w:color="000000"/>
              <w:left w:val="single" w:sz="6" w:space="0" w:color="000000"/>
              <w:bottom w:val="single" w:sz="6" w:space="0" w:color="000000"/>
              <w:right w:val="single" w:sz="6" w:space="0" w:color="000000"/>
            </w:tcBorders>
          </w:tcPr>
          <w:p w14:paraId="7B78EF20" w14:textId="77777777" w:rsidR="00630926" w:rsidRDefault="00630926">
            <w:pPr>
              <w:pStyle w:val="TableParagraph"/>
              <w:rPr>
                <w:b/>
              </w:rPr>
            </w:pPr>
          </w:p>
          <w:p w14:paraId="697A9A7B" w14:textId="77777777" w:rsidR="00630926" w:rsidRDefault="00630926">
            <w:pPr>
              <w:pStyle w:val="TableParagraph"/>
              <w:spacing w:before="1"/>
              <w:ind w:left="107"/>
              <w:rPr>
                <w:b/>
                <w:sz w:val="24"/>
              </w:rPr>
            </w:pPr>
            <w:r>
              <w:rPr>
                <w:b/>
                <w:sz w:val="24"/>
              </w:rPr>
              <w:t>METHOD</w:t>
            </w:r>
          </w:p>
        </w:tc>
        <w:tc>
          <w:tcPr>
            <w:tcW w:w="2213" w:type="dxa"/>
            <w:tcBorders>
              <w:top w:val="double" w:sz="2" w:space="0" w:color="000000"/>
              <w:left w:val="single" w:sz="6" w:space="0" w:color="000000"/>
              <w:bottom w:val="single" w:sz="6" w:space="0" w:color="000000"/>
              <w:right w:val="single" w:sz="6" w:space="0" w:color="000000"/>
            </w:tcBorders>
            <w:hideMark/>
          </w:tcPr>
          <w:p w14:paraId="1F854444" w14:textId="77777777" w:rsidR="00630926" w:rsidRDefault="00630926">
            <w:pPr>
              <w:pStyle w:val="TableParagraph"/>
              <w:spacing w:before="116"/>
              <w:ind w:left="748" w:right="296" w:hanging="414"/>
              <w:rPr>
                <w:b/>
                <w:sz w:val="24"/>
              </w:rPr>
            </w:pPr>
            <w:r>
              <w:rPr>
                <w:b/>
                <w:sz w:val="24"/>
              </w:rPr>
              <w:t>SENSITIVITY (MDL)</w:t>
            </w:r>
          </w:p>
        </w:tc>
        <w:tc>
          <w:tcPr>
            <w:tcW w:w="1813" w:type="dxa"/>
            <w:tcBorders>
              <w:top w:val="double" w:sz="2" w:space="0" w:color="000000"/>
              <w:left w:val="single" w:sz="6" w:space="0" w:color="000000"/>
              <w:bottom w:val="single" w:sz="6" w:space="0" w:color="000000"/>
              <w:right w:val="single" w:sz="6" w:space="0" w:color="000000"/>
            </w:tcBorders>
            <w:hideMark/>
          </w:tcPr>
          <w:p w14:paraId="5698A78A" w14:textId="77777777" w:rsidR="00630926" w:rsidRDefault="00630926">
            <w:pPr>
              <w:pStyle w:val="TableParagraph"/>
              <w:spacing w:before="46"/>
              <w:ind w:left="478" w:right="460"/>
              <w:jc w:val="center"/>
              <w:rPr>
                <w:b/>
                <w:sz w:val="24"/>
              </w:rPr>
            </w:pPr>
            <w:r>
              <w:rPr>
                <w:b/>
                <w:sz w:val="24"/>
              </w:rPr>
              <w:t>PQL</w:t>
            </w:r>
          </w:p>
        </w:tc>
        <w:tc>
          <w:tcPr>
            <w:tcW w:w="2063" w:type="dxa"/>
            <w:tcBorders>
              <w:top w:val="double" w:sz="2" w:space="0" w:color="000000"/>
              <w:left w:val="single" w:sz="6" w:space="0" w:color="000000"/>
              <w:bottom w:val="single" w:sz="6" w:space="0" w:color="000000"/>
              <w:right w:val="single" w:sz="6" w:space="0" w:color="000000"/>
            </w:tcBorders>
            <w:hideMark/>
          </w:tcPr>
          <w:p w14:paraId="396033DF" w14:textId="77777777" w:rsidR="00630926" w:rsidRDefault="00630926">
            <w:pPr>
              <w:pStyle w:val="TableParagraph"/>
              <w:spacing w:before="45"/>
              <w:ind w:left="439" w:right="416" w:firstLine="61"/>
              <w:jc w:val="both"/>
              <w:rPr>
                <w:b/>
                <w:sz w:val="20"/>
              </w:rPr>
            </w:pPr>
            <w:r>
              <w:rPr>
                <w:b/>
                <w:sz w:val="20"/>
              </w:rPr>
              <w:t>OVERALL PROJECT PRECISION</w:t>
            </w:r>
            <w:r>
              <w:rPr>
                <w:rStyle w:val="FootnoteReference"/>
                <w:b/>
                <w:sz w:val="20"/>
              </w:rPr>
              <w:footnoteReference w:customMarkFollows="1" w:id="3"/>
              <w:t>*</w:t>
            </w:r>
          </w:p>
        </w:tc>
        <w:tc>
          <w:tcPr>
            <w:tcW w:w="2070" w:type="dxa"/>
            <w:tcBorders>
              <w:top w:val="double" w:sz="2" w:space="0" w:color="000000"/>
              <w:left w:val="single" w:sz="6" w:space="0" w:color="000000"/>
              <w:bottom w:val="single" w:sz="6" w:space="0" w:color="000000"/>
              <w:right w:val="double" w:sz="2" w:space="0" w:color="000000"/>
            </w:tcBorders>
          </w:tcPr>
          <w:p w14:paraId="3AB2CA94" w14:textId="77777777" w:rsidR="00630926" w:rsidRDefault="00630926">
            <w:pPr>
              <w:pStyle w:val="TableParagraph"/>
              <w:spacing w:before="7"/>
              <w:rPr>
                <w:b/>
                <w:sz w:val="26"/>
              </w:rPr>
            </w:pPr>
          </w:p>
          <w:p w14:paraId="78125E10" w14:textId="77777777" w:rsidR="00630926" w:rsidRDefault="00630926">
            <w:pPr>
              <w:pStyle w:val="TableParagraph"/>
              <w:ind w:left="318" w:right="281"/>
              <w:jc w:val="center"/>
              <w:rPr>
                <w:b/>
                <w:sz w:val="24"/>
              </w:rPr>
            </w:pPr>
            <w:r>
              <w:rPr>
                <w:b/>
                <w:sz w:val="24"/>
              </w:rPr>
              <w:t>ACCURACY</w:t>
            </w:r>
          </w:p>
        </w:tc>
      </w:tr>
      <w:tr w:rsidR="00630926" w14:paraId="6794AC4C" w14:textId="77777777" w:rsidTr="00630926">
        <w:trPr>
          <w:trHeight w:val="828"/>
        </w:trPr>
        <w:tc>
          <w:tcPr>
            <w:tcW w:w="2821" w:type="dxa"/>
            <w:tcBorders>
              <w:top w:val="single" w:sz="6" w:space="0" w:color="000000"/>
              <w:left w:val="double" w:sz="2" w:space="0" w:color="000000"/>
              <w:bottom w:val="single" w:sz="6" w:space="0" w:color="000000"/>
              <w:right w:val="single" w:sz="6" w:space="0" w:color="000000"/>
            </w:tcBorders>
            <w:hideMark/>
          </w:tcPr>
          <w:p w14:paraId="2F8A336A" w14:textId="77777777" w:rsidR="00630926" w:rsidRDefault="00630926">
            <w:pPr>
              <w:pStyle w:val="TableParagraph"/>
              <w:spacing w:line="274" w:lineRule="exact"/>
              <w:ind w:left="92"/>
              <w:rPr>
                <w:sz w:val="24"/>
              </w:rPr>
            </w:pPr>
            <w:r>
              <w:rPr>
                <w:sz w:val="24"/>
              </w:rPr>
              <w:t>Hardness</w:t>
            </w:r>
          </w:p>
        </w:tc>
        <w:tc>
          <w:tcPr>
            <w:tcW w:w="2727" w:type="dxa"/>
            <w:tcBorders>
              <w:top w:val="single" w:sz="6" w:space="0" w:color="000000"/>
              <w:left w:val="single" w:sz="6" w:space="0" w:color="000000"/>
              <w:bottom w:val="single" w:sz="6" w:space="0" w:color="000000"/>
              <w:right w:val="single" w:sz="6" w:space="0" w:color="000000"/>
            </w:tcBorders>
            <w:hideMark/>
          </w:tcPr>
          <w:p w14:paraId="63E32479" w14:textId="77777777" w:rsidR="00630926" w:rsidRDefault="00630926">
            <w:pPr>
              <w:pStyle w:val="TableParagraph"/>
              <w:spacing w:line="273" w:lineRule="exact"/>
              <w:ind w:left="107"/>
              <w:rPr>
                <w:sz w:val="24"/>
              </w:rPr>
            </w:pPr>
            <w:r>
              <w:rPr>
                <w:sz w:val="24"/>
              </w:rPr>
              <w:t>Calculated from Ca, total</w:t>
            </w:r>
          </w:p>
          <w:p w14:paraId="1BFB344A" w14:textId="77777777" w:rsidR="00630926" w:rsidRDefault="00630926">
            <w:pPr>
              <w:pStyle w:val="TableParagraph"/>
              <w:spacing w:before="13" w:line="276" w:lineRule="exact"/>
              <w:ind w:left="107"/>
              <w:rPr>
                <w:sz w:val="16"/>
              </w:rPr>
            </w:pPr>
            <w:r>
              <w:rPr>
                <w:position w:val="1"/>
                <w:sz w:val="24"/>
              </w:rPr>
              <w:t xml:space="preserve">and Mg, total as </w:t>
            </w:r>
            <w:proofErr w:type="spellStart"/>
            <w:r>
              <w:rPr>
                <w:position w:val="1"/>
                <w:sz w:val="24"/>
              </w:rPr>
              <w:t>CaCO</w:t>
            </w:r>
            <w:proofErr w:type="spellEnd"/>
            <w:r>
              <w:rPr>
                <w:sz w:val="16"/>
              </w:rPr>
              <w:t xml:space="preserve">3 </w:t>
            </w:r>
            <w:r>
              <w:rPr>
                <w:position w:val="1"/>
                <w:sz w:val="24"/>
              </w:rPr>
              <w:t xml:space="preserve">+ </w:t>
            </w:r>
            <w:proofErr w:type="spellStart"/>
            <w:r>
              <w:rPr>
                <w:position w:val="1"/>
                <w:sz w:val="24"/>
              </w:rPr>
              <w:t>MgCO</w:t>
            </w:r>
            <w:proofErr w:type="spellEnd"/>
            <w:r>
              <w:rPr>
                <w:sz w:val="16"/>
              </w:rPr>
              <w:t>3</w:t>
            </w:r>
          </w:p>
        </w:tc>
        <w:tc>
          <w:tcPr>
            <w:tcW w:w="2213" w:type="dxa"/>
            <w:tcBorders>
              <w:top w:val="single" w:sz="6" w:space="0" w:color="000000"/>
              <w:left w:val="single" w:sz="6" w:space="0" w:color="000000"/>
              <w:bottom w:val="single" w:sz="6" w:space="0" w:color="000000"/>
              <w:right w:val="single" w:sz="6" w:space="0" w:color="000000"/>
            </w:tcBorders>
          </w:tcPr>
          <w:p w14:paraId="0F11B7CE" w14:textId="77777777" w:rsidR="00630926" w:rsidRDefault="00630926">
            <w:pPr>
              <w:pStyle w:val="TableParagraph"/>
            </w:pPr>
          </w:p>
        </w:tc>
        <w:tc>
          <w:tcPr>
            <w:tcW w:w="1813" w:type="dxa"/>
            <w:tcBorders>
              <w:top w:val="single" w:sz="6" w:space="0" w:color="000000"/>
              <w:left w:val="single" w:sz="6" w:space="0" w:color="000000"/>
              <w:bottom w:val="single" w:sz="6" w:space="0" w:color="000000"/>
              <w:right w:val="single" w:sz="6" w:space="0" w:color="000000"/>
            </w:tcBorders>
          </w:tcPr>
          <w:p w14:paraId="35C500CD" w14:textId="77777777" w:rsidR="00630926" w:rsidRDefault="00630926">
            <w:pPr>
              <w:pStyle w:val="TableParagraph"/>
            </w:pPr>
          </w:p>
        </w:tc>
        <w:tc>
          <w:tcPr>
            <w:tcW w:w="2063" w:type="dxa"/>
            <w:tcBorders>
              <w:top w:val="single" w:sz="6" w:space="0" w:color="000000"/>
              <w:left w:val="single" w:sz="6" w:space="0" w:color="000000"/>
              <w:bottom w:val="single" w:sz="6" w:space="0" w:color="000000"/>
              <w:right w:val="single" w:sz="6" w:space="0" w:color="000000"/>
            </w:tcBorders>
          </w:tcPr>
          <w:p w14:paraId="61BC7D54" w14:textId="77777777" w:rsidR="00630926" w:rsidRDefault="00630926">
            <w:pPr>
              <w:pStyle w:val="TableParagraph"/>
            </w:pPr>
          </w:p>
        </w:tc>
        <w:tc>
          <w:tcPr>
            <w:tcW w:w="2070" w:type="dxa"/>
            <w:tcBorders>
              <w:top w:val="single" w:sz="6" w:space="0" w:color="000000"/>
              <w:left w:val="single" w:sz="6" w:space="0" w:color="000000"/>
              <w:bottom w:val="single" w:sz="6" w:space="0" w:color="000000"/>
              <w:right w:val="double" w:sz="2" w:space="0" w:color="000000"/>
            </w:tcBorders>
          </w:tcPr>
          <w:p w14:paraId="1720FCF3" w14:textId="77777777" w:rsidR="00630926" w:rsidRDefault="00630926">
            <w:pPr>
              <w:pStyle w:val="TableParagraph"/>
            </w:pPr>
          </w:p>
        </w:tc>
      </w:tr>
      <w:tr w:rsidR="00630926" w14:paraId="01B2411C" w14:textId="77777777" w:rsidTr="00630926">
        <w:trPr>
          <w:trHeight w:val="265"/>
        </w:trPr>
        <w:tc>
          <w:tcPr>
            <w:tcW w:w="2821" w:type="dxa"/>
            <w:tcBorders>
              <w:top w:val="single" w:sz="6" w:space="0" w:color="000000"/>
              <w:left w:val="double" w:sz="2" w:space="0" w:color="000000"/>
              <w:bottom w:val="single" w:sz="6" w:space="0" w:color="000000"/>
              <w:right w:val="single" w:sz="6" w:space="0" w:color="000000"/>
            </w:tcBorders>
            <w:hideMark/>
          </w:tcPr>
          <w:p w14:paraId="4DA2DE63" w14:textId="77777777" w:rsidR="00630926" w:rsidRDefault="00630926">
            <w:pPr>
              <w:pStyle w:val="TableParagraph"/>
              <w:spacing w:line="246" w:lineRule="exact"/>
              <w:ind w:left="92"/>
              <w:rPr>
                <w:sz w:val="24"/>
              </w:rPr>
            </w:pPr>
            <w:r>
              <w:rPr>
                <w:sz w:val="24"/>
              </w:rPr>
              <w:t>Calcium, total</w:t>
            </w:r>
          </w:p>
        </w:tc>
        <w:tc>
          <w:tcPr>
            <w:tcW w:w="2727" w:type="dxa"/>
            <w:tcBorders>
              <w:top w:val="single" w:sz="6" w:space="0" w:color="000000"/>
              <w:left w:val="single" w:sz="6" w:space="0" w:color="000000"/>
              <w:bottom w:val="single" w:sz="6" w:space="0" w:color="000000"/>
              <w:right w:val="single" w:sz="6" w:space="0" w:color="000000"/>
            </w:tcBorders>
            <w:hideMark/>
          </w:tcPr>
          <w:p w14:paraId="7C3A62B0" w14:textId="77777777" w:rsidR="00630926" w:rsidRDefault="00630926">
            <w:pPr>
              <w:pStyle w:val="TableParagraph"/>
              <w:spacing w:line="246"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6E8FB43" w14:textId="77777777" w:rsidR="00630926" w:rsidRDefault="00630926">
            <w:pPr>
              <w:pStyle w:val="TableParagraph"/>
              <w:spacing w:line="246" w:lineRule="exact"/>
              <w:ind w:right="648"/>
              <w:jc w:val="right"/>
              <w:rPr>
                <w:sz w:val="24"/>
              </w:rPr>
            </w:pPr>
            <w:r>
              <w:rPr>
                <w:sz w:val="24"/>
              </w:rPr>
              <w:t>1.0 mg/L</w:t>
            </w:r>
          </w:p>
        </w:tc>
        <w:tc>
          <w:tcPr>
            <w:tcW w:w="1813" w:type="dxa"/>
            <w:tcBorders>
              <w:top w:val="single" w:sz="6" w:space="0" w:color="000000"/>
              <w:left w:val="single" w:sz="6" w:space="0" w:color="000000"/>
              <w:bottom w:val="single" w:sz="6" w:space="0" w:color="000000"/>
              <w:right w:val="single" w:sz="6" w:space="0" w:color="000000"/>
            </w:tcBorders>
            <w:hideMark/>
          </w:tcPr>
          <w:p w14:paraId="12FC26F7" w14:textId="77777777" w:rsidR="00630926" w:rsidRDefault="00630926">
            <w:pPr>
              <w:pStyle w:val="TableParagraph"/>
              <w:spacing w:line="246" w:lineRule="exact"/>
              <w:ind w:left="468"/>
              <w:rPr>
                <w:sz w:val="24"/>
              </w:rPr>
            </w:pPr>
            <w:r>
              <w:rPr>
                <w:sz w:val="24"/>
              </w:rPr>
              <w:t>4.0 mg/L</w:t>
            </w:r>
          </w:p>
        </w:tc>
        <w:tc>
          <w:tcPr>
            <w:tcW w:w="2063" w:type="dxa"/>
            <w:tcBorders>
              <w:top w:val="single" w:sz="6" w:space="0" w:color="000000"/>
              <w:left w:val="single" w:sz="6" w:space="0" w:color="000000"/>
              <w:bottom w:val="single" w:sz="6" w:space="0" w:color="000000"/>
              <w:right w:val="single" w:sz="6" w:space="0" w:color="000000"/>
            </w:tcBorders>
            <w:hideMark/>
          </w:tcPr>
          <w:p w14:paraId="6E6F7B3D" w14:textId="77777777" w:rsidR="00630926" w:rsidRDefault="00630926">
            <w:pPr>
              <w:pStyle w:val="TableParagraph"/>
              <w:spacing w:line="246"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45D7C520" w14:textId="77777777" w:rsidR="00630926" w:rsidRDefault="00630926">
            <w:pPr>
              <w:pStyle w:val="TableParagraph"/>
              <w:spacing w:line="246" w:lineRule="exact"/>
              <w:ind w:left="318" w:right="281"/>
              <w:jc w:val="center"/>
              <w:rPr>
                <w:sz w:val="24"/>
              </w:rPr>
            </w:pPr>
            <w:r>
              <w:rPr>
                <w:sz w:val="24"/>
              </w:rPr>
              <w:t>±21 % LCS</w:t>
            </w:r>
          </w:p>
        </w:tc>
      </w:tr>
      <w:tr w:rsidR="00630926" w14:paraId="5C718FAE"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2E78728A" w14:textId="77777777" w:rsidR="00630926" w:rsidRDefault="00630926">
            <w:pPr>
              <w:pStyle w:val="TableParagraph"/>
              <w:spacing w:line="255" w:lineRule="exact"/>
              <w:ind w:left="92"/>
              <w:rPr>
                <w:sz w:val="24"/>
              </w:rPr>
            </w:pPr>
            <w:r>
              <w:rPr>
                <w:sz w:val="24"/>
              </w:rPr>
              <w:t>Iron, total</w:t>
            </w:r>
          </w:p>
        </w:tc>
        <w:tc>
          <w:tcPr>
            <w:tcW w:w="2727" w:type="dxa"/>
            <w:tcBorders>
              <w:top w:val="single" w:sz="6" w:space="0" w:color="000000"/>
              <w:left w:val="single" w:sz="6" w:space="0" w:color="000000"/>
              <w:bottom w:val="single" w:sz="6" w:space="0" w:color="000000"/>
              <w:right w:val="single" w:sz="6" w:space="0" w:color="000000"/>
            </w:tcBorders>
            <w:hideMark/>
          </w:tcPr>
          <w:p w14:paraId="5DCEE7C8" w14:textId="77777777" w:rsidR="00630926" w:rsidRDefault="00630926">
            <w:pPr>
              <w:pStyle w:val="TableParagraph"/>
              <w:spacing w:line="255"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659ED7B8" w14:textId="77777777" w:rsidR="00630926" w:rsidRDefault="00630926">
            <w:pPr>
              <w:pStyle w:val="TableParagraph"/>
              <w:spacing w:line="255" w:lineRule="exact"/>
              <w:ind w:right="648"/>
              <w:jc w:val="right"/>
              <w:rPr>
                <w:sz w:val="24"/>
              </w:rPr>
            </w:pPr>
            <w:r>
              <w:rPr>
                <w:sz w:val="24"/>
              </w:rPr>
              <w:t>2.0 mg/L</w:t>
            </w:r>
          </w:p>
        </w:tc>
        <w:tc>
          <w:tcPr>
            <w:tcW w:w="1813" w:type="dxa"/>
            <w:tcBorders>
              <w:top w:val="single" w:sz="6" w:space="0" w:color="000000"/>
              <w:left w:val="single" w:sz="6" w:space="0" w:color="000000"/>
              <w:bottom w:val="single" w:sz="6" w:space="0" w:color="000000"/>
              <w:right w:val="single" w:sz="6" w:space="0" w:color="000000"/>
            </w:tcBorders>
            <w:hideMark/>
          </w:tcPr>
          <w:p w14:paraId="19C6958C" w14:textId="77777777" w:rsidR="00630926" w:rsidRDefault="00630926">
            <w:pPr>
              <w:pStyle w:val="TableParagraph"/>
              <w:spacing w:line="255" w:lineRule="exact"/>
              <w:ind w:left="468"/>
              <w:rPr>
                <w:sz w:val="24"/>
              </w:rPr>
            </w:pPr>
            <w:r>
              <w:rPr>
                <w:sz w:val="24"/>
              </w:rPr>
              <w:t>8.0 mg/L</w:t>
            </w:r>
          </w:p>
        </w:tc>
        <w:tc>
          <w:tcPr>
            <w:tcW w:w="2063" w:type="dxa"/>
            <w:tcBorders>
              <w:top w:val="single" w:sz="6" w:space="0" w:color="000000"/>
              <w:left w:val="single" w:sz="6" w:space="0" w:color="000000"/>
              <w:bottom w:val="single" w:sz="6" w:space="0" w:color="000000"/>
              <w:right w:val="single" w:sz="6" w:space="0" w:color="000000"/>
            </w:tcBorders>
            <w:hideMark/>
          </w:tcPr>
          <w:p w14:paraId="7263DE51"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C54CE0C" w14:textId="77777777" w:rsidR="00630926" w:rsidRDefault="00630926">
            <w:pPr>
              <w:pStyle w:val="TableParagraph"/>
              <w:spacing w:line="255" w:lineRule="exact"/>
              <w:ind w:left="318" w:right="281"/>
              <w:jc w:val="center"/>
              <w:rPr>
                <w:sz w:val="24"/>
              </w:rPr>
            </w:pPr>
            <w:r>
              <w:rPr>
                <w:sz w:val="24"/>
              </w:rPr>
              <w:t>±49.5 % LCS</w:t>
            </w:r>
          </w:p>
        </w:tc>
      </w:tr>
      <w:tr w:rsidR="00630926" w14:paraId="70137AC0"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0BA1E0A7" w14:textId="77777777" w:rsidR="00630926" w:rsidRDefault="00630926">
            <w:pPr>
              <w:pStyle w:val="TableParagraph"/>
              <w:spacing w:line="257" w:lineRule="exact"/>
              <w:ind w:left="92"/>
              <w:rPr>
                <w:sz w:val="24"/>
              </w:rPr>
            </w:pPr>
            <w:r>
              <w:rPr>
                <w:sz w:val="24"/>
              </w:rPr>
              <w:t>Magnesium, total</w:t>
            </w:r>
          </w:p>
        </w:tc>
        <w:tc>
          <w:tcPr>
            <w:tcW w:w="2727" w:type="dxa"/>
            <w:tcBorders>
              <w:top w:val="single" w:sz="6" w:space="0" w:color="000000"/>
              <w:left w:val="single" w:sz="6" w:space="0" w:color="000000"/>
              <w:bottom w:val="single" w:sz="6" w:space="0" w:color="000000"/>
              <w:right w:val="single" w:sz="6" w:space="0" w:color="000000"/>
            </w:tcBorders>
            <w:hideMark/>
          </w:tcPr>
          <w:p w14:paraId="5C34235C" w14:textId="77777777" w:rsidR="00630926" w:rsidRDefault="00630926">
            <w:pPr>
              <w:pStyle w:val="TableParagraph"/>
              <w:spacing w:line="257" w:lineRule="exact"/>
              <w:ind w:left="107"/>
              <w:rPr>
                <w:sz w:val="24"/>
              </w:rPr>
            </w:pPr>
            <w:r>
              <w:rPr>
                <w:sz w:val="24"/>
              </w:rPr>
              <w:t>EPA 200.7</w:t>
            </w:r>
          </w:p>
        </w:tc>
        <w:tc>
          <w:tcPr>
            <w:tcW w:w="2213" w:type="dxa"/>
            <w:tcBorders>
              <w:top w:val="single" w:sz="6" w:space="0" w:color="000000"/>
              <w:left w:val="single" w:sz="6" w:space="0" w:color="000000"/>
              <w:bottom w:val="single" w:sz="6" w:space="0" w:color="000000"/>
              <w:right w:val="single" w:sz="6" w:space="0" w:color="000000"/>
            </w:tcBorders>
            <w:hideMark/>
          </w:tcPr>
          <w:p w14:paraId="573D5F34" w14:textId="77777777" w:rsidR="00630926" w:rsidRDefault="00630926">
            <w:pPr>
              <w:pStyle w:val="TableParagraph"/>
              <w:spacing w:line="257" w:lineRule="exact"/>
              <w:ind w:right="648"/>
              <w:jc w:val="right"/>
              <w:rPr>
                <w:sz w:val="24"/>
              </w:rPr>
            </w:pPr>
            <w:r>
              <w:rPr>
                <w:sz w:val="24"/>
              </w:rPr>
              <w:t>0.2 mg/L</w:t>
            </w:r>
          </w:p>
        </w:tc>
        <w:tc>
          <w:tcPr>
            <w:tcW w:w="1813" w:type="dxa"/>
            <w:tcBorders>
              <w:top w:val="single" w:sz="6" w:space="0" w:color="000000"/>
              <w:left w:val="single" w:sz="6" w:space="0" w:color="000000"/>
              <w:bottom w:val="single" w:sz="6" w:space="0" w:color="000000"/>
              <w:right w:val="single" w:sz="6" w:space="0" w:color="000000"/>
            </w:tcBorders>
            <w:hideMark/>
          </w:tcPr>
          <w:p w14:paraId="687A4579" w14:textId="77777777" w:rsidR="00630926" w:rsidRDefault="00630926">
            <w:pPr>
              <w:pStyle w:val="TableParagraph"/>
              <w:spacing w:line="257" w:lineRule="exact"/>
              <w:ind w:left="478" w:right="460"/>
              <w:jc w:val="center"/>
              <w:rPr>
                <w:sz w:val="24"/>
              </w:rPr>
            </w:pPr>
            <w:r>
              <w:rPr>
                <w:sz w:val="24"/>
              </w:rPr>
              <w:t>2.0mg/L</w:t>
            </w:r>
          </w:p>
        </w:tc>
        <w:tc>
          <w:tcPr>
            <w:tcW w:w="2063" w:type="dxa"/>
            <w:tcBorders>
              <w:top w:val="single" w:sz="6" w:space="0" w:color="000000"/>
              <w:left w:val="single" w:sz="6" w:space="0" w:color="000000"/>
              <w:bottom w:val="single" w:sz="6" w:space="0" w:color="000000"/>
              <w:right w:val="single" w:sz="6" w:space="0" w:color="000000"/>
            </w:tcBorders>
            <w:hideMark/>
          </w:tcPr>
          <w:p w14:paraId="35C82F44"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5BCA044A" w14:textId="77777777" w:rsidR="00630926" w:rsidRDefault="00630926">
            <w:pPr>
              <w:pStyle w:val="TableParagraph"/>
              <w:spacing w:line="257" w:lineRule="exact"/>
              <w:ind w:left="318" w:right="281"/>
              <w:jc w:val="center"/>
              <w:rPr>
                <w:sz w:val="24"/>
              </w:rPr>
            </w:pPr>
            <w:r>
              <w:rPr>
                <w:sz w:val="24"/>
              </w:rPr>
              <w:t>±27 % LCS</w:t>
            </w:r>
          </w:p>
        </w:tc>
      </w:tr>
      <w:tr w:rsidR="00630926" w14:paraId="391D1F0D" w14:textId="77777777" w:rsidTr="00630926">
        <w:trPr>
          <w:trHeight w:val="551"/>
        </w:trPr>
        <w:tc>
          <w:tcPr>
            <w:tcW w:w="2821" w:type="dxa"/>
            <w:tcBorders>
              <w:top w:val="single" w:sz="6" w:space="0" w:color="000000"/>
              <w:left w:val="double" w:sz="2" w:space="0" w:color="000000"/>
              <w:bottom w:val="single" w:sz="6" w:space="0" w:color="000000"/>
              <w:right w:val="single" w:sz="6" w:space="0" w:color="000000"/>
            </w:tcBorders>
            <w:hideMark/>
          </w:tcPr>
          <w:p w14:paraId="3658F8DC" w14:textId="77777777" w:rsidR="00630926" w:rsidRDefault="00630926">
            <w:pPr>
              <w:pStyle w:val="TableParagraph"/>
              <w:spacing w:line="272" w:lineRule="exact"/>
              <w:ind w:left="92"/>
              <w:rPr>
                <w:sz w:val="24"/>
              </w:rPr>
            </w:pPr>
            <w:r>
              <w:rPr>
                <w:sz w:val="24"/>
              </w:rPr>
              <w:t>Arsenic, dissolved</w:t>
            </w:r>
          </w:p>
        </w:tc>
        <w:tc>
          <w:tcPr>
            <w:tcW w:w="2727" w:type="dxa"/>
            <w:tcBorders>
              <w:top w:val="single" w:sz="6" w:space="0" w:color="000000"/>
              <w:left w:val="single" w:sz="6" w:space="0" w:color="000000"/>
              <w:bottom w:val="single" w:sz="6" w:space="0" w:color="000000"/>
              <w:right w:val="single" w:sz="6" w:space="0" w:color="000000"/>
            </w:tcBorders>
            <w:hideMark/>
          </w:tcPr>
          <w:p w14:paraId="0E4FD2FC" w14:textId="77777777" w:rsidR="00630926" w:rsidRDefault="00630926">
            <w:pPr>
              <w:pStyle w:val="TableParagraph"/>
              <w:spacing w:line="272"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75DD6D4" w14:textId="77777777" w:rsidR="00630926" w:rsidRDefault="00630926">
            <w:pPr>
              <w:pStyle w:val="TableParagraph"/>
              <w:spacing w:line="272" w:lineRule="exact"/>
              <w:ind w:right="672"/>
              <w:jc w:val="right"/>
              <w:rPr>
                <w:sz w:val="24"/>
              </w:rPr>
            </w:pPr>
            <w:r>
              <w:rPr>
                <w:sz w:val="24"/>
              </w:rPr>
              <w:t>1.5 µg/L</w:t>
            </w:r>
          </w:p>
        </w:tc>
        <w:tc>
          <w:tcPr>
            <w:tcW w:w="1813" w:type="dxa"/>
            <w:tcBorders>
              <w:top w:val="single" w:sz="6" w:space="0" w:color="000000"/>
              <w:left w:val="single" w:sz="6" w:space="0" w:color="000000"/>
              <w:bottom w:val="single" w:sz="6" w:space="0" w:color="000000"/>
              <w:right w:val="single" w:sz="6" w:space="0" w:color="000000"/>
            </w:tcBorders>
            <w:hideMark/>
          </w:tcPr>
          <w:p w14:paraId="56074F37" w14:textId="77777777" w:rsidR="00630926" w:rsidRDefault="00630926">
            <w:pPr>
              <w:pStyle w:val="TableParagraph"/>
              <w:spacing w:line="272" w:lineRule="exact"/>
              <w:ind w:left="492"/>
              <w:rPr>
                <w:sz w:val="24"/>
              </w:rPr>
            </w:pPr>
            <w:r>
              <w:rPr>
                <w:sz w:val="24"/>
              </w:rPr>
              <w:t>5.0 µg/L</w:t>
            </w:r>
          </w:p>
        </w:tc>
        <w:tc>
          <w:tcPr>
            <w:tcW w:w="2063" w:type="dxa"/>
            <w:tcBorders>
              <w:top w:val="single" w:sz="6" w:space="0" w:color="000000"/>
              <w:left w:val="single" w:sz="6" w:space="0" w:color="000000"/>
              <w:bottom w:val="single" w:sz="6" w:space="0" w:color="000000"/>
              <w:right w:val="single" w:sz="6" w:space="0" w:color="000000"/>
            </w:tcBorders>
            <w:hideMark/>
          </w:tcPr>
          <w:p w14:paraId="7176E6C4" w14:textId="77777777" w:rsidR="00630926" w:rsidRDefault="00630926">
            <w:pPr>
              <w:pStyle w:val="TableParagraph"/>
              <w:spacing w:line="272"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97FDBB8" w14:textId="77777777" w:rsidR="00630926" w:rsidRDefault="00630926">
            <w:pPr>
              <w:pStyle w:val="TableParagraph"/>
              <w:spacing w:line="272" w:lineRule="exact"/>
              <w:ind w:left="318" w:right="281"/>
              <w:jc w:val="center"/>
              <w:rPr>
                <w:sz w:val="24"/>
              </w:rPr>
            </w:pPr>
            <w:r>
              <w:rPr>
                <w:sz w:val="24"/>
              </w:rPr>
              <w:t>±15 % LFB</w:t>
            </w:r>
          </w:p>
        </w:tc>
      </w:tr>
      <w:tr w:rsidR="00630926" w14:paraId="3977679F"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2D3CFD48" w14:textId="77777777" w:rsidR="00630926" w:rsidRDefault="00630926">
            <w:pPr>
              <w:pStyle w:val="TableParagraph"/>
              <w:spacing w:line="257" w:lineRule="exact"/>
              <w:ind w:left="92"/>
              <w:rPr>
                <w:sz w:val="24"/>
              </w:rPr>
            </w:pPr>
            <w:r>
              <w:rPr>
                <w:sz w:val="24"/>
              </w:rPr>
              <w:t>Cadmium,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17CD788B"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4096279D" w14:textId="77777777" w:rsidR="00630926" w:rsidRDefault="00630926">
            <w:pPr>
              <w:pStyle w:val="TableParagraph"/>
              <w:spacing w:line="257" w:lineRule="exact"/>
              <w:ind w:right="612"/>
              <w:jc w:val="right"/>
              <w:rPr>
                <w:sz w:val="24"/>
              </w:rPr>
            </w:pPr>
            <w:r>
              <w:rPr>
                <w:sz w:val="24"/>
              </w:rPr>
              <w:t>0.15 µg/L</w:t>
            </w:r>
          </w:p>
        </w:tc>
        <w:tc>
          <w:tcPr>
            <w:tcW w:w="1813" w:type="dxa"/>
            <w:tcBorders>
              <w:top w:val="single" w:sz="6" w:space="0" w:color="000000"/>
              <w:left w:val="single" w:sz="6" w:space="0" w:color="000000"/>
              <w:bottom w:val="single" w:sz="6" w:space="0" w:color="000000"/>
              <w:right w:val="single" w:sz="6" w:space="0" w:color="000000"/>
            </w:tcBorders>
            <w:hideMark/>
          </w:tcPr>
          <w:p w14:paraId="5B7A97F0" w14:textId="77777777" w:rsidR="00630926" w:rsidRDefault="00630926">
            <w:pPr>
              <w:pStyle w:val="TableParagraph"/>
              <w:spacing w:line="257" w:lineRule="exact"/>
              <w:ind w:left="432"/>
              <w:rPr>
                <w:sz w:val="24"/>
              </w:rPr>
            </w:pPr>
            <w:r>
              <w:rPr>
                <w:sz w:val="24"/>
              </w:rPr>
              <w:t>0.50 µg/L</w:t>
            </w:r>
          </w:p>
        </w:tc>
        <w:tc>
          <w:tcPr>
            <w:tcW w:w="2063" w:type="dxa"/>
            <w:tcBorders>
              <w:top w:val="single" w:sz="6" w:space="0" w:color="000000"/>
              <w:left w:val="single" w:sz="6" w:space="0" w:color="000000"/>
              <w:bottom w:val="single" w:sz="6" w:space="0" w:color="000000"/>
              <w:right w:val="single" w:sz="6" w:space="0" w:color="000000"/>
            </w:tcBorders>
            <w:hideMark/>
          </w:tcPr>
          <w:p w14:paraId="0923AD3B"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8B95825" w14:textId="77777777" w:rsidR="00630926" w:rsidRDefault="00630926">
            <w:pPr>
              <w:pStyle w:val="TableParagraph"/>
              <w:spacing w:line="257" w:lineRule="exact"/>
              <w:ind w:left="318" w:right="281"/>
              <w:jc w:val="center"/>
              <w:rPr>
                <w:sz w:val="24"/>
              </w:rPr>
            </w:pPr>
            <w:r>
              <w:rPr>
                <w:sz w:val="24"/>
              </w:rPr>
              <w:t>±15 % LFB</w:t>
            </w:r>
          </w:p>
        </w:tc>
      </w:tr>
      <w:tr w:rsidR="00630926" w14:paraId="08F743C7"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34CF12FB" w14:textId="77777777" w:rsidR="00630926" w:rsidRDefault="00630926">
            <w:pPr>
              <w:pStyle w:val="TableParagraph"/>
              <w:spacing w:line="255" w:lineRule="exact"/>
              <w:ind w:left="92"/>
              <w:rPr>
                <w:sz w:val="24"/>
              </w:rPr>
            </w:pPr>
            <w:r>
              <w:rPr>
                <w:sz w:val="24"/>
              </w:rPr>
              <w:t>Chromium, dissolved</w:t>
            </w:r>
          </w:p>
        </w:tc>
        <w:tc>
          <w:tcPr>
            <w:tcW w:w="2727" w:type="dxa"/>
            <w:tcBorders>
              <w:top w:val="single" w:sz="6" w:space="0" w:color="000000"/>
              <w:left w:val="single" w:sz="6" w:space="0" w:color="000000"/>
              <w:bottom w:val="single" w:sz="6" w:space="0" w:color="000000"/>
              <w:right w:val="single" w:sz="6" w:space="0" w:color="000000"/>
            </w:tcBorders>
            <w:hideMark/>
          </w:tcPr>
          <w:p w14:paraId="07180752"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3FDD89FD" w14:textId="77777777" w:rsidR="00630926" w:rsidRDefault="00630926">
            <w:pPr>
              <w:pStyle w:val="TableParagraph"/>
              <w:spacing w:line="255" w:lineRule="exact"/>
              <w:ind w:right="612"/>
              <w:jc w:val="right"/>
              <w:rPr>
                <w:sz w:val="24"/>
              </w:rPr>
            </w:pPr>
            <w:r>
              <w:rPr>
                <w:sz w:val="24"/>
              </w:rPr>
              <w:t>0.78 µg/L</w:t>
            </w:r>
          </w:p>
        </w:tc>
        <w:tc>
          <w:tcPr>
            <w:tcW w:w="1813" w:type="dxa"/>
            <w:tcBorders>
              <w:top w:val="single" w:sz="6" w:space="0" w:color="000000"/>
              <w:left w:val="single" w:sz="6" w:space="0" w:color="000000"/>
              <w:bottom w:val="single" w:sz="6" w:space="0" w:color="000000"/>
              <w:right w:val="single" w:sz="6" w:space="0" w:color="000000"/>
            </w:tcBorders>
            <w:hideMark/>
          </w:tcPr>
          <w:p w14:paraId="31038767" w14:textId="77777777" w:rsidR="00630926" w:rsidRDefault="00630926">
            <w:pPr>
              <w:pStyle w:val="TableParagraph"/>
              <w:spacing w:line="255" w:lineRule="exact"/>
              <w:ind w:left="492"/>
              <w:rPr>
                <w:sz w:val="24"/>
              </w:rPr>
            </w:pPr>
            <w:r>
              <w:rPr>
                <w:sz w:val="24"/>
              </w:rPr>
              <w:t>2.0 µg/L</w:t>
            </w:r>
          </w:p>
        </w:tc>
        <w:tc>
          <w:tcPr>
            <w:tcW w:w="2063" w:type="dxa"/>
            <w:tcBorders>
              <w:top w:val="single" w:sz="6" w:space="0" w:color="000000"/>
              <w:left w:val="single" w:sz="6" w:space="0" w:color="000000"/>
              <w:bottom w:val="single" w:sz="6" w:space="0" w:color="000000"/>
              <w:right w:val="single" w:sz="6" w:space="0" w:color="000000"/>
            </w:tcBorders>
            <w:hideMark/>
          </w:tcPr>
          <w:p w14:paraId="6F6E41BF"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73DD3997" w14:textId="77777777" w:rsidR="00630926" w:rsidRDefault="00630926">
            <w:pPr>
              <w:pStyle w:val="TableParagraph"/>
              <w:spacing w:line="255" w:lineRule="exact"/>
              <w:ind w:left="318" w:right="281"/>
              <w:jc w:val="center"/>
              <w:rPr>
                <w:sz w:val="24"/>
              </w:rPr>
            </w:pPr>
            <w:r>
              <w:rPr>
                <w:sz w:val="24"/>
              </w:rPr>
              <w:t>±15 % LFB</w:t>
            </w:r>
          </w:p>
        </w:tc>
      </w:tr>
      <w:tr w:rsidR="00630926" w14:paraId="486CCC8E" w14:textId="77777777" w:rsidTr="00630926">
        <w:trPr>
          <w:trHeight w:val="276"/>
        </w:trPr>
        <w:tc>
          <w:tcPr>
            <w:tcW w:w="2821" w:type="dxa"/>
            <w:tcBorders>
              <w:top w:val="single" w:sz="6" w:space="0" w:color="000000"/>
              <w:left w:val="double" w:sz="2" w:space="0" w:color="000000"/>
              <w:bottom w:val="single" w:sz="6" w:space="0" w:color="000000"/>
              <w:right w:val="single" w:sz="6" w:space="0" w:color="000000"/>
            </w:tcBorders>
            <w:hideMark/>
          </w:tcPr>
          <w:p w14:paraId="10EFEEC1" w14:textId="77777777" w:rsidR="00630926" w:rsidRDefault="00630926">
            <w:pPr>
              <w:pStyle w:val="TableParagraph"/>
              <w:spacing w:line="257" w:lineRule="exact"/>
              <w:ind w:left="92"/>
              <w:rPr>
                <w:sz w:val="24"/>
              </w:rPr>
            </w:pPr>
            <w:r>
              <w:rPr>
                <w:sz w:val="24"/>
              </w:rPr>
              <w:t>Copper, dissolved</w:t>
            </w:r>
          </w:p>
        </w:tc>
        <w:tc>
          <w:tcPr>
            <w:tcW w:w="2727" w:type="dxa"/>
            <w:tcBorders>
              <w:top w:val="single" w:sz="6" w:space="0" w:color="000000"/>
              <w:left w:val="single" w:sz="6" w:space="0" w:color="000000"/>
              <w:bottom w:val="single" w:sz="6" w:space="0" w:color="000000"/>
              <w:right w:val="single" w:sz="6" w:space="0" w:color="000000"/>
            </w:tcBorders>
            <w:hideMark/>
          </w:tcPr>
          <w:p w14:paraId="5FA72433"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2A249A4F" w14:textId="77777777" w:rsidR="00630926" w:rsidRDefault="00630926">
            <w:pPr>
              <w:pStyle w:val="TableParagraph"/>
              <w:spacing w:line="257" w:lineRule="exact"/>
              <w:ind w:right="582"/>
              <w:jc w:val="right"/>
              <w:rPr>
                <w:sz w:val="24"/>
              </w:rPr>
            </w:pPr>
            <w:r>
              <w:rPr>
                <w:sz w:val="24"/>
              </w:rPr>
              <w:t>0.031µg/L</w:t>
            </w:r>
          </w:p>
        </w:tc>
        <w:tc>
          <w:tcPr>
            <w:tcW w:w="1813" w:type="dxa"/>
            <w:tcBorders>
              <w:top w:val="single" w:sz="6" w:space="0" w:color="000000"/>
              <w:left w:val="single" w:sz="6" w:space="0" w:color="000000"/>
              <w:bottom w:val="single" w:sz="6" w:space="0" w:color="000000"/>
              <w:right w:val="single" w:sz="6" w:space="0" w:color="000000"/>
            </w:tcBorders>
            <w:hideMark/>
          </w:tcPr>
          <w:p w14:paraId="5940A41C" w14:textId="77777777" w:rsidR="00630926" w:rsidRDefault="00630926">
            <w:pPr>
              <w:pStyle w:val="TableParagraph"/>
              <w:spacing w:line="257" w:lineRule="exact"/>
              <w:ind w:left="492"/>
              <w:rPr>
                <w:sz w:val="24"/>
              </w:rPr>
            </w:pPr>
            <w:r>
              <w:rPr>
                <w:sz w:val="24"/>
              </w:rPr>
              <w:t>1.0 µg/L</w:t>
            </w:r>
          </w:p>
        </w:tc>
        <w:tc>
          <w:tcPr>
            <w:tcW w:w="2063" w:type="dxa"/>
            <w:tcBorders>
              <w:top w:val="single" w:sz="6" w:space="0" w:color="000000"/>
              <w:left w:val="single" w:sz="6" w:space="0" w:color="000000"/>
              <w:bottom w:val="single" w:sz="6" w:space="0" w:color="000000"/>
              <w:right w:val="single" w:sz="6" w:space="0" w:color="000000"/>
            </w:tcBorders>
            <w:hideMark/>
          </w:tcPr>
          <w:p w14:paraId="1FE4B717"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2450BCEE" w14:textId="77777777" w:rsidR="00630926" w:rsidRDefault="00630926">
            <w:pPr>
              <w:pStyle w:val="TableParagraph"/>
              <w:spacing w:line="257" w:lineRule="exact"/>
              <w:ind w:left="318" w:right="281"/>
              <w:jc w:val="center"/>
              <w:rPr>
                <w:sz w:val="24"/>
              </w:rPr>
            </w:pPr>
            <w:r>
              <w:rPr>
                <w:sz w:val="24"/>
              </w:rPr>
              <w:t>±15 % LFB</w:t>
            </w:r>
          </w:p>
        </w:tc>
      </w:tr>
      <w:tr w:rsidR="00630926" w14:paraId="31954091" w14:textId="77777777" w:rsidTr="00630926">
        <w:trPr>
          <w:trHeight w:val="275"/>
        </w:trPr>
        <w:tc>
          <w:tcPr>
            <w:tcW w:w="2821" w:type="dxa"/>
            <w:tcBorders>
              <w:top w:val="single" w:sz="6" w:space="0" w:color="000000"/>
              <w:left w:val="double" w:sz="2" w:space="0" w:color="000000"/>
              <w:bottom w:val="single" w:sz="6" w:space="0" w:color="000000"/>
              <w:right w:val="single" w:sz="6" w:space="0" w:color="000000"/>
            </w:tcBorders>
            <w:hideMark/>
          </w:tcPr>
          <w:p w14:paraId="10F0321D" w14:textId="77777777" w:rsidR="00630926" w:rsidRDefault="00630926">
            <w:pPr>
              <w:pStyle w:val="TableParagraph"/>
              <w:spacing w:line="255" w:lineRule="exact"/>
              <w:ind w:left="92"/>
              <w:rPr>
                <w:sz w:val="24"/>
              </w:rPr>
            </w:pPr>
            <w:r>
              <w:rPr>
                <w:sz w:val="24"/>
              </w:rPr>
              <w:t>Lead, dissolved</w:t>
            </w:r>
          </w:p>
        </w:tc>
        <w:tc>
          <w:tcPr>
            <w:tcW w:w="2727" w:type="dxa"/>
            <w:tcBorders>
              <w:top w:val="single" w:sz="6" w:space="0" w:color="000000"/>
              <w:left w:val="single" w:sz="6" w:space="0" w:color="000000"/>
              <w:bottom w:val="single" w:sz="6" w:space="0" w:color="000000"/>
              <w:right w:val="single" w:sz="6" w:space="0" w:color="000000"/>
            </w:tcBorders>
            <w:hideMark/>
          </w:tcPr>
          <w:p w14:paraId="69BF43CC" w14:textId="77777777" w:rsidR="00630926" w:rsidRDefault="00630926">
            <w:pPr>
              <w:pStyle w:val="TableParagraph"/>
              <w:spacing w:line="255" w:lineRule="exact"/>
              <w:ind w:left="107"/>
              <w:rPr>
                <w:sz w:val="24"/>
              </w:rPr>
            </w:pPr>
            <w:r>
              <w:rPr>
                <w:sz w:val="24"/>
              </w:rPr>
              <w:t>EPA 200.8</w:t>
            </w:r>
          </w:p>
        </w:tc>
        <w:tc>
          <w:tcPr>
            <w:tcW w:w="2213" w:type="dxa"/>
            <w:tcBorders>
              <w:top w:val="single" w:sz="6" w:space="0" w:color="000000"/>
              <w:left w:val="single" w:sz="6" w:space="0" w:color="000000"/>
              <w:bottom w:val="single" w:sz="6" w:space="0" w:color="000000"/>
              <w:right w:val="single" w:sz="6" w:space="0" w:color="000000"/>
            </w:tcBorders>
            <w:hideMark/>
          </w:tcPr>
          <w:p w14:paraId="6998CAF7" w14:textId="77777777" w:rsidR="00630926" w:rsidRDefault="00630926">
            <w:pPr>
              <w:pStyle w:val="TableParagraph"/>
              <w:spacing w:line="255" w:lineRule="exact"/>
              <w:ind w:right="612"/>
              <w:jc w:val="right"/>
              <w:rPr>
                <w:sz w:val="24"/>
              </w:rPr>
            </w:pPr>
            <w:r>
              <w:rPr>
                <w:sz w:val="24"/>
              </w:rPr>
              <w:t>0.06 µg/L</w:t>
            </w:r>
          </w:p>
        </w:tc>
        <w:tc>
          <w:tcPr>
            <w:tcW w:w="1813" w:type="dxa"/>
            <w:tcBorders>
              <w:top w:val="single" w:sz="6" w:space="0" w:color="000000"/>
              <w:left w:val="single" w:sz="6" w:space="0" w:color="000000"/>
              <w:bottom w:val="single" w:sz="6" w:space="0" w:color="000000"/>
              <w:right w:val="single" w:sz="6" w:space="0" w:color="000000"/>
            </w:tcBorders>
            <w:hideMark/>
          </w:tcPr>
          <w:p w14:paraId="25AF481D" w14:textId="77777777" w:rsidR="00630926" w:rsidRDefault="00630926">
            <w:pPr>
              <w:pStyle w:val="TableParagraph"/>
              <w:spacing w:line="255" w:lineRule="exact"/>
              <w:ind w:left="492"/>
              <w:rPr>
                <w:sz w:val="24"/>
              </w:rPr>
            </w:pPr>
            <w:r>
              <w:rPr>
                <w:sz w:val="24"/>
              </w:rPr>
              <w:t>0.2 µg/L</w:t>
            </w:r>
          </w:p>
        </w:tc>
        <w:tc>
          <w:tcPr>
            <w:tcW w:w="2063" w:type="dxa"/>
            <w:tcBorders>
              <w:top w:val="single" w:sz="6" w:space="0" w:color="000000"/>
              <w:left w:val="single" w:sz="6" w:space="0" w:color="000000"/>
              <w:bottom w:val="single" w:sz="6" w:space="0" w:color="000000"/>
              <w:right w:val="single" w:sz="6" w:space="0" w:color="000000"/>
            </w:tcBorders>
            <w:hideMark/>
          </w:tcPr>
          <w:p w14:paraId="506E46F8" w14:textId="77777777" w:rsidR="00630926" w:rsidRDefault="00630926">
            <w:pPr>
              <w:pStyle w:val="TableParagraph"/>
              <w:spacing w:line="255" w:lineRule="exact"/>
              <w:ind w:left="516"/>
              <w:rPr>
                <w:sz w:val="24"/>
              </w:rPr>
            </w:pPr>
            <w:r>
              <w:rPr>
                <w:sz w:val="24"/>
              </w:rPr>
              <w:t>≤ 20 RPD</w:t>
            </w:r>
          </w:p>
        </w:tc>
        <w:tc>
          <w:tcPr>
            <w:tcW w:w="2070" w:type="dxa"/>
            <w:tcBorders>
              <w:top w:val="single" w:sz="6" w:space="0" w:color="000000"/>
              <w:left w:val="single" w:sz="6" w:space="0" w:color="000000"/>
              <w:bottom w:val="single" w:sz="6" w:space="0" w:color="000000"/>
              <w:right w:val="double" w:sz="2" w:space="0" w:color="000000"/>
            </w:tcBorders>
            <w:hideMark/>
          </w:tcPr>
          <w:p w14:paraId="31A5680B" w14:textId="77777777" w:rsidR="00630926" w:rsidRDefault="00630926">
            <w:pPr>
              <w:pStyle w:val="TableParagraph"/>
              <w:spacing w:line="255" w:lineRule="exact"/>
              <w:ind w:left="318" w:right="281"/>
              <w:jc w:val="center"/>
              <w:rPr>
                <w:sz w:val="24"/>
              </w:rPr>
            </w:pPr>
            <w:r>
              <w:rPr>
                <w:sz w:val="24"/>
              </w:rPr>
              <w:t>±15 % LFB</w:t>
            </w:r>
          </w:p>
        </w:tc>
      </w:tr>
      <w:tr w:rsidR="00630926" w14:paraId="2DFC5084" w14:textId="77777777" w:rsidTr="00630926">
        <w:trPr>
          <w:trHeight w:val="277"/>
        </w:trPr>
        <w:tc>
          <w:tcPr>
            <w:tcW w:w="2821" w:type="dxa"/>
            <w:tcBorders>
              <w:top w:val="single" w:sz="6" w:space="0" w:color="000000"/>
              <w:left w:val="double" w:sz="2" w:space="0" w:color="000000"/>
              <w:bottom w:val="double" w:sz="2" w:space="0" w:color="000000"/>
              <w:right w:val="single" w:sz="6" w:space="0" w:color="000000"/>
            </w:tcBorders>
            <w:hideMark/>
          </w:tcPr>
          <w:p w14:paraId="45DADAF5" w14:textId="77777777" w:rsidR="00630926" w:rsidRDefault="00630926">
            <w:pPr>
              <w:pStyle w:val="TableParagraph"/>
              <w:spacing w:line="257" w:lineRule="exact"/>
              <w:ind w:left="92"/>
              <w:rPr>
                <w:sz w:val="24"/>
              </w:rPr>
            </w:pPr>
            <w:r>
              <w:rPr>
                <w:sz w:val="24"/>
              </w:rPr>
              <w:t>Zinc, dissolved</w:t>
            </w:r>
          </w:p>
        </w:tc>
        <w:tc>
          <w:tcPr>
            <w:tcW w:w="2727" w:type="dxa"/>
            <w:tcBorders>
              <w:top w:val="single" w:sz="6" w:space="0" w:color="000000"/>
              <w:left w:val="single" w:sz="6" w:space="0" w:color="000000"/>
              <w:bottom w:val="double" w:sz="2" w:space="0" w:color="000000"/>
              <w:right w:val="single" w:sz="6" w:space="0" w:color="000000"/>
            </w:tcBorders>
            <w:hideMark/>
          </w:tcPr>
          <w:p w14:paraId="780ED280" w14:textId="77777777" w:rsidR="00630926" w:rsidRDefault="00630926">
            <w:pPr>
              <w:pStyle w:val="TableParagraph"/>
              <w:spacing w:line="257" w:lineRule="exact"/>
              <w:ind w:left="107"/>
              <w:rPr>
                <w:sz w:val="24"/>
              </w:rPr>
            </w:pPr>
            <w:r>
              <w:rPr>
                <w:sz w:val="24"/>
              </w:rPr>
              <w:t>EPA 200.8</w:t>
            </w:r>
          </w:p>
        </w:tc>
        <w:tc>
          <w:tcPr>
            <w:tcW w:w="2213" w:type="dxa"/>
            <w:tcBorders>
              <w:top w:val="single" w:sz="6" w:space="0" w:color="000000"/>
              <w:left w:val="single" w:sz="6" w:space="0" w:color="000000"/>
              <w:bottom w:val="double" w:sz="2" w:space="0" w:color="000000"/>
              <w:right w:val="single" w:sz="6" w:space="0" w:color="000000"/>
            </w:tcBorders>
            <w:hideMark/>
          </w:tcPr>
          <w:p w14:paraId="6BAE6F1C" w14:textId="77777777" w:rsidR="00630926" w:rsidRDefault="00630926">
            <w:pPr>
              <w:pStyle w:val="TableParagraph"/>
              <w:spacing w:line="257" w:lineRule="exact"/>
              <w:ind w:right="672"/>
              <w:jc w:val="right"/>
              <w:rPr>
                <w:sz w:val="24"/>
              </w:rPr>
            </w:pPr>
            <w:r>
              <w:rPr>
                <w:sz w:val="24"/>
              </w:rPr>
              <w:t>3.1 µg/L</w:t>
            </w:r>
          </w:p>
        </w:tc>
        <w:tc>
          <w:tcPr>
            <w:tcW w:w="1813" w:type="dxa"/>
            <w:tcBorders>
              <w:top w:val="single" w:sz="6" w:space="0" w:color="000000"/>
              <w:left w:val="single" w:sz="6" w:space="0" w:color="000000"/>
              <w:bottom w:val="double" w:sz="2" w:space="0" w:color="000000"/>
              <w:right w:val="single" w:sz="6" w:space="0" w:color="000000"/>
            </w:tcBorders>
            <w:hideMark/>
          </w:tcPr>
          <w:p w14:paraId="1DE973B2" w14:textId="77777777" w:rsidR="00630926" w:rsidRDefault="00630926">
            <w:pPr>
              <w:pStyle w:val="TableParagraph"/>
              <w:spacing w:line="257" w:lineRule="exact"/>
              <w:ind w:left="432"/>
              <w:rPr>
                <w:sz w:val="24"/>
              </w:rPr>
            </w:pPr>
            <w:r>
              <w:rPr>
                <w:sz w:val="24"/>
              </w:rPr>
              <w:t>10.0 µg/L</w:t>
            </w:r>
          </w:p>
        </w:tc>
        <w:tc>
          <w:tcPr>
            <w:tcW w:w="2063" w:type="dxa"/>
            <w:tcBorders>
              <w:top w:val="single" w:sz="6" w:space="0" w:color="000000"/>
              <w:left w:val="single" w:sz="6" w:space="0" w:color="000000"/>
              <w:bottom w:val="double" w:sz="2" w:space="0" w:color="000000"/>
              <w:right w:val="single" w:sz="6" w:space="0" w:color="000000"/>
            </w:tcBorders>
            <w:hideMark/>
          </w:tcPr>
          <w:p w14:paraId="20082425" w14:textId="77777777" w:rsidR="00630926" w:rsidRDefault="00630926">
            <w:pPr>
              <w:pStyle w:val="TableParagraph"/>
              <w:spacing w:line="257" w:lineRule="exact"/>
              <w:ind w:left="516"/>
              <w:rPr>
                <w:sz w:val="24"/>
              </w:rPr>
            </w:pPr>
            <w:r>
              <w:rPr>
                <w:sz w:val="24"/>
              </w:rPr>
              <w:t>≤ 20 RPD</w:t>
            </w:r>
          </w:p>
        </w:tc>
        <w:tc>
          <w:tcPr>
            <w:tcW w:w="2070" w:type="dxa"/>
            <w:tcBorders>
              <w:top w:val="single" w:sz="6" w:space="0" w:color="000000"/>
              <w:left w:val="single" w:sz="6" w:space="0" w:color="000000"/>
              <w:bottom w:val="double" w:sz="2" w:space="0" w:color="000000"/>
              <w:right w:val="double" w:sz="2" w:space="0" w:color="000000"/>
            </w:tcBorders>
            <w:hideMark/>
          </w:tcPr>
          <w:p w14:paraId="735F66EC" w14:textId="77777777" w:rsidR="00630926" w:rsidRDefault="00630926">
            <w:pPr>
              <w:pStyle w:val="TableParagraph"/>
              <w:spacing w:line="257" w:lineRule="exact"/>
              <w:ind w:left="318" w:right="281"/>
              <w:jc w:val="center"/>
              <w:rPr>
                <w:sz w:val="24"/>
              </w:rPr>
            </w:pPr>
            <w:r>
              <w:rPr>
                <w:sz w:val="24"/>
              </w:rPr>
              <w:t>±15 % LFB</w:t>
            </w:r>
          </w:p>
        </w:tc>
      </w:tr>
    </w:tbl>
    <w:p w14:paraId="5E6A96F7" w14:textId="4D1B3D2B" w:rsidR="00630926" w:rsidRDefault="00630926" w:rsidP="001F141E">
      <w:pPr>
        <w:pStyle w:val="BodyText"/>
        <w:spacing w:before="90"/>
        <w:ind w:left="720" w:right="38" w:firstLine="720"/>
        <w:jc w:val="both"/>
      </w:pPr>
      <w:r>
        <w:t>MDL, method</w:t>
      </w:r>
      <w:r>
        <w:rPr>
          <w:spacing w:val="-2"/>
        </w:rPr>
        <w:t xml:space="preserve"> </w:t>
      </w:r>
      <w:r>
        <w:t>detection</w:t>
      </w:r>
      <w:r>
        <w:rPr>
          <w:spacing w:val="-3"/>
        </w:rPr>
        <w:t xml:space="preserve"> </w:t>
      </w:r>
      <w:r>
        <w:t>limit</w:t>
      </w:r>
    </w:p>
    <w:p w14:paraId="606DE631" w14:textId="77777777" w:rsidR="00630926" w:rsidRDefault="00630926" w:rsidP="001F141E">
      <w:pPr>
        <w:pStyle w:val="BodyText"/>
        <w:spacing w:before="90"/>
        <w:ind w:left="720" w:right="38" w:firstLine="720"/>
        <w:jc w:val="both"/>
      </w:pPr>
      <w:r>
        <w:t>PQL, practical</w:t>
      </w:r>
      <w:r>
        <w:rPr>
          <w:spacing w:val="-4"/>
        </w:rPr>
        <w:t xml:space="preserve"> </w:t>
      </w:r>
      <w:r>
        <w:t>quantification</w:t>
      </w:r>
      <w:r>
        <w:rPr>
          <w:spacing w:val="-2"/>
        </w:rPr>
        <w:t xml:space="preserve"> </w:t>
      </w:r>
      <w:r>
        <w:t>limit</w:t>
      </w:r>
    </w:p>
    <w:p w14:paraId="3B3E7F1D" w14:textId="77777777" w:rsidR="00630926" w:rsidRDefault="00630926" w:rsidP="001F141E">
      <w:pPr>
        <w:pStyle w:val="BodyText"/>
        <w:spacing w:before="90"/>
        <w:ind w:left="720" w:right="38" w:firstLine="720"/>
        <w:jc w:val="both"/>
      </w:pPr>
      <w:r>
        <w:t>LCS, laboratory control</w:t>
      </w:r>
      <w:r>
        <w:rPr>
          <w:spacing w:val="-1"/>
        </w:rPr>
        <w:t xml:space="preserve"> </w:t>
      </w:r>
      <w:r>
        <w:t>sample</w:t>
      </w:r>
    </w:p>
    <w:p w14:paraId="66FFB105" w14:textId="77777777" w:rsidR="00630926" w:rsidRDefault="00630926" w:rsidP="001F141E">
      <w:pPr>
        <w:pStyle w:val="BodyText"/>
        <w:spacing w:before="90"/>
        <w:ind w:left="720" w:right="38" w:firstLine="720"/>
        <w:jc w:val="both"/>
      </w:pPr>
      <w:r>
        <w:t xml:space="preserve">LFB, laboratory fortified blank mg/L, </w:t>
      </w:r>
    </w:p>
    <w:p w14:paraId="18C01411" w14:textId="77777777" w:rsidR="00630926" w:rsidRDefault="00630926" w:rsidP="001F141E">
      <w:pPr>
        <w:pStyle w:val="BodyText"/>
        <w:spacing w:before="90"/>
        <w:ind w:left="720" w:right="38" w:firstLine="720"/>
        <w:jc w:val="both"/>
      </w:pPr>
      <w:r>
        <w:t>milligrams per liter (ppm)</w:t>
      </w:r>
    </w:p>
    <w:p w14:paraId="5215AE10" w14:textId="1BCE847A" w:rsidR="00630926" w:rsidRDefault="00630926" w:rsidP="001F141E">
      <w:pPr>
        <w:pStyle w:val="BodyText"/>
        <w:spacing w:before="90"/>
        <w:ind w:left="720" w:right="38" w:firstLine="720"/>
        <w:jc w:val="both"/>
      </w:pPr>
      <w:r>
        <w:t>µg/L, micrograms per liter (ppb)</w:t>
      </w:r>
    </w:p>
    <w:p w14:paraId="5CBD0DEA" w14:textId="266BC404" w:rsidR="00630926" w:rsidRDefault="00630926" w:rsidP="001F141E">
      <w:pPr>
        <w:pStyle w:val="BodyText"/>
        <w:spacing w:before="90"/>
        <w:ind w:left="720" w:right="38" w:firstLine="720"/>
        <w:jc w:val="both"/>
      </w:pPr>
      <w:r>
        <w:t>RPD, relative percent difference</w:t>
      </w:r>
    </w:p>
    <w:p w14:paraId="0F4B9D7B" w14:textId="77777777" w:rsidR="0044308E" w:rsidRDefault="0044308E" w:rsidP="001F141E">
      <w:pPr>
        <w:pStyle w:val="BodyText"/>
        <w:spacing w:before="90"/>
        <w:ind w:left="720" w:right="38" w:firstLine="720"/>
        <w:jc w:val="both"/>
      </w:pPr>
    </w:p>
    <w:p w14:paraId="70D3C452" w14:textId="7AEE3FCE" w:rsidR="008C597A" w:rsidRPr="0044308E" w:rsidRDefault="0044308E" w:rsidP="0044308E">
      <w:pPr>
        <w:pStyle w:val="Caption"/>
        <w:keepNext/>
        <w:ind w:firstLine="720"/>
        <w:rPr>
          <w:b/>
          <w:i w:val="0"/>
          <w:color w:val="auto"/>
          <w:sz w:val="24"/>
          <w:szCs w:val="24"/>
        </w:rPr>
      </w:pPr>
      <w:bookmarkStart w:id="109" w:name="_Toc117088112"/>
      <w:r w:rsidRPr="0044308E">
        <w:rPr>
          <w:b/>
          <w:i w:val="0"/>
          <w:color w:val="auto"/>
          <w:sz w:val="24"/>
          <w:szCs w:val="24"/>
        </w:rPr>
        <w:lastRenderedPageBreak/>
        <w:t xml:space="preserve">Table </w:t>
      </w:r>
      <w:r w:rsidRPr="0044308E">
        <w:rPr>
          <w:b/>
          <w:i w:val="0"/>
          <w:color w:val="auto"/>
          <w:sz w:val="24"/>
          <w:szCs w:val="24"/>
        </w:rPr>
        <w:fldChar w:fldCharType="begin"/>
      </w:r>
      <w:r w:rsidRPr="0044308E">
        <w:rPr>
          <w:b/>
          <w:i w:val="0"/>
          <w:color w:val="auto"/>
          <w:sz w:val="24"/>
          <w:szCs w:val="24"/>
        </w:rPr>
        <w:instrText xml:space="preserve"> SEQ Table \* ARABIC </w:instrText>
      </w:r>
      <w:r w:rsidRPr="0044308E">
        <w:rPr>
          <w:b/>
          <w:i w:val="0"/>
          <w:color w:val="auto"/>
          <w:sz w:val="24"/>
          <w:szCs w:val="24"/>
        </w:rPr>
        <w:fldChar w:fldCharType="separate"/>
      </w:r>
      <w:r w:rsidR="00B61701">
        <w:rPr>
          <w:b/>
          <w:i w:val="0"/>
          <w:noProof/>
          <w:color w:val="auto"/>
          <w:sz w:val="24"/>
          <w:szCs w:val="24"/>
        </w:rPr>
        <w:t>5</w:t>
      </w:r>
      <w:r w:rsidRPr="0044308E">
        <w:rPr>
          <w:b/>
          <w:i w:val="0"/>
          <w:color w:val="auto"/>
          <w:sz w:val="24"/>
          <w:szCs w:val="24"/>
        </w:rPr>
        <w:fldChar w:fldCharType="end"/>
      </w:r>
      <w:r w:rsidR="008C597A" w:rsidRPr="0044308E">
        <w:rPr>
          <w:b/>
          <w:i w:val="0"/>
          <w:color w:val="auto"/>
          <w:sz w:val="24"/>
          <w:szCs w:val="24"/>
        </w:rPr>
        <w:t>. Data Quality Objectives for Nutrients, Fecal Coliform, and Total Suspended Solids (</w:t>
      </w:r>
      <w:commentRangeStart w:id="110"/>
      <w:r w:rsidR="008C597A" w:rsidRPr="0044308E">
        <w:rPr>
          <w:b/>
          <w:i w:val="0"/>
          <w:color w:val="auto"/>
          <w:sz w:val="24"/>
          <w:szCs w:val="24"/>
        </w:rPr>
        <w:t>Supplied by Analytica Group F.C</w:t>
      </w:r>
      <w:commentRangeEnd w:id="110"/>
      <w:r>
        <w:rPr>
          <w:rStyle w:val="CommentReference"/>
          <w:i w:val="0"/>
          <w:iCs w:val="0"/>
          <w:color w:val="auto"/>
        </w:rPr>
        <w:commentReference w:id="110"/>
      </w:r>
      <w:r w:rsidR="008C597A" w:rsidRPr="0044308E">
        <w:rPr>
          <w:b/>
          <w:i w:val="0"/>
          <w:color w:val="auto"/>
          <w:sz w:val="24"/>
          <w:szCs w:val="24"/>
        </w:rPr>
        <w:t>., and SGS)</w:t>
      </w:r>
      <w:bookmarkEnd w:id="109"/>
    </w:p>
    <w:p w14:paraId="071F7AD9" w14:textId="77777777" w:rsidR="008C597A" w:rsidRDefault="008C597A" w:rsidP="008C597A">
      <w:pPr>
        <w:pStyle w:val="BodyText"/>
        <w:spacing w:before="8" w:after="1"/>
        <w:rPr>
          <w:b/>
          <w:sz w:val="11"/>
        </w:rPr>
      </w:pPr>
    </w:p>
    <w:tbl>
      <w:tblPr>
        <w:tblW w:w="0" w:type="auto"/>
        <w:tblInd w:w="865"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2218"/>
        <w:gridCol w:w="3250"/>
        <w:gridCol w:w="2400"/>
        <w:gridCol w:w="1882"/>
        <w:gridCol w:w="1977"/>
        <w:gridCol w:w="1980"/>
      </w:tblGrid>
      <w:tr w:rsidR="008C597A" w14:paraId="436B03FA" w14:textId="77777777" w:rsidTr="008C597A">
        <w:trPr>
          <w:trHeight w:val="1028"/>
        </w:trPr>
        <w:tc>
          <w:tcPr>
            <w:tcW w:w="2218" w:type="dxa"/>
            <w:tcBorders>
              <w:bottom w:val="single" w:sz="6" w:space="0" w:color="000000"/>
              <w:right w:val="single" w:sz="6" w:space="0" w:color="000000"/>
            </w:tcBorders>
          </w:tcPr>
          <w:p w14:paraId="5DB89073" w14:textId="77777777" w:rsidR="008C597A" w:rsidRDefault="008C597A" w:rsidP="008C597A">
            <w:pPr>
              <w:pStyle w:val="TableParagraph"/>
              <w:rPr>
                <w:b/>
                <w:sz w:val="28"/>
              </w:rPr>
            </w:pPr>
          </w:p>
          <w:p w14:paraId="0C8A7FC5" w14:textId="77777777" w:rsidR="008C597A" w:rsidRDefault="008C597A" w:rsidP="008C597A">
            <w:pPr>
              <w:pStyle w:val="TableParagraph"/>
              <w:ind w:left="92"/>
              <w:rPr>
                <w:b/>
                <w:sz w:val="24"/>
              </w:rPr>
            </w:pPr>
            <w:bookmarkStart w:id="111" w:name="PARAMETER"/>
            <w:bookmarkEnd w:id="111"/>
            <w:r>
              <w:rPr>
                <w:b/>
                <w:sz w:val="24"/>
              </w:rPr>
              <w:t>PARAMETER</w:t>
            </w:r>
          </w:p>
        </w:tc>
        <w:tc>
          <w:tcPr>
            <w:tcW w:w="3250" w:type="dxa"/>
            <w:tcBorders>
              <w:left w:val="single" w:sz="6" w:space="0" w:color="000000"/>
              <w:bottom w:val="single" w:sz="6" w:space="0" w:color="000000"/>
              <w:right w:val="single" w:sz="6" w:space="0" w:color="000000"/>
            </w:tcBorders>
          </w:tcPr>
          <w:p w14:paraId="385462F0" w14:textId="77777777" w:rsidR="008C597A" w:rsidRDefault="008C597A" w:rsidP="008C597A">
            <w:pPr>
              <w:pStyle w:val="TableParagraph"/>
              <w:rPr>
                <w:b/>
                <w:sz w:val="28"/>
              </w:rPr>
            </w:pPr>
          </w:p>
          <w:p w14:paraId="186457C6" w14:textId="77777777" w:rsidR="008C597A" w:rsidRDefault="008C597A" w:rsidP="008C597A">
            <w:pPr>
              <w:pStyle w:val="TableParagraph"/>
              <w:ind w:left="107"/>
              <w:rPr>
                <w:b/>
                <w:sz w:val="24"/>
              </w:rPr>
            </w:pPr>
            <w:bookmarkStart w:id="112" w:name="METHOD"/>
            <w:bookmarkEnd w:id="112"/>
            <w:r>
              <w:rPr>
                <w:b/>
                <w:sz w:val="24"/>
              </w:rPr>
              <w:t>METHOD</w:t>
            </w:r>
          </w:p>
        </w:tc>
        <w:tc>
          <w:tcPr>
            <w:tcW w:w="2400" w:type="dxa"/>
            <w:tcBorders>
              <w:left w:val="single" w:sz="6" w:space="0" w:color="000000"/>
              <w:bottom w:val="single" w:sz="6" w:space="0" w:color="000000"/>
              <w:right w:val="single" w:sz="6" w:space="0" w:color="000000"/>
            </w:tcBorders>
          </w:tcPr>
          <w:p w14:paraId="5C87FE73" w14:textId="77777777" w:rsidR="008C597A" w:rsidRDefault="008C597A" w:rsidP="008C597A">
            <w:pPr>
              <w:pStyle w:val="TableParagraph"/>
              <w:spacing w:before="184"/>
              <w:ind w:left="838" w:right="393" w:hanging="414"/>
              <w:rPr>
                <w:b/>
                <w:sz w:val="24"/>
              </w:rPr>
            </w:pPr>
            <w:bookmarkStart w:id="113" w:name="SENSITIVITY_(MDL)"/>
            <w:bookmarkEnd w:id="113"/>
            <w:r>
              <w:rPr>
                <w:b/>
                <w:sz w:val="24"/>
              </w:rPr>
              <w:t>SENSITIVITY (MDL)</w:t>
            </w:r>
          </w:p>
        </w:tc>
        <w:tc>
          <w:tcPr>
            <w:tcW w:w="1882" w:type="dxa"/>
            <w:tcBorders>
              <w:left w:val="single" w:sz="6" w:space="0" w:color="000000"/>
              <w:bottom w:val="single" w:sz="6" w:space="0" w:color="000000"/>
              <w:right w:val="single" w:sz="6" w:space="0" w:color="000000"/>
            </w:tcBorders>
          </w:tcPr>
          <w:p w14:paraId="68397278" w14:textId="77777777" w:rsidR="008C597A" w:rsidRDefault="008C597A" w:rsidP="008C597A">
            <w:pPr>
              <w:pStyle w:val="TableParagraph"/>
              <w:spacing w:before="46"/>
              <w:ind w:left="672" w:right="661"/>
              <w:jc w:val="center"/>
              <w:rPr>
                <w:b/>
                <w:sz w:val="24"/>
              </w:rPr>
            </w:pPr>
            <w:bookmarkStart w:id="114" w:name="PQL"/>
            <w:bookmarkEnd w:id="114"/>
            <w:r>
              <w:rPr>
                <w:b/>
                <w:sz w:val="24"/>
              </w:rPr>
              <w:t>PQL</w:t>
            </w:r>
          </w:p>
        </w:tc>
        <w:tc>
          <w:tcPr>
            <w:tcW w:w="1977" w:type="dxa"/>
            <w:tcBorders>
              <w:left w:val="single" w:sz="6" w:space="0" w:color="000000"/>
              <w:bottom w:val="single" w:sz="6" w:space="0" w:color="000000"/>
              <w:right w:val="single" w:sz="6" w:space="0" w:color="000000"/>
            </w:tcBorders>
          </w:tcPr>
          <w:p w14:paraId="7EE9469F" w14:textId="77777777" w:rsidR="008C597A" w:rsidRDefault="008C597A" w:rsidP="008C597A">
            <w:pPr>
              <w:pStyle w:val="TableParagraph"/>
              <w:spacing w:before="46"/>
              <w:ind w:left="272" w:right="260" w:firstLine="73"/>
              <w:jc w:val="both"/>
              <w:rPr>
                <w:b/>
                <w:sz w:val="24"/>
              </w:rPr>
            </w:pPr>
            <w:bookmarkStart w:id="115" w:name="OVERALL_PROJECT_PRECISION"/>
            <w:bookmarkEnd w:id="115"/>
            <w:r>
              <w:rPr>
                <w:b/>
                <w:sz w:val="24"/>
              </w:rPr>
              <w:t>OVERALL PROJECT PRECISION</w:t>
            </w:r>
            <w:r>
              <w:rPr>
                <w:rStyle w:val="FootnoteReference"/>
                <w:b/>
                <w:sz w:val="24"/>
              </w:rPr>
              <w:footnoteReference w:id="4"/>
            </w:r>
          </w:p>
        </w:tc>
        <w:tc>
          <w:tcPr>
            <w:tcW w:w="1980" w:type="dxa"/>
            <w:tcBorders>
              <w:left w:val="single" w:sz="6" w:space="0" w:color="000000"/>
              <w:bottom w:val="single" w:sz="6" w:space="0" w:color="000000"/>
            </w:tcBorders>
          </w:tcPr>
          <w:p w14:paraId="56474A94" w14:textId="77777777" w:rsidR="008C597A" w:rsidRDefault="008C597A" w:rsidP="008C597A">
            <w:pPr>
              <w:pStyle w:val="TableParagraph"/>
              <w:spacing w:before="8"/>
              <w:rPr>
                <w:b/>
                <w:sz w:val="32"/>
              </w:rPr>
            </w:pPr>
          </w:p>
          <w:p w14:paraId="080503AF" w14:textId="77777777" w:rsidR="008C597A" w:rsidRDefault="008C597A" w:rsidP="008C597A">
            <w:pPr>
              <w:pStyle w:val="TableParagraph"/>
              <w:ind w:left="279" w:right="253"/>
              <w:jc w:val="center"/>
              <w:rPr>
                <w:b/>
                <w:sz w:val="24"/>
              </w:rPr>
            </w:pPr>
            <w:r>
              <w:rPr>
                <w:b/>
                <w:sz w:val="24"/>
              </w:rPr>
              <w:t>ACCURACY</w:t>
            </w:r>
          </w:p>
        </w:tc>
      </w:tr>
      <w:tr w:rsidR="008C597A" w14:paraId="386AB86C" w14:textId="77777777" w:rsidTr="008C597A">
        <w:trPr>
          <w:trHeight w:val="276"/>
        </w:trPr>
        <w:tc>
          <w:tcPr>
            <w:tcW w:w="2218" w:type="dxa"/>
            <w:tcBorders>
              <w:top w:val="single" w:sz="6" w:space="0" w:color="000000"/>
              <w:bottom w:val="single" w:sz="6" w:space="0" w:color="000000"/>
              <w:right w:val="single" w:sz="6" w:space="0" w:color="000000"/>
            </w:tcBorders>
          </w:tcPr>
          <w:p w14:paraId="7B845885" w14:textId="77777777" w:rsidR="008C597A" w:rsidRDefault="008C597A" w:rsidP="008C597A">
            <w:pPr>
              <w:pStyle w:val="TableParagraph"/>
              <w:spacing w:line="257" w:lineRule="exact"/>
              <w:ind w:left="92"/>
              <w:rPr>
                <w:sz w:val="24"/>
              </w:rPr>
            </w:pPr>
            <w:r>
              <w:rPr>
                <w:sz w:val="24"/>
              </w:rPr>
              <w:t>Phosphorous, total</w:t>
            </w:r>
          </w:p>
        </w:tc>
        <w:tc>
          <w:tcPr>
            <w:tcW w:w="3250" w:type="dxa"/>
            <w:tcBorders>
              <w:top w:val="single" w:sz="6" w:space="0" w:color="000000"/>
              <w:left w:val="single" w:sz="6" w:space="0" w:color="000000"/>
              <w:bottom w:val="single" w:sz="6" w:space="0" w:color="000000"/>
              <w:right w:val="single" w:sz="6" w:space="0" w:color="000000"/>
            </w:tcBorders>
          </w:tcPr>
          <w:p w14:paraId="1F44EA31" w14:textId="77777777" w:rsidR="008C597A" w:rsidRDefault="008C597A" w:rsidP="008C597A">
            <w:pPr>
              <w:pStyle w:val="TableParagraph"/>
              <w:spacing w:line="257" w:lineRule="exact"/>
              <w:ind w:left="107"/>
              <w:rPr>
                <w:sz w:val="24"/>
              </w:rPr>
            </w:pPr>
            <w:r>
              <w:rPr>
                <w:sz w:val="24"/>
              </w:rPr>
              <w:t>SM21 4500-P-</w:t>
            </w:r>
            <w:proofErr w:type="gramStart"/>
            <w:r>
              <w:rPr>
                <w:sz w:val="24"/>
              </w:rPr>
              <w:t>B,E</w:t>
            </w:r>
            <w:proofErr w:type="gramEnd"/>
          </w:p>
        </w:tc>
        <w:tc>
          <w:tcPr>
            <w:tcW w:w="2400" w:type="dxa"/>
            <w:tcBorders>
              <w:top w:val="single" w:sz="6" w:space="0" w:color="000000"/>
              <w:left w:val="single" w:sz="6" w:space="0" w:color="000000"/>
              <w:bottom w:val="single" w:sz="6" w:space="0" w:color="000000"/>
              <w:right w:val="single" w:sz="6" w:space="0" w:color="000000"/>
            </w:tcBorders>
          </w:tcPr>
          <w:p w14:paraId="31D927A7" w14:textId="77777777" w:rsidR="008C597A" w:rsidRDefault="008C597A" w:rsidP="008C597A">
            <w:pPr>
              <w:pStyle w:val="TableParagraph"/>
              <w:spacing w:line="257" w:lineRule="exact"/>
              <w:ind w:left="698"/>
              <w:rPr>
                <w:sz w:val="24"/>
              </w:rPr>
            </w:pPr>
            <w:r>
              <w:rPr>
                <w:sz w:val="24"/>
              </w:rPr>
              <w:t>0.01 mg/L</w:t>
            </w:r>
          </w:p>
        </w:tc>
        <w:tc>
          <w:tcPr>
            <w:tcW w:w="1882" w:type="dxa"/>
            <w:tcBorders>
              <w:top w:val="single" w:sz="6" w:space="0" w:color="000000"/>
              <w:left w:val="single" w:sz="6" w:space="0" w:color="000000"/>
              <w:bottom w:val="single" w:sz="6" w:space="0" w:color="000000"/>
              <w:right w:val="single" w:sz="6" w:space="0" w:color="000000"/>
            </w:tcBorders>
          </w:tcPr>
          <w:p w14:paraId="72D300F0" w14:textId="77777777" w:rsidR="008C597A" w:rsidRDefault="008C597A" w:rsidP="008C597A">
            <w:pPr>
              <w:pStyle w:val="TableParagraph"/>
              <w:spacing w:line="257" w:lineRule="exact"/>
              <w:ind w:left="439"/>
              <w:rPr>
                <w:sz w:val="24"/>
              </w:rPr>
            </w:pPr>
            <w:r>
              <w:rPr>
                <w:sz w:val="24"/>
              </w:rPr>
              <w:t>0.02 mg/L</w:t>
            </w:r>
          </w:p>
        </w:tc>
        <w:tc>
          <w:tcPr>
            <w:tcW w:w="1977" w:type="dxa"/>
            <w:tcBorders>
              <w:top w:val="single" w:sz="6" w:space="0" w:color="000000"/>
              <w:left w:val="single" w:sz="6" w:space="0" w:color="000000"/>
              <w:bottom w:val="single" w:sz="6" w:space="0" w:color="000000"/>
              <w:right w:val="single" w:sz="6" w:space="0" w:color="000000"/>
            </w:tcBorders>
          </w:tcPr>
          <w:p w14:paraId="23D7FE23" w14:textId="77777777" w:rsidR="008C597A" w:rsidRDefault="008C597A" w:rsidP="008C597A">
            <w:pPr>
              <w:pStyle w:val="TableParagraph"/>
              <w:spacing w:line="257"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03D3D70" w14:textId="77777777" w:rsidR="008C597A" w:rsidRDefault="008C597A" w:rsidP="008C597A">
            <w:pPr>
              <w:pStyle w:val="TableParagraph"/>
              <w:spacing w:line="257" w:lineRule="exact"/>
              <w:ind w:left="279" w:right="253"/>
              <w:jc w:val="center"/>
              <w:rPr>
                <w:sz w:val="24"/>
              </w:rPr>
            </w:pPr>
            <w:r>
              <w:rPr>
                <w:sz w:val="24"/>
              </w:rPr>
              <w:t>±25 % LFB</w:t>
            </w:r>
          </w:p>
        </w:tc>
      </w:tr>
      <w:tr w:rsidR="008C597A" w14:paraId="1AA5F7D4" w14:textId="77777777" w:rsidTr="008C597A">
        <w:trPr>
          <w:trHeight w:val="551"/>
        </w:trPr>
        <w:tc>
          <w:tcPr>
            <w:tcW w:w="2218" w:type="dxa"/>
            <w:tcBorders>
              <w:top w:val="single" w:sz="6" w:space="0" w:color="000000"/>
              <w:bottom w:val="single" w:sz="6" w:space="0" w:color="000000"/>
              <w:right w:val="single" w:sz="6" w:space="0" w:color="000000"/>
            </w:tcBorders>
          </w:tcPr>
          <w:p w14:paraId="7131CCB1" w14:textId="77777777" w:rsidR="008C597A" w:rsidRDefault="008C597A" w:rsidP="008C597A">
            <w:pPr>
              <w:pStyle w:val="TableParagraph"/>
              <w:spacing w:before="9" w:line="276" w:lineRule="exact"/>
              <w:ind w:left="92" w:right="107"/>
              <w:rPr>
                <w:sz w:val="24"/>
              </w:rPr>
            </w:pPr>
            <w:r>
              <w:rPr>
                <w:position w:val="1"/>
                <w:sz w:val="24"/>
              </w:rPr>
              <w:t>Nitrates (NO</w:t>
            </w:r>
            <w:r>
              <w:rPr>
                <w:sz w:val="16"/>
              </w:rPr>
              <w:t xml:space="preserve">2 </w:t>
            </w:r>
            <w:r>
              <w:rPr>
                <w:position w:val="1"/>
                <w:sz w:val="24"/>
              </w:rPr>
              <w:t>+ NO</w:t>
            </w:r>
            <w:r>
              <w:rPr>
                <w:sz w:val="16"/>
              </w:rPr>
              <w:t>3</w:t>
            </w:r>
            <w:r>
              <w:rPr>
                <w:position w:val="1"/>
                <w:sz w:val="24"/>
              </w:rPr>
              <w:t>)</w:t>
            </w:r>
          </w:p>
        </w:tc>
        <w:tc>
          <w:tcPr>
            <w:tcW w:w="3250" w:type="dxa"/>
            <w:tcBorders>
              <w:top w:val="single" w:sz="6" w:space="0" w:color="000000"/>
              <w:left w:val="single" w:sz="6" w:space="0" w:color="000000"/>
              <w:bottom w:val="single" w:sz="6" w:space="0" w:color="000000"/>
              <w:right w:val="single" w:sz="6" w:space="0" w:color="000000"/>
            </w:tcBorders>
          </w:tcPr>
          <w:p w14:paraId="1E868AC1" w14:textId="77777777" w:rsidR="008C597A" w:rsidRDefault="008C597A" w:rsidP="008C597A">
            <w:pPr>
              <w:pStyle w:val="TableParagraph"/>
              <w:spacing w:line="272" w:lineRule="exact"/>
              <w:ind w:left="107"/>
              <w:rPr>
                <w:sz w:val="24"/>
              </w:rPr>
            </w:pPr>
            <w:r>
              <w:rPr>
                <w:sz w:val="24"/>
              </w:rPr>
              <w:t>SM21 4500-NO3-F</w:t>
            </w:r>
          </w:p>
        </w:tc>
        <w:tc>
          <w:tcPr>
            <w:tcW w:w="2400" w:type="dxa"/>
            <w:tcBorders>
              <w:top w:val="single" w:sz="6" w:space="0" w:color="000000"/>
              <w:left w:val="single" w:sz="6" w:space="0" w:color="000000"/>
              <w:bottom w:val="single" w:sz="6" w:space="0" w:color="000000"/>
              <w:right w:val="single" w:sz="6" w:space="0" w:color="000000"/>
            </w:tcBorders>
          </w:tcPr>
          <w:p w14:paraId="2A85C9AF" w14:textId="77777777" w:rsidR="008C597A" w:rsidRDefault="008C597A" w:rsidP="008C597A">
            <w:pPr>
              <w:pStyle w:val="TableParagraph"/>
              <w:spacing w:line="272" w:lineRule="exact"/>
              <w:ind w:left="698"/>
              <w:rPr>
                <w:sz w:val="24"/>
              </w:rPr>
            </w:pPr>
            <w:r>
              <w:rPr>
                <w:sz w:val="24"/>
              </w:rPr>
              <w:t>0.05 mg/L</w:t>
            </w:r>
          </w:p>
        </w:tc>
        <w:tc>
          <w:tcPr>
            <w:tcW w:w="1882" w:type="dxa"/>
            <w:tcBorders>
              <w:top w:val="single" w:sz="6" w:space="0" w:color="000000"/>
              <w:left w:val="single" w:sz="6" w:space="0" w:color="000000"/>
              <w:bottom w:val="single" w:sz="6" w:space="0" w:color="000000"/>
              <w:right w:val="single" w:sz="6" w:space="0" w:color="000000"/>
            </w:tcBorders>
          </w:tcPr>
          <w:p w14:paraId="6997018F" w14:textId="77777777" w:rsidR="008C597A" w:rsidRDefault="008C597A" w:rsidP="008C597A">
            <w:pPr>
              <w:pStyle w:val="TableParagraph"/>
              <w:spacing w:line="272" w:lineRule="exact"/>
              <w:ind w:left="439"/>
              <w:rPr>
                <w:sz w:val="24"/>
              </w:rPr>
            </w:pPr>
            <w:r>
              <w:rPr>
                <w:sz w:val="24"/>
              </w:rPr>
              <w:t>0.20 mg/L</w:t>
            </w:r>
          </w:p>
        </w:tc>
        <w:tc>
          <w:tcPr>
            <w:tcW w:w="1977" w:type="dxa"/>
            <w:tcBorders>
              <w:top w:val="single" w:sz="6" w:space="0" w:color="000000"/>
              <w:left w:val="single" w:sz="6" w:space="0" w:color="000000"/>
              <w:bottom w:val="single" w:sz="6" w:space="0" w:color="000000"/>
              <w:right w:val="single" w:sz="6" w:space="0" w:color="000000"/>
            </w:tcBorders>
          </w:tcPr>
          <w:p w14:paraId="6123B39F" w14:textId="77777777" w:rsidR="008C597A" w:rsidRDefault="008C597A" w:rsidP="008C597A">
            <w:pPr>
              <w:pStyle w:val="TableParagraph"/>
              <w:spacing w:line="272" w:lineRule="exact"/>
              <w:ind w:left="438" w:right="430"/>
              <w:jc w:val="center"/>
              <w:rPr>
                <w:sz w:val="24"/>
              </w:rPr>
            </w:pPr>
            <w:r>
              <w:rPr>
                <w:sz w:val="24"/>
              </w:rPr>
              <w:t>≤ 25 RPD</w:t>
            </w:r>
          </w:p>
        </w:tc>
        <w:tc>
          <w:tcPr>
            <w:tcW w:w="1980" w:type="dxa"/>
            <w:tcBorders>
              <w:top w:val="single" w:sz="6" w:space="0" w:color="000000"/>
              <w:left w:val="single" w:sz="6" w:space="0" w:color="000000"/>
              <w:bottom w:val="single" w:sz="6" w:space="0" w:color="000000"/>
            </w:tcBorders>
          </w:tcPr>
          <w:p w14:paraId="31AED173" w14:textId="77777777" w:rsidR="008C597A" w:rsidRDefault="008C597A" w:rsidP="008C597A">
            <w:pPr>
              <w:pStyle w:val="TableParagraph"/>
              <w:spacing w:line="272" w:lineRule="exact"/>
              <w:ind w:left="279" w:right="253"/>
              <w:jc w:val="center"/>
              <w:rPr>
                <w:sz w:val="24"/>
              </w:rPr>
            </w:pPr>
            <w:r>
              <w:rPr>
                <w:sz w:val="24"/>
              </w:rPr>
              <w:t>±10 % LCS</w:t>
            </w:r>
          </w:p>
        </w:tc>
      </w:tr>
      <w:tr w:rsidR="008C597A" w14:paraId="61BAB9CF" w14:textId="77777777" w:rsidTr="008C597A">
        <w:trPr>
          <w:trHeight w:val="541"/>
        </w:trPr>
        <w:tc>
          <w:tcPr>
            <w:tcW w:w="2218" w:type="dxa"/>
            <w:tcBorders>
              <w:top w:val="single" w:sz="6" w:space="0" w:color="000000"/>
              <w:bottom w:val="single" w:sz="6" w:space="0" w:color="000000"/>
              <w:right w:val="single" w:sz="6" w:space="0" w:color="000000"/>
            </w:tcBorders>
          </w:tcPr>
          <w:p w14:paraId="6C214BB1" w14:textId="77777777" w:rsidR="008C597A" w:rsidRDefault="008C597A" w:rsidP="008C597A">
            <w:pPr>
              <w:pStyle w:val="TableParagraph"/>
              <w:spacing w:line="263" w:lineRule="exact"/>
              <w:ind w:left="92"/>
              <w:rPr>
                <w:sz w:val="24"/>
              </w:rPr>
            </w:pPr>
            <w:r>
              <w:rPr>
                <w:sz w:val="24"/>
              </w:rPr>
              <w:t>Suspended solids,</w:t>
            </w:r>
          </w:p>
          <w:p w14:paraId="5461B0AC" w14:textId="77777777" w:rsidR="008C597A" w:rsidRDefault="008C597A" w:rsidP="008C597A">
            <w:pPr>
              <w:pStyle w:val="TableParagraph"/>
              <w:spacing w:line="258" w:lineRule="exact"/>
              <w:ind w:left="92"/>
              <w:rPr>
                <w:sz w:val="24"/>
              </w:rPr>
            </w:pPr>
            <w:r>
              <w:rPr>
                <w:sz w:val="24"/>
              </w:rPr>
              <w:t>total</w:t>
            </w:r>
          </w:p>
        </w:tc>
        <w:tc>
          <w:tcPr>
            <w:tcW w:w="3250" w:type="dxa"/>
            <w:tcBorders>
              <w:top w:val="single" w:sz="6" w:space="0" w:color="000000"/>
              <w:left w:val="single" w:sz="6" w:space="0" w:color="000000"/>
              <w:bottom w:val="single" w:sz="6" w:space="0" w:color="000000"/>
              <w:right w:val="single" w:sz="6" w:space="0" w:color="000000"/>
            </w:tcBorders>
          </w:tcPr>
          <w:p w14:paraId="42C39B90" w14:textId="77777777" w:rsidR="008C597A" w:rsidRDefault="008C597A" w:rsidP="008C597A">
            <w:pPr>
              <w:pStyle w:val="TableParagraph"/>
              <w:spacing w:line="264" w:lineRule="exact"/>
              <w:ind w:left="107"/>
              <w:rPr>
                <w:sz w:val="24"/>
              </w:rPr>
            </w:pPr>
            <w:r>
              <w:rPr>
                <w:sz w:val="24"/>
              </w:rPr>
              <w:t>SM21-2540-+D</w:t>
            </w:r>
          </w:p>
        </w:tc>
        <w:tc>
          <w:tcPr>
            <w:tcW w:w="2400" w:type="dxa"/>
            <w:tcBorders>
              <w:top w:val="single" w:sz="6" w:space="0" w:color="000000"/>
              <w:left w:val="single" w:sz="6" w:space="0" w:color="000000"/>
              <w:bottom w:val="single" w:sz="6" w:space="0" w:color="000000"/>
              <w:right w:val="single" w:sz="6" w:space="0" w:color="000000"/>
            </w:tcBorders>
          </w:tcPr>
          <w:p w14:paraId="6533BE6C" w14:textId="77777777" w:rsidR="008C597A" w:rsidRDefault="008C597A" w:rsidP="008C597A">
            <w:pPr>
              <w:pStyle w:val="TableParagraph"/>
              <w:spacing w:line="264" w:lineRule="exact"/>
              <w:ind w:left="698"/>
              <w:rPr>
                <w:sz w:val="24"/>
              </w:rPr>
            </w:pPr>
            <w:r>
              <w:rPr>
                <w:sz w:val="24"/>
              </w:rPr>
              <w:t>0.31 mg/L</w:t>
            </w:r>
          </w:p>
        </w:tc>
        <w:tc>
          <w:tcPr>
            <w:tcW w:w="1882" w:type="dxa"/>
            <w:tcBorders>
              <w:top w:val="single" w:sz="6" w:space="0" w:color="000000"/>
              <w:left w:val="single" w:sz="6" w:space="0" w:color="000000"/>
              <w:bottom w:val="single" w:sz="6" w:space="0" w:color="000000"/>
              <w:right w:val="single" w:sz="6" w:space="0" w:color="000000"/>
            </w:tcBorders>
          </w:tcPr>
          <w:p w14:paraId="0D1D30A5" w14:textId="77777777" w:rsidR="008C597A" w:rsidRDefault="008C597A" w:rsidP="008C597A">
            <w:pPr>
              <w:pStyle w:val="TableParagraph"/>
              <w:spacing w:line="264" w:lineRule="exact"/>
              <w:ind w:left="499"/>
              <w:rPr>
                <w:sz w:val="24"/>
              </w:rPr>
            </w:pPr>
            <w:r>
              <w:rPr>
                <w:sz w:val="24"/>
              </w:rPr>
              <w:t>1.0 mg/L</w:t>
            </w:r>
          </w:p>
        </w:tc>
        <w:tc>
          <w:tcPr>
            <w:tcW w:w="1977" w:type="dxa"/>
            <w:tcBorders>
              <w:top w:val="single" w:sz="6" w:space="0" w:color="000000"/>
              <w:left w:val="single" w:sz="6" w:space="0" w:color="000000"/>
              <w:bottom w:val="single" w:sz="6" w:space="0" w:color="000000"/>
              <w:right w:val="single" w:sz="6" w:space="0" w:color="000000"/>
            </w:tcBorders>
          </w:tcPr>
          <w:p w14:paraId="33DFE3A3" w14:textId="77777777" w:rsidR="008C597A" w:rsidRDefault="008C597A" w:rsidP="008C597A">
            <w:pPr>
              <w:pStyle w:val="TableParagraph"/>
              <w:spacing w:line="264" w:lineRule="exact"/>
              <w:ind w:left="438" w:right="430"/>
              <w:jc w:val="center"/>
              <w:rPr>
                <w:sz w:val="24"/>
              </w:rPr>
            </w:pPr>
            <w:r>
              <w:rPr>
                <w:sz w:val="24"/>
              </w:rPr>
              <w:t>≤5 RPD</w:t>
            </w:r>
          </w:p>
        </w:tc>
        <w:tc>
          <w:tcPr>
            <w:tcW w:w="1980" w:type="dxa"/>
            <w:tcBorders>
              <w:top w:val="single" w:sz="6" w:space="0" w:color="000000"/>
              <w:left w:val="single" w:sz="6" w:space="0" w:color="000000"/>
              <w:bottom w:val="single" w:sz="6" w:space="0" w:color="000000"/>
            </w:tcBorders>
          </w:tcPr>
          <w:p w14:paraId="2F2CB8CF" w14:textId="77777777" w:rsidR="008C597A" w:rsidRDefault="008C597A" w:rsidP="008C597A">
            <w:pPr>
              <w:pStyle w:val="TableParagraph"/>
              <w:spacing w:line="264" w:lineRule="exact"/>
              <w:ind w:left="278" w:right="253"/>
              <w:jc w:val="center"/>
              <w:rPr>
                <w:sz w:val="24"/>
              </w:rPr>
            </w:pPr>
            <w:r>
              <w:rPr>
                <w:sz w:val="24"/>
              </w:rPr>
              <w:t>±25 %</w:t>
            </w:r>
          </w:p>
        </w:tc>
      </w:tr>
      <w:tr w:rsidR="008C597A" w14:paraId="75014561" w14:textId="77777777" w:rsidTr="008C597A">
        <w:trPr>
          <w:trHeight w:val="553"/>
        </w:trPr>
        <w:tc>
          <w:tcPr>
            <w:tcW w:w="2218" w:type="dxa"/>
            <w:tcBorders>
              <w:top w:val="single" w:sz="6" w:space="0" w:color="000000"/>
              <w:right w:val="single" w:sz="6" w:space="0" w:color="000000"/>
            </w:tcBorders>
          </w:tcPr>
          <w:p w14:paraId="53772785" w14:textId="77777777" w:rsidR="008C597A" w:rsidRDefault="008C597A" w:rsidP="008C597A">
            <w:pPr>
              <w:pStyle w:val="TableParagraph"/>
              <w:spacing w:line="274" w:lineRule="exact"/>
              <w:ind w:left="92"/>
              <w:rPr>
                <w:sz w:val="24"/>
              </w:rPr>
            </w:pPr>
            <w:r>
              <w:rPr>
                <w:sz w:val="24"/>
              </w:rPr>
              <w:t>Fecal coliform</w:t>
            </w:r>
          </w:p>
        </w:tc>
        <w:tc>
          <w:tcPr>
            <w:tcW w:w="3250" w:type="dxa"/>
            <w:tcBorders>
              <w:top w:val="single" w:sz="6" w:space="0" w:color="000000"/>
              <w:left w:val="single" w:sz="6" w:space="0" w:color="000000"/>
              <w:right w:val="single" w:sz="6" w:space="0" w:color="000000"/>
            </w:tcBorders>
          </w:tcPr>
          <w:p w14:paraId="1D33F3AF" w14:textId="77777777" w:rsidR="008C597A" w:rsidRDefault="008C597A" w:rsidP="008C597A">
            <w:pPr>
              <w:pStyle w:val="TableParagraph"/>
              <w:spacing w:before="1" w:line="276" w:lineRule="exact"/>
              <w:ind w:left="107" w:right="235"/>
              <w:rPr>
                <w:sz w:val="24"/>
              </w:rPr>
            </w:pPr>
            <w:r>
              <w:rPr>
                <w:sz w:val="24"/>
              </w:rPr>
              <w:t>SM 9222D-1997 – membrane filtration</w:t>
            </w:r>
          </w:p>
        </w:tc>
        <w:tc>
          <w:tcPr>
            <w:tcW w:w="2400" w:type="dxa"/>
            <w:tcBorders>
              <w:top w:val="single" w:sz="6" w:space="0" w:color="000000"/>
              <w:left w:val="single" w:sz="6" w:space="0" w:color="000000"/>
              <w:right w:val="single" w:sz="6" w:space="0" w:color="000000"/>
            </w:tcBorders>
          </w:tcPr>
          <w:p w14:paraId="6D18364C" w14:textId="77777777" w:rsidR="008C597A" w:rsidRDefault="008C597A" w:rsidP="008C597A">
            <w:pPr>
              <w:pStyle w:val="TableParagraph"/>
              <w:spacing w:line="274" w:lineRule="exact"/>
              <w:ind w:left="495"/>
              <w:rPr>
                <w:sz w:val="24"/>
              </w:rPr>
            </w:pPr>
            <w:r>
              <w:rPr>
                <w:sz w:val="24"/>
              </w:rPr>
              <w:t xml:space="preserve">1.0 </w:t>
            </w:r>
            <w:proofErr w:type="spellStart"/>
            <w:r>
              <w:rPr>
                <w:sz w:val="24"/>
              </w:rPr>
              <w:t>cfu</w:t>
            </w:r>
            <w:proofErr w:type="spellEnd"/>
            <w:r>
              <w:rPr>
                <w:sz w:val="24"/>
              </w:rPr>
              <w:t>/100 ml</w:t>
            </w:r>
          </w:p>
        </w:tc>
        <w:tc>
          <w:tcPr>
            <w:tcW w:w="1882" w:type="dxa"/>
            <w:tcBorders>
              <w:top w:val="single" w:sz="6" w:space="0" w:color="000000"/>
              <w:left w:val="single" w:sz="6" w:space="0" w:color="000000"/>
              <w:right w:val="single" w:sz="6" w:space="0" w:color="000000"/>
            </w:tcBorders>
          </w:tcPr>
          <w:p w14:paraId="54E7E484" w14:textId="77777777" w:rsidR="008C597A" w:rsidRDefault="008C597A" w:rsidP="008C597A">
            <w:pPr>
              <w:pStyle w:val="TableParagraph"/>
              <w:spacing w:line="274" w:lineRule="exact"/>
              <w:ind w:left="236"/>
              <w:rPr>
                <w:sz w:val="24"/>
              </w:rPr>
            </w:pPr>
            <w:r>
              <w:rPr>
                <w:sz w:val="24"/>
              </w:rPr>
              <w:t xml:space="preserve">1.0 </w:t>
            </w:r>
            <w:proofErr w:type="spellStart"/>
            <w:r>
              <w:rPr>
                <w:sz w:val="24"/>
              </w:rPr>
              <w:t>cfu</w:t>
            </w:r>
            <w:proofErr w:type="spellEnd"/>
            <w:r>
              <w:rPr>
                <w:sz w:val="24"/>
              </w:rPr>
              <w:t>/100 ml</w:t>
            </w:r>
          </w:p>
        </w:tc>
        <w:tc>
          <w:tcPr>
            <w:tcW w:w="1977" w:type="dxa"/>
            <w:tcBorders>
              <w:top w:val="single" w:sz="6" w:space="0" w:color="000000"/>
              <w:left w:val="single" w:sz="6" w:space="0" w:color="000000"/>
              <w:right w:val="single" w:sz="6" w:space="0" w:color="000000"/>
            </w:tcBorders>
          </w:tcPr>
          <w:p w14:paraId="5F366CCD" w14:textId="77777777" w:rsidR="008C597A" w:rsidRDefault="008C597A" w:rsidP="008C597A">
            <w:pPr>
              <w:pStyle w:val="TableParagraph"/>
              <w:spacing w:line="274" w:lineRule="exact"/>
              <w:ind w:left="438" w:right="428"/>
              <w:jc w:val="center"/>
              <w:rPr>
                <w:sz w:val="24"/>
              </w:rPr>
            </w:pPr>
            <w:r>
              <w:rPr>
                <w:sz w:val="24"/>
              </w:rPr>
              <w:t>**</w:t>
            </w:r>
          </w:p>
        </w:tc>
        <w:tc>
          <w:tcPr>
            <w:tcW w:w="1980" w:type="dxa"/>
            <w:tcBorders>
              <w:top w:val="single" w:sz="6" w:space="0" w:color="000000"/>
              <w:left w:val="single" w:sz="6" w:space="0" w:color="000000"/>
            </w:tcBorders>
          </w:tcPr>
          <w:p w14:paraId="45F8CDF0" w14:textId="77777777" w:rsidR="008C597A" w:rsidRDefault="008C597A" w:rsidP="008C597A">
            <w:pPr>
              <w:pStyle w:val="TableParagraph"/>
              <w:spacing w:line="274" w:lineRule="exact"/>
              <w:ind w:left="277" w:right="253"/>
              <w:jc w:val="center"/>
              <w:rPr>
                <w:sz w:val="24"/>
              </w:rPr>
            </w:pPr>
            <w:r>
              <w:rPr>
                <w:sz w:val="24"/>
              </w:rPr>
              <w:t>**</w:t>
            </w:r>
          </w:p>
        </w:tc>
      </w:tr>
    </w:tbl>
    <w:p w14:paraId="4CCF883C" w14:textId="77777777" w:rsidR="008C597A" w:rsidRDefault="008C597A" w:rsidP="008C597A">
      <w:pPr>
        <w:pStyle w:val="BodyText"/>
        <w:spacing w:before="11"/>
        <w:rPr>
          <w:b/>
        </w:rPr>
      </w:pPr>
    </w:p>
    <w:p w14:paraId="50AA3226" w14:textId="77777777" w:rsidR="008C597A" w:rsidRDefault="008C597A" w:rsidP="008C597A">
      <w:pPr>
        <w:ind w:left="820" w:right="12025"/>
        <w:rPr>
          <w:sz w:val="20"/>
        </w:rPr>
      </w:pPr>
      <w:r>
        <w:rPr>
          <w:sz w:val="20"/>
        </w:rPr>
        <w:t>MDL, method detection limit PQL, practical quantification limit mg/L, milligrams per liter</w:t>
      </w:r>
      <w:r>
        <w:rPr>
          <w:spacing w:val="-10"/>
          <w:sz w:val="20"/>
        </w:rPr>
        <w:t xml:space="preserve"> </w:t>
      </w:r>
      <w:r>
        <w:rPr>
          <w:sz w:val="20"/>
        </w:rPr>
        <w:t>(ppm)</w:t>
      </w:r>
    </w:p>
    <w:p w14:paraId="2C52B92B" w14:textId="77777777" w:rsidR="008C597A" w:rsidRDefault="008C597A" w:rsidP="008C597A">
      <w:pPr>
        <w:ind w:left="820" w:right="10647"/>
        <w:rPr>
          <w:sz w:val="20"/>
        </w:rPr>
      </w:pPr>
      <w:proofErr w:type="spellStart"/>
      <w:r>
        <w:rPr>
          <w:sz w:val="20"/>
        </w:rPr>
        <w:t>cfu</w:t>
      </w:r>
      <w:proofErr w:type="spellEnd"/>
      <w:r>
        <w:rPr>
          <w:sz w:val="20"/>
        </w:rPr>
        <w:t>/100 ml, colony forming units per 100 milliliters RPD, relative percent</w:t>
      </w:r>
      <w:r>
        <w:rPr>
          <w:spacing w:val="-5"/>
          <w:sz w:val="20"/>
        </w:rPr>
        <w:t xml:space="preserve"> </w:t>
      </w:r>
      <w:r>
        <w:rPr>
          <w:sz w:val="20"/>
        </w:rPr>
        <w:t>difference</w:t>
      </w:r>
    </w:p>
    <w:p w14:paraId="7C966688" w14:textId="77777777" w:rsidR="008C597A" w:rsidRDefault="008C597A" w:rsidP="008C597A">
      <w:pPr>
        <w:spacing w:before="1"/>
        <w:ind w:left="820" w:right="12258"/>
        <w:rPr>
          <w:sz w:val="20"/>
        </w:rPr>
      </w:pPr>
      <w:r>
        <w:rPr>
          <w:sz w:val="20"/>
        </w:rPr>
        <w:t>LFB, laboratory fortified blank LCS, laboratory control sample</w:t>
      </w:r>
    </w:p>
    <w:p w14:paraId="30E86D49" w14:textId="77777777" w:rsidR="008C597A" w:rsidRDefault="008C597A" w:rsidP="008C597A">
      <w:pPr>
        <w:spacing w:line="230" w:lineRule="exact"/>
        <w:ind w:left="820"/>
        <w:rPr>
          <w:sz w:val="20"/>
        </w:rPr>
      </w:pPr>
      <w:r>
        <w:rPr>
          <w:sz w:val="20"/>
        </w:rPr>
        <w:t>* depends on dilution: filter 100 ml, &lt;1/0; filter 50 ml, &lt;2</w:t>
      </w:r>
    </w:p>
    <w:p w14:paraId="5FB5695A" w14:textId="77777777" w:rsidR="008C597A" w:rsidRDefault="008C597A" w:rsidP="008C597A">
      <w:pPr>
        <w:spacing w:before="1"/>
        <w:ind w:left="820"/>
        <w:rPr>
          <w:sz w:val="20"/>
        </w:rPr>
      </w:pPr>
      <w:r>
        <w:rPr>
          <w:sz w:val="20"/>
        </w:rPr>
        <w:t>** control checks of sterility, temperature</w:t>
      </w:r>
    </w:p>
    <w:p w14:paraId="02FB74F8" w14:textId="77777777" w:rsidR="00630926" w:rsidRDefault="00630926" w:rsidP="00ED3851">
      <w:pPr>
        <w:pStyle w:val="BodyText"/>
        <w:spacing w:before="90"/>
        <w:ind w:right="38"/>
        <w:jc w:val="both"/>
      </w:pPr>
    </w:p>
    <w:p w14:paraId="20DD51CE" w14:textId="65981D0E" w:rsidR="00630926" w:rsidRDefault="00630926" w:rsidP="00ED3851">
      <w:pPr>
        <w:pStyle w:val="BodyText"/>
        <w:spacing w:before="90"/>
        <w:ind w:right="38"/>
        <w:jc w:val="both"/>
      </w:pPr>
    </w:p>
    <w:p w14:paraId="179F9E65" w14:textId="618C4947" w:rsidR="00630926" w:rsidRDefault="00630926" w:rsidP="00ED3851">
      <w:pPr>
        <w:pStyle w:val="BodyText"/>
        <w:spacing w:before="90"/>
        <w:ind w:right="38"/>
        <w:jc w:val="both"/>
      </w:pPr>
    </w:p>
    <w:p w14:paraId="5DE418A9" w14:textId="2AAA6F11" w:rsidR="00630926" w:rsidRDefault="00630926" w:rsidP="00ED3851">
      <w:pPr>
        <w:pStyle w:val="BodyText"/>
        <w:spacing w:before="90"/>
        <w:ind w:right="38"/>
        <w:jc w:val="both"/>
      </w:pPr>
    </w:p>
    <w:p w14:paraId="6773B74A" w14:textId="5D4B8319" w:rsidR="0044308E" w:rsidRDefault="0044308E" w:rsidP="00ED3851">
      <w:pPr>
        <w:pStyle w:val="BodyText"/>
        <w:spacing w:before="90"/>
        <w:ind w:right="38"/>
        <w:jc w:val="both"/>
      </w:pPr>
    </w:p>
    <w:p w14:paraId="34F14188" w14:textId="77777777" w:rsidR="0044308E" w:rsidRDefault="0044308E" w:rsidP="00ED3851">
      <w:pPr>
        <w:pStyle w:val="BodyText"/>
        <w:spacing w:before="90"/>
        <w:ind w:right="38"/>
        <w:jc w:val="both"/>
      </w:pPr>
    </w:p>
    <w:p w14:paraId="6538954B" w14:textId="02533626" w:rsidR="0044308E" w:rsidRPr="006B2794" w:rsidRDefault="006B2794" w:rsidP="006B2794">
      <w:pPr>
        <w:pStyle w:val="Caption"/>
        <w:keepNext/>
        <w:ind w:firstLine="720"/>
        <w:rPr>
          <w:i w:val="0"/>
          <w:color w:val="auto"/>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6</w:t>
      </w:r>
      <w:r w:rsidRPr="006B2794">
        <w:rPr>
          <w:b/>
          <w:i w:val="0"/>
          <w:color w:val="auto"/>
          <w:sz w:val="24"/>
          <w:szCs w:val="24"/>
        </w:rPr>
        <w:fldChar w:fldCharType="end"/>
      </w:r>
      <w:r w:rsidR="0044308E" w:rsidRPr="006B2794">
        <w:rPr>
          <w:b/>
          <w:i w:val="0"/>
          <w:color w:val="auto"/>
          <w:sz w:val="24"/>
          <w:szCs w:val="24"/>
        </w:rPr>
        <w:t>. Data</w:t>
      </w:r>
      <w:r w:rsidR="0044308E" w:rsidRPr="006B2794">
        <w:rPr>
          <w:b/>
          <w:i w:val="0"/>
          <w:color w:val="auto"/>
          <w:sz w:val="24"/>
        </w:rPr>
        <w:t xml:space="preserve"> Quality Objectives for Stream Temperature Monitoring (From Cook </w:t>
      </w:r>
      <w:proofErr w:type="spellStart"/>
      <w:r w:rsidR="0044308E" w:rsidRPr="006B2794">
        <w:rPr>
          <w:b/>
          <w:i w:val="0"/>
          <w:color w:val="auto"/>
          <w:sz w:val="24"/>
        </w:rPr>
        <w:t>Inlet</w:t>
      </w:r>
      <w:r>
        <w:rPr>
          <w:b/>
          <w:i w:val="0"/>
          <w:color w:val="auto"/>
          <w:sz w:val="24"/>
        </w:rPr>
        <w:t>k</w:t>
      </w:r>
      <w:r w:rsidR="0044308E" w:rsidRPr="006B2794">
        <w:rPr>
          <w:b/>
          <w:i w:val="0"/>
          <w:color w:val="auto"/>
          <w:sz w:val="24"/>
        </w:rPr>
        <w:t>eeper</w:t>
      </w:r>
      <w:proofErr w:type="spellEnd"/>
      <w:r w:rsidR="0044308E" w:rsidRPr="006B2794">
        <w:rPr>
          <w:b/>
          <w:i w:val="0"/>
          <w:color w:val="auto"/>
          <w:sz w:val="24"/>
        </w:rPr>
        <w:t>)</w:t>
      </w:r>
    </w:p>
    <w:p w14:paraId="46C44FC3" w14:textId="77777777" w:rsidR="0044308E" w:rsidRDefault="0044308E" w:rsidP="0044308E">
      <w:pPr>
        <w:pStyle w:val="BodyText"/>
        <w:spacing w:before="8" w:after="1"/>
        <w:rPr>
          <w:b/>
          <w:sz w:val="11"/>
        </w:rPr>
      </w:pPr>
    </w:p>
    <w:tbl>
      <w:tblPr>
        <w:tblW w:w="0" w:type="auto"/>
        <w:tblInd w:w="973"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1710"/>
        <w:gridCol w:w="2135"/>
        <w:gridCol w:w="2635"/>
        <w:gridCol w:w="2430"/>
        <w:gridCol w:w="1398"/>
        <w:gridCol w:w="1350"/>
        <w:gridCol w:w="1890"/>
      </w:tblGrid>
      <w:tr w:rsidR="0044308E" w14:paraId="03824507" w14:textId="77777777" w:rsidTr="0040791A">
        <w:trPr>
          <w:trHeight w:val="374"/>
        </w:trPr>
        <w:tc>
          <w:tcPr>
            <w:tcW w:w="1710" w:type="dxa"/>
            <w:tcBorders>
              <w:bottom w:val="single" w:sz="6" w:space="0" w:color="000000"/>
              <w:right w:val="single" w:sz="6" w:space="0" w:color="000000"/>
            </w:tcBorders>
          </w:tcPr>
          <w:p w14:paraId="7434CCCB" w14:textId="77777777" w:rsidR="0044308E" w:rsidRDefault="0044308E" w:rsidP="0040791A">
            <w:pPr>
              <w:pStyle w:val="TableParagraph"/>
              <w:spacing w:before="89"/>
              <w:ind w:left="92"/>
              <w:rPr>
                <w:b/>
                <w:sz w:val="20"/>
              </w:rPr>
            </w:pPr>
            <w:r>
              <w:rPr>
                <w:b/>
                <w:sz w:val="20"/>
              </w:rPr>
              <w:t>PARAMETER</w:t>
            </w:r>
          </w:p>
        </w:tc>
        <w:tc>
          <w:tcPr>
            <w:tcW w:w="2135" w:type="dxa"/>
            <w:tcBorders>
              <w:left w:val="single" w:sz="6" w:space="0" w:color="000000"/>
              <w:bottom w:val="single" w:sz="6" w:space="0" w:color="000000"/>
              <w:right w:val="single" w:sz="6" w:space="0" w:color="000000"/>
            </w:tcBorders>
          </w:tcPr>
          <w:p w14:paraId="28A18999" w14:textId="77777777" w:rsidR="0044308E" w:rsidRDefault="0044308E" w:rsidP="0040791A">
            <w:pPr>
              <w:pStyle w:val="TableParagraph"/>
              <w:spacing w:before="89"/>
              <w:ind w:left="107"/>
              <w:rPr>
                <w:b/>
                <w:sz w:val="20"/>
              </w:rPr>
            </w:pPr>
            <w:r>
              <w:rPr>
                <w:b/>
                <w:sz w:val="20"/>
              </w:rPr>
              <w:t>METHOD</w:t>
            </w:r>
          </w:p>
        </w:tc>
        <w:tc>
          <w:tcPr>
            <w:tcW w:w="2635" w:type="dxa"/>
            <w:tcBorders>
              <w:left w:val="single" w:sz="6" w:space="0" w:color="000000"/>
              <w:bottom w:val="single" w:sz="6" w:space="0" w:color="000000"/>
              <w:right w:val="single" w:sz="6" w:space="0" w:color="000000"/>
            </w:tcBorders>
          </w:tcPr>
          <w:p w14:paraId="5828842E" w14:textId="77777777" w:rsidR="0044308E" w:rsidRDefault="0044308E" w:rsidP="0040791A">
            <w:pPr>
              <w:pStyle w:val="TableParagraph"/>
              <w:spacing w:before="89"/>
              <w:ind w:left="107"/>
              <w:rPr>
                <w:b/>
                <w:sz w:val="16"/>
              </w:rPr>
            </w:pPr>
            <w:r>
              <w:rPr>
                <w:b/>
                <w:sz w:val="20"/>
              </w:rPr>
              <w:t xml:space="preserve">RESOLUTION/LIMIT </w:t>
            </w:r>
            <w:r>
              <w:rPr>
                <w:b/>
                <w:sz w:val="16"/>
              </w:rPr>
              <w:t>(°C)</w:t>
            </w:r>
          </w:p>
        </w:tc>
        <w:tc>
          <w:tcPr>
            <w:tcW w:w="2430" w:type="dxa"/>
            <w:tcBorders>
              <w:left w:val="single" w:sz="6" w:space="0" w:color="000000"/>
              <w:bottom w:val="single" w:sz="6" w:space="0" w:color="000000"/>
              <w:right w:val="single" w:sz="6" w:space="0" w:color="000000"/>
            </w:tcBorders>
          </w:tcPr>
          <w:p w14:paraId="2563AB22" w14:textId="77777777" w:rsidR="0044308E" w:rsidRDefault="0044308E" w:rsidP="0040791A">
            <w:pPr>
              <w:pStyle w:val="TableParagraph"/>
              <w:spacing w:before="89"/>
              <w:ind w:left="107"/>
              <w:rPr>
                <w:b/>
                <w:sz w:val="16"/>
              </w:rPr>
            </w:pPr>
            <w:r>
              <w:rPr>
                <w:b/>
                <w:sz w:val="20"/>
              </w:rPr>
              <w:t>EXPECTED RANGE</w:t>
            </w:r>
            <w:r>
              <w:rPr>
                <w:b/>
                <w:sz w:val="16"/>
              </w:rPr>
              <w:t>(°C)</w:t>
            </w:r>
          </w:p>
        </w:tc>
        <w:tc>
          <w:tcPr>
            <w:tcW w:w="1398" w:type="dxa"/>
            <w:tcBorders>
              <w:left w:val="single" w:sz="6" w:space="0" w:color="000000"/>
              <w:bottom w:val="single" w:sz="6" w:space="0" w:color="000000"/>
              <w:right w:val="single" w:sz="6" w:space="0" w:color="000000"/>
            </w:tcBorders>
          </w:tcPr>
          <w:p w14:paraId="7BA909B2" w14:textId="77777777" w:rsidR="0044308E" w:rsidRDefault="0044308E" w:rsidP="0040791A">
            <w:pPr>
              <w:pStyle w:val="TableParagraph"/>
              <w:spacing w:before="89"/>
              <w:ind w:left="107"/>
              <w:rPr>
                <w:b/>
                <w:sz w:val="20"/>
              </w:rPr>
            </w:pPr>
            <w:r>
              <w:rPr>
                <w:b/>
                <w:sz w:val="20"/>
              </w:rPr>
              <w:t>ACCURACY</w:t>
            </w:r>
          </w:p>
        </w:tc>
        <w:tc>
          <w:tcPr>
            <w:tcW w:w="1350" w:type="dxa"/>
            <w:tcBorders>
              <w:left w:val="single" w:sz="6" w:space="0" w:color="000000"/>
              <w:bottom w:val="single" w:sz="6" w:space="0" w:color="000000"/>
              <w:right w:val="single" w:sz="6" w:space="0" w:color="000000"/>
            </w:tcBorders>
          </w:tcPr>
          <w:p w14:paraId="1EE5E368" w14:textId="77777777" w:rsidR="0044308E" w:rsidRDefault="0044308E" w:rsidP="0040791A">
            <w:pPr>
              <w:pStyle w:val="TableParagraph"/>
              <w:spacing w:before="89"/>
              <w:ind w:left="107"/>
              <w:rPr>
                <w:b/>
                <w:sz w:val="20"/>
              </w:rPr>
            </w:pPr>
            <w:r>
              <w:rPr>
                <w:b/>
                <w:sz w:val="20"/>
              </w:rPr>
              <w:t>PRECISION</w:t>
            </w:r>
          </w:p>
        </w:tc>
        <w:tc>
          <w:tcPr>
            <w:tcW w:w="1890" w:type="dxa"/>
            <w:tcBorders>
              <w:left w:val="single" w:sz="6" w:space="0" w:color="000000"/>
              <w:bottom w:val="single" w:sz="6" w:space="0" w:color="000000"/>
            </w:tcBorders>
          </w:tcPr>
          <w:p w14:paraId="7451DC6D" w14:textId="77777777" w:rsidR="0044308E" w:rsidRDefault="0044308E" w:rsidP="0040791A">
            <w:pPr>
              <w:pStyle w:val="TableParagraph"/>
              <w:spacing w:before="89"/>
              <w:ind w:left="107"/>
              <w:rPr>
                <w:b/>
                <w:sz w:val="20"/>
              </w:rPr>
            </w:pPr>
            <w:r>
              <w:rPr>
                <w:b/>
                <w:sz w:val="20"/>
              </w:rPr>
              <w:t>COMPLETENESS</w:t>
            </w:r>
          </w:p>
        </w:tc>
      </w:tr>
      <w:tr w:rsidR="0044308E" w14:paraId="6B7A1180" w14:textId="77777777" w:rsidTr="0040791A">
        <w:trPr>
          <w:trHeight w:val="924"/>
        </w:trPr>
        <w:tc>
          <w:tcPr>
            <w:tcW w:w="1710" w:type="dxa"/>
            <w:tcBorders>
              <w:top w:val="single" w:sz="6" w:space="0" w:color="000000"/>
              <w:bottom w:val="single" w:sz="6" w:space="0" w:color="000000"/>
              <w:right w:val="single" w:sz="6" w:space="0" w:color="000000"/>
            </w:tcBorders>
          </w:tcPr>
          <w:p w14:paraId="379EC1BC" w14:textId="77777777" w:rsidR="0044308E" w:rsidRDefault="0044308E" w:rsidP="0040791A">
            <w:pPr>
              <w:pStyle w:val="TableParagraph"/>
              <w:spacing w:before="87" w:line="333" w:lineRule="auto"/>
              <w:ind w:left="92" w:right="112"/>
              <w:rPr>
                <w:sz w:val="20"/>
              </w:rPr>
            </w:pPr>
            <w:r>
              <w:rPr>
                <w:sz w:val="20"/>
              </w:rPr>
              <w:t>AIR TEMPERATURE</w:t>
            </w:r>
          </w:p>
        </w:tc>
        <w:tc>
          <w:tcPr>
            <w:tcW w:w="2135" w:type="dxa"/>
            <w:tcBorders>
              <w:top w:val="single" w:sz="6" w:space="0" w:color="000000"/>
              <w:left w:val="single" w:sz="6" w:space="0" w:color="000000"/>
              <w:bottom w:val="single" w:sz="6" w:space="0" w:color="000000"/>
              <w:right w:val="single" w:sz="6" w:space="0" w:color="000000"/>
            </w:tcBorders>
          </w:tcPr>
          <w:p w14:paraId="607B18DE" w14:textId="77777777" w:rsidR="0044308E" w:rsidRDefault="0044308E" w:rsidP="0040791A">
            <w:pPr>
              <w:pStyle w:val="TableParagraph"/>
              <w:spacing w:before="87"/>
              <w:ind w:left="107" w:right="426"/>
              <w:rPr>
                <w:sz w:val="20"/>
              </w:rPr>
            </w:pPr>
            <w:r>
              <w:rPr>
                <w:sz w:val="20"/>
              </w:rPr>
              <w:t>SM 2550 B-2000, HOBO TIDBIT V2</w:t>
            </w:r>
          </w:p>
        </w:tc>
        <w:tc>
          <w:tcPr>
            <w:tcW w:w="2635" w:type="dxa"/>
            <w:tcBorders>
              <w:top w:val="single" w:sz="6" w:space="0" w:color="000000"/>
              <w:left w:val="single" w:sz="6" w:space="0" w:color="000000"/>
              <w:bottom w:val="single" w:sz="6" w:space="0" w:color="000000"/>
              <w:right w:val="single" w:sz="6" w:space="0" w:color="000000"/>
            </w:tcBorders>
          </w:tcPr>
          <w:p w14:paraId="6D75F91A" w14:textId="77777777" w:rsidR="0044308E" w:rsidRDefault="0044308E" w:rsidP="0040791A">
            <w:pPr>
              <w:pStyle w:val="TableParagraph"/>
              <w:spacing w:before="87"/>
              <w:ind w:left="107"/>
              <w:rPr>
                <w:sz w:val="20"/>
              </w:rPr>
            </w:pPr>
            <w:r>
              <w:rPr>
                <w:sz w:val="20"/>
              </w:rPr>
              <w:t>0.16</w:t>
            </w:r>
          </w:p>
        </w:tc>
        <w:tc>
          <w:tcPr>
            <w:tcW w:w="2430" w:type="dxa"/>
            <w:tcBorders>
              <w:top w:val="single" w:sz="6" w:space="0" w:color="000000"/>
              <w:left w:val="single" w:sz="6" w:space="0" w:color="000000"/>
              <w:bottom w:val="single" w:sz="6" w:space="0" w:color="000000"/>
              <w:right w:val="single" w:sz="6" w:space="0" w:color="000000"/>
            </w:tcBorders>
          </w:tcPr>
          <w:p w14:paraId="61E24F55" w14:textId="77777777" w:rsidR="0044308E" w:rsidRDefault="0044308E" w:rsidP="0040791A">
            <w:pPr>
              <w:pStyle w:val="TableParagraph"/>
              <w:spacing w:before="87"/>
              <w:ind w:left="107"/>
              <w:rPr>
                <w:sz w:val="20"/>
              </w:rPr>
            </w:pPr>
            <w:r>
              <w:rPr>
                <w:sz w:val="20"/>
              </w:rPr>
              <w:t>-5 TO 37</w:t>
            </w:r>
          </w:p>
        </w:tc>
        <w:tc>
          <w:tcPr>
            <w:tcW w:w="1398" w:type="dxa"/>
            <w:tcBorders>
              <w:top w:val="single" w:sz="6" w:space="0" w:color="000000"/>
              <w:left w:val="single" w:sz="6" w:space="0" w:color="000000"/>
              <w:bottom w:val="single" w:sz="6" w:space="0" w:color="000000"/>
              <w:right w:val="single" w:sz="6" w:space="0" w:color="000000"/>
            </w:tcBorders>
          </w:tcPr>
          <w:p w14:paraId="420A5781" w14:textId="77777777" w:rsidR="0044308E" w:rsidRDefault="0044308E" w:rsidP="0040791A">
            <w:pPr>
              <w:pStyle w:val="TableParagraph"/>
              <w:spacing w:before="89"/>
              <w:ind w:left="107"/>
              <w:rPr>
                <w:sz w:val="21"/>
              </w:rPr>
            </w:pPr>
            <w:r>
              <w:rPr>
                <w:sz w:val="21"/>
              </w:rPr>
              <w:t>± 0.2°C</w:t>
            </w:r>
          </w:p>
        </w:tc>
        <w:tc>
          <w:tcPr>
            <w:tcW w:w="1350" w:type="dxa"/>
            <w:tcBorders>
              <w:top w:val="single" w:sz="6" w:space="0" w:color="000000"/>
              <w:left w:val="single" w:sz="6" w:space="0" w:color="000000"/>
              <w:bottom w:val="single" w:sz="6" w:space="0" w:color="000000"/>
              <w:right w:val="single" w:sz="6" w:space="0" w:color="000000"/>
            </w:tcBorders>
          </w:tcPr>
          <w:p w14:paraId="21CBD1B9" w14:textId="77777777" w:rsidR="0044308E" w:rsidRDefault="0044308E" w:rsidP="0040791A">
            <w:pPr>
              <w:pStyle w:val="TableParagraph"/>
              <w:spacing w:before="89"/>
              <w:ind w:left="107"/>
              <w:rPr>
                <w:sz w:val="20"/>
              </w:rPr>
            </w:pPr>
            <w:r>
              <w:rPr>
                <w:sz w:val="21"/>
              </w:rPr>
              <w:t>±</w:t>
            </w:r>
            <w:r>
              <w:rPr>
                <w:sz w:val="20"/>
              </w:rPr>
              <w:t>0.4C</w:t>
            </w:r>
          </w:p>
        </w:tc>
        <w:tc>
          <w:tcPr>
            <w:tcW w:w="1890" w:type="dxa"/>
            <w:tcBorders>
              <w:top w:val="single" w:sz="6" w:space="0" w:color="000000"/>
              <w:left w:val="single" w:sz="6" w:space="0" w:color="000000"/>
              <w:bottom w:val="single" w:sz="6" w:space="0" w:color="000000"/>
            </w:tcBorders>
          </w:tcPr>
          <w:p w14:paraId="2339623A" w14:textId="77777777" w:rsidR="0044308E" w:rsidRDefault="0044308E" w:rsidP="0040791A">
            <w:pPr>
              <w:pStyle w:val="TableParagraph"/>
              <w:spacing w:before="87"/>
              <w:ind w:left="107"/>
              <w:rPr>
                <w:sz w:val="20"/>
              </w:rPr>
            </w:pPr>
            <w:r>
              <w:rPr>
                <w:sz w:val="20"/>
              </w:rPr>
              <w:t>90%</w:t>
            </w:r>
          </w:p>
        </w:tc>
      </w:tr>
      <w:tr w:rsidR="0044308E" w14:paraId="68EC061F" w14:textId="77777777" w:rsidTr="0040791A">
        <w:trPr>
          <w:trHeight w:val="705"/>
        </w:trPr>
        <w:tc>
          <w:tcPr>
            <w:tcW w:w="1710" w:type="dxa"/>
            <w:tcBorders>
              <w:top w:val="single" w:sz="6" w:space="0" w:color="000000"/>
              <w:right w:val="single" w:sz="6" w:space="0" w:color="000000"/>
            </w:tcBorders>
          </w:tcPr>
          <w:p w14:paraId="44FE51D0" w14:textId="77777777" w:rsidR="0044308E" w:rsidRDefault="0044308E" w:rsidP="0040791A">
            <w:pPr>
              <w:pStyle w:val="TableParagraph"/>
              <w:spacing w:before="17" w:line="320" w:lineRule="exact"/>
              <w:ind w:left="92" w:right="112"/>
              <w:rPr>
                <w:sz w:val="20"/>
              </w:rPr>
            </w:pPr>
            <w:r>
              <w:rPr>
                <w:sz w:val="20"/>
              </w:rPr>
              <w:t>WATER TEMPERATURE</w:t>
            </w:r>
          </w:p>
        </w:tc>
        <w:tc>
          <w:tcPr>
            <w:tcW w:w="2135" w:type="dxa"/>
            <w:tcBorders>
              <w:top w:val="single" w:sz="6" w:space="0" w:color="000000"/>
              <w:left w:val="single" w:sz="6" w:space="0" w:color="000000"/>
              <w:right w:val="single" w:sz="6" w:space="0" w:color="000000"/>
            </w:tcBorders>
          </w:tcPr>
          <w:p w14:paraId="6B956B35" w14:textId="77777777" w:rsidR="0044308E" w:rsidRDefault="0044308E" w:rsidP="0040791A">
            <w:pPr>
              <w:pStyle w:val="TableParagraph"/>
              <w:spacing w:before="86"/>
              <w:ind w:left="107" w:right="81"/>
              <w:rPr>
                <w:sz w:val="20"/>
              </w:rPr>
            </w:pPr>
            <w:r>
              <w:rPr>
                <w:sz w:val="20"/>
              </w:rPr>
              <w:t>HOBO WATER TEMP PROV2</w:t>
            </w:r>
          </w:p>
        </w:tc>
        <w:tc>
          <w:tcPr>
            <w:tcW w:w="2635" w:type="dxa"/>
            <w:tcBorders>
              <w:top w:val="single" w:sz="6" w:space="0" w:color="000000"/>
              <w:left w:val="single" w:sz="6" w:space="0" w:color="000000"/>
              <w:right w:val="single" w:sz="6" w:space="0" w:color="000000"/>
            </w:tcBorders>
          </w:tcPr>
          <w:p w14:paraId="5E3EB781" w14:textId="77777777" w:rsidR="0044308E" w:rsidRDefault="0044308E" w:rsidP="0040791A">
            <w:pPr>
              <w:pStyle w:val="TableParagraph"/>
              <w:spacing w:before="86"/>
              <w:ind w:left="107"/>
              <w:rPr>
                <w:sz w:val="20"/>
              </w:rPr>
            </w:pPr>
            <w:r>
              <w:rPr>
                <w:sz w:val="20"/>
              </w:rPr>
              <w:t>0.02</w:t>
            </w:r>
          </w:p>
        </w:tc>
        <w:tc>
          <w:tcPr>
            <w:tcW w:w="2430" w:type="dxa"/>
            <w:tcBorders>
              <w:top w:val="single" w:sz="6" w:space="0" w:color="000000"/>
              <w:left w:val="single" w:sz="6" w:space="0" w:color="000000"/>
              <w:right w:val="single" w:sz="6" w:space="0" w:color="000000"/>
            </w:tcBorders>
          </w:tcPr>
          <w:p w14:paraId="2712B565" w14:textId="77777777" w:rsidR="0044308E" w:rsidRDefault="0044308E" w:rsidP="0040791A">
            <w:pPr>
              <w:pStyle w:val="TableParagraph"/>
              <w:spacing w:before="86"/>
              <w:ind w:left="107"/>
              <w:rPr>
                <w:sz w:val="20"/>
              </w:rPr>
            </w:pPr>
            <w:r>
              <w:rPr>
                <w:sz w:val="20"/>
              </w:rPr>
              <w:t>0 TO 50</w:t>
            </w:r>
          </w:p>
        </w:tc>
        <w:tc>
          <w:tcPr>
            <w:tcW w:w="1398" w:type="dxa"/>
            <w:tcBorders>
              <w:top w:val="single" w:sz="6" w:space="0" w:color="000000"/>
              <w:left w:val="single" w:sz="6" w:space="0" w:color="000000"/>
              <w:right w:val="single" w:sz="6" w:space="0" w:color="000000"/>
            </w:tcBorders>
          </w:tcPr>
          <w:p w14:paraId="13C59BE4" w14:textId="77777777" w:rsidR="0044308E" w:rsidRDefault="0044308E" w:rsidP="0040791A">
            <w:pPr>
              <w:pStyle w:val="TableParagraph"/>
              <w:spacing w:before="88"/>
              <w:ind w:left="107"/>
              <w:rPr>
                <w:sz w:val="20"/>
              </w:rPr>
            </w:pPr>
            <w:r>
              <w:rPr>
                <w:sz w:val="21"/>
              </w:rPr>
              <w:t>±</w:t>
            </w:r>
            <w:r>
              <w:rPr>
                <w:sz w:val="20"/>
              </w:rPr>
              <w:t>0.2 @</w:t>
            </w:r>
          </w:p>
          <w:p w14:paraId="1EFA3626" w14:textId="77777777" w:rsidR="0044308E" w:rsidRDefault="0044308E" w:rsidP="0040791A">
            <w:pPr>
              <w:pStyle w:val="TableParagraph"/>
              <w:spacing w:before="88"/>
              <w:ind w:left="107"/>
              <w:rPr>
                <w:sz w:val="20"/>
              </w:rPr>
            </w:pPr>
            <w:r>
              <w:rPr>
                <w:sz w:val="20"/>
              </w:rPr>
              <w:t>0 TO 50°C</w:t>
            </w:r>
          </w:p>
        </w:tc>
        <w:tc>
          <w:tcPr>
            <w:tcW w:w="1350" w:type="dxa"/>
            <w:tcBorders>
              <w:top w:val="single" w:sz="6" w:space="0" w:color="000000"/>
              <w:left w:val="single" w:sz="6" w:space="0" w:color="000000"/>
              <w:right w:val="single" w:sz="6" w:space="0" w:color="000000"/>
            </w:tcBorders>
          </w:tcPr>
          <w:p w14:paraId="7FFC0BBE" w14:textId="77777777" w:rsidR="0044308E" w:rsidRDefault="0044308E" w:rsidP="0040791A">
            <w:pPr>
              <w:pStyle w:val="TableParagraph"/>
              <w:spacing w:before="88"/>
              <w:ind w:left="107"/>
              <w:rPr>
                <w:sz w:val="20"/>
              </w:rPr>
            </w:pPr>
            <w:r>
              <w:rPr>
                <w:sz w:val="21"/>
              </w:rPr>
              <w:t>±</w:t>
            </w:r>
            <w:r>
              <w:rPr>
                <w:sz w:val="20"/>
              </w:rPr>
              <w:t>0.4C</w:t>
            </w:r>
          </w:p>
        </w:tc>
        <w:tc>
          <w:tcPr>
            <w:tcW w:w="1890" w:type="dxa"/>
            <w:tcBorders>
              <w:top w:val="single" w:sz="6" w:space="0" w:color="000000"/>
              <w:left w:val="single" w:sz="6" w:space="0" w:color="000000"/>
            </w:tcBorders>
          </w:tcPr>
          <w:p w14:paraId="035B8438" w14:textId="77777777" w:rsidR="0044308E" w:rsidRDefault="0044308E" w:rsidP="0040791A">
            <w:pPr>
              <w:pStyle w:val="TableParagraph"/>
              <w:spacing w:before="86"/>
              <w:ind w:left="107"/>
              <w:rPr>
                <w:sz w:val="20"/>
              </w:rPr>
            </w:pPr>
            <w:r>
              <w:rPr>
                <w:sz w:val="20"/>
              </w:rPr>
              <w:t>90%</w:t>
            </w:r>
          </w:p>
        </w:tc>
      </w:tr>
    </w:tbl>
    <w:p w14:paraId="41B3D2CA" w14:textId="77777777" w:rsidR="0044308E" w:rsidRDefault="0044308E" w:rsidP="0044308E">
      <w:pPr>
        <w:rPr>
          <w:sz w:val="20"/>
        </w:rPr>
        <w:sectPr w:rsidR="0044308E" w:rsidSect="0044308E">
          <w:type w:val="continuous"/>
          <w:pgSz w:w="16840" w:h="11900" w:orient="landscape"/>
          <w:pgMar w:top="1320" w:right="600" w:bottom="940" w:left="620" w:header="929" w:footer="745" w:gutter="0"/>
          <w:cols w:space="720"/>
        </w:sectPr>
      </w:pPr>
    </w:p>
    <w:p w14:paraId="2987D3ED" w14:textId="7A4286C1" w:rsidR="00630926" w:rsidRDefault="00630926" w:rsidP="0044308E">
      <w:pPr>
        <w:pStyle w:val="BodyText"/>
        <w:tabs>
          <w:tab w:val="left" w:pos="2777"/>
        </w:tabs>
        <w:spacing w:before="90"/>
        <w:ind w:right="38"/>
        <w:jc w:val="both"/>
      </w:pPr>
    </w:p>
    <w:p w14:paraId="7680F970" w14:textId="4CEE3379" w:rsidR="00630926" w:rsidRDefault="00630926" w:rsidP="00ED3851">
      <w:pPr>
        <w:pStyle w:val="BodyText"/>
        <w:spacing w:before="90"/>
        <w:ind w:right="38"/>
        <w:jc w:val="both"/>
      </w:pPr>
    </w:p>
    <w:p w14:paraId="69399779" w14:textId="77777777" w:rsidR="00630926" w:rsidRDefault="00630926" w:rsidP="00ED3851">
      <w:pPr>
        <w:pStyle w:val="BodyText"/>
        <w:spacing w:before="90"/>
        <w:ind w:right="38"/>
        <w:jc w:val="both"/>
      </w:pPr>
    </w:p>
    <w:p w14:paraId="1238E7FE" w14:textId="77777777" w:rsidR="00D054D8" w:rsidRDefault="00D054D8" w:rsidP="00E81AB1">
      <w:pPr>
        <w:widowControl/>
        <w:autoSpaceDE/>
        <w:autoSpaceDN/>
        <w:rPr>
          <w:sz w:val="21"/>
        </w:rPr>
      </w:pPr>
    </w:p>
    <w:p w14:paraId="2E1E406F" w14:textId="77777777" w:rsidR="00D054D8" w:rsidRDefault="00D054D8" w:rsidP="00E81AB1">
      <w:pPr>
        <w:widowControl/>
        <w:autoSpaceDE/>
        <w:autoSpaceDN/>
        <w:rPr>
          <w:sz w:val="21"/>
        </w:rPr>
      </w:pPr>
    </w:p>
    <w:p w14:paraId="1EEC978C" w14:textId="77777777" w:rsidR="00D054D8" w:rsidRDefault="00D054D8" w:rsidP="00E81AB1">
      <w:pPr>
        <w:widowControl/>
        <w:autoSpaceDE/>
        <w:autoSpaceDN/>
        <w:rPr>
          <w:sz w:val="21"/>
        </w:rPr>
      </w:pPr>
    </w:p>
    <w:p w14:paraId="5500D306" w14:textId="757E8E34" w:rsidR="00D054D8" w:rsidRDefault="00D054D8" w:rsidP="00E81AB1">
      <w:pPr>
        <w:widowControl/>
        <w:autoSpaceDE/>
        <w:autoSpaceDN/>
        <w:rPr>
          <w:sz w:val="21"/>
        </w:rPr>
        <w:sectPr w:rsidR="00D054D8">
          <w:footnotePr>
            <w:numFmt w:val="chicago"/>
          </w:footnotePr>
          <w:type w:val="continuous"/>
          <w:pgSz w:w="16840" w:h="11900" w:orient="landscape"/>
          <w:pgMar w:top="1320" w:right="600" w:bottom="1160" w:left="620" w:header="929" w:footer="976" w:gutter="0"/>
          <w:pgNumType w:start="0"/>
          <w:cols w:space="720"/>
        </w:sectPr>
      </w:pPr>
    </w:p>
    <w:p w14:paraId="0FDAA032" w14:textId="77777777" w:rsidR="00E81AB1" w:rsidRDefault="00E81AB1" w:rsidP="00E81AB1">
      <w:pPr>
        <w:widowControl/>
        <w:autoSpaceDE/>
        <w:autoSpaceDN/>
        <w:rPr>
          <w:sz w:val="16"/>
        </w:rPr>
      </w:pPr>
      <w:bookmarkStart w:id="116" w:name="Table_2._Continued._"/>
      <w:bookmarkEnd w:id="116"/>
    </w:p>
    <w:p w14:paraId="08784DD4" w14:textId="77777777" w:rsidR="00980D8B" w:rsidRDefault="00980D8B" w:rsidP="00980D8B">
      <w:pPr>
        <w:pStyle w:val="BodyText"/>
        <w:spacing w:before="89"/>
        <w:ind w:left="688" w:right="288"/>
      </w:pPr>
      <w:r>
        <w:rPr>
          <w:b/>
          <w:u w:val="thick"/>
        </w:rPr>
        <w:t>Detectability</w:t>
      </w:r>
      <w:r>
        <w:rPr>
          <w:b/>
        </w:rPr>
        <w:t xml:space="preserve"> </w:t>
      </w:r>
      <w:r>
        <w:t>is the ability of the method to reliably measure a pollutant concentration above background. ADEC DOW uses two components to define detectability: method detection limit (MDL) and practical quantification limit (PQL) or reporting limit (RL).</w:t>
      </w:r>
    </w:p>
    <w:p w14:paraId="0A4E6C8D" w14:textId="77777777" w:rsidR="00980D8B" w:rsidRDefault="00980D8B" w:rsidP="00980D8B">
      <w:pPr>
        <w:pStyle w:val="BodyText"/>
        <w:spacing w:before="1"/>
      </w:pPr>
    </w:p>
    <w:p w14:paraId="7DA708FA" w14:textId="77777777" w:rsidR="00980D8B" w:rsidRDefault="00980D8B" w:rsidP="006128E6">
      <w:pPr>
        <w:pStyle w:val="ListParagraph"/>
        <w:numPr>
          <w:ilvl w:val="2"/>
          <w:numId w:val="3"/>
        </w:numPr>
        <w:tabs>
          <w:tab w:val="left" w:pos="1047"/>
          <w:tab w:val="left" w:pos="1048"/>
        </w:tabs>
        <w:ind w:right="324"/>
        <w:contextualSpacing w:val="0"/>
        <w:rPr>
          <w:sz w:val="24"/>
        </w:rPr>
      </w:pPr>
      <w:r>
        <w:rPr>
          <w:sz w:val="24"/>
        </w:rPr>
        <w:t>The MDL is the minimum value which the instrument can discern above background but no certainty to the accuracy of the measured value. For field measurements the manufacturer’s listed instrument detection limit (IDL) can be</w:t>
      </w:r>
      <w:r>
        <w:rPr>
          <w:spacing w:val="-6"/>
          <w:sz w:val="24"/>
        </w:rPr>
        <w:t xml:space="preserve"> </w:t>
      </w:r>
      <w:r>
        <w:rPr>
          <w:sz w:val="24"/>
        </w:rPr>
        <w:t>used.</w:t>
      </w:r>
    </w:p>
    <w:p w14:paraId="0C106206" w14:textId="77777777" w:rsidR="00980D8B" w:rsidRDefault="00980D8B" w:rsidP="006128E6">
      <w:pPr>
        <w:pStyle w:val="ListParagraph"/>
        <w:numPr>
          <w:ilvl w:val="2"/>
          <w:numId w:val="3"/>
        </w:numPr>
        <w:tabs>
          <w:tab w:val="left" w:pos="1047"/>
          <w:tab w:val="left" w:pos="1048"/>
        </w:tabs>
        <w:ind w:right="250"/>
        <w:contextualSpacing w:val="0"/>
        <w:rPr>
          <w:sz w:val="24"/>
        </w:rPr>
      </w:pPr>
      <w:r>
        <w:rPr>
          <w:sz w:val="24"/>
        </w:rPr>
        <w:t>The PQL or RL is the minimum value that can be reported with confidence (usually some multiple of the</w:t>
      </w:r>
      <w:r>
        <w:rPr>
          <w:spacing w:val="-2"/>
          <w:sz w:val="24"/>
        </w:rPr>
        <w:t xml:space="preserve"> </w:t>
      </w:r>
      <w:r>
        <w:rPr>
          <w:sz w:val="24"/>
        </w:rPr>
        <w:t>MDL).</w:t>
      </w:r>
    </w:p>
    <w:p w14:paraId="6B8D35C0" w14:textId="77777777" w:rsidR="00980D8B" w:rsidRDefault="00980D8B" w:rsidP="00980D8B">
      <w:pPr>
        <w:pStyle w:val="BodyText"/>
        <w:spacing w:before="9"/>
        <w:rPr>
          <w:sz w:val="23"/>
        </w:rPr>
      </w:pPr>
    </w:p>
    <w:p w14:paraId="23540216" w14:textId="354AAAD2" w:rsidR="00980D8B" w:rsidRDefault="00980D8B" w:rsidP="00980D8B">
      <w:pPr>
        <w:pStyle w:val="BodyText"/>
        <w:ind w:left="1768" w:right="500" w:hanging="720"/>
      </w:pPr>
      <w:r>
        <w:rPr>
          <w:b/>
        </w:rPr>
        <w:t xml:space="preserve">Note: </w:t>
      </w:r>
      <w:r>
        <w:t>The measurement method of choice should at a minimum have a practical quantification limit or reporting limit 3 times more sensitive than the respective ADEC WQS and/or permitted pollutant level (for permitted facilities).</w:t>
      </w:r>
    </w:p>
    <w:p w14:paraId="68E0B8DE" w14:textId="77777777" w:rsidR="00980D8B" w:rsidRDefault="00980D8B" w:rsidP="00980D8B">
      <w:pPr>
        <w:pStyle w:val="BodyText"/>
        <w:spacing w:before="11"/>
        <w:rPr>
          <w:sz w:val="23"/>
        </w:rPr>
      </w:pPr>
    </w:p>
    <w:p w14:paraId="1021034E" w14:textId="77777777" w:rsidR="00980D8B" w:rsidRDefault="00980D8B" w:rsidP="00980D8B">
      <w:pPr>
        <w:pStyle w:val="BodyText"/>
        <w:ind w:left="687" w:right="475"/>
      </w:pPr>
      <w:r>
        <w:t xml:space="preserve">Sample data measured below the MDL is reported as ND or non-detect. Sample data measured ≥ MDL but ≤ PQL or RL is reported as estimated data. Sample data measured above the PQL or RL is reported as reliable data unless otherwise qualified per the specific sample analysis. </w:t>
      </w:r>
    </w:p>
    <w:p w14:paraId="5D8874F7" w14:textId="77777777" w:rsidR="00980D8B" w:rsidRDefault="00980D8B" w:rsidP="00980D8B">
      <w:pPr>
        <w:pStyle w:val="BodyText"/>
        <w:spacing w:before="2"/>
      </w:pPr>
    </w:p>
    <w:p w14:paraId="56FC1952" w14:textId="77777777" w:rsidR="00980D8B" w:rsidRDefault="00980D8B" w:rsidP="00980D8B">
      <w:pPr>
        <w:spacing w:line="275" w:lineRule="exact"/>
        <w:ind w:left="688"/>
        <w:rPr>
          <w:b/>
          <w:sz w:val="24"/>
        </w:rPr>
      </w:pPr>
      <w:r>
        <w:rPr>
          <w:b/>
          <w:sz w:val="24"/>
          <w:u w:val="thick"/>
        </w:rPr>
        <w:t>Precision</w:t>
      </w:r>
    </w:p>
    <w:p w14:paraId="206446B8" w14:textId="77777777" w:rsidR="00980D8B" w:rsidRDefault="00980D8B" w:rsidP="00980D8B">
      <w:pPr>
        <w:pStyle w:val="BodyText"/>
        <w:ind w:left="688" w:right="274"/>
      </w:pPr>
      <w:r>
        <w:t>Precision is the degree of agreement among repeated measurements of the same characteristic, or parameter, and gives information about the consistency of methods. It applies to analytical lab techniques and field replicates. Precision is expressed in terms of the relative percent difference (RPD) between two measurements (A and B). In order to use measurements for RPD calculations they must be above the parameters practical quantitation limit (PQL) and/or reporting limit (RL).</w:t>
      </w:r>
    </w:p>
    <w:p w14:paraId="41F9B1D9" w14:textId="77777777" w:rsidR="00980D8B" w:rsidRDefault="00980D8B" w:rsidP="00980D8B">
      <w:pPr>
        <w:pStyle w:val="BodyText"/>
        <w:spacing w:before="119"/>
        <w:ind w:left="688" w:right="267"/>
      </w:pPr>
      <w:r>
        <w:t xml:space="preserve">For field measurements, precision is assessed by measuring replicate (paired) samples at the same locations and as soon as possible to limit temporal variance in sample results. Field and laboratory precision </w:t>
      </w:r>
      <w:proofErr w:type="gramStart"/>
      <w:r>
        <w:t>is</w:t>
      </w:r>
      <w:proofErr w:type="gramEnd"/>
      <w:r>
        <w:t xml:space="preserve"> measured by collecting blind (to the laboratory) field replicate or duplicate samples. For paired and small data sets project precision is calculated using the following formula:</w:t>
      </w:r>
    </w:p>
    <w:p w14:paraId="2328A3BB" w14:textId="77777777" w:rsidR="00980D8B" w:rsidRDefault="00980D8B" w:rsidP="00980D8B"/>
    <w:p w14:paraId="691E04DD" w14:textId="77777777" w:rsidR="00980D8B" w:rsidRDefault="00980D8B" w:rsidP="00980D8B"/>
    <w:p w14:paraId="3FAD7A83" w14:textId="77777777" w:rsidR="00980D8B" w:rsidRDefault="00980D8B" w:rsidP="00980D8B">
      <m:oMathPara>
        <m:oMath>
          <m:r>
            <w:rPr>
              <w:rFonts w:ascii="Cambria Math" w:hAnsi="Cambria Math" w:cs="Cambria Math"/>
            </w:rPr>
            <m:t>RPD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A-B*100</m:t>
              </m:r>
            </m:num>
            <m:den>
              <m:f>
                <m:fPr>
                  <m:ctrlPr>
                    <w:rPr>
                      <w:rFonts w:ascii="Cambria Math" w:hAnsi="Cambria Math" w:cs="Cambria Math"/>
                      <w:i/>
                    </w:rPr>
                  </m:ctrlPr>
                </m:fPr>
                <m:num>
                  <m:d>
                    <m:dPr>
                      <m:ctrlPr>
                        <w:rPr>
                          <w:rFonts w:ascii="Cambria Math" w:hAnsi="Cambria Math" w:cs="Cambria Math"/>
                        </w:rPr>
                      </m:ctrlPr>
                    </m:dPr>
                    <m:e>
                      <m:r>
                        <m:rPr>
                          <m:sty m:val="p"/>
                        </m:rPr>
                        <w:rPr>
                          <w:rFonts w:ascii="Cambria Math" w:hAnsi="Cambria Math" w:cs="Cambria Math"/>
                        </w:rPr>
                        <m:t>A+B</m:t>
                      </m:r>
                    </m:e>
                  </m:d>
                  <m:ctrlPr>
                    <w:rPr>
                      <w:rFonts w:ascii="Cambria Math" w:hAnsi="Cambria Math"/>
                      <w:i/>
                    </w:rPr>
                  </m:ctrlPr>
                </m:num>
                <m:den>
                  <m:r>
                    <w:rPr>
                      <w:rFonts w:ascii="Cambria Math" w:hAnsi="Cambria Math"/>
                    </w:rPr>
                    <m:t>2</m:t>
                  </m:r>
                </m:den>
              </m:f>
            </m:den>
          </m:f>
        </m:oMath>
      </m:oMathPara>
    </w:p>
    <w:p w14:paraId="7D41C076" w14:textId="77777777" w:rsidR="00980D8B" w:rsidRDefault="00980D8B" w:rsidP="00980D8B">
      <w:pPr>
        <w:sectPr w:rsidR="00980D8B" w:rsidSect="0040791A">
          <w:headerReference w:type="default" r:id="rId29"/>
          <w:footerReference w:type="default" r:id="rId30"/>
          <w:pgSz w:w="11900" w:h="16840"/>
          <w:pgMar w:top="1620" w:right="940" w:bottom="940" w:left="1040" w:header="929" w:footer="744" w:gutter="0"/>
          <w:cols w:space="720"/>
        </w:sectPr>
      </w:pPr>
    </w:p>
    <w:p w14:paraId="5E817D01" w14:textId="77777777" w:rsidR="00980D8B" w:rsidRDefault="00980D8B" w:rsidP="00980D8B">
      <w:pPr>
        <w:spacing w:line="295" w:lineRule="auto"/>
        <w:rPr>
          <w:rFonts w:ascii="Alfios" w:eastAsia="Alfios" w:hAnsi="Alfios"/>
        </w:rPr>
      </w:pPr>
    </w:p>
    <w:p w14:paraId="28A57F3C" w14:textId="77777777" w:rsidR="00980D8B" w:rsidRDefault="00980D8B" w:rsidP="00980D8B">
      <w:pPr>
        <w:spacing w:line="295" w:lineRule="auto"/>
        <w:rPr>
          <w:rFonts w:ascii="Alfios" w:eastAsia="Alfios" w:hAnsi="Alfios"/>
        </w:rPr>
        <w:sectPr w:rsidR="00980D8B">
          <w:type w:val="continuous"/>
          <w:pgSz w:w="11900" w:h="16840"/>
          <w:pgMar w:top="840" w:right="940" w:bottom="280" w:left="1040" w:header="720" w:footer="720" w:gutter="0"/>
          <w:cols w:num="2" w:space="720" w:equalWidth="0">
            <w:col w:w="4867" w:space="40"/>
            <w:col w:w="5013"/>
          </w:cols>
        </w:sectPr>
      </w:pPr>
    </w:p>
    <w:p w14:paraId="700EDB8A" w14:textId="77777777" w:rsidR="00980D8B" w:rsidRDefault="00980D8B" w:rsidP="00980D8B">
      <w:pPr>
        <w:pStyle w:val="BodyText"/>
        <w:spacing w:before="6"/>
        <w:rPr>
          <w:rFonts w:ascii="Alfios"/>
          <w:sz w:val="18"/>
        </w:rPr>
      </w:pPr>
    </w:p>
    <w:p w14:paraId="4751C914" w14:textId="77777777" w:rsidR="00BA7093" w:rsidRDefault="00BA7093" w:rsidP="00980D8B">
      <w:pPr>
        <w:pStyle w:val="BodyText"/>
        <w:spacing w:before="90"/>
        <w:ind w:left="688" w:right="1021"/>
      </w:pPr>
    </w:p>
    <w:p w14:paraId="241CE708" w14:textId="77777777" w:rsidR="00BA7093" w:rsidRDefault="00BA7093" w:rsidP="00980D8B">
      <w:pPr>
        <w:pStyle w:val="BodyText"/>
        <w:spacing w:before="90"/>
        <w:ind w:left="688" w:right="1021"/>
      </w:pPr>
    </w:p>
    <w:p w14:paraId="05092690" w14:textId="03D7DF06" w:rsidR="00980D8B" w:rsidRDefault="00980D8B" w:rsidP="00980D8B">
      <w:pPr>
        <w:pStyle w:val="BodyText"/>
        <w:spacing w:before="90"/>
        <w:ind w:left="688" w:right="1021"/>
      </w:pPr>
      <w:r>
        <w:t>For larger sets of paired precision data sets (e.g. overall project precision) or multiple replicate precision data, use the following formula:</w:t>
      </w:r>
    </w:p>
    <w:p w14:paraId="4B19054E" w14:textId="77777777" w:rsidR="00980D8B" w:rsidRDefault="00980D8B" w:rsidP="00980D8B">
      <w:pPr>
        <w:pStyle w:val="BodyText"/>
        <w:spacing w:before="90"/>
        <w:ind w:left="688" w:right="1021"/>
      </w:pPr>
    </w:p>
    <w:p w14:paraId="19ED5482" w14:textId="77777777" w:rsidR="00980D8B" w:rsidRDefault="00980D8B" w:rsidP="00980D8B">
      <w:pPr>
        <w:pStyle w:val="BodyText"/>
        <w:spacing w:before="10"/>
        <w:rPr>
          <w:sz w:val="16"/>
        </w:rPr>
      </w:pPr>
      <m:oMathPara>
        <m:oMath>
          <m:r>
            <w:rPr>
              <w:rFonts w:ascii="Cambria Math" w:hAnsi="Cambria Math" w:cs="Cambria Math"/>
            </w:rPr>
            <m:t>RSD</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Standard Deviation</m:t>
              </m:r>
            </m:num>
            <m:den>
              <m:r>
                <m:rPr>
                  <m:sty m:val="p"/>
                </m:rPr>
                <w:rPr>
                  <w:rFonts w:ascii="Cambria Math" w:hAnsi="Cambria Math" w:cs="Cambria Math"/>
                </w:rPr>
                <m:t>Mean</m:t>
              </m:r>
            </m:den>
          </m:f>
        </m:oMath>
      </m:oMathPara>
    </w:p>
    <w:p w14:paraId="40CFCA88" w14:textId="77777777" w:rsidR="00980D8B" w:rsidRDefault="00980D8B" w:rsidP="00980D8B">
      <w:pPr>
        <w:pStyle w:val="BodyText"/>
        <w:spacing w:before="1"/>
        <w:rPr>
          <w:rFonts w:ascii="Alfios"/>
          <w:sz w:val="9"/>
        </w:rPr>
      </w:pPr>
    </w:p>
    <w:p w14:paraId="7E998BEF" w14:textId="77777777" w:rsidR="00980D8B" w:rsidRDefault="00980D8B" w:rsidP="00980D8B">
      <w:pPr>
        <w:pStyle w:val="BodyText"/>
        <w:spacing w:before="90"/>
        <w:ind w:left="688" w:right="314"/>
      </w:pPr>
      <w:r>
        <w:t>Replicate samples will be taken as described in section B5. Goals for precision are described for each element of the monitoring effort in Tables 1 through 5.</w:t>
      </w:r>
    </w:p>
    <w:p w14:paraId="639A496E" w14:textId="77777777" w:rsidR="00980D8B" w:rsidRDefault="00980D8B" w:rsidP="00980D8B">
      <w:pPr>
        <w:pStyle w:val="BodyText"/>
        <w:spacing w:before="2"/>
      </w:pPr>
    </w:p>
    <w:p w14:paraId="30FFF9AC" w14:textId="77777777" w:rsidR="00980D8B" w:rsidRDefault="00980D8B" w:rsidP="00980D8B">
      <w:pPr>
        <w:spacing w:before="1" w:line="275" w:lineRule="exact"/>
        <w:ind w:left="688"/>
        <w:rPr>
          <w:b/>
          <w:sz w:val="24"/>
        </w:rPr>
      </w:pPr>
      <w:r>
        <w:rPr>
          <w:b/>
          <w:sz w:val="24"/>
          <w:u w:val="thick"/>
        </w:rPr>
        <w:t>Accuracy</w:t>
      </w:r>
    </w:p>
    <w:p w14:paraId="671A06DC" w14:textId="77777777" w:rsidR="00980D8B" w:rsidRDefault="00980D8B" w:rsidP="00980D8B">
      <w:pPr>
        <w:pStyle w:val="BodyText"/>
        <w:ind w:left="688" w:right="368"/>
      </w:pPr>
      <w:r>
        <w:t xml:space="preserve">Accuracy is a measure of confidence that describes how close a measurement is to its “true” value. Methods to determine and assess accuracy of field and laboratory measurements include, instrument calibrations, various types of QC checks (e.g., sample split measurements, sample spike recoveries, matrix spike duplicates, continuing calibration </w:t>
      </w:r>
    </w:p>
    <w:p w14:paraId="6C861BC8" w14:textId="77777777" w:rsidR="00980D8B" w:rsidRDefault="00980D8B" w:rsidP="00980D8B">
      <w:pPr>
        <w:pStyle w:val="BodyText"/>
        <w:ind w:left="688" w:right="368"/>
      </w:pPr>
      <w:r>
        <w:t>verification checks, internal standards, sample blank measurements (field and lab blanks), external standards), performance audit samples (DMRQA, blind Water Supply or Water</w:t>
      </w:r>
    </w:p>
    <w:p w14:paraId="6FE4BD24" w14:textId="77777777" w:rsidR="00980D8B" w:rsidRDefault="00980D8B" w:rsidP="00980D8B">
      <w:pPr>
        <w:pStyle w:val="BodyText"/>
        <w:spacing w:before="89"/>
        <w:ind w:left="688" w:right="880"/>
      </w:pPr>
      <w:r>
        <w:t>Pollution PE samples from A2LA certified, etc. Accuracy is usually assessed using the following formula:</w:t>
      </w:r>
    </w:p>
    <w:p w14:paraId="35390717" w14:textId="77777777" w:rsidR="00980D8B" w:rsidRDefault="00980D8B" w:rsidP="00980D8B">
      <w:pPr>
        <w:pStyle w:val="BodyText"/>
        <w:spacing w:before="89"/>
        <w:ind w:left="688" w:right="880"/>
      </w:pPr>
    </w:p>
    <w:p w14:paraId="67D1BE51" w14:textId="77777777" w:rsidR="00980D8B" w:rsidRDefault="00980D8B" w:rsidP="00980D8B">
      <w:pPr>
        <w:pStyle w:val="BodyText"/>
        <w:spacing w:before="10"/>
        <w:rPr>
          <w:sz w:val="16"/>
        </w:rPr>
      </w:pPr>
      <m:oMathPara>
        <m:oMath>
          <m:r>
            <w:rPr>
              <w:rFonts w:ascii="Cambria Math" w:hAnsi="Cambria Math" w:cs="Cambria Math"/>
            </w:rPr>
            <m:t>Accuracy</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Measured Value</m:t>
              </m:r>
            </m:num>
            <m:den>
              <m:r>
                <m:rPr>
                  <m:sty m:val="p"/>
                </m:rPr>
                <w:rPr>
                  <w:rFonts w:ascii="Cambria Math" w:hAnsi="Cambria Math" w:cs="Cambria Math"/>
                </w:rPr>
                <m:t>True Value</m:t>
              </m:r>
            </m:den>
          </m:f>
        </m:oMath>
      </m:oMathPara>
    </w:p>
    <w:p w14:paraId="5A091836" w14:textId="77777777" w:rsidR="00980D8B" w:rsidRDefault="00980D8B" w:rsidP="00980D8B">
      <w:pPr>
        <w:spacing w:before="90" w:line="275" w:lineRule="exact"/>
        <w:ind w:left="688"/>
        <w:rPr>
          <w:b/>
          <w:sz w:val="24"/>
          <w:u w:val="thick"/>
        </w:rPr>
      </w:pPr>
    </w:p>
    <w:p w14:paraId="66E5ADE1" w14:textId="29F2C5C8" w:rsidR="00980D8B" w:rsidRDefault="00980D8B" w:rsidP="00980D8B">
      <w:pPr>
        <w:spacing w:before="90" w:line="275" w:lineRule="exact"/>
        <w:ind w:left="688"/>
        <w:rPr>
          <w:b/>
          <w:sz w:val="24"/>
        </w:rPr>
      </w:pPr>
      <w:r>
        <w:rPr>
          <w:b/>
          <w:sz w:val="24"/>
          <w:u w:val="thick"/>
        </w:rPr>
        <w:t>Representativeness</w:t>
      </w:r>
    </w:p>
    <w:p w14:paraId="144C8B40" w14:textId="77777777" w:rsidR="00980D8B" w:rsidRDefault="00980D8B" w:rsidP="00980D8B">
      <w:pPr>
        <w:pStyle w:val="BodyText"/>
        <w:ind w:left="687" w:right="302"/>
      </w:pPr>
      <w:r>
        <w:t>Representativeness is the extent to which measurements actually represent the true environmental condition. Representativeness will not be routinely monitored throughout the project, but is incorporated when necessary in interpreting the data. It is obvious that water flowing past a given location on land or in the water column, particularly in the Kenai River, is constantly changing in response to dynamic inflow, tidal cycle, weather, etc. Regular periodic collection of data from any given location can help develop a better understanding of the variance associated with time series measurements of selected environmental variables. Representativeness for any given location, area, and region within the Kenai River Watershed will be more defined as historical water data is collected and compared at each site over time.</w:t>
      </w:r>
    </w:p>
    <w:p w14:paraId="5786C90D" w14:textId="77777777" w:rsidR="00980D8B" w:rsidRDefault="00980D8B" w:rsidP="00980D8B">
      <w:pPr>
        <w:pStyle w:val="BodyText"/>
      </w:pPr>
    </w:p>
    <w:p w14:paraId="68DBD767" w14:textId="77777777" w:rsidR="00980D8B" w:rsidRDefault="00980D8B" w:rsidP="00980D8B">
      <w:pPr>
        <w:spacing w:line="275" w:lineRule="exact"/>
        <w:ind w:left="688"/>
        <w:rPr>
          <w:b/>
          <w:sz w:val="24"/>
        </w:rPr>
      </w:pPr>
      <w:r>
        <w:rPr>
          <w:b/>
          <w:sz w:val="24"/>
          <w:u w:val="thick"/>
        </w:rPr>
        <w:t>Comparability</w:t>
      </w:r>
    </w:p>
    <w:p w14:paraId="54E388E5" w14:textId="77777777" w:rsidR="00980D8B" w:rsidRDefault="00980D8B" w:rsidP="00980D8B">
      <w:pPr>
        <w:pStyle w:val="BodyText"/>
        <w:ind w:left="688" w:right="241"/>
      </w:pPr>
      <w:r>
        <w:t>Comparability is the degree to which data can be compared directly to similar studies. Using standardized sampling, analytical methods and units of reporting with comparable sensitivity helps ensure comparability. The Kenai Watershed Forum has selected testing methods that are EPA-approved and/or currently being employed by other water quality monitoring programs throughout the country. All monitors are trained to follow the same standard protocol for each parameter within the respective monitoring elements described in this document. As the program expands, site selection will favor locations where previous water quality monitoring has taken place. Efforts will be made to duplicate the effort of past studies where</w:t>
      </w:r>
      <w:r>
        <w:rPr>
          <w:spacing w:val="-1"/>
        </w:rPr>
        <w:t xml:space="preserve"> </w:t>
      </w:r>
      <w:r>
        <w:t>possible.</w:t>
      </w:r>
    </w:p>
    <w:p w14:paraId="3807AA69" w14:textId="77777777" w:rsidR="00980D8B" w:rsidRDefault="00980D8B" w:rsidP="00980D8B">
      <w:pPr>
        <w:pStyle w:val="BodyText"/>
        <w:spacing w:before="1"/>
      </w:pPr>
    </w:p>
    <w:p w14:paraId="1921433B" w14:textId="77777777" w:rsidR="00980D8B" w:rsidRDefault="00980D8B" w:rsidP="00980D8B">
      <w:pPr>
        <w:spacing w:line="275" w:lineRule="exact"/>
        <w:ind w:left="688"/>
        <w:rPr>
          <w:b/>
          <w:sz w:val="24"/>
        </w:rPr>
      </w:pPr>
      <w:r>
        <w:rPr>
          <w:b/>
          <w:sz w:val="24"/>
          <w:u w:val="thick"/>
        </w:rPr>
        <w:t>Completeness</w:t>
      </w:r>
    </w:p>
    <w:p w14:paraId="2C1CF40B" w14:textId="77777777" w:rsidR="00980D8B" w:rsidRDefault="00980D8B" w:rsidP="00980D8B">
      <w:pPr>
        <w:pStyle w:val="BodyText"/>
        <w:ind w:left="688" w:right="328"/>
      </w:pPr>
      <w:r>
        <w:lastRenderedPageBreak/>
        <w:t xml:space="preserve">Completeness is the comparison between the amount of usable data collected versus the amount of data called for in the sampling plan. Completeness is measured as the percentage </w:t>
      </w:r>
    </w:p>
    <w:p w14:paraId="6DCB1A04" w14:textId="77777777" w:rsidR="00980D8B" w:rsidRDefault="00980D8B" w:rsidP="00980D8B">
      <w:pPr>
        <w:pStyle w:val="BodyText"/>
        <w:ind w:left="688" w:right="328"/>
      </w:pPr>
    </w:p>
    <w:p w14:paraId="23B20B5C" w14:textId="77777777" w:rsidR="00980D8B" w:rsidRDefault="00980D8B" w:rsidP="00980D8B">
      <w:pPr>
        <w:pStyle w:val="BodyText"/>
        <w:ind w:left="688" w:right="328"/>
      </w:pPr>
    </w:p>
    <w:p w14:paraId="006A7E4D" w14:textId="77777777" w:rsidR="00980D8B" w:rsidRDefault="00980D8B" w:rsidP="00980D8B">
      <w:pPr>
        <w:pStyle w:val="BodyText"/>
        <w:ind w:left="688" w:right="328"/>
      </w:pPr>
    </w:p>
    <w:p w14:paraId="107BF417" w14:textId="77777777" w:rsidR="00980D8B" w:rsidRDefault="00980D8B" w:rsidP="00980D8B">
      <w:pPr>
        <w:pStyle w:val="BodyText"/>
        <w:ind w:left="688" w:right="328"/>
      </w:pPr>
      <w:r>
        <w:t>of total samples collected and analyzed as a whole and for individual parameters and sites as compared to the goals set out by the project design. We can measure completeness by two mechanisms: 1) the primary number of samples collected divided by the useable number of samples submitted to ADEC with a goal of 85% completeness and, 2) a secondary completeness measured by the planned number of samples divided by the useable samples with a goal of 60%.</w:t>
      </w:r>
    </w:p>
    <w:p w14:paraId="7E4FDEF5" w14:textId="77777777" w:rsidR="00980D8B" w:rsidRDefault="00980D8B" w:rsidP="00980D8B">
      <w:pPr>
        <w:pStyle w:val="BodyText"/>
        <w:ind w:left="688" w:right="328"/>
      </w:pPr>
    </w:p>
    <w:p w14:paraId="59296915" w14:textId="77777777" w:rsidR="00980D8B" w:rsidRDefault="00980D8B" w:rsidP="00980D8B">
      <w:pPr>
        <w:pStyle w:val="BodyText"/>
        <w:spacing w:before="10"/>
        <w:rPr>
          <w:sz w:val="16"/>
        </w:rPr>
      </w:pPr>
      <m:oMathPara>
        <m:oMath>
          <m:r>
            <w:rPr>
              <w:rFonts w:ascii="Cambria Math" w:hAnsi="Cambria Math" w:cs="Cambria Math"/>
            </w:rPr>
            <m:t>T</m:t>
          </m:r>
          <m:r>
            <m:rPr>
              <m:sty m:val="p"/>
            </m:rPr>
            <w:rPr>
              <w:rFonts w:ascii="Cambria Math" w:hAnsi="Cambria Math" w:cs="Cambria Math"/>
            </w:rPr>
            <m:t>=100%*</m:t>
          </m:r>
          <m:f>
            <m:fPr>
              <m:ctrlPr>
                <w:rPr>
                  <w:rFonts w:ascii="Cambria Math" w:hAnsi="Cambria Math"/>
                </w:rPr>
              </m:ctrlPr>
            </m:fPr>
            <m:num>
              <m:r>
                <m:rPr>
                  <m:sty m:val="p"/>
                </m:rPr>
                <w:rPr>
                  <w:rFonts w:ascii="Cambria Math" w:hAnsi="Cambria Math" w:cs="Cambria Math"/>
                </w:rPr>
                <m:t>T-(I+NC)</m:t>
              </m:r>
            </m:num>
            <m:den>
              <m:r>
                <m:rPr>
                  <m:sty m:val="p"/>
                </m:rPr>
                <w:rPr>
                  <w:rFonts w:ascii="Cambria Math" w:hAnsi="Cambria Math" w:cs="Cambria Math"/>
                </w:rPr>
                <m:t>Completeness</m:t>
              </m:r>
            </m:den>
          </m:f>
        </m:oMath>
      </m:oMathPara>
    </w:p>
    <w:p w14:paraId="24B12778" w14:textId="77777777" w:rsidR="00980D8B" w:rsidRDefault="00980D8B" w:rsidP="00980D8B">
      <w:pPr>
        <w:pStyle w:val="BodyText"/>
        <w:spacing w:before="3"/>
        <w:rPr>
          <w:rFonts w:ascii="Alfios"/>
          <w:sz w:val="13"/>
        </w:rPr>
      </w:pPr>
    </w:p>
    <w:p w14:paraId="3B43DC18" w14:textId="77777777" w:rsidR="00980D8B" w:rsidRDefault="00980D8B" w:rsidP="00980D8B">
      <w:pPr>
        <w:pStyle w:val="BodyText"/>
        <w:spacing w:before="90" w:line="343" w:lineRule="auto"/>
        <w:ind w:left="1408" w:right="4205" w:hanging="720"/>
      </w:pPr>
      <w:r>
        <w:t>Where T = Total number of expected measurements I = Number of invalid results</w:t>
      </w:r>
    </w:p>
    <w:p w14:paraId="355F52B8" w14:textId="2E222D47" w:rsidR="00980D8B" w:rsidRDefault="00980D8B" w:rsidP="00980D8B">
      <w:pPr>
        <w:pStyle w:val="BodyText"/>
        <w:spacing w:before="2"/>
        <w:ind w:left="1408" w:right="558"/>
      </w:pPr>
      <w:r>
        <w:t>NC = Number of results not produced (e.g., spilled sample, etc.) or rejected during data validation.</w:t>
      </w:r>
    </w:p>
    <w:p w14:paraId="702FB776" w14:textId="719E0C52" w:rsidR="00685FEE" w:rsidRDefault="00685FEE" w:rsidP="00980D8B">
      <w:pPr>
        <w:pStyle w:val="BodyText"/>
        <w:spacing w:before="2"/>
        <w:ind w:left="1408" w:right="558"/>
      </w:pPr>
    </w:p>
    <w:p w14:paraId="574B99B4" w14:textId="77777777" w:rsidR="00685FEE" w:rsidRDefault="00685FEE" w:rsidP="00980D8B">
      <w:pPr>
        <w:pStyle w:val="BodyText"/>
        <w:spacing w:before="2"/>
        <w:ind w:left="1408" w:right="558"/>
      </w:pPr>
    </w:p>
    <w:p w14:paraId="320D23DE" w14:textId="77777777" w:rsidR="00685FEE" w:rsidRDefault="00685FEE" w:rsidP="00685FEE">
      <w:pPr>
        <w:pStyle w:val="Heading2"/>
        <w:ind w:left="0" w:firstLine="720"/>
      </w:pPr>
      <w:bookmarkStart w:id="117" w:name="_Toc96073954"/>
      <w:bookmarkStart w:id="118" w:name="_Toc117087851"/>
      <w:r>
        <w:t>A8.</w:t>
      </w:r>
      <w:r>
        <w:tab/>
        <w:t>Training</w:t>
      </w:r>
      <w:r>
        <w:rPr>
          <w:spacing w:val="-1"/>
        </w:rPr>
        <w:t xml:space="preserve"> </w:t>
      </w:r>
      <w:r>
        <w:t>R</w:t>
      </w:r>
      <w:bookmarkEnd w:id="117"/>
      <w:r>
        <w:t>equirements</w:t>
      </w:r>
      <w:bookmarkEnd w:id="118"/>
    </w:p>
    <w:p w14:paraId="6D682601" w14:textId="77777777" w:rsidR="00685FEE" w:rsidRDefault="00685FEE" w:rsidP="00685FEE">
      <w:pPr>
        <w:pStyle w:val="Heading2"/>
        <w:ind w:left="0"/>
      </w:pPr>
    </w:p>
    <w:p w14:paraId="1E678875" w14:textId="3D25C7A0" w:rsidR="00B06D55" w:rsidRDefault="00B06D55" w:rsidP="00685FEE">
      <w:pPr>
        <w:pStyle w:val="BodyText"/>
        <w:ind w:left="720"/>
      </w:pPr>
      <w:r>
        <w:t>Training workshops are held for all monitors from the various agencies on how to collect water samples and secure them for transportation to the Soldotna Wastewater Treatment Plant. Training sessions occur the day preceding each sampling event (See Appendix B, Agency Baseline Monitoring Procedures). Monitors are also instructed on how to complete the Agency Baseline Field Data Sheet (</w:t>
      </w:r>
      <w:r w:rsidRPr="00C161F5">
        <w:rPr>
          <w:highlight w:val="yellow"/>
        </w:rPr>
        <w:t>Appendix C</w:t>
      </w:r>
      <w:r>
        <w:rPr>
          <w:b/>
          <w:i/>
        </w:rPr>
        <w:t xml:space="preserve">) </w:t>
      </w:r>
      <w:r>
        <w:t>to provide added information on sample conditions at the site. Training is performed by SGS staff and/or the KWF QA Officer. The KWF QA Officer will conduct an audit of 10% of the agency monitors to ensure they are following proper sampling procedures and data sheets are completed correctly. Both the KWF QA Officer and SGS staff will be available to aid by cell phone during the sampling period. The ADEC QA Officer is available for questions. When samples are brought to the receiving location, we will review their sampling procedure and data collection to ensure completeness and accuracy. A standard chain of custody form supplied by SGS is used to track the samples from the field to the lab. All training workshops are documented by the KWF QA Officer and stored in digital and hardcopy versions at the KWF office for no less than 10 years.</w:t>
      </w:r>
    </w:p>
    <w:p w14:paraId="04EAB5E4" w14:textId="77777777" w:rsidR="00B06D55" w:rsidRDefault="00B06D55" w:rsidP="00685FEE">
      <w:pPr>
        <w:pStyle w:val="BodyText"/>
        <w:rPr>
          <w:b/>
          <w:bCs/>
          <w:i/>
        </w:rPr>
      </w:pPr>
      <w:bookmarkStart w:id="119" w:name="_Toc96073957"/>
    </w:p>
    <w:p w14:paraId="3B50A6F2" w14:textId="77777777" w:rsidR="00B06D55" w:rsidRDefault="00B06D55" w:rsidP="00B06D55">
      <w:pPr>
        <w:pStyle w:val="Heading2"/>
        <w:ind w:left="0"/>
      </w:pPr>
    </w:p>
    <w:p w14:paraId="202177D2" w14:textId="48DABA4C" w:rsidR="00B06D55" w:rsidRDefault="00B06D55" w:rsidP="00685FEE">
      <w:pPr>
        <w:pStyle w:val="Heading2"/>
        <w:ind w:left="0" w:firstLine="720"/>
      </w:pPr>
      <w:bookmarkStart w:id="120" w:name="_Toc117087852"/>
      <w:r>
        <w:t>A9.</w:t>
      </w:r>
      <w:r w:rsidR="006B2794">
        <w:t xml:space="preserve"> </w:t>
      </w:r>
      <w:r>
        <w:t>Documentation and</w:t>
      </w:r>
      <w:r>
        <w:rPr>
          <w:spacing w:val="-2"/>
        </w:rPr>
        <w:t xml:space="preserve"> </w:t>
      </w:r>
      <w:r>
        <w:t>R</w:t>
      </w:r>
      <w:bookmarkEnd w:id="119"/>
      <w:r>
        <w:t>ecords</w:t>
      </w:r>
      <w:bookmarkEnd w:id="120"/>
    </w:p>
    <w:p w14:paraId="3EFE67F7" w14:textId="77777777" w:rsidR="00B06D55" w:rsidRDefault="00B06D55" w:rsidP="00B06D55">
      <w:pPr>
        <w:pStyle w:val="BodyText"/>
        <w:spacing w:before="8"/>
        <w:rPr>
          <w:b/>
          <w:sz w:val="23"/>
        </w:rPr>
      </w:pPr>
    </w:p>
    <w:p w14:paraId="40E73CCE" w14:textId="77777777" w:rsidR="00B06D55" w:rsidRPr="00E074A0" w:rsidRDefault="00B06D55" w:rsidP="00685FEE">
      <w:pPr>
        <w:pStyle w:val="BodyText"/>
        <w:ind w:firstLine="720"/>
        <w:rPr>
          <w:b/>
        </w:rPr>
      </w:pPr>
      <w:r w:rsidRPr="00E074A0">
        <w:rPr>
          <w:b/>
        </w:rPr>
        <w:t>Agency Baseline</w:t>
      </w:r>
    </w:p>
    <w:p w14:paraId="02148F05" w14:textId="77777777" w:rsidR="00B06D55" w:rsidRDefault="00B06D55" w:rsidP="00B06D55">
      <w:pPr>
        <w:pStyle w:val="BodyText"/>
        <w:spacing w:before="1"/>
        <w:ind w:right="714"/>
      </w:pPr>
    </w:p>
    <w:p w14:paraId="0F4A6F84" w14:textId="56BC7422" w:rsidR="00685FEE" w:rsidRDefault="00B06D55" w:rsidP="00685FEE">
      <w:pPr>
        <w:pStyle w:val="BodyText"/>
        <w:spacing w:before="1"/>
        <w:ind w:left="720" w:right="714"/>
      </w:pPr>
      <w:commentRangeStart w:id="121"/>
      <w:r>
        <w:t xml:space="preserve">The field logbook </w:t>
      </w:r>
      <w:commentRangeEnd w:id="121"/>
      <w:r>
        <w:rPr>
          <w:rStyle w:val="CommentReference"/>
        </w:rPr>
        <w:commentReference w:id="121"/>
      </w:r>
      <w:r>
        <w:t>will be a 3-ring binder containing individual field forms and chain-of- custody forms. Please see Appendix C for</w:t>
      </w:r>
      <w:r w:rsidR="00EB4E69">
        <w:t xml:space="preserve"> an</w:t>
      </w:r>
      <w:r>
        <w:t xml:space="preserve"> example of these documents.</w:t>
      </w:r>
    </w:p>
    <w:p w14:paraId="123099DD" w14:textId="77777777" w:rsidR="00685FEE" w:rsidRDefault="00685FEE" w:rsidP="00685FEE">
      <w:pPr>
        <w:pStyle w:val="BodyText"/>
        <w:spacing w:before="1"/>
        <w:ind w:left="720" w:right="714"/>
      </w:pPr>
    </w:p>
    <w:p w14:paraId="25F54DF7" w14:textId="35A4E6A2" w:rsidR="00B06D55" w:rsidRDefault="00B06D55" w:rsidP="00685FEE">
      <w:pPr>
        <w:pStyle w:val="BodyText"/>
        <w:spacing w:before="1"/>
        <w:ind w:left="720" w:right="714"/>
      </w:pPr>
      <w:r>
        <w:t xml:space="preserve">All field activities and observations will be noted during fieldwork. The descriptions will be clearly written with enough detail so that participants can reconstruct events later if necessary. Field logs and data sheets will describe any changes that occur at the site, in particular, personnel and responsibilities or deviations from the QAPP as well as </w:t>
      </w:r>
      <w:r>
        <w:lastRenderedPageBreak/>
        <w:t>the reasons for the changes. Requirements for entries will include the following:</w:t>
      </w:r>
    </w:p>
    <w:p w14:paraId="4EBCCC3B" w14:textId="77777777" w:rsidR="00B06D55" w:rsidRDefault="00B06D55" w:rsidP="00B06D55">
      <w:pPr>
        <w:pStyle w:val="BodyText"/>
        <w:ind w:right="334"/>
      </w:pPr>
    </w:p>
    <w:p w14:paraId="3BF3C28F" w14:textId="77777777" w:rsidR="00B06D55" w:rsidRPr="00975383" w:rsidRDefault="00B06D55" w:rsidP="006128E6">
      <w:pPr>
        <w:pStyle w:val="ListParagraph"/>
        <w:numPr>
          <w:ilvl w:val="0"/>
          <w:numId w:val="7"/>
        </w:numPr>
        <w:tabs>
          <w:tab w:val="left" w:pos="1407"/>
          <w:tab w:val="left" w:pos="1408"/>
        </w:tabs>
        <w:spacing w:before="121"/>
        <w:rPr>
          <w:sz w:val="24"/>
        </w:rPr>
      </w:pPr>
      <w:r w:rsidRPr="00975383">
        <w:rPr>
          <w:sz w:val="24"/>
        </w:rPr>
        <w:t>Entries will be made legibly with black (or dark) waterproof</w:t>
      </w:r>
      <w:r w:rsidRPr="00975383">
        <w:rPr>
          <w:spacing w:val="-6"/>
          <w:sz w:val="24"/>
        </w:rPr>
        <w:t xml:space="preserve"> </w:t>
      </w:r>
      <w:r w:rsidRPr="00975383">
        <w:rPr>
          <w:sz w:val="24"/>
        </w:rPr>
        <w:t>ink.</w:t>
      </w:r>
    </w:p>
    <w:p w14:paraId="117BBA99"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 xml:space="preserve">Corrections will be made by </w:t>
      </w:r>
      <w:r w:rsidRPr="00BA7093">
        <w:rPr>
          <w:sz w:val="24"/>
          <w:u w:val="single"/>
        </w:rPr>
        <w:t>drawing a single line through the original entry</w:t>
      </w:r>
      <w:r w:rsidRPr="00BA7093">
        <w:rPr>
          <w:sz w:val="24"/>
        </w:rPr>
        <w:t xml:space="preserve"> allowing the original entry to be read. The corrected entry will be written alongside the original. Corrections will be initialed and dated and may require a footnote for explanation.</w:t>
      </w:r>
    </w:p>
    <w:p w14:paraId="52B24078" w14:textId="77777777" w:rsidR="00B06D55" w:rsidRDefault="00B06D55" w:rsidP="006128E6">
      <w:pPr>
        <w:pStyle w:val="ListParagraph"/>
        <w:numPr>
          <w:ilvl w:val="0"/>
          <w:numId w:val="7"/>
        </w:numPr>
        <w:tabs>
          <w:tab w:val="left" w:pos="1407"/>
          <w:tab w:val="left" w:pos="1408"/>
        </w:tabs>
        <w:spacing w:before="121"/>
        <w:rPr>
          <w:sz w:val="24"/>
        </w:rPr>
      </w:pPr>
      <w:r w:rsidRPr="00BA7093">
        <w:rPr>
          <w:sz w:val="24"/>
        </w:rPr>
        <w:t>Unbiased, accurate language will be</w:t>
      </w:r>
      <w:r w:rsidRPr="00BA7093">
        <w:rPr>
          <w:spacing w:val="-2"/>
          <w:sz w:val="24"/>
        </w:rPr>
        <w:t xml:space="preserve"> </w:t>
      </w:r>
      <w:r w:rsidRPr="00BA7093">
        <w:rPr>
          <w:sz w:val="24"/>
        </w:rPr>
        <w:t>used.</w:t>
      </w:r>
    </w:p>
    <w:p w14:paraId="1B6020F9"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Entries will be made while activities are in progress or as soon afterward as possible (the date and time that the notation is made should be noted, as well as the time of the observation itself). Each consecutive day's first entry will be made on a new, blank page.</w:t>
      </w:r>
    </w:p>
    <w:p w14:paraId="51DDC114" w14:textId="77777777" w:rsidR="00B06D55" w:rsidRDefault="00B06D55" w:rsidP="006128E6">
      <w:pPr>
        <w:pStyle w:val="ListParagraph"/>
        <w:numPr>
          <w:ilvl w:val="0"/>
          <w:numId w:val="7"/>
        </w:numPr>
        <w:tabs>
          <w:tab w:val="left" w:pos="1407"/>
          <w:tab w:val="left" w:pos="1408"/>
        </w:tabs>
        <w:spacing w:before="121"/>
        <w:rPr>
          <w:sz w:val="24"/>
        </w:rPr>
      </w:pPr>
      <w:r w:rsidRPr="00E074A0">
        <w:rPr>
          <w:sz w:val="24"/>
        </w:rPr>
        <w:t>The date and time, will appear on each</w:t>
      </w:r>
      <w:r w:rsidRPr="00E074A0">
        <w:rPr>
          <w:spacing w:val="-1"/>
          <w:sz w:val="24"/>
        </w:rPr>
        <w:t xml:space="preserve"> </w:t>
      </w:r>
      <w:r w:rsidRPr="00E074A0">
        <w:rPr>
          <w:sz w:val="24"/>
        </w:rPr>
        <w:t>page.</w:t>
      </w:r>
    </w:p>
    <w:p w14:paraId="43450730" w14:textId="77777777" w:rsidR="00B06D55" w:rsidRPr="00E074A0" w:rsidRDefault="00B06D55" w:rsidP="006128E6">
      <w:pPr>
        <w:pStyle w:val="ListParagraph"/>
        <w:numPr>
          <w:ilvl w:val="0"/>
          <w:numId w:val="7"/>
        </w:numPr>
        <w:tabs>
          <w:tab w:val="left" w:pos="1407"/>
          <w:tab w:val="left" w:pos="1408"/>
        </w:tabs>
        <w:spacing w:before="121"/>
        <w:rPr>
          <w:sz w:val="24"/>
        </w:rPr>
      </w:pPr>
      <w:r w:rsidRPr="00E074A0">
        <w:rPr>
          <w:sz w:val="24"/>
        </w:rPr>
        <w:t>Names of person(s) conducting the monitoring will be recorded on each data</w:t>
      </w:r>
      <w:r w:rsidRPr="00E074A0">
        <w:rPr>
          <w:spacing w:val="-12"/>
          <w:sz w:val="24"/>
        </w:rPr>
        <w:t xml:space="preserve"> </w:t>
      </w:r>
      <w:r w:rsidRPr="00E074A0">
        <w:rPr>
          <w:sz w:val="24"/>
        </w:rPr>
        <w:t>sheet.</w:t>
      </w:r>
    </w:p>
    <w:p w14:paraId="4A319DFE" w14:textId="77777777" w:rsidR="00B06D55" w:rsidRDefault="00B06D55" w:rsidP="00B06D55">
      <w:pPr>
        <w:pStyle w:val="Heading2"/>
        <w:ind w:left="0"/>
        <w:rPr>
          <w:b w:val="0"/>
          <w:bCs w:val="0"/>
          <w:i w:val="0"/>
          <w:sz w:val="38"/>
        </w:rPr>
      </w:pPr>
      <w:bookmarkStart w:id="122" w:name="_Toc96073958"/>
    </w:p>
    <w:p w14:paraId="6C870624" w14:textId="77777777" w:rsidR="00B06D55" w:rsidRPr="00E074A0" w:rsidRDefault="00B06D55" w:rsidP="00975383">
      <w:pPr>
        <w:pStyle w:val="BodyText"/>
        <w:ind w:firstLine="360"/>
        <w:rPr>
          <w:b/>
        </w:rPr>
      </w:pPr>
      <w:r w:rsidRPr="00E074A0">
        <w:rPr>
          <w:b/>
        </w:rPr>
        <w:t>Agency Baseline</w:t>
      </w:r>
      <w:bookmarkEnd w:id="122"/>
    </w:p>
    <w:p w14:paraId="1303905C" w14:textId="77777777" w:rsidR="00B06D55" w:rsidRDefault="00B06D55" w:rsidP="00B06D55">
      <w:pPr>
        <w:pStyle w:val="BodyText"/>
        <w:ind w:right="388"/>
      </w:pPr>
    </w:p>
    <w:p w14:paraId="0AC5E7E0" w14:textId="3EEE4151" w:rsidR="00B06D55" w:rsidRDefault="00B06D55" w:rsidP="00975383">
      <w:pPr>
        <w:pStyle w:val="BodyText"/>
        <w:ind w:left="360" w:right="388"/>
      </w:pPr>
      <w:r>
        <w:t xml:space="preserve">All data gathered in the field will be recorded on site at the time sampling occurs using the Agency Baseline Field Data Sheet (Appendix C). This form is then returned to the </w:t>
      </w:r>
      <w:r w:rsidR="0095085A">
        <w:t>drop off point</w:t>
      </w:r>
      <w:r>
        <w:t xml:space="preserve">, along with the water samples collected in the field, where the Project QA Officer and the Project Manager check the data </w:t>
      </w:r>
      <w:commentRangeStart w:id="123"/>
      <w:r>
        <w:t>as described in sections B9 &amp; B10 of this plan</w:t>
      </w:r>
      <w:commentRangeEnd w:id="123"/>
      <w:r w:rsidR="009601CC">
        <w:rPr>
          <w:rStyle w:val="CommentReference"/>
        </w:rPr>
        <w:commentReference w:id="123"/>
      </w:r>
      <w:r>
        <w:t>. The Project Manager enters data into a computer database after the Project QA officer has approved them for entry. Original copies of all data sheets are kept on file at the Kenai Watershed Forum office indefinitely.</w:t>
      </w:r>
    </w:p>
    <w:p w14:paraId="655D36AB" w14:textId="77777777" w:rsidR="00B06D55" w:rsidRDefault="00B06D55" w:rsidP="00B06D55">
      <w:pPr>
        <w:pStyle w:val="BodyText"/>
        <w:spacing w:before="1"/>
        <w:ind w:right="254"/>
        <w:rPr>
          <w:sz w:val="23"/>
        </w:rPr>
      </w:pPr>
    </w:p>
    <w:p w14:paraId="2427DCCD" w14:textId="1529C1B1" w:rsidR="00975383" w:rsidRDefault="00B06D55" w:rsidP="009601CC">
      <w:pPr>
        <w:pStyle w:val="BodyText"/>
        <w:spacing w:before="1"/>
        <w:ind w:left="360" w:right="254"/>
      </w:pPr>
      <w:r>
        <w:t>Results for parameters analyzed at the Soldotna Wastewater Treatment Plant on the sampling</w:t>
      </w:r>
      <w:r w:rsidR="00975383">
        <w:t xml:space="preserve"> </w:t>
      </w:r>
      <w:r>
        <w:t>event day will be recorded on the Agency Baseline Lab Test Results form (Appendix D)</w:t>
      </w:r>
      <w:r w:rsidR="009601CC">
        <w:t xml:space="preserve">, </w:t>
      </w:r>
      <w:ins w:id="124" w:author="ben" w:date="2022-10-24T09:08:00Z">
        <w:r w:rsidR="009601CC">
          <w:t>and emailed in a spreadsheet to the Project Manager.</w:t>
        </w:r>
      </w:ins>
      <w:r w:rsidR="009601CC">
        <w:t xml:space="preserve"> </w:t>
      </w:r>
      <w:r>
        <w:t>SGS will provide results</w:t>
      </w:r>
      <w:r w:rsidR="009601CC">
        <w:t xml:space="preserve"> to the Project Manager</w:t>
      </w:r>
      <w:r>
        <w:t xml:space="preserve"> from their </w:t>
      </w:r>
      <w:r w:rsidRPr="009601CC">
        <w:t xml:space="preserve">analyses </w:t>
      </w:r>
      <w:r w:rsidR="009601CC">
        <w:t>through their online platform SGS Engage in the form of both PDF sheets and a tabular Electronic Data Deliverable file such as Microsoft Access</w:t>
      </w:r>
      <w:r>
        <w:t xml:space="preserve">. Sample analytical results will include all method, SOP and QAPP required quality control sample results including their acceptance criteria limits in order for project staff and ADEC to perform tertiary data validation/verification of analytical results. All </w:t>
      </w:r>
      <w:commentRangeStart w:id="125"/>
      <w:r>
        <w:t>data</w:t>
      </w:r>
      <w:commentRangeEnd w:id="125"/>
      <w:r>
        <w:rPr>
          <w:rStyle w:val="CommentReference"/>
        </w:rPr>
        <w:commentReference w:id="125"/>
      </w:r>
      <w:r>
        <w:t xml:space="preserve"> will be entered </w:t>
      </w:r>
      <w:r w:rsidRPr="00E074A0">
        <w:rPr>
          <w:highlight w:val="yellow"/>
        </w:rPr>
        <w:t>into the KWF database</w:t>
      </w:r>
      <w:r>
        <w:t xml:space="preserve"> which is accessible in-house.</w:t>
      </w:r>
    </w:p>
    <w:p w14:paraId="62096601" w14:textId="77777777" w:rsidR="00975383" w:rsidRDefault="00975383" w:rsidP="00975383">
      <w:pPr>
        <w:pStyle w:val="BodyText"/>
        <w:spacing w:before="1"/>
        <w:ind w:left="360" w:right="254"/>
      </w:pPr>
    </w:p>
    <w:p w14:paraId="31DB166D" w14:textId="538F7B6C" w:rsidR="00975383" w:rsidRDefault="00B06D55" w:rsidP="00975383">
      <w:pPr>
        <w:pStyle w:val="BodyText"/>
        <w:spacing w:before="1"/>
        <w:ind w:left="360" w:right="254"/>
      </w:pPr>
      <w:r>
        <w:t>Hard copies of all</w:t>
      </w:r>
      <w:r w:rsidR="009601CC">
        <w:t xml:space="preserve"> physical</w:t>
      </w:r>
      <w:r>
        <w:t xml:space="preserve"> data sheets will be kept at the KWF office for 10 years and at </w:t>
      </w:r>
      <w:commentRangeStart w:id="126"/>
      <w:r>
        <w:t>SGS lab for 5 years.</w:t>
      </w:r>
      <w:commentRangeEnd w:id="126"/>
      <w:r w:rsidR="003321DF">
        <w:rPr>
          <w:rStyle w:val="CommentReference"/>
        </w:rPr>
        <w:commentReference w:id="126"/>
      </w:r>
    </w:p>
    <w:p w14:paraId="13CC6337" w14:textId="77777777" w:rsidR="00975383" w:rsidRDefault="00975383" w:rsidP="00975383">
      <w:pPr>
        <w:pStyle w:val="BodyText"/>
        <w:spacing w:before="1"/>
        <w:ind w:left="360" w:right="254"/>
      </w:pPr>
    </w:p>
    <w:p w14:paraId="066E1C8A" w14:textId="3D692F59" w:rsidR="00B06D55" w:rsidRPr="00975383" w:rsidRDefault="00B06D55" w:rsidP="00975383">
      <w:pPr>
        <w:pStyle w:val="Heading2"/>
        <w:ind w:left="0" w:firstLine="360"/>
        <w:rPr>
          <w:i w:val="0"/>
        </w:rPr>
      </w:pPr>
      <w:bookmarkStart w:id="127" w:name="_Toc117087853"/>
      <w:r w:rsidRPr="00975383">
        <w:rPr>
          <w:i w:val="0"/>
        </w:rPr>
        <w:t>B1. S</w:t>
      </w:r>
      <w:r w:rsidR="00975383">
        <w:rPr>
          <w:i w:val="0"/>
        </w:rPr>
        <w:t>ampling</w:t>
      </w:r>
      <w:r w:rsidRPr="00975383">
        <w:rPr>
          <w:i w:val="0"/>
        </w:rPr>
        <w:t xml:space="preserve"> P</w:t>
      </w:r>
      <w:r w:rsidR="00975383">
        <w:rPr>
          <w:i w:val="0"/>
        </w:rPr>
        <w:t>rocess</w:t>
      </w:r>
      <w:r w:rsidRPr="00975383">
        <w:rPr>
          <w:i w:val="0"/>
          <w:spacing w:val="-2"/>
        </w:rPr>
        <w:t xml:space="preserve"> </w:t>
      </w:r>
      <w:r w:rsidRPr="00975383">
        <w:rPr>
          <w:i w:val="0"/>
        </w:rPr>
        <w:t>D</w:t>
      </w:r>
      <w:r w:rsidR="00975383">
        <w:rPr>
          <w:i w:val="0"/>
        </w:rPr>
        <w:t>esign</w:t>
      </w:r>
      <w:bookmarkEnd w:id="127"/>
    </w:p>
    <w:p w14:paraId="4949801F" w14:textId="77777777" w:rsidR="00B06D55" w:rsidRDefault="00B06D55" w:rsidP="00B06D55">
      <w:pPr>
        <w:pStyle w:val="BodyText"/>
        <w:rPr>
          <w:b/>
        </w:rPr>
      </w:pPr>
    </w:p>
    <w:p w14:paraId="01199E1A" w14:textId="77777777" w:rsidR="00021763" w:rsidRDefault="00B06D55" w:rsidP="00021763">
      <w:pPr>
        <w:pStyle w:val="BodyText"/>
        <w:ind w:firstLine="360"/>
        <w:rPr>
          <w:b/>
        </w:rPr>
      </w:pPr>
      <w:bookmarkStart w:id="128" w:name="_Toc96073961"/>
      <w:r w:rsidRPr="00021763">
        <w:rPr>
          <w:b/>
        </w:rPr>
        <w:t>Agency Baseline</w:t>
      </w:r>
      <w:bookmarkEnd w:id="128"/>
    </w:p>
    <w:p w14:paraId="0E00A721" w14:textId="77777777" w:rsidR="00021763" w:rsidRDefault="00021763" w:rsidP="00021763">
      <w:pPr>
        <w:pStyle w:val="BodyText"/>
        <w:ind w:firstLine="360"/>
      </w:pPr>
    </w:p>
    <w:p w14:paraId="214A8306" w14:textId="77777777" w:rsidR="00021763" w:rsidRDefault="00B06D55" w:rsidP="00021763">
      <w:pPr>
        <w:pStyle w:val="BodyText"/>
        <w:ind w:left="360"/>
      </w:pPr>
      <w:r>
        <w:t>In order to obtain useful baseline inventory and monitoring information as described in Section A5</w:t>
      </w:r>
      <w:r w:rsidR="00021763">
        <w:t xml:space="preserve"> </w:t>
      </w:r>
      <w:r>
        <w:t>(Problem Definition/Background), it is critical to select sampling sites that are representative of the various hydrologic, geographic, biologic, land use, and other conditions within the watershed. Because of the variability and distribution of human population densities in the Kenai River Watershed, site selection should ensure a balance between more impacted and less impacted areas. Finally, to maintain agency involvement, it is important to select monitoring sites in which agency monitors can work and fund the project within the area that is managed by their particular agency</w:t>
      </w:r>
      <w:r w:rsidR="00021763">
        <w:t>.</w:t>
      </w:r>
    </w:p>
    <w:p w14:paraId="598851BC" w14:textId="77777777" w:rsidR="00021763" w:rsidRDefault="00021763" w:rsidP="00021763">
      <w:pPr>
        <w:pStyle w:val="BodyText"/>
        <w:ind w:left="360"/>
      </w:pPr>
    </w:p>
    <w:p w14:paraId="48157883" w14:textId="4E23CC14" w:rsidR="00021763" w:rsidRDefault="00B06D55" w:rsidP="003321DF">
      <w:pPr>
        <w:pStyle w:val="BodyText"/>
        <w:ind w:left="360"/>
      </w:pPr>
      <w:r>
        <w:t xml:space="preserve">Applying the above criteria, the Kenai Watershed Forum has established </w:t>
      </w:r>
      <w:r w:rsidR="003321DF">
        <w:t>22</w:t>
      </w:r>
      <w:r>
        <w:t xml:space="preserve"> sites along the Kenai River and several of its tributaries. Sites were also selected based on a previous water- quality </w:t>
      </w:r>
      <w:r>
        <w:lastRenderedPageBreak/>
        <w:t>monitoring project performed by the Alaska Department of Fish and Game in 1990.</w:t>
      </w:r>
      <w:r w:rsidR="003321DF">
        <w:t xml:space="preserve"> </w:t>
      </w:r>
      <w:r>
        <w:t>Each site is given a name and identified by river mile and a location description, as well as by its latitude, longitude and elevation as determined using USGS 1:63,360 scale topographical maps and on</w:t>
      </w:r>
      <w:r w:rsidR="003321DF">
        <w:t>-</w:t>
      </w:r>
      <w:r>
        <w:t xml:space="preserve">site GPS readings. See Table </w:t>
      </w:r>
      <w:r w:rsidR="003321DF">
        <w:t>7</w:t>
      </w:r>
      <w:r>
        <w:t xml:space="preserve"> for Agency Baseline sampling locations. Site selection for future monitoring within the basin will be based on similar factors.</w:t>
      </w:r>
    </w:p>
    <w:p w14:paraId="455F74F3" w14:textId="77777777" w:rsidR="00021763" w:rsidRDefault="00021763" w:rsidP="00021763">
      <w:pPr>
        <w:pStyle w:val="BodyText"/>
        <w:ind w:left="360"/>
      </w:pPr>
    </w:p>
    <w:p w14:paraId="5AFF59F8" w14:textId="4B78E022" w:rsidR="00B06D55" w:rsidRDefault="00B06D55" w:rsidP="003321DF">
      <w:pPr>
        <w:pStyle w:val="BodyText"/>
        <w:ind w:left="360"/>
      </w:pPr>
      <w:r>
        <w:t>As described in Section A6 (Project Objectives/Task Description), testing parameters are selected based on their usefulness in inventorying water quality and projecting the general "health" of the water bodies in question.</w:t>
      </w:r>
      <w:r w:rsidR="003321DF">
        <w:t xml:space="preserve"> </w:t>
      </w:r>
      <w:r>
        <w:t>Surface water grab samples will be taken at all 2</w:t>
      </w:r>
      <w:r w:rsidR="003321DF">
        <w:t>2</w:t>
      </w:r>
      <w:r>
        <w:t xml:space="preserve"> stations during July/August when the river is heavily used and is at high flow and then again during April/May breakup when the river is at low flow. Agencies that have received training and are supplying staff to conduct monitoring</w:t>
      </w:r>
      <w:r w:rsidR="002712EA">
        <w:t xml:space="preserve"> are outlined in Section A</w:t>
      </w:r>
      <w:r w:rsidR="005C79E7">
        <w:t>4</w:t>
      </w:r>
      <w:r w:rsidR="002712EA">
        <w:t xml:space="preserve"> (“</w:t>
      </w:r>
      <w:r w:rsidR="005C79E7">
        <w:t>Key Contacts and Responsibilities</w:t>
      </w:r>
      <w:r w:rsidR="002712EA">
        <w:t>”) of this document.</w:t>
      </w:r>
    </w:p>
    <w:p w14:paraId="7D833D81" w14:textId="77777777" w:rsidR="00B06D55" w:rsidRDefault="00B06D55" w:rsidP="00B06D55">
      <w:pPr>
        <w:pStyle w:val="BodyText"/>
        <w:spacing w:before="11"/>
        <w:rPr>
          <w:sz w:val="23"/>
        </w:rPr>
      </w:pPr>
    </w:p>
    <w:p w14:paraId="2EDB6C02" w14:textId="61EDB15E" w:rsidR="00B06D55" w:rsidRDefault="00B06D55" w:rsidP="00D74E5D">
      <w:pPr>
        <w:pStyle w:val="BodyText"/>
        <w:ind w:left="360" w:right="219"/>
        <w:jc w:val="both"/>
      </w:pPr>
      <w:r>
        <w:t>The</w:t>
      </w:r>
      <w:r>
        <w:rPr>
          <w:spacing w:val="-15"/>
        </w:rPr>
        <w:t xml:space="preserve"> </w:t>
      </w:r>
      <w:r>
        <w:t>22 sampling</w:t>
      </w:r>
      <w:r>
        <w:rPr>
          <w:spacing w:val="-16"/>
        </w:rPr>
        <w:t xml:space="preserve"> </w:t>
      </w:r>
      <w:r>
        <w:t>stations</w:t>
      </w:r>
      <w:r>
        <w:rPr>
          <w:spacing w:val="-16"/>
        </w:rPr>
        <w:t xml:space="preserve"> </w:t>
      </w:r>
      <w:r>
        <w:t>where</w:t>
      </w:r>
      <w:r>
        <w:rPr>
          <w:spacing w:val="-15"/>
        </w:rPr>
        <w:t xml:space="preserve"> </w:t>
      </w:r>
      <w:r>
        <w:t>water</w:t>
      </w:r>
      <w:r>
        <w:rPr>
          <w:spacing w:val="-17"/>
        </w:rPr>
        <w:t xml:space="preserve"> </w:t>
      </w:r>
      <w:r>
        <w:t>samples</w:t>
      </w:r>
      <w:r>
        <w:rPr>
          <w:spacing w:val="-15"/>
        </w:rPr>
        <w:t xml:space="preserve"> </w:t>
      </w:r>
      <w:r>
        <w:t>will</w:t>
      </w:r>
      <w:r>
        <w:rPr>
          <w:spacing w:val="-16"/>
        </w:rPr>
        <w:t xml:space="preserve"> </w:t>
      </w:r>
      <w:r>
        <w:t>be</w:t>
      </w:r>
      <w:r>
        <w:rPr>
          <w:spacing w:val="-14"/>
        </w:rPr>
        <w:t xml:space="preserve"> </w:t>
      </w:r>
      <w:r>
        <w:t>taken</w:t>
      </w:r>
      <w:r>
        <w:rPr>
          <w:spacing w:val="-16"/>
        </w:rPr>
        <w:t xml:space="preserve"> </w:t>
      </w:r>
      <w:r>
        <w:t>were</w:t>
      </w:r>
      <w:r>
        <w:rPr>
          <w:spacing w:val="-14"/>
        </w:rPr>
        <w:t xml:space="preserve"> </w:t>
      </w:r>
      <w:r>
        <w:t>selected</w:t>
      </w:r>
      <w:r>
        <w:rPr>
          <w:spacing w:val="-16"/>
        </w:rPr>
        <w:t xml:space="preserve"> </w:t>
      </w:r>
      <w:r>
        <w:t>by</w:t>
      </w:r>
      <w:r>
        <w:rPr>
          <w:spacing w:val="-16"/>
        </w:rPr>
        <w:t xml:space="preserve"> </w:t>
      </w:r>
      <w:r>
        <w:t>first</w:t>
      </w:r>
      <w:r>
        <w:rPr>
          <w:spacing w:val="-14"/>
        </w:rPr>
        <w:t xml:space="preserve"> </w:t>
      </w:r>
      <w:r>
        <w:t>incorporating the 17 sites used during the ADF&amp;G 1990/91 Water Quality study with the addition of four additional sites in the estuary portion of the river and Juneau Creek. The selected sites with GPS coordinates are listed in Table</w:t>
      </w:r>
      <w:r>
        <w:rPr>
          <w:spacing w:val="-3"/>
        </w:rPr>
        <w:t xml:space="preserve"> </w:t>
      </w:r>
      <w:r w:rsidR="007D6067">
        <w:t>7</w:t>
      </w:r>
      <w:r>
        <w:t>.</w:t>
      </w:r>
    </w:p>
    <w:p w14:paraId="76BA5D94" w14:textId="66A4EF53" w:rsidR="007D6067" w:rsidRDefault="007D6067" w:rsidP="00D74E5D">
      <w:pPr>
        <w:pStyle w:val="BodyText"/>
        <w:ind w:left="360" w:right="219"/>
        <w:jc w:val="both"/>
      </w:pPr>
    </w:p>
    <w:p w14:paraId="62AC3C9D" w14:textId="1569E999" w:rsidR="007D6067" w:rsidRPr="006B2794" w:rsidRDefault="006B2794" w:rsidP="006B2794">
      <w:pPr>
        <w:pStyle w:val="Caption"/>
        <w:keepNext/>
        <w:ind w:firstLine="360"/>
        <w:rPr>
          <w:b/>
          <w:i w:val="0"/>
          <w:color w:val="auto"/>
          <w:sz w:val="24"/>
          <w:szCs w:val="24"/>
        </w:rPr>
      </w:pPr>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7</w:t>
      </w:r>
      <w:r w:rsidRPr="006B2794">
        <w:rPr>
          <w:b/>
          <w:i w:val="0"/>
          <w:color w:val="auto"/>
          <w:sz w:val="24"/>
          <w:szCs w:val="24"/>
        </w:rPr>
        <w:fldChar w:fldCharType="end"/>
      </w:r>
      <w:r w:rsidR="007D6067" w:rsidRPr="006B2794">
        <w:rPr>
          <w:b/>
          <w:i w:val="0"/>
          <w:color w:val="auto"/>
          <w:sz w:val="24"/>
          <w:szCs w:val="24"/>
        </w:rPr>
        <w:t>. Sampling Locations for Agency Baseline Monitoring</w:t>
      </w:r>
    </w:p>
    <w:p w14:paraId="049E43A8" w14:textId="77777777" w:rsidR="007D6067" w:rsidRDefault="007D6067" w:rsidP="007D6067">
      <w:pPr>
        <w:pStyle w:val="BodyText"/>
        <w:spacing w:before="9"/>
        <w:rPr>
          <w:b/>
          <w:sz w:val="11"/>
        </w:rPr>
      </w:pPr>
    </w:p>
    <w:tbl>
      <w:tblPr>
        <w:tblW w:w="0" w:type="auto"/>
        <w:tblInd w:w="751"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3060"/>
        <w:gridCol w:w="1469"/>
        <w:gridCol w:w="2311"/>
        <w:gridCol w:w="1796"/>
      </w:tblGrid>
      <w:tr w:rsidR="007D6067" w14:paraId="266F73F1" w14:textId="77777777" w:rsidTr="0040791A">
        <w:trPr>
          <w:trHeight w:val="552"/>
        </w:trPr>
        <w:tc>
          <w:tcPr>
            <w:tcW w:w="3060" w:type="dxa"/>
            <w:tcBorders>
              <w:bottom w:val="single" w:sz="6" w:space="0" w:color="000000"/>
              <w:right w:val="single" w:sz="6" w:space="0" w:color="000000"/>
            </w:tcBorders>
          </w:tcPr>
          <w:p w14:paraId="469637BB" w14:textId="77777777" w:rsidR="007D6067" w:rsidRDefault="007D6067" w:rsidP="0040791A">
            <w:pPr>
              <w:pStyle w:val="TableParagraph"/>
              <w:spacing w:before="2" w:line="276" w:lineRule="exact"/>
              <w:ind w:left="907" w:right="685" w:hanging="203"/>
              <w:rPr>
                <w:b/>
                <w:sz w:val="24"/>
              </w:rPr>
            </w:pPr>
            <w:bookmarkStart w:id="129" w:name="KENAI_RIVER_STATIONS"/>
            <w:bookmarkEnd w:id="129"/>
            <w:r>
              <w:rPr>
                <w:b/>
                <w:sz w:val="24"/>
              </w:rPr>
              <w:t>KENAI RIVER STATIONS</w:t>
            </w:r>
          </w:p>
        </w:tc>
        <w:tc>
          <w:tcPr>
            <w:tcW w:w="1469" w:type="dxa"/>
            <w:tcBorders>
              <w:left w:val="single" w:sz="6" w:space="0" w:color="000000"/>
              <w:bottom w:val="single" w:sz="6" w:space="0" w:color="000000"/>
              <w:right w:val="single" w:sz="6" w:space="0" w:color="000000"/>
            </w:tcBorders>
          </w:tcPr>
          <w:p w14:paraId="0BE4E784" w14:textId="77777777" w:rsidR="007D6067" w:rsidRDefault="007D6067" w:rsidP="0040791A">
            <w:pPr>
              <w:pStyle w:val="TableParagraph"/>
              <w:spacing w:before="2" w:line="276" w:lineRule="exact"/>
              <w:ind w:left="413" w:right="315" w:hanging="68"/>
              <w:rPr>
                <w:b/>
                <w:sz w:val="24"/>
              </w:rPr>
            </w:pPr>
            <w:bookmarkStart w:id="130" w:name="RIVER_MILE"/>
            <w:bookmarkEnd w:id="130"/>
            <w:r>
              <w:rPr>
                <w:b/>
                <w:sz w:val="24"/>
              </w:rPr>
              <w:t>RIVER MILE</w:t>
            </w:r>
          </w:p>
        </w:tc>
        <w:tc>
          <w:tcPr>
            <w:tcW w:w="2311" w:type="dxa"/>
            <w:tcBorders>
              <w:left w:val="single" w:sz="6" w:space="0" w:color="000000"/>
              <w:bottom w:val="single" w:sz="6" w:space="0" w:color="000000"/>
              <w:right w:val="single" w:sz="6" w:space="0" w:color="000000"/>
            </w:tcBorders>
          </w:tcPr>
          <w:p w14:paraId="6792599D" w14:textId="77777777" w:rsidR="007D6067" w:rsidRDefault="007D6067" w:rsidP="0040791A">
            <w:pPr>
              <w:pStyle w:val="TableParagraph"/>
              <w:spacing w:line="275" w:lineRule="exact"/>
              <w:ind w:left="508" w:right="494"/>
              <w:jc w:val="center"/>
              <w:rPr>
                <w:b/>
                <w:sz w:val="24"/>
              </w:rPr>
            </w:pPr>
            <w:bookmarkStart w:id="131" w:name="LATITUDE"/>
            <w:bookmarkEnd w:id="131"/>
            <w:r>
              <w:rPr>
                <w:b/>
                <w:sz w:val="24"/>
              </w:rPr>
              <w:t>LATITUDE</w:t>
            </w:r>
          </w:p>
        </w:tc>
        <w:tc>
          <w:tcPr>
            <w:tcW w:w="1796" w:type="dxa"/>
            <w:tcBorders>
              <w:left w:val="single" w:sz="6" w:space="0" w:color="000000"/>
              <w:bottom w:val="single" w:sz="6" w:space="0" w:color="000000"/>
            </w:tcBorders>
          </w:tcPr>
          <w:p w14:paraId="7484D1BF" w14:textId="77777777" w:rsidR="007D6067" w:rsidRDefault="007D6067" w:rsidP="0040791A">
            <w:pPr>
              <w:pStyle w:val="TableParagraph"/>
              <w:spacing w:line="275" w:lineRule="exact"/>
              <w:ind w:left="164"/>
              <w:rPr>
                <w:b/>
                <w:sz w:val="24"/>
              </w:rPr>
            </w:pPr>
            <w:bookmarkStart w:id="132" w:name="LONGITUDE"/>
            <w:bookmarkEnd w:id="132"/>
            <w:r>
              <w:rPr>
                <w:b/>
                <w:sz w:val="24"/>
              </w:rPr>
              <w:t>LONGITUDE</w:t>
            </w:r>
          </w:p>
        </w:tc>
      </w:tr>
      <w:tr w:rsidR="007D6067" w14:paraId="455A9330" w14:textId="77777777" w:rsidTr="0040791A">
        <w:trPr>
          <w:trHeight w:val="274"/>
        </w:trPr>
        <w:tc>
          <w:tcPr>
            <w:tcW w:w="3060" w:type="dxa"/>
            <w:tcBorders>
              <w:top w:val="single" w:sz="6" w:space="0" w:color="000000"/>
              <w:bottom w:val="single" w:sz="6" w:space="0" w:color="000000"/>
              <w:right w:val="single" w:sz="6" w:space="0" w:color="000000"/>
            </w:tcBorders>
          </w:tcPr>
          <w:p w14:paraId="1CBF993A" w14:textId="77777777" w:rsidR="007D6067" w:rsidRDefault="007D6067" w:rsidP="0040791A">
            <w:pPr>
              <w:pStyle w:val="TableParagraph"/>
              <w:rPr>
                <w:sz w:val="20"/>
              </w:rPr>
            </w:pPr>
          </w:p>
        </w:tc>
        <w:tc>
          <w:tcPr>
            <w:tcW w:w="1469" w:type="dxa"/>
            <w:tcBorders>
              <w:top w:val="single" w:sz="6" w:space="0" w:color="000000"/>
              <w:left w:val="single" w:sz="6" w:space="0" w:color="000000"/>
              <w:bottom w:val="single" w:sz="6" w:space="0" w:color="000000"/>
              <w:right w:val="single" w:sz="6" w:space="0" w:color="000000"/>
            </w:tcBorders>
          </w:tcPr>
          <w:p w14:paraId="7D661424"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501FB39F"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B3AAF0E" w14:textId="77777777" w:rsidR="007D6067" w:rsidRDefault="007D6067" w:rsidP="0040791A">
            <w:pPr>
              <w:pStyle w:val="TableParagraph"/>
              <w:rPr>
                <w:sz w:val="20"/>
              </w:rPr>
            </w:pPr>
          </w:p>
        </w:tc>
      </w:tr>
      <w:tr w:rsidR="007D6067" w14:paraId="4F4E3FDB" w14:textId="77777777" w:rsidTr="0040791A">
        <w:trPr>
          <w:trHeight w:val="275"/>
        </w:trPr>
        <w:tc>
          <w:tcPr>
            <w:tcW w:w="3060" w:type="dxa"/>
            <w:tcBorders>
              <w:top w:val="single" w:sz="6" w:space="0" w:color="000000"/>
              <w:bottom w:val="single" w:sz="6" w:space="0" w:color="000000"/>
              <w:right w:val="single" w:sz="6" w:space="0" w:color="000000"/>
            </w:tcBorders>
          </w:tcPr>
          <w:p w14:paraId="3ECD6FE1" w14:textId="77777777" w:rsidR="007D6067" w:rsidRDefault="007D6067" w:rsidP="0040791A">
            <w:pPr>
              <w:pStyle w:val="TableParagraph"/>
              <w:spacing w:line="255" w:lineRule="exact"/>
              <w:ind w:left="92"/>
              <w:rPr>
                <w:sz w:val="24"/>
              </w:rPr>
            </w:pPr>
            <w:r>
              <w:rPr>
                <w:sz w:val="24"/>
              </w:rPr>
              <w:t>City of Kenai Boat Dock</w:t>
            </w:r>
          </w:p>
        </w:tc>
        <w:tc>
          <w:tcPr>
            <w:tcW w:w="1469" w:type="dxa"/>
            <w:tcBorders>
              <w:top w:val="single" w:sz="6" w:space="0" w:color="000000"/>
              <w:left w:val="single" w:sz="6" w:space="0" w:color="000000"/>
              <w:bottom w:val="single" w:sz="6" w:space="0" w:color="000000"/>
              <w:right w:val="single" w:sz="6" w:space="0" w:color="000000"/>
            </w:tcBorders>
          </w:tcPr>
          <w:p w14:paraId="6A49E39A" w14:textId="77777777" w:rsidR="007D6067" w:rsidRDefault="007D6067" w:rsidP="0040791A">
            <w:pPr>
              <w:pStyle w:val="TableParagraph"/>
              <w:spacing w:line="255" w:lineRule="exact"/>
              <w:ind w:left="502" w:right="491"/>
              <w:jc w:val="center"/>
              <w:rPr>
                <w:sz w:val="24"/>
              </w:rPr>
            </w:pPr>
            <w:r>
              <w:rPr>
                <w:sz w:val="24"/>
              </w:rPr>
              <w:t>1.5</w:t>
            </w:r>
          </w:p>
        </w:tc>
        <w:tc>
          <w:tcPr>
            <w:tcW w:w="2311" w:type="dxa"/>
            <w:tcBorders>
              <w:top w:val="single" w:sz="6" w:space="0" w:color="000000"/>
              <w:left w:val="single" w:sz="6" w:space="0" w:color="000000"/>
              <w:bottom w:val="single" w:sz="6" w:space="0" w:color="000000"/>
              <w:right w:val="single" w:sz="6" w:space="0" w:color="000000"/>
            </w:tcBorders>
          </w:tcPr>
          <w:p w14:paraId="2FAD751F" w14:textId="77777777" w:rsidR="007D6067" w:rsidRDefault="007D6067" w:rsidP="0040791A">
            <w:pPr>
              <w:pStyle w:val="TableParagraph"/>
              <w:spacing w:line="255" w:lineRule="exact"/>
              <w:ind w:left="508" w:right="494"/>
              <w:jc w:val="center"/>
              <w:rPr>
                <w:sz w:val="24"/>
              </w:rPr>
            </w:pPr>
            <w:r>
              <w:rPr>
                <w:sz w:val="24"/>
              </w:rPr>
              <w:t>60.543680</w:t>
            </w:r>
          </w:p>
        </w:tc>
        <w:tc>
          <w:tcPr>
            <w:tcW w:w="1796" w:type="dxa"/>
            <w:tcBorders>
              <w:top w:val="single" w:sz="6" w:space="0" w:color="000000"/>
              <w:left w:val="single" w:sz="6" w:space="0" w:color="000000"/>
              <w:bottom w:val="single" w:sz="6" w:space="0" w:color="000000"/>
            </w:tcBorders>
          </w:tcPr>
          <w:p w14:paraId="2C72E880" w14:textId="77777777" w:rsidR="007D6067" w:rsidRDefault="007D6067" w:rsidP="0040791A">
            <w:pPr>
              <w:pStyle w:val="TableParagraph"/>
              <w:spacing w:line="255" w:lineRule="exact"/>
              <w:ind w:left="287"/>
              <w:rPr>
                <w:sz w:val="24"/>
              </w:rPr>
            </w:pPr>
            <w:r>
              <w:rPr>
                <w:sz w:val="24"/>
              </w:rPr>
              <w:t>-151.222940</w:t>
            </w:r>
          </w:p>
        </w:tc>
      </w:tr>
      <w:tr w:rsidR="007D6067" w14:paraId="461CBA21" w14:textId="77777777" w:rsidTr="0040791A">
        <w:trPr>
          <w:trHeight w:val="276"/>
        </w:trPr>
        <w:tc>
          <w:tcPr>
            <w:tcW w:w="3060" w:type="dxa"/>
            <w:tcBorders>
              <w:top w:val="single" w:sz="6" w:space="0" w:color="000000"/>
              <w:bottom w:val="single" w:sz="6" w:space="0" w:color="000000"/>
              <w:right w:val="single" w:sz="6" w:space="0" w:color="000000"/>
            </w:tcBorders>
          </w:tcPr>
          <w:p w14:paraId="07F487BC" w14:textId="77777777" w:rsidR="007D6067" w:rsidRDefault="007D6067" w:rsidP="0040791A">
            <w:pPr>
              <w:pStyle w:val="TableParagraph"/>
              <w:spacing w:line="257" w:lineRule="exact"/>
              <w:ind w:left="92"/>
              <w:rPr>
                <w:sz w:val="24"/>
              </w:rPr>
            </w:pPr>
            <w:r>
              <w:rPr>
                <w:sz w:val="24"/>
              </w:rPr>
              <w:t>Cunningham Park</w:t>
            </w:r>
          </w:p>
        </w:tc>
        <w:tc>
          <w:tcPr>
            <w:tcW w:w="1469" w:type="dxa"/>
            <w:tcBorders>
              <w:top w:val="single" w:sz="6" w:space="0" w:color="000000"/>
              <w:left w:val="single" w:sz="6" w:space="0" w:color="000000"/>
              <w:bottom w:val="single" w:sz="6" w:space="0" w:color="000000"/>
              <w:right w:val="single" w:sz="6" w:space="0" w:color="000000"/>
            </w:tcBorders>
          </w:tcPr>
          <w:p w14:paraId="4B07DC3C" w14:textId="77777777" w:rsidR="007D6067" w:rsidRDefault="007D6067" w:rsidP="0040791A">
            <w:pPr>
              <w:pStyle w:val="TableParagraph"/>
              <w:spacing w:line="257" w:lineRule="exact"/>
              <w:ind w:left="502" w:right="491"/>
              <w:jc w:val="center"/>
              <w:rPr>
                <w:sz w:val="24"/>
              </w:rPr>
            </w:pPr>
            <w:r>
              <w:rPr>
                <w:sz w:val="24"/>
              </w:rPr>
              <w:t>6.5</w:t>
            </w:r>
          </w:p>
        </w:tc>
        <w:tc>
          <w:tcPr>
            <w:tcW w:w="2311" w:type="dxa"/>
            <w:tcBorders>
              <w:top w:val="single" w:sz="6" w:space="0" w:color="000000"/>
              <w:left w:val="single" w:sz="6" w:space="0" w:color="000000"/>
              <w:bottom w:val="single" w:sz="6" w:space="0" w:color="000000"/>
              <w:right w:val="single" w:sz="6" w:space="0" w:color="000000"/>
            </w:tcBorders>
          </w:tcPr>
          <w:p w14:paraId="0798D8B2" w14:textId="77777777" w:rsidR="007D6067" w:rsidRDefault="007D6067" w:rsidP="0040791A">
            <w:pPr>
              <w:pStyle w:val="TableParagraph"/>
              <w:spacing w:line="257" w:lineRule="exact"/>
              <w:ind w:left="508" w:right="494"/>
              <w:jc w:val="center"/>
              <w:rPr>
                <w:sz w:val="24"/>
              </w:rPr>
            </w:pPr>
            <w:r>
              <w:rPr>
                <w:sz w:val="24"/>
              </w:rPr>
              <w:t>60.540810</w:t>
            </w:r>
          </w:p>
        </w:tc>
        <w:tc>
          <w:tcPr>
            <w:tcW w:w="1796" w:type="dxa"/>
            <w:tcBorders>
              <w:top w:val="single" w:sz="6" w:space="0" w:color="000000"/>
              <w:left w:val="single" w:sz="6" w:space="0" w:color="000000"/>
              <w:bottom w:val="single" w:sz="6" w:space="0" w:color="000000"/>
            </w:tcBorders>
          </w:tcPr>
          <w:p w14:paraId="0DBDD18D" w14:textId="77777777" w:rsidR="007D6067" w:rsidRDefault="007D6067" w:rsidP="0040791A">
            <w:pPr>
              <w:pStyle w:val="TableParagraph"/>
              <w:spacing w:line="257" w:lineRule="exact"/>
              <w:ind w:left="287"/>
              <w:rPr>
                <w:sz w:val="24"/>
              </w:rPr>
            </w:pPr>
            <w:r>
              <w:rPr>
                <w:sz w:val="24"/>
              </w:rPr>
              <w:t>-151.182780</w:t>
            </w:r>
          </w:p>
        </w:tc>
      </w:tr>
      <w:tr w:rsidR="007D6067" w14:paraId="18D29321" w14:textId="77777777" w:rsidTr="0040791A">
        <w:trPr>
          <w:trHeight w:val="551"/>
        </w:trPr>
        <w:tc>
          <w:tcPr>
            <w:tcW w:w="3060" w:type="dxa"/>
            <w:tcBorders>
              <w:top w:val="single" w:sz="6" w:space="0" w:color="000000"/>
              <w:bottom w:val="single" w:sz="6" w:space="0" w:color="000000"/>
              <w:right w:val="single" w:sz="6" w:space="0" w:color="000000"/>
            </w:tcBorders>
          </w:tcPr>
          <w:p w14:paraId="571D6EC3" w14:textId="77777777" w:rsidR="007D6067" w:rsidRDefault="007D6067" w:rsidP="0040791A">
            <w:pPr>
              <w:pStyle w:val="TableParagraph"/>
              <w:spacing w:line="272" w:lineRule="exact"/>
              <w:ind w:left="92"/>
              <w:rPr>
                <w:sz w:val="24"/>
              </w:rPr>
            </w:pPr>
            <w:r>
              <w:rPr>
                <w:sz w:val="24"/>
              </w:rPr>
              <w:t>Upstream of Beaver Creek</w:t>
            </w:r>
          </w:p>
          <w:p w14:paraId="1F2F0276" w14:textId="77777777" w:rsidR="007D6067" w:rsidRDefault="007D6067" w:rsidP="0040791A">
            <w:pPr>
              <w:pStyle w:val="TableParagraph"/>
              <w:spacing w:line="259" w:lineRule="exact"/>
              <w:ind w:left="92"/>
              <w:rPr>
                <w:sz w:val="24"/>
              </w:rPr>
            </w:pPr>
            <w:r>
              <w:rPr>
                <w:sz w:val="24"/>
              </w:rPr>
              <w:t>Mouth</w:t>
            </w:r>
          </w:p>
        </w:tc>
        <w:tc>
          <w:tcPr>
            <w:tcW w:w="1469" w:type="dxa"/>
            <w:tcBorders>
              <w:top w:val="single" w:sz="6" w:space="0" w:color="000000"/>
              <w:left w:val="single" w:sz="6" w:space="0" w:color="000000"/>
              <w:bottom w:val="single" w:sz="6" w:space="0" w:color="000000"/>
              <w:right w:val="single" w:sz="6" w:space="0" w:color="000000"/>
            </w:tcBorders>
          </w:tcPr>
          <w:p w14:paraId="697E379D" w14:textId="77777777" w:rsidR="007D6067" w:rsidRDefault="007D6067" w:rsidP="0040791A">
            <w:pPr>
              <w:pStyle w:val="TableParagraph"/>
              <w:spacing w:line="272" w:lineRule="exact"/>
              <w:ind w:left="502" w:right="491"/>
              <w:jc w:val="center"/>
              <w:rPr>
                <w:sz w:val="24"/>
              </w:rPr>
            </w:pPr>
            <w:r>
              <w:rPr>
                <w:sz w:val="24"/>
              </w:rPr>
              <w:t>10.1</w:t>
            </w:r>
          </w:p>
        </w:tc>
        <w:tc>
          <w:tcPr>
            <w:tcW w:w="2311" w:type="dxa"/>
            <w:tcBorders>
              <w:top w:val="single" w:sz="6" w:space="0" w:color="000000"/>
              <w:left w:val="single" w:sz="6" w:space="0" w:color="000000"/>
              <w:bottom w:val="single" w:sz="6" w:space="0" w:color="000000"/>
              <w:right w:val="single" w:sz="6" w:space="0" w:color="000000"/>
            </w:tcBorders>
          </w:tcPr>
          <w:p w14:paraId="2A287E91" w14:textId="77777777" w:rsidR="007D6067" w:rsidRDefault="007D6067" w:rsidP="0040791A">
            <w:pPr>
              <w:pStyle w:val="TableParagraph"/>
              <w:spacing w:line="272" w:lineRule="exact"/>
              <w:ind w:left="508" w:right="494"/>
              <w:jc w:val="center"/>
              <w:rPr>
                <w:sz w:val="24"/>
              </w:rPr>
            </w:pPr>
            <w:r>
              <w:rPr>
                <w:sz w:val="24"/>
              </w:rPr>
              <w:t>60.539279</w:t>
            </w:r>
          </w:p>
        </w:tc>
        <w:tc>
          <w:tcPr>
            <w:tcW w:w="1796" w:type="dxa"/>
            <w:tcBorders>
              <w:top w:val="single" w:sz="6" w:space="0" w:color="000000"/>
              <w:left w:val="single" w:sz="6" w:space="0" w:color="000000"/>
              <w:bottom w:val="single" w:sz="6" w:space="0" w:color="000000"/>
            </w:tcBorders>
          </w:tcPr>
          <w:p w14:paraId="6E8C562B" w14:textId="77777777" w:rsidR="007D6067" w:rsidRDefault="007D6067" w:rsidP="0040791A">
            <w:pPr>
              <w:pStyle w:val="TableParagraph"/>
              <w:spacing w:line="272" w:lineRule="exact"/>
              <w:ind w:left="287"/>
              <w:rPr>
                <w:sz w:val="24"/>
              </w:rPr>
            </w:pPr>
            <w:r>
              <w:rPr>
                <w:sz w:val="24"/>
              </w:rPr>
              <w:t>-151.142263</w:t>
            </w:r>
          </w:p>
        </w:tc>
      </w:tr>
      <w:tr w:rsidR="007D6067" w14:paraId="54F3962D" w14:textId="77777777" w:rsidTr="0040791A">
        <w:trPr>
          <w:trHeight w:val="276"/>
        </w:trPr>
        <w:tc>
          <w:tcPr>
            <w:tcW w:w="3060" w:type="dxa"/>
            <w:tcBorders>
              <w:top w:val="single" w:sz="6" w:space="0" w:color="000000"/>
              <w:bottom w:val="single" w:sz="6" w:space="0" w:color="000000"/>
              <w:right w:val="single" w:sz="6" w:space="0" w:color="000000"/>
            </w:tcBorders>
          </w:tcPr>
          <w:p w14:paraId="616314DB" w14:textId="77777777" w:rsidR="007D6067" w:rsidRDefault="007D6067" w:rsidP="0040791A">
            <w:pPr>
              <w:pStyle w:val="TableParagraph"/>
              <w:spacing w:line="257" w:lineRule="exact"/>
              <w:ind w:left="92"/>
              <w:rPr>
                <w:sz w:val="24"/>
              </w:rPr>
            </w:pPr>
            <w:r>
              <w:rPr>
                <w:sz w:val="24"/>
              </w:rPr>
              <w:t>The Pillars Park</w:t>
            </w:r>
          </w:p>
        </w:tc>
        <w:tc>
          <w:tcPr>
            <w:tcW w:w="1469" w:type="dxa"/>
            <w:tcBorders>
              <w:top w:val="single" w:sz="6" w:space="0" w:color="000000"/>
              <w:left w:val="single" w:sz="6" w:space="0" w:color="000000"/>
              <w:bottom w:val="single" w:sz="6" w:space="0" w:color="000000"/>
              <w:right w:val="single" w:sz="6" w:space="0" w:color="000000"/>
            </w:tcBorders>
          </w:tcPr>
          <w:p w14:paraId="3123F46B" w14:textId="77777777" w:rsidR="007D6067" w:rsidRDefault="007D6067" w:rsidP="0040791A">
            <w:pPr>
              <w:pStyle w:val="TableParagraph"/>
              <w:spacing w:line="257" w:lineRule="exact"/>
              <w:ind w:left="502" w:right="491"/>
              <w:jc w:val="center"/>
              <w:rPr>
                <w:sz w:val="24"/>
              </w:rPr>
            </w:pPr>
            <w:r>
              <w:rPr>
                <w:sz w:val="24"/>
              </w:rPr>
              <w:t>12.5</w:t>
            </w:r>
          </w:p>
        </w:tc>
        <w:tc>
          <w:tcPr>
            <w:tcW w:w="2311" w:type="dxa"/>
            <w:tcBorders>
              <w:top w:val="single" w:sz="6" w:space="0" w:color="000000"/>
              <w:left w:val="single" w:sz="6" w:space="0" w:color="000000"/>
              <w:bottom w:val="single" w:sz="6" w:space="0" w:color="000000"/>
              <w:right w:val="single" w:sz="6" w:space="0" w:color="000000"/>
            </w:tcBorders>
          </w:tcPr>
          <w:p w14:paraId="4B648510" w14:textId="77777777" w:rsidR="007D6067" w:rsidRDefault="007D6067" w:rsidP="0040791A">
            <w:pPr>
              <w:pStyle w:val="TableParagraph"/>
              <w:spacing w:line="257" w:lineRule="exact"/>
              <w:ind w:left="508" w:right="494"/>
              <w:jc w:val="center"/>
              <w:rPr>
                <w:sz w:val="24"/>
              </w:rPr>
            </w:pPr>
            <w:r>
              <w:rPr>
                <w:sz w:val="24"/>
              </w:rPr>
              <w:t>60.533743</w:t>
            </w:r>
          </w:p>
        </w:tc>
        <w:tc>
          <w:tcPr>
            <w:tcW w:w="1796" w:type="dxa"/>
            <w:tcBorders>
              <w:top w:val="single" w:sz="6" w:space="0" w:color="000000"/>
              <w:left w:val="single" w:sz="6" w:space="0" w:color="000000"/>
              <w:bottom w:val="single" w:sz="6" w:space="0" w:color="000000"/>
            </w:tcBorders>
          </w:tcPr>
          <w:p w14:paraId="6A5188A2" w14:textId="77777777" w:rsidR="007D6067" w:rsidRDefault="007D6067" w:rsidP="0040791A">
            <w:pPr>
              <w:pStyle w:val="TableParagraph"/>
              <w:spacing w:line="257" w:lineRule="exact"/>
              <w:ind w:left="287"/>
              <w:rPr>
                <w:sz w:val="24"/>
              </w:rPr>
            </w:pPr>
            <w:r>
              <w:rPr>
                <w:sz w:val="24"/>
              </w:rPr>
              <w:t>-151.099258</w:t>
            </w:r>
          </w:p>
        </w:tc>
      </w:tr>
      <w:tr w:rsidR="007D6067" w14:paraId="1C688808" w14:textId="77777777" w:rsidTr="0040791A">
        <w:trPr>
          <w:trHeight w:val="275"/>
        </w:trPr>
        <w:tc>
          <w:tcPr>
            <w:tcW w:w="3060" w:type="dxa"/>
            <w:tcBorders>
              <w:top w:val="single" w:sz="6" w:space="0" w:color="000000"/>
              <w:bottom w:val="single" w:sz="6" w:space="0" w:color="000000"/>
              <w:right w:val="single" w:sz="6" w:space="0" w:color="000000"/>
            </w:tcBorders>
          </w:tcPr>
          <w:p w14:paraId="1FD528B2" w14:textId="77777777" w:rsidR="007D6067" w:rsidRDefault="007D6067" w:rsidP="0040791A">
            <w:pPr>
              <w:pStyle w:val="TableParagraph"/>
              <w:spacing w:line="255" w:lineRule="exact"/>
              <w:ind w:left="92"/>
              <w:rPr>
                <w:sz w:val="24"/>
              </w:rPr>
            </w:pPr>
            <w:r>
              <w:rPr>
                <w:sz w:val="24"/>
              </w:rPr>
              <w:t>Poacher's Cove</w:t>
            </w:r>
          </w:p>
        </w:tc>
        <w:tc>
          <w:tcPr>
            <w:tcW w:w="1469" w:type="dxa"/>
            <w:tcBorders>
              <w:top w:val="single" w:sz="6" w:space="0" w:color="000000"/>
              <w:left w:val="single" w:sz="6" w:space="0" w:color="000000"/>
              <w:bottom w:val="single" w:sz="6" w:space="0" w:color="000000"/>
              <w:right w:val="single" w:sz="6" w:space="0" w:color="000000"/>
            </w:tcBorders>
          </w:tcPr>
          <w:p w14:paraId="4F87012A" w14:textId="77777777" w:rsidR="007D6067" w:rsidRDefault="007D6067" w:rsidP="0040791A">
            <w:pPr>
              <w:pStyle w:val="TableParagraph"/>
              <w:spacing w:line="255" w:lineRule="exact"/>
              <w:ind w:left="502" w:right="491"/>
              <w:jc w:val="center"/>
              <w:rPr>
                <w:sz w:val="24"/>
              </w:rPr>
            </w:pPr>
            <w:r>
              <w:rPr>
                <w:sz w:val="24"/>
              </w:rPr>
              <w:t>18</w:t>
            </w:r>
          </w:p>
        </w:tc>
        <w:tc>
          <w:tcPr>
            <w:tcW w:w="2311" w:type="dxa"/>
            <w:tcBorders>
              <w:top w:val="single" w:sz="6" w:space="0" w:color="000000"/>
              <w:left w:val="single" w:sz="6" w:space="0" w:color="000000"/>
              <w:bottom w:val="single" w:sz="6" w:space="0" w:color="000000"/>
              <w:right w:val="single" w:sz="6" w:space="0" w:color="000000"/>
            </w:tcBorders>
          </w:tcPr>
          <w:p w14:paraId="0944938F" w14:textId="77777777" w:rsidR="007D6067" w:rsidRDefault="007D6067" w:rsidP="0040791A">
            <w:pPr>
              <w:pStyle w:val="TableParagraph"/>
              <w:spacing w:line="255" w:lineRule="exact"/>
              <w:ind w:left="508" w:right="494"/>
              <w:jc w:val="center"/>
              <w:rPr>
                <w:sz w:val="24"/>
              </w:rPr>
            </w:pPr>
            <w:r>
              <w:rPr>
                <w:sz w:val="24"/>
              </w:rPr>
              <w:t>60.502005</w:t>
            </w:r>
          </w:p>
        </w:tc>
        <w:tc>
          <w:tcPr>
            <w:tcW w:w="1796" w:type="dxa"/>
            <w:tcBorders>
              <w:top w:val="single" w:sz="6" w:space="0" w:color="000000"/>
              <w:left w:val="single" w:sz="6" w:space="0" w:color="000000"/>
              <w:bottom w:val="single" w:sz="6" w:space="0" w:color="000000"/>
            </w:tcBorders>
          </w:tcPr>
          <w:p w14:paraId="26DD8C9F" w14:textId="77777777" w:rsidR="007D6067" w:rsidRDefault="007D6067" w:rsidP="0040791A">
            <w:pPr>
              <w:pStyle w:val="TableParagraph"/>
              <w:spacing w:line="255" w:lineRule="exact"/>
              <w:ind w:left="287"/>
              <w:rPr>
                <w:sz w:val="24"/>
              </w:rPr>
            </w:pPr>
            <w:r>
              <w:rPr>
                <w:sz w:val="24"/>
              </w:rPr>
              <w:t>-151.106973</w:t>
            </w:r>
          </w:p>
        </w:tc>
      </w:tr>
      <w:tr w:rsidR="007D6067" w14:paraId="1F7BD37D" w14:textId="77777777" w:rsidTr="0040791A">
        <w:trPr>
          <w:trHeight w:val="276"/>
        </w:trPr>
        <w:tc>
          <w:tcPr>
            <w:tcW w:w="3060" w:type="dxa"/>
            <w:tcBorders>
              <w:top w:val="single" w:sz="6" w:space="0" w:color="000000"/>
              <w:bottom w:val="single" w:sz="6" w:space="0" w:color="000000"/>
              <w:right w:val="single" w:sz="6" w:space="0" w:color="000000"/>
            </w:tcBorders>
          </w:tcPr>
          <w:p w14:paraId="71374D55" w14:textId="77777777" w:rsidR="007D6067" w:rsidRDefault="007D6067" w:rsidP="0040791A">
            <w:pPr>
              <w:pStyle w:val="TableParagraph"/>
              <w:spacing w:line="257" w:lineRule="exact"/>
              <w:ind w:left="92"/>
              <w:rPr>
                <w:sz w:val="24"/>
              </w:rPr>
            </w:pPr>
            <w:r>
              <w:rPr>
                <w:sz w:val="24"/>
              </w:rPr>
              <w:t>Soldotna Bridge</w:t>
            </w:r>
          </w:p>
        </w:tc>
        <w:tc>
          <w:tcPr>
            <w:tcW w:w="1469" w:type="dxa"/>
            <w:tcBorders>
              <w:top w:val="single" w:sz="6" w:space="0" w:color="000000"/>
              <w:left w:val="single" w:sz="6" w:space="0" w:color="000000"/>
              <w:bottom w:val="single" w:sz="6" w:space="0" w:color="000000"/>
              <w:right w:val="single" w:sz="6" w:space="0" w:color="000000"/>
            </w:tcBorders>
          </w:tcPr>
          <w:p w14:paraId="719E9915" w14:textId="77777777" w:rsidR="007D6067" w:rsidRDefault="007D6067" w:rsidP="0040791A">
            <w:pPr>
              <w:pStyle w:val="TableParagraph"/>
              <w:spacing w:line="257" w:lineRule="exact"/>
              <w:ind w:left="502" w:right="491"/>
              <w:jc w:val="center"/>
              <w:rPr>
                <w:sz w:val="24"/>
              </w:rPr>
            </w:pPr>
            <w:r>
              <w:rPr>
                <w:sz w:val="24"/>
              </w:rPr>
              <w:t>21</w:t>
            </w:r>
          </w:p>
        </w:tc>
        <w:tc>
          <w:tcPr>
            <w:tcW w:w="2311" w:type="dxa"/>
            <w:tcBorders>
              <w:top w:val="single" w:sz="6" w:space="0" w:color="000000"/>
              <w:left w:val="single" w:sz="6" w:space="0" w:color="000000"/>
              <w:bottom w:val="single" w:sz="6" w:space="0" w:color="000000"/>
              <w:right w:val="single" w:sz="6" w:space="0" w:color="000000"/>
            </w:tcBorders>
          </w:tcPr>
          <w:p w14:paraId="6C63A759" w14:textId="77777777" w:rsidR="007D6067" w:rsidRDefault="007D6067" w:rsidP="0040791A">
            <w:pPr>
              <w:pStyle w:val="TableParagraph"/>
              <w:spacing w:line="257" w:lineRule="exact"/>
              <w:ind w:left="508" w:right="494"/>
              <w:jc w:val="center"/>
              <w:rPr>
                <w:sz w:val="24"/>
              </w:rPr>
            </w:pPr>
            <w:r>
              <w:rPr>
                <w:sz w:val="24"/>
              </w:rPr>
              <w:t>60.476634</w:t>
            </w:r>
          </w:p>
        </w:tc>
        <w:tc>
          <w:tcPr>
            <w:tcW w:w="1796" w:type="dxa"/>
            <w:tcBorders>
              <w:top w:val="single" w:sz="6" w:space="0" w:color="000000"/>
              <w:left w:val="single" w:sz="6" w:space="0" w:color="000000"/>
              <w:bottom w:val="single" w:sz="6" w:space="0" w:color="000000"/>
            </w:tcBorders>
          </w:tcPr>
          <w:p w14:paraId="4617F0C0" w14:textId="77777777" w:rsidR="007D6067" w:rsidRDefault="007D6067" w:rsidP="0040791A">
            <w:pPr>
              <w:pStyle w:val="TableParagraph"/>
              <w:spacing w:line="257" w:lineRule="exact"/>
              <w:ind w:left="287"/>
              <w:rPr>
                <w:sz w:val="24"/>
              </w:rPr>
            </w:pPr>
            <w:r>
              <w:rPr>
                <w:sz w:val="24"/>
              </w:rPr>
              <w:t>-151.082099</w:t>
            </w:r>
          </w:p>
        </w:tc>
      </w:tr>
      <w:tr w:rsidR="007D6067" w14:paraId="021C08D4" w14:textId="77777777" w:rsidTr="0040791A">
        <w:trPr>
          <w:trHeight w:val="275"/>
        </w:trPr>
        <w:tc>
          <w:tcPr>
            <w:tcW w:w="3060" w:type="dxa"/>
            <w:tcBorders>
              <w:top w:val="single" w:sz="6" w:space="0" w:color="000000"/>
              <w:bottom w:val="single" w:sz="6" w:space="0" w:color="000000"/>
              <w:right w:val="single" w:sz="6" w:space="0" w:color="000000"/>
            </w:tcBorders>
          </w:tcPr>
          <w:p w14:paraId="6C6D1ECD" w14:textId="77777777" w:rsidR="007D6067" w:rsidRDefault="007D6067" w:rsidP="0040791A">
            <w:pPr>
              <w:pStyle w:val="TableParagraph"/>
              <w:spacing w:line="255" w:lineRule="exact"/>
              <w:ind w:left="92"/>
              <w:rPr>
                <w:sz w:val="24"/>
              </w:rPr>
            </w:pPr>
            <w:r>
              <w:rPr>
                <w:sz w:val="24"/>
              </w:rPr>
              <w:t>Swiftwater Park</w:t>
            </w:r>
          </w:p>
        </w:tc>
        <w:tc>
          <w:tcPr>
            <w:tcW w:w="1469" w:type="dxa"/>
            <w:tcBorders>
              <w:top w:val="single" w:sz="6" w:space="0" w:color="000000"/>
              <w:left w:val="single" w:sz="6" w:space="0" w:color="000000"/>
              <w:bottom w:val="single" w:sz="6" w:space="0" w:color="000000"/>
              <w:right w:val="single" w:sz="6" w:space="0" w:color="000000"/>
            </w:tcBorders>
          </w:tcPr>
          <w:p w14:paraId="314387C0" w14:textId="77777777" w:rsidR="007D6067" w:rsidRDefault="007D6067" w:rsidP="0040791A">
            <w:pPr>
              <w:pStyle w:val="TableParagraph"/>
              <w:spacing w:line="255" w:lineRule="exact"/>
              <w:ind w:left="502" w:right="491"/>
              <w:jc w:val="center"/>
              <w:rPr>
                <w:sz w:val="24"/>
              </w:rPr>
            </w:pPr>
            <w:r>
              <w:rPr>
                <w:sz w:val="24"/>
              </w:rPr>
              <w:t>23</w:t>
            </w:r>
          </w:p>
        </w:tc>
        <w:tc>
          <w:tcPr>
            <w:tcW w:w="2311" w:type="dxa"/>
            <w:tcBorders>
              <w:top w:val="single" w:sz="6" w:space="0" w:color="000000"/>
              <w:left w:val="single" w:sz="6" w:space="0" w:color="000000"/>
              <w:bottom w:val="single" w:sz="6" w:space="0" w:color="000000"/>
              <w:right w:val="single" w:sz="6" w:space="0" w:color="000000"/>
            </w:tcBorders>
          </w:tcPr>
          <w:p w14:paraId="06BB8C2C" w14:textId="77777777" w:rsidR="007D6067" w:rsidRDefault="007D6067" w:rsidP="0040791A">
            <w:pPr>
              <w:pStyle w:val="TableParagraph"/>
              <w:spacing w:line="255" w:lineRule="exact"/>
              <w:ind w:left="508" w:right="494"/>
              <w:jc w:val="center"/>
              <w:rPr>
                <w:sz w:val="24"/>
              </w:rPr>
            </w:pPr>
            <w:r>
              <w:rPr>
                <w:sz w:val="24"/>
              </w:rPr>
              <w:t>60.480338</w:t>
            </w:r>
          </w:p>
        </w:tc>
        <w:tc>
          <w:tcPr>
            <w:tcW w:w="1796" w:type="dxa"/>
            <w:tcBorders>
              <w:top w:val="single" w:sz="6" w:space="0" w:color="000000"/>
              <w:left w:val="single" w:sz="6" w:space="0" w:color="000000"/>
              <w:bottom w:val="single" w:sz="6" w:space="0" w:color="000000"/>
            </w:tcBorders>
          </w:tcPr>
          <w:p w14:paraId="63FD2908" w14:textId="77777777" w:rsidR="007D6067" w:rsidRDefault="007D6067" w:rsidP="0040791A">
            <w:pPr>
              <w:pStyle w:val="TableParagraph"/>
              <w:spacing w:line="255" w:lineRule="exact"/>
              <w:ind w:left="287"/>
              <w:rPr>
                <w:sz w:val="24"/>
              </w:rPr>
            </w:pPr>
            <w:r>
              <w:rPr>
                <w:sz w:val="24"/>
              </w:rPr>
              <w:t>-151.030847</w:t>
            </w:r>
          </w:p>
        </w:tc>
      </w:tr>
      <w:tr w:rsidR="007D6067" w14:paraId="7144A141" w14:textId="77777777" w:rsidTr="0040791A">
        <w:trPr>
          <w:trHeight w:val="276"/>
        </w:trPr>
        <w:tc>
          <w:tcPr>
            <w:tcW w:w="3060" w:type="dxa"/>
            <w:tcBorders>
              <w:top w:val="single" w:sz="6" w:space="0" w:color="000000"/>
              <w:bottom w:val="single" w:sz="6" w:space="0" w:color="000000"/>
              <w:right w:val="single" w:sz="6" w:space="0" w:color="000000"/>
            </w:tcBorders>
          </w:tcPr>
          <w:p w14:paraId="088B563B" w14:textId="77777777" w:rsidR="007D6067" w:rsidRDefault="007D6067" w:rsidP="0040791A">
            <w:pPr>
              <w:pStyle w:val="TableParagraph"/>
              <w:spacing w:line="257" w:lineRule="exact"/>
              <w:ind w:left="92"/>
              <w:rPr>
                <w:sz w:val="24"/>
              </w:rPr>
            </w:pPr>
            <w:r>
              <w:rPr>
                <w:sz w:val="24"/>
              </w:rPr>
              <w:t>Morgan's Landing</w:t>
            </w:r>
          </w:p>
        </w:tc>
        <w:tc>
          <w:tcPr>
            <w:tcW w:w="1469" w:type="dxa"/>
            <w:tcBorders>
              <w:top w:val="single" w:sz="6" w:space="0" w:color="000000"/>
              <w:left w:val="single" w:sz="6" w:space="0" w:color="000000"/>
              <w:bottom w:val="single" w:sz="6" w:space="0" w:color="000000"/>
              <w:right w:val="single" w:sz="6" w:space="0" w:color="000000"/>
            </w:tcBorders>
          </w:tcPr>
          <w:p w14:paraId="6477C52A" w14:textId="77777777" w:rsidR="007D6067" w:rsidRDefault="007D6067" w:rsidP="0040791A">
            <w:pPr>
              <w:pStyle w:val="TableParagraph"/>
              <w:spacing w:line="257" w:lineRule="exact"/>
              <w:ind w:left="502" w:right="491"/>
              <w:jc w:val="center"/>
              <w:rPr>
                <w:sz w:val="24"/>
              </w:rPr>
            </w:pPr>
            <w:r>
              <w:rPr>
                <w:sz w:val="24"/>
              </w:rPr>
              <w:t>31</w:t>
            </w:r>
          </w:p>
        </w:tc>
        <w:tc>
          <w:tcPr>
            <w:tcW w:w="2311" w:type="dxa"/>
            <w:tcBorders>
              <w:top w:val="single" w:sz="6" w:space="0" w:color="000000"/>
              <w:left w:val="single" w:sz="6" w:space="0" w:color="000000"/>
              <w:bottom w:val="single" w:sz="6" w:space="0" w:color="000000"/>
              <w:right w:val="single" w:sz="6" w:space="0" w:color="000000"/>
            </w:tcBorders>
          </w:tcPr>
          <w:p w14:paraId="61D3C1C6" w14:textId="77777777" w:rsidR="007D6067" w:rsidRDefault="007D6067" w:rsidP="0040791A">
            <w:pPr>
              <w:pStyle w:val="TableParagraph"/>
              <w:spacing w:line="257" w:lineRule="exact"/>
              <w:ind w:left="508" w:right="494"/>
              <w:jc w:val="center"/>
              <w:rPr>
                <w:sz w:val="24"/>
              </w:rPr>
            </w:pPr>
            <w:r>
              <w:rPr>
                <w:sz w:val="24"/>
              </w:rPr>
              <w:t>60.498284</w:t>
            </w:r>
          </w:p>
        </w:tc>
        <w:tc>
          <w:tcPr>
            <w:tcW w:w="1796" w:type="dxa"/>
            <w:tcBorders>
              <w:top w:val="single" w:sz="6" w:space="0" w:color="000000"/>
              <w:left w:val="single" w:sz="6" w:space="0" w:color="000000"/>
              <w:bottom w:val="single" w:sz="6" w:space="0" w:color="000000"/>
            </w:tcBorders>
          </w:tcPr>
          <w:p w14:paraId="13BDBE92" w14:textId="77777777" w:rsidR="007D6067" w:rsidRDefault="007D6067" w:rsidP="0040791A">
            <w:pPr>
              <w:pStyle w:val="TableParagraph"/>
              <w:spacing w:line="257" w:lineRule="exact"/>
              <w:ind w:left="287"/>
              <w:rPr>
                <w:sz w:val="24"/>
              </w:rPr>
            </w:pPr>
            <w:r>
              <w:rPr>
                <w:sz w:val="24"/>
              </w:rPr>
              <w:t>-150.863121</w:t>
            </w:r>
          </w:p>
        </w:tc>
      </w:tr>
      <w:tr w:rsidR="007D6067" w14:paraId="0749E0AF" w14:textId="77777777" w:rsidTr="0040791A">
        <w:trPr>
          <w:trHeight w:val="275"/>
        </w:trPr>
        <w:tc>
          <w:tcPr>
            <w:tcW w:w="3060" w:type="dxa"/>
            <w:tcBorders>
              <w:top w:val="single" w:sz="6" w:space="0" w:color="000000"/>
              <w:bottom w:val="single" w:sz="6" w:space="0" w:color="000000"/>
              <w:right w:val="single" w:sz="6" w:space="0" w:color="000000"/>
            </w:tcBorders>
          </w:tcPr>
          <w:p w14:paraId="70EB3FFC" w14:textId="77777777" w:rsidR="007D6067" w:rsidRDefault="007D6067" w:rsidP="0040791A">
            <w:pPr>
              <w:pStyle w:val="TableParagraph"/>
              <w:spacing w:line="255" w:lineRule="exact"/>
              <w:ind w:left="92"/>
              <w:rPr>
                <w:sz w:val="24"/>
              </w:rPr>
            </w:pPr>
            <w:r>
              <w:rPr>
                <w:sz w:val="24"/>
              </w:rPr>
              <w:t>Bing's Landing</w:t>
            </w:r>
          </w:p>
        </w:tc>
        <w:tc>
          <w:tcPr>
            <w:tcW w:w="1469" w:type="dxa"/>
            <w:tcBorders>
              <w:top w:val="single" w:sz="6" w:space="0" w:color="000000"/>
              <w:left w:val="single" w:sz="6" w:space="0" w:color="000000"/>
              <w:bottom w:val="single" w:sz="6" w:space="0" w:color="000000"/>
              <w:right w:val="single" w:sz="6" w:space="0" w:color="000000"/>
            </w:tcBorders>
          </w:tcPr>
          <w:p w14:paraId="0C028CAD" w14:textId="77777777" w:rsidR="007D6067" w:rsidRDefault="007D6067" w:rsidP="0040791A">
            <w:pPr>
              <w:pStyle w:val="TableParagraph"/>
              <w:spacing w:line="255" w:lineRule="exact"/>
              <w:ind w:left="502" w:right="491"/>
              <w:jc w:val="center"/>
              <w:rPr>
                <w:sz w:val="24"/>
              </w:rPr>
            </w:pPr>
            <w:r>
              <w:rPr>
                <w:sz w:val="24"/>
              </w:rPr>
              <w:t>40</w:t>
            </w:r>
          </w:p>
        </w:tc>
        <w:tc>
          <w:tcPr>
            <w:tcW w:w="2311" w:type="dxa"/>
            <w:tcBorders>
              <w:top w:val="single" w:sz="6" w:space="0" w:color="000000"/>
              <w:left w:val="single" w:sz="6" w:space="0" w:color="000000"/>
              <w:bottom w:val="single" w:sz="6" w:space="0" w:color="000000"/>
              <w:right w:val="single" w:sz="6" w:space="0" w:color="000000"/>
            </w:tcBorders>
          </w:tcPr>
          <w:p w14:paraId="58DB9280" w14:textId="77777777" w:rsidR="007D6067" w:rsidRDefault="007D6067" w:rsidP="0040791A">
            <w:pPr>
              <w:pStyle w:val="TableParagraph"/>
              <w:spacing w:line="255" w:lineRule="exact"/>
              <w:ind w:left="508" w:right="494"/>
              <w:jc w:val="center"/>
              <w:rPr>
                <w:sz w:val="24"/>
              </w:rPr>
            </w:pPr>
            <w:r>
              <w:rPr>
                <w:sz w:val="24"/>
              </w:rPr>
              <w:t>60.515441</w:t>
            </w:r>
          </w:p>
        </w:tc>
        <w:tc>
          <w:tcPr>
            <w:tcW w:w="1796" w:type="dxa"/>
            <w:tcBorders>
              <w:top w:val="single" w:sz="6" w:space="0" w:color="000000"/>
              <w:left w:val="single" w:sz="6" w:space="0" w:color="000000"/>
              <w:bottom w:val="single" w:sz="6" w:space="0" w:color="000000"/>
            </w:tcBorders>
          </w:tcPr>
          <w:p w14:paraId="7A90278A" w14:textId="77777777" w:rsidR="007D6067" w:rsidRDefault="007D6067" w:rsidP="0040791A">
            <w:pPr>
              <w:pStyle w:val="TableParagraph"/>
              <w:spacing w:line="255" w:lineRule="exact"/>
              <w:ind w:left="287"/>
              <w:rPr>
                <w:sz w:val="24"/>
              </w:rPr>
            </w:pPr>
            <w:r>
              <w:rPr>
                <w:sz w:val="24"/>
              </w:rPr>
              <w:t>-150.702069</w:t>
            </w:r>
          </w:p>
        </w:tc>
      </w:tr>
      <w:tr w:rsidR="007D6067" w14:paraId="248FC5D3" w14:textId="77777777" w:rsidTr="0040791A">
        <w:trPr>
          <w:trHeight w:val="276"/>
        </w:trPr>
        <w:tc>
          <w:tcPr>
            <w:tcW w:w="3060" w:type="dxa"/>
            <w:tcBorders>
              <w:top w:val="single" w:sz="6" w:space="0" w:color="000000"/>
              <w:bottom w:val="single" w:sz="6" w:space="0" w:color="000000"/>
              <w:right w:val="single" w:sz="6" w:space="0" w:color="000000"/>
            </w:tcBorders>
          </w:tcPr>
          <w:p w14:paraId="383D3D51" w14:textId="77777777" w:rsidR="007D6067" w:rsidRDefault="007D6067" w:rsidP="0040791A">
            <w:pPr>
              <w:pStyle w:val="TableParagraph"/>
              <w:spacing w:line="257" w:lineRule="exact"/>
              <w:ind w:left="92"/>
              <w:rPr>
                <w:sz w:val="24"/>
              </w:rPr>
            </w:pPr>
            <w:r>
              <w:rPr>
                <w:sz w:val="24"/>
              </w:rPr>
              <w:t>Upstream of Dow Island</w:t>
            </w:r>
          </w:p>
        </w:tc>
        <w:tc>
          <w:tcPr>
            <w:tcW w:w="1469" w:type="dxa"/>
            <w:tcBorders>
              <w:top w:val="single" w:sz="6" w:space="0" w:color="000000"/>
              <w:left w:val="single" w:sz="6" w:space="0" w:color="000000"/>
              <w:bottom w:val="single" w:sz="6" w:space="0" w:color="000000"/>
              <w:right w:val="single" w:sz="6" w:space="0" w:color="000000"/>
            </w:tcBorders>
          </w:tcPr>
          <w:p w14:paraId="2066188E" w14:textId="77777777" w:rsidR="007D6067" w:rsidRDefault="007D6067" w:rsidP="0040791A">
            <w:pPr>
              <w:pStyle w:val="TableParagraph"/>
              <w:spacing w:line="257" w:lineRule="exact"/>
              <w:ind w:left="502" w:right="491"/>
              <w:jc w:val="center"/>
              <w:rPr>
                <w:sz w:val="24"/>
              </w:rPr>
            </w:pPr>
            <w:r>
              <w:rPr>
                <w:sz w:val="24"/>
              </w:rPr>
              <w:t>43</w:t>
            </w:r>
          </w:p>
        </w:tc>
        <w:tc>
          <w:tcPr>
            <w:tcW w:w="2311" w:type="dxa"/>
            <w:tcBorders>
              <w:top w:val="single" w:sz="6" w:space="0" w:color="000000"/>
              <w:left w:val="single" w:sz="6" w:space="0" w:color="000000"/>
              <w:bottom w:val="single" w:sz="6" w:space="0" w:color="000000"/>
              <w:right w:val="single" w:sz="6" w:space="0" w:color="000000"/>
            </w:tcBorders>
          </w:tcPr>
          <w:p w14:paraId="07C8C80C" w14:textId="77777777" w:rsidR="007D6067" w:rsidRDefault="007D6067" w:rsidP="0040791A">
            <w:pPr>
              <w:pStyle w:val="TableParagraph"/>
              <w:spacing w:line="257" w:lineRule="exact"/>
              <w:ind w:left="508" w:right="494"/>
              <w:jc w:val="center"/>
              <w:rPr>
                <w:sz w:val="24"/>
              </w:rPr>
            </w:pPr>
            <w:r>
              <w:rPr>
                <w:sz w:val="24"/>
              </w:rPr>
              <w:t>60.489844</w:t>
            </w:r>
          </w:p>
        </w:tc>
        <w:tc>
          <w:tcPr>
            <w:tcW w:w="1796" w:type="dxa"/>
            <w:tcBorders>
              <w:top w:val="single" w:sz="6" w:space="0" w:color="000000"/>
              <w:left w:val="single" w:sz="6" w:space="0" w:color="000000"/>
              <w:bottom w:val="single" w:sz="6" w:space="0" w:color="000000"/>
            </w:tcBorders>
          </w:tcPr>
          <w:p w14:paraId="3CAF1A46" w14:textId="77777777" w:rsidR="007D6067" w:rsidRDefault="007D6067" w:rsidP="0040791A">
            <w:pPr>
              <w:pStyle w:val="TableParagraph"/>
              <w:spacing w:line="257" w:lineRule="exact"/>
              <w:ind w:left="287"/>
              <w:rPr>
                <w:sz w:val="24"/>
              </w:rPr>
            </w:pPr>
            <w:r>
              <w:rPr>
                <w:sz w:val="24"/>
              </w:rPr>
              <w:t>-150.636905</w:t>
            </w:r>
          </w:p>
        </w:tc>
      </w:tr>
      <w:tr w:rsidR="007D6067" w14:paraId="1DCDF031" w14:textId="77777777" w:rsidTr="0040791A">
        <w:trPr>
          <w:trHeight w:val="275"/>
        </w:trPr>
        <w:tc>
          <w:tcPr>
            <w:tcW w:w="3060" w:type="dxa"/>
            <w:tcBorders>
              <w:top w:val="single" w:sz="6" w:space="0" w:color="000000"/>
              <w:bottom w:val="single" w:sz="6" w:space="0" w:color="000000"/>
              <w:right w:val="single" w:sz="6" w:space="0" w:color="000000"/>
            </w:tcBorders>
          </w:tcPr>
          <w:p w14:paraId="3AA4F3B0" w14:textId="77777777" w:rsidR="007D6067" w:rsidRDefault="007D6067" w:rsidP="0040791A">
            <w:pPr>
              <w:pStyle w:val="TableParagraph"/>
              <w:spacing w:line="255" w:lineRule="exact"/>
              <w:ind w:left="92"/>
              <w:rPr>
                <w:sz w:val="24"/>
              </w:rPr>
            </w:pPr>
            <w:proofErr w:type="spellStart"/>
            <w:r>
              <w:rPr>
                <w:sz w:val="24"/>
              </w:rPr>
              <w:t>Skilak</w:t>
            </w:r>
            <w:proofErr w:type="spellEnd"/>
            <w:r>
              <w:rPr>
                <w:sz w:val="24"/>
              </w:rPr>
              <w:t xml:space="preserve"> Lake Outflow</w:t>
            </w:r>
          </w:p>
        </w:tc>
        <w:tc>
          <w:tcPr>
            <w:tcW w:w="1469" w:type="dxa"/>
            <w:tcBorders>
              <w:top w:val="single" w:sz="6" w:space="0" w:color="000000"/>
              <w:left w:val="single" w:sz="6" w:space="0" w:color="000000"/>
              <w:bottom w:val="single" w:sz="6" w:space="0" w:color="000000"/>
              <w:right w:val="single" w:sz="6" w:space="0" w:color="000000"/>
            </w:tcBorders>
          </w:tcPr>
          <w:p w14:paraId="65257E14" w14:textId="77777777" w:rsidR="007D6067" w:rsidRDefault="007D6067" w:rsidP="0040791A">
            <w:pPr>
              <w:pStyle w:val="TableParagraph"/>
              <w:spacing w:line="255" w:lineRule="exact"/>
              <w:ind w:left="502" w:right="491"/>
              <w:jc w:val="center"/>
              <w:rPr>
                <w:sz w:val="24"/>
              </w:rPr>
            </w:pPr>
            <w:r>
              <w:rPr>
                <w:sz w:val="24"/>
              </w:rPr>
              <w:t>50</w:t>
            </w:r>
          </w:p>
        </w:tc>
        <w:tc>
          <w:tcPr>
            <w:tcW w:w="2311" w:type="dxa"/>
            <w:tcBorders>
              <w:top w:val="single" w:sz="6" w:space="0" w:color="000000"/>
              <w:left w:val="single" w:sz="6" w:space="0" w:color="000000"/>
              <w:bottom w:val="single" w:sz="6" w:space="0" w:color="000000"/>
              <w:right w:val="single" w:sz="6" w:space="0" w:color="000000"/>
            </w:tcBorders>
          </w:tcPr>
          <w:p w14:paraId="6A62A89E" w14:textId="77777777" w:rsidR="007D6067" w:rsidRDefault="007D6067" w:rsidP="0040791A">
            <w:pPr>
              <w:pStyle w:val="TableParagraph"/>
              <w:spacing w:line="255" w:lineRule="exact"/>
              <w:ind w:left="508" w:right="494"/>
              <w:jc w:val="center"/>
              <w:rPr>
                <w:sz w:val="24"/>
              </w:rPr>
            </w:pPr>
            <w:r>
              <w:rPr>
                <w:sz w:val="24"/>
              </w:rPr>
              <w:t>60.467517</w:t>
            </w:r>
          </w:p>
        </w:tc>
        <w:tc>
          <w:tcPr>
            <w:tcW w:w="1796" w:type="dxa"/>
            <w:tcBorders>
              <w:top w:val="single" w:sz="6" w:space="0" w:color="000000"/>
              <w:left w:val="single" w:sz="6" w:space="0" w:color="000000"/>
              <w:bottom w:val="single" w:sz="6" w:space="0" w:color="000000"/>
            </w:tcBorders>
          </w:tcPr>
          <w:p w14:paraId="65EBB00E" w14:textId="77777777" w:rsidR="007D6067" w:rsidRDefault="007D6067" w:rsidP="0040791A">
            <w:pPr>
              <w:pStyle w:val="TableParagraph"/>
              <w:spacing w:line="255" w:lineRule="exact"/>
              <w:ind w:left="287"/>
              <w:rPr>
                <w:sz w:val="24"/>
              </w:rPr>
            </w:pPr>
            <w:r>
              <w:rPr>
                <w:sz w:val="24"/>
              </w:rPr>
              <w:t>-150.507789</w:t>
            </w:r>
          </w:p>
        </w:tc>
      </w:tr>
      <w:tr w:rsidR="007D6067" w14:paraId="2224E4D0" w14:textId="77777777" w:rsidTr="0040791A">
        <w:trPr>
          <w:trHeight w:val="276"/>
        </w:trPr>
        <w:tc>
          <w:tcPr>
            <w:tcW w:w="3060" w:type="dxa"/>
            <w:tcBorders>
              <w:top w:val="single" w:sz="6" w:space="0" w:color="000000"/>
              <w:bottom w:val="single" w:sz="6" w:space="0" w:color="000000"/>
              <w:right w:val="single" w:sz="6" w:space="0" w:color="000000"/>
            </w:tcBorders>
          </w:tcPr>
          <w:p w14:paraId="008438E2" w14:textId="77777777" w:rsidR="007D6067" w:rsidRDefault="007D6067" w:rsidP="0040791A">
            <w:pPr>
              <w:pStyle w:val="TableParagraph"/>
              <w:spacing w:line="257" w:lineRule="exact"/>
              <w:ind w:left="92"/>
              <w:rPr>
                <w:sz w:val="24"/>
              </w:rPr>
            </w:pPr>
            <w:r>
              <w:rPr>
                <w:sz w:val="24"/>
              </w:rPr>
              <w:t>Jim's Landing</w:t>
            </w:r>
          </w:p>
        </w:tc>
        <w:tc>
          <w:tcPr>
            <w:tcW w:w="1469" w:type="dxa"/>
            <w:tcBorders>
              <w:top w:val="single" w:sz="6" w:space="0" w:color="000000"/>
              <w:left w:val="single" w:sz="6" w:space="0" w:color="000000"/>
              <w:bottom w:val="single" w:sz="6" w:space="0" w:color="000000"/>
              <w:right w:val="single" w:sz="6" w:space="0" w:color="000000"/>
            </w:tcBorders>
          </w:tcPr>
          <w:p w14:paraId="6B86E89A" w14:textId="77777777" w:rsidR="007D6067" w:rsidRDefault="007D6067" w:rsidP="0040791A">
            <w:pPr>
              <w:pStyle w:val="TableParagraph"/>
              <w:spacing w:line="257" w:lineRule="exact"/>
              <w:ind w:left="502" w:right="491"/>
              <w:jc w:val="center"/>
              <w:rPr>
                <w:sz w:val="24"/>
              </w:rPr>
            </w:pPr>
            <w:r>
              <w:rPr>
                <w:sz w:val="24"/>
              </w:rPr>
              <w:t>70</w:t>
            </w:r>
          </w:p>
        </w:tc>
        <w:tc>
          <w:tcPr>
            <w:tcW w:w="2311" w:type="dxa"/>
            <w:tcBorders>
              <w:top w:val="single" w:sz="6" w:space="0" w:color="000000"/>
              <w:left w:val="single" w:sz="6" w:space="0" w:color="000000"/>
              <w:bottom w:val="single" w:sz="6" w:space="0" w:color="000000"/>
              <w:right w:val="single" w:sz="6" w:space="0" w:color="000000"/>
            </w:tcBorders>
          </w:tcPr>
          <w:p w14:paraId="3196461F" w14:textId="77777777" w:rsidR="007D6067" w:rsidRDefault="007D6067" w:rsidP="0040791A">
            <w:pPr>
              <w:pStyle w:val="TableParagraph"/>
              <w:spacing w:line="257" w:lineRule="exact"/>
              <w:ind w:left="508" w:right="494"/>
              <w:jc w:val="center"/>
              <w:rPr>
                <w:sz w:val="24"/>
              </w:rPr>
            </w:pPr>
            <w:r>
              <w:rPr>
                <w:sz w:val="24"/>
              </w:rPr>
              <w:t>60.481392</w:t>
            </w:r>
          </w:p>
        </w:tc>
        <w:tc>
          <w:tcPr>
            <w:tcW w:w="1796" w:type="dxa"/>
            <w:tcBorders>
              <w:top w:val="single" w:sz="6" w:space="0" w:color="000000"/>
              <w:left w:val="single" w:sz="6" w:space="0" w:color="000000"/>
              <w:bottom w:val="single" w:sz="6" w:space="0" w:color="000000"/>
            </w:tcBorders>
          </w:tcPr>
          <w:p w14:paraId="6D0CE11C" w14:textId="77777777" w:rsidR="007D6067" w:rsidRDefault="007D6067" w:rsidP="0040791A">
            <w:pPr>
              <w:pStyle w:val="TableParagraph"/>
              <w:spacing w:line="257" w:lineRule="exact"/>
              <w:ind w:left="287"/>
              <w:rPr>
                <w:sz w:val="24"/>
              </w:rPr>
            </w:pPr>
            <w:r>
              <w:rPr>
                <w:sz w:val="24"/>
              </w:rPr>
              <w:t>-150.115020</w:t>
            </w:r>
          </w:p>
        </w:tc>
      </w:tr>
      <w:tr w:rsidR="007D6067" w14:paraId="3613B997" w14:textId="77777777" w:rsidTr="0040791A">
        <w:trPr>
          <w:trHeight w:val="275"/>
        </w:trPr>
        <w:tc>
          <w:tcPr>
            <w:tcW w:w="3060" w:type="dxa"/>
            <w:tcBorders>
              <w:top w:val="single" w:sz="6" w:space="0" w:color="000000"/>
              <w:bottom w:val="single" w:sz="6" w:space="0" w:color="000000"/>
              <w:right w:val="single" w:sz="6" w:space="0" w:color="000000"/>
            </w:tcBorders>
          </w:tcPr>
          <w:p w14:paraId="7C6AB9EE" w14:textId="77777777" w:rsidR="007D6067" w:rsidRDefault="007D6067" w:rsidP="0040791A">
            <w:pPr>
              <w:pStyle w:val="TableParagraph"/>
              <w:spacing w:line="255" w:lineRule="exact"/>
              <w:ind w:left="92"/>
              <w:rPr>
                <w:sz w:val="24"/>
              </w:rPr>
            </w:pPr>
            <w:r>
              <w:rPr>
                <w:sz w:val="24"/>
              </w:rPr>
              <w:t>Kenai Lake Bridge</w:t>
            </w:r>
          </w:p>
        </w:tc>
        <w:tc>
          <w:tcPr>
            <w:tcW w:w="1469" w:type="dxa"/>
            <w:tcBorders>
              <w:top w:val="single" w:sz="6" w:space="0" w:color="000000"/>
              <w:left w:val="single" w:sz="6" w:space="0" w:color="000000"/>
              <w:bottom w:val="single" w:sz="6" w:space="0" w:color="000000"/>
              <w:right w:val="single" w:sz="6" w:space="0" w:color="000000"/>
            </w:tcBorders>
          </w:tcPr>
          <w:p w14:paraId="256BCC69" w14:textId="77777777" w:rsidR="007D6067" w:rsidRDefault="007D6067" w:rsidP="0040791A">
            <w:pPr>
              <w:pStyle w:val="TableParagraph"/>
              <w:spacing w:line="255" w:lineRule="exact"/>
              <w:ind w:left="502" w:right="491"/>
              <w:jc w:val="center"/>
              <w:rPr>
                <w:sz w:val="24"/>
              </w:rPr>
            </w:pPr>
            <w:r>
              <w:rPr>
                <w:sz w:val="24"/>
              </w:rPr>
              <w:t>82</w:t>
            </w:r>
          </w:p>
        </w:tc>
        <w:tc>
          <w:tcPr>
            <w:tcW w:w="2311" w:type="dxa"/>
            <w:tcBorders>
              <w:top w:val="single" w:sz="6" w:space="0" w:color="000000"/>
              <w:left w:val="single" w:sz="6" w:space="0" w:color="000000"/>
              <w:bottom w:val="single" w:sz="6" w:space="0" w:color="000000"/>
              <w:right w:val="single" w:sz="6" w:space="0" w:color="000000"/>
            </w:tcBorders>
          </w:tcPr>
          <w:p w14:paraId="338D8FD1" w14:textId="77777777" w:rsidR="007D6067" w:rsidRDefault="007D6067" w:rsidP="0040791A">
            <w:pPr>
              <w:pStyle w:val="TableParagraph"/>
              <w:spacing w:line="255" w:lineRule="exact"/>
              <w:ind w:left="508" w:right="494"/>
              <w:jc w:val="center"/>
              <w:rPr>
                <w:sz w:val="24"/>
              </w:rPr>
            </w:pPr>
            <w:r>
              <w:rPr>
                <w:sz w:val="24"/>
              </w:rPr>
              <w:t>60.49200</w:t>
            </w:r>
          </w:p>
        </w:tc>
        <w:tc>
          <w:tcPr>
            <w:tcW w:w="1796" w:type="dxa"/>
            <w:tcBorders>
              <w:top w:val="single" w:sz="6" w:space="0" w:color="000000"/>
              <w:left w:val="single" w:sz="6" w:space="0" w:color="000000"/>
              <w:bottom w:val="single" w:sz="6" w:space="0" w:color="000000"/>
            </w:tcBorders>
          </w:tcPr>
          <w:p w14:paraId="58D31D31" w14:textId="77777777" w:rsidR="007D6067" w:rsidRDefault="007D6067" w:rsidP="0040791A">
            <w:pPr>
              <w:pStyle w:val="TableParagraph"/>
              <w:spacing w:line="255" w:lineRule="exact"/>
              <w:ind w:left="347"/>
              <w:rPr>
                <w:sz w:val="24"/>
              </w:rPr>
            </w:pPr>
            <w:r>
              <w:rPr>
                <w:sz w:val="24"/>
              </w:rPr>
              <w:t>-149.81087</w:t>
            </w:r>
          </w:p>
        </w:tc>
      </w:tr>
      <w:tr w:rsidR="007D6067" w14:paraId="74908624" w14:textId="77777777" w:rsidTr="0040791A">
        <w:trPr>
          <w:trHeight w:val="276"/>
        </w:trPr>
        <w:tc>
          <w:tcPr>
            <w:tcW w:w="3060" w:type="dxa"/>
            <w:tcBorders>
              <w:top w:val="single" w:sz="6" w:space="0" w:color="000000"/>
              <w:bottom w:val="single" w:sz="6" w:space="0" w:color="000000"/>
              <w:right w:val="single" w:sz="6" w:space="0" w:color="000000"/>
            </w:tcBorders>
          </w:tcPr>
          <w:p w14:paraId="2DC3B910" w14:textId="77777777" w:rsidR="007D6067" w:rsidRDefault="007D6067" w:rsidP="0040791A">
            <w:pPr>
              <w:pStyle w:val="TableParagraph"/>
              <w:spacing w:line="257" w:lineRule="exact"/>
              <w:ind w:left="92"/>
              <w:rPr>
                <w:b/>
                <w:sz w:val="24"/>
              </w:rPr>
            </w:pPr>
            <w:r>
              <w:rPr>
                <w:b/>
                <w:sz w:val="24"/>
              </w:rPr>
              <w:t>TRIBUTARY STATIONS</w:t>
            </w:r>
          </w:p>
        </w:tc>
        <w:tc>
          <w:tcPr>
            <w:tcW w:w="1469" w:type="dxa"/>
            <w:tcBorders>
              <w:top w:val="single" w:sz="6" w:space="0" w:color="000000"/>
              <w:left w:val="single" w:sz="6" w:space="0" w:color="000000"/>
              <w:bottom w:val="single" w:sz="6" w:space="0" w:color="000000"/>
              <w:right w:val="single" w:sz="6" w:space="0" w:color="000000"/>
            </w:tcBorders>
          </w:tcPr>
          <w:p w14:paraId="489F612C" w14:textId="77777777" w:rsidR="007D6067" w:rsidRDefault="007D6067" w:rsidP="0040791A">
            <w:pPr>
              <w:pStyle w:val="TableParagraph"/>
              <w:rPr>
                <w:sz w:val="20"/>
              </w:rPr>
            </w:pPr>
          </w:p>
        </w:tc>
        <w:tc>
          <w:tcPr>
            <w:tcW w:w="2311" w:type="dxa"/>
            <w:tcBorders>
              <w:top w:val="single" w:sz="6" w:space="0" w:color="000000"/>
              <w:left w:val="single" w:sz="6" w:space="0" w:color="000000"/>
              <w:bottom w:val="single" w:sz="6" w:space="0" w:color="000000"/>
              <w:right w:val="single" w:sz="6" w:space="0" w:color="000000"/>
            </w:tcBorders>
          </w:tcPr>
          <w:p w14:paraId="255F9DF7" w14:textId="77777777" w:rsidR="007D6067" w:rsidRDefault="007D6067" w:rsidP="0040791A">
            <w:pPr>
              <w:pStyle w:val="TableParagraph"/>
              <w:rPr>
                <w:sz w:val="20"/>
              </w:rPr>
            </w:pPr>
          </w:p>
        </w:tc>
        <w:tc>
          <w:tcPr>
            <w:tcW w:w="1796" w:type="dxa"/>
            <w:tcBorders>
              <w:top w:val="single" w:sz="6" w:space="0" w:color="000000"/>
              <w:left w:val="single" w:sz="6" w:space="0" w:color="000000"/>
              <w:bottom w:val="single" w:sz="6" w:space="0" w:color="000000"/>
            </w:tcBorders>
          </w:tcPr>
          <w:p w14:paraId="603BE36C" w14:textId="77777777" w:rsidR="007D6067" w:rsidRDefault="007D6067" w:rsidP="0040791A">
            <w:pPr>
              <w:pStyle w:val="TableParagraph"/>
              <w:rPr>
                <w:sz w:val="20"/>
              </w:rPr>
            </w:pPr>
          </w:p>
        </w:tc>
      </w:tr>
      <w:tr w:rsidR="007D6067" w14:paraId="30C1F64C" w14:textId="77777777" w:rsidTr="0040791A">
        <w:trPr>
          <w:trHeight w:val="275"/>
        </w:trPr>
        <w:tc>
          <w:tcPr>
            <w:tcW w:w="3060" w:type="dxa"/>
            <w:tcBorders>
              <w:top w:val="single" w:sz="6" w:space="0" w:color="000000"/>
              <w:bottom w:val="single" w:sz="6" w:space="0" w:color="000000"/>
              <w:right w:val="single" w:sz="6" w:space="0" w:color="000000"/>
            </w:tcBorders>
          </w:tcPr>
          <w:p w14:paraId="67770019" w14:textId="77777777" w:rsidR="007D6067" w:rsidRDefault="007D6067" w:rsidP="0040791A">
            <w:pPr>
              <w:pStyle w:val="TableParagraph"/>
              <w:spacing w:line="255" w:lineRule="exact"/>
              <w:ind w:left="92"/>
              <w:rPr>
                <w:sz w:val="24"/>
              </w:rPr>
            </w:pPr>
            <w:r>
              <w:rPr>
                <w:sz w:val="24"/>
              </w:rPr>
              <w:t>"No Name" Creek</w:t>
            </w:r>
          </w:p>
        </w:tc>
        <w:tc>
          <w:tcPr>
            <w:tcW w:w="1469" w:type="dxa"/>
            <w:tcBorders>
              <w:top w:val="single" w:sz="6" w:space="0" w:color="000000"/>
              <w:left w:val="single" w:sz="6" w:space="0" w:color="000000"/>
              <w:bottom w:val="single" w:sz="6" w:space="0" w:color="000000"/>
              <w:right w:val="single" w:sz="6" w:space="0" w:color="000000"/>
            </w:tcBorders>
          </w:tcPr>
          <w:p w14:paraId="5B4BA402" w14:textId="77777777" w:rsidR="007D6067" w:rsidRDefault="007D6067" w:rsidP="0040791A">
            <w:pPr>
              <w:pStyle w:val="TableParagraph"/>
              <w:spacing w:line="255" w:lineRule="exact"/>
              <w:ind w:left="11"/>
              <w:jc w:val="center"/>
              <w:rPr>
                <w:sz w:val="24"/>
              </w:rPr>
            </w:pPr>
            <w:r>
              <w:rPr>
                <w:sz w:val="24"/>
              </w:rPr>
              <w:t>0</w:t>
            </w:r>
          </w:p>
        </w:tc>
        <w:tc>
          <w:tcPr>
            <w:tcW w:w="2311" w:type="dxa"/>
            <w:tcBorders>
              <w:top w:val="single" w:sz="6" w:space="0" w:color="000000"/>
              <w:left w:val="single" w:sz="6" w:space="0" w:color="000000"/>
              <w:bottom w:val="single" w:sz="6" w:space="0" w:color="000000"/>
              <w:right w:val="single" w:sz="6" w:space="0" w:color="000000"/>
            </w:tcBorders>
          </w:tcPr>
          <w:p w14:paraId="7FDFD443" w14:textId="77777777" w:rsidR="007D6067" w:rsidRDefault="007D6067" w:rsidP="0040791A">
            <w:pPr>
              <w:pStyle w:val="TableParagraph"/>
              <w:spacing w:line="255" w:lineRule="exact"/>
              <w:ind w:left="508" w:right="494"/>
              <w:jc w:val="center"/>
              <w:rPr>
                <w:sz w:val="24"/>
              </w:rPr>
            </w:pPr>
            <w:r>
              <w:rPr>
                <w:sz w:val="24"/>
              </w:rPr>
              <w:t>60.550888</w:t>
            </w:r>
          </w:p>
        </w:tc>
        <w:tc>
          <w:tcPr>
            <w:tcW w:w="1796" w:type="dxa"/>
            <w:tcBorders>
              <w:top w:val="single" w:sz="6" w:space="0" w:color="000000"/>
              <w:left w:val="single" w:sz="6" w:space="0" w:color="000000"/>
              <w:bottom w:val="single" w:sz="6" w:space="0" w:color="000000"/>
            </w:tcBorders>
          </w:tcPr>
          <w:p w14:paraId="48DF11FD" w14:textId="77777777" w:rsidR="007D6067" w:rsidRDefault="007D6067" w:rsidP="0040791A">
            <w:pPr>
              <w:pStyle w:val="TableParagraph"/>
              <w:spacing w:line="255" w:lineRule="exact"/>
              <w:ind w:left="287"/>
              <w:rPr>
                <w:sz w:val="24"/>
              </w:rPr>
            </w:pPr>
            <w:r>
              <w:rPr>
                <w:sz w:val="24"/>
              </w:rPr>
              <w:t>-151.268417</w:t>
            </w:r>
          </w:p>
        </w:tc>
      </w:tr>
      <w:tr w:rsidR="007D6067" w14:paraId="3DC42DD5" w14:textId="77777777" w:rsidTr="0040791A">
        <w:trPr>
          <w:trHeight w:val="276"/>
        </w:trPr>
        <w:tc>
          <w:tcPr>
            <w:tcW w:w="3060" w:type="dxa"/>
            <w:tcBorders>
              <w:top w:val="single" w:sz="6" w:space="0" w:color="000000"/>
              <w:bottom w:val="single" w:sz="6" w:space="0" w:color="000000"/>
              <w:right w:val="single" w:sz="6" w:space="0" w:color="000000"/>
            </w:tcBorders>
          </w:tcPr>
          <w:p w14:paraId="1C127DDB" w14:textId="77777777" w:rsidR="007D6067" w:rsidRDefault="007D6067" w:rsidP="0040791A">
            <w:pPr>
              <w:pStyle w:val="TableParagraph"/>
              <w:spacing w:line="257" w:lineRule="exact"/>
              <w:ind w:left="92"/>
              <w:rPr>
                <w:sz w:val="24"/>
              </w:rPr>
            </w:pPr>
            <w:r>
              <w:rPr>
                <w:sz w:val="24"/>
              </w:rPr>
              <w:t>Beaver Creek</w:t>
            </w:r>
          </w:p>
        </w:tc>
        <w:tc>
          <w:tcPr>
            <w:tcW w:w="1469" w:type="dxa"/>
            <w:tcBorders>
              <w:top w:val="single" w:sz="6" w:space="0" w:color="000000"/>
              <w:left w:val="single" w:sz="6" w:space="0" w:color="000000"/>
              <w:bottom w:val="single" w:sz="6" w:space="0" w:color="000000"/>
              <w:right w:val="single" w:sz="6" w:space="0" w:color="000000"/>
            </w:tcBorders>
          </w:tcPr>
          <w:p w14:paraId="0C72EF89" w14:textId="77777777" w:rsidR="007D6067" w:rsidRDefault="007D6067" w:rsidP="0040791A">
            <w:pPr>
              <w:pStyle w:val="TableParagraph"/>
              <w:spacing w:line="257" w:lineRule="exact"/>
              <w:ind w:left="502" w:right="491"/>
              <w:jc w:val="center"/>
              <w:rPr>
                <w:sz w:val="24"/>
              </w:rPr>
            </w:pPr>
            <w:r>
              <w:rPr>
                <w:sz w:val="24"/>
              </w:rPr>
              <w:t>10</w:t>
            </w:r>
          </w:p>
        </w:tc>
        <w:tc>
          <w:tcPr>
            <w:tcW w:w="2311" w:type="dxa"/>
            <w:tcBorders>
              <w:top w:val="single" w:sz="6" w:space="0" w:color="000000"/>
              <w:left w:val="single" w:sz="6" w:space="0" w:color="000000"/>
              <w:bottom w:val="single" w:sz="6" w:space="0" w:color="000000"/>
              <w:right w:val="single" w:sz="6" w:space="0" w:color="000000"/>
            </w:tcBorders>
          </w:tcPr>
          <w:p w14:paraId="305C1E5B" w14:textId="77777777" w:rsidR="007D6067" w:rsidRDefault="007D6067" w:rsidP="0040791A">
            <w:pPr>
              <w:pStyle w:val="TableParagraph"/>
              <w:spacing w:line="257" w:lineRule="exact"/>
              <w:ind w:left="508" w:right="494"/>
              <w:jc w:val="center"/>
              <w:rPr>
                <w:sz w:val="24"/>
              </w:rPr>
            </w:pPr>
            <w:r>
              <w:rPr>
                <w:sz w:val="24"/>
              </w:rPr>
              <w:t>60.548029</w:t>
            </w:r>
          </w:p>
        </w:tc>
        <w:tc>
          <w:tcPr>
            <w:tcW w:w="1796" w:type="dxa"/>
            <w:tcBorders>
              <w:top w:val="single" w:sz="6" w:space="0" w:color="000000"/>
              <w:left w:val="single" w:sz="6" w:space="0" w:color="000000"/>
              <w:bottom w:val="single" w:sz="6" w:space="0" w:color="000000"/>
            </w:tcBorders>
          </w:tcPr>
          <w:p w14:paraId="59055CC1" w14:textId="77777777" w:rsidR="007D6067" w:rsidRDefault="007D6067" w:rsidP="0040791A">
            <w:pPr>
              <w:pStyle w:val="TableParagraph"/>
              <w:spacing w:line="257" w:lineRule="exact"/>
              <w:ind w:left="287"/>
              <w:rPr>
                <w:sz w:val="24"/>
              </w:rPr>
            </w:pPr>
            <w:r>
              <w:rPr>
                <w:sz w:val="24"/>
              </w:rPr>
              <w:t>-151.143240</w:t>
            </w:r>
          </w:p>
        </w:tc>
      </w:tr>
      <w:tr w:rsidR="007D6067" w14:paraId="7A8D040A" w14:textId="77777777" w:rsidTr="0040791A">
        <w:trPr>
          <w:trHeight w:val="275"/>
        </w:trPr>
        <w:tc>
          <w:tcPr>
            <w:tcW w:w="3060" w:type="dxa"/>
            <w:tcBorders>
              <w:top w:val="single" w:sz="6" w:space="0" w:color="000000"/>
              <w:bottom w:val="single" w:sz="6" w:space="0" w:color="000000"/>
              <w:right w:val="single" w:sz="6" w:space="0" w:color="000000"/>
            </w:tcBorders>
          </w:tcPr>
          <w:p w14:paraId="2A1F166D" w14:textId="77777777" w:rsidR="007D6067" w:rsidRDefault="007D6067" w:rsidP="0040791A">
            <w:pPr>
              <w:pStyle w:val="TableParagraph"/>
              <w:spacing w:line="255" w:lineRule="exact"/>
              <w:ind w:left="92"/>
              <w:rPr>
                <w:sz w:val="24"/>
              </w:rPr>
            </w:pPr>
            <w:proofErr w:type="spellStart"/>
            <w:r>
              <w:rPr>
                <w:sz w:val="24"/>
              </w:rPr>
              <w:t>Slikok</w:t>
            </w:r>
            <w:proofErr w:type="spellEnd"/>
            <w:r>
              <w:rPr>
                <w:sz w:val="24"/>
              </w:rPr>
              <w:t xml:space="preserve"> Creek</w:t>
            </w:r>
          </w:p>
        </w:tc>
        <w:tc>
          <w:tcPr>
            <w:tcW w:w="1469" w:type="dxa"/>
            <w:tcBorders>
              <w:top w:val="single" w:sz="6" w:space="0" w:color="000000"/>
              <w:left w:val="single" w:sz="6" w:space="0" w:color="000000"/>
              <w:bottom w:val="single" w:sz="6" w:space="0" w:color="000000"/>
              <w:right w:val="single" w:sz="6" w:space="0" w:color="000000"/>
            </w:tcBorders>
          </w:tcPr>
          <w:p w14:paraId="05AC2978" w14:textId="77777777" w:rsidR="007D6067" w:rsidRDefault="007D6067" w:rsidP="0040791A">
            <w:pPr>
              <w:pStyle w:val="TableParagraph"/>
              <w:spacing w:line="255" w:lineRule="exact"/>
              <w:ind w:left="502" w:right="491"/>
              <w:jc w:val="center"/>
              <w:rPr>
                <w:sz w:val="24"/>
              </w:rPr>
            </w:pPr>
            <w:r>
              <w:rPr>
                <w:sz w:val="24"/>
              </w:rPr>
              <w:t>19</w:t>
            </w:r>
          </w:p>
        </w:tc>
        <w:tc>
          <w:tcPr>
            <w:tcW w:w="2311" w:type="dxa"/>
            <w:tcBorders>
              <w:top w:val="single" w:sz="6" w:space="0" w:color="000000"/>
              <w:left w:val="single" w:sz="6" w:space="0" w:color="000000"/>
              <w:bottom w:val="single" w:sz="6" w:space="0" w:color="000000"/>
              <w:right w:val="single" w:sz="6" w:space="0" w:color="000000"/>
            </w:tcBorders>
          </w:tcPr>
          <w:p w14:paraId="38BF9A37" w14:textId="77777777" w:rsidR="007D6067" w:rsidRDefault="007D6067" w:rsidP="0040791A">
            <w:pPr>
              <w:pStyle w:val="TableParagraph"/>
              <w:spacing w:line="255" w:lineRule="exact"/>
              <w:ind w:left="508" w:right="494"/>
              <w:jc w:val="center"/>
              <w:rPr>
                <w:sz w:val="24"/>
              </w:rPr>
            </w:pPr>
            <w:r>
              <w:rPr>
                <w:sz w:val="24"/>
              </w:rPr>
              <w:t>60.482318</w:t>
            </w:r>
          </w:p>
        </w:tc>
        <w:tc>
          <w:tcPr>
            <w:tcW w:w="1796" w:type="dxa"/>
            <w:tcBorders>
              <w:top w:val="single" w:sz="6" w:space="0" w:color="000000"/>
              <w:left w:val="single" w:sz="6" w:space="0" w:color="000000"/>
              <w:bottom w:val="single" w:sz="6" w:space="0" w:color="000000"/>
            </w:tcBorders>
          </w:tcPr>
          <w:p w14:paraId="298BFD9C" w14:textId="77777777" w:rsidR="007D6067" w:rsidRDefault="007D6067" w:rsidP="0040791A">
            <w:pPr>
              <w:pStyle w:val="TableParagraph"/>
              <w:spacing w:line="255" w:lineRule="exact"/>
              <w:ind w:left="287"/>
              <w:rPr>
                <w:sz w:val="24"/>
              </w:rPr>
            </w:pPr>
            <w:r>
              <w:rPr>
                <w:sz w:val="24"/>
              </w:rPr>
              <w:t>-151.127053</w:t>
            </w:r>
          </w:p>
        </w:tc>
      </w:tr>
      <w:tr w:rsidR="007D6067" w14:paraId="1CF6E50F" w14:textId="77777777" w:rsidTr="0040791A">
        <w:trPr>
          <w:trHeight w:val="276"/>
        </w:trPr>
        <w:tc>
          <w:tcPr>
            <w:tcW w:w="3060" w:type="dxa"/>
            <w:tcBorders>
              <w:top w:val="single" w:sz="6" w:space="0" w:color="000000"/>
              <w:bottom w:val="single" w:sz="6" w:space="0" w:color="000000"/>
              <w:right w:val="single" w:sz="6" w:space="0" w:color="000000"/>
            </w:tcBorders>
          </w:tcPr>
          <w:p w14:paraId="0EE0E095" w14:textId="77777777" w:rsidR="007D6067" w:rsidRDefault="007D6067" w:rsidP="0040791A">
            <w:pPr>
              <w:pStyle w:val="TableParagraph"/>
              <w:spacing w:line="257" w:lineRule="exact"/>
              <w:ind w:left="92"/>
              <w:rPr>
                <w:sz w:val="24"/>
              </w:rPr>
            </w:pPr>
            <w:r>
              <w:rPr>
                <w:sz w:val="24"/>
              </w:rPr>
              <w:t>Soldotna Creek</w:t>
            </w:r>
          </w:p>
        </w:tc>
        <w:tc>
          <w:tcPr>
            <w:tcW w:w="1469" w:type="dxa"/>
            <w:tcBorders>
              <w:top w:val="single" w:sz="6" w:space="0" w:color="000000"/>
              <w:left w:val="single" w:sz="6" w:space="0" w:color="000000"/>
              <w:bottom w:val="single" w:sz="6" w:space="0" w:color="000000"/>
              <w:right w:val="single" w:sz="6" w:space="0" w:color="000000"/>
            </w:tcBorders>
          </w:tcPr>
          <w:p w14:paraId="64146BCC" w14:textId="77777777" w:rsidR="007D6067" w:rsidRDefault="007D6067" w:rsidP="0040791A">
            <w:pPr>
              <w:pStyle w:val="TableParagraph"/>
              <w:spacing w:line="257" w:lineRule="exact"/>
              <w:ind w:left="502" w:right="491"/>
              <w:jc w:val="center"/>
              <w:rPr>
                <w:sz w:val="24"/>
              </w:rPr>
            </w:pPr>
            <w:r>
              <w:rPr>
                <w:sz w:val="24"/>
              </w:rPr>
              <w:t>22</w:t>
            </w:r>
          </w:p>
        </w:tc>
        <w:tc>
          <w:tcPr>
            <w:tcW w:w="2311" w:type="dxa"/>
            <w:tcBorders>
              <w:top w:val="single" w:sz="6" w:space="0" w:color="000000"/>
              <w:left w:val="single" w:sz="6" w:space="0" w:color="000000"/>
              <w:bottom w:val="single" w:sz="6" w:space="0" w:color="000000"/>
              <w:right w:val="single" w:sz="6" w:space="0" w:color="000000"/>
            </w:tcBorders>
          </w:tcPr>
          <w:p w14:paraId="7E786FBC" w14:textId="77777777" w:rsidR="007D6067" w:rsidRDefault="007D6067" w:rsidP="0040791A">
            <w:pPr>
              <w:pStyle w:val="TableParagraph"/>
              <w:spacing w:line="257" w:lineRule="exact"/>
              <w:ind w:left="508" w:right="494"/>
              <w:jc w:val="center"/>
              <w:rPr>
                <w:sz w:val="24"/>
              </w:rPr>
            </w:pPr>
            <w:r>
              <w:rPr>
                <w:sz w:val="24"/>
              </w:rPr>
              <w:t>60.483364</w:t>
            </w:r>
          </w:p>
        </w:tc>
        <w:tc>
          <w:tcPr>
            <w:tcW w:w="1796" w:type="dxa"/>
            <w:tcBorders>
              <w:top w:val="single" w:sz="6" w:space="0" w:color="000000"/>
              <w:left w:val="single" w:sz="6" w:space="0" w:color="000000"/>
              <w:bottom w:val="single" w:sz="6" w:space="0" w:color="000000"/>
            </w:tcBorders>
          </w:tcPr>
          <w:p w14:paraId="6D637E73" w14:textId="77777777" w:rsidR="007D6067" w:rsidRDefault="007D6067" w:rsidP="0040791A">
            <w:pPr>
              <w:pStyle w:val="TableParagraph"/>
              <w:spacing w:line="257" w:lineRule="exact"/>
              <w:ind w:left="287"/>
              <w:rPr>
                <w:sz w:val="24"/>
              </w:rPr>
            </w:pPr>
            <w:r>
              <w:rPr>
                <w:sz w:val="24"/>
              </w:rPr>
              <w:t>-151.057656</w:t>
            </w:r>
          </w:p>
        </w:tc>
      </w:tr>
      <w:tr w:rsidR="007D6067" w14:paraId="038713DD" w14:textId="77777777" w:rsidTr="0040791A">
        <w:trPr>
          <w:trHeight w:val="275"/>
        </w:trPr>
        <w:tc>
          <w:tcPr>
            <w:tcW w:w="3060" w:type="dxa"/>
            <w:tcBorders>
              <w:top w:val="single" w:sz="6" w:space="0" w:color="000000"/>
              <w:bottom w:val="single" w:sz="6" w:space="0" w:color="000000"/>
              <w:right w:val="single" w:sz="6" w:space="0" w:color="000000"/>
            </w:tcBorders>
          </w:tcPr>
          <w:p w14:paraId="46BE3DDA" w14:textId="77777777" w:rsidR="007D6067" w:rsidRDefault="007D6067" w:rsidP="0040791A">
            <w:pPr>
              <w:pStyle w:val="TableParagraph"/>
              <w:spacing w:line="255" w:lineRule="exact"/>
              <w:ind w:left="92"/>
              <w:rPr>
                <w:sz w:val="24"/>
              </w:rPr>
            </w:pPr>
            <w:r>
              <w:rPr>
                <w:sz w:val="24"/>
              </w:rPr>
              <w:t>Funny River</w:t>
            </w:r>
          </w:p>
        </w:tc>
        <w:tc>
          <w:tcPr>
            <w:tcW w:w="1469" w:type="dxa"/>
            <w:tcBorders>
              <w:top w:val="single" w:sz="6" w:space="0" w:color="000000"/>
              <w:left w:val="single" w:sz="6" w:space="0" w:color="000000"/>
              <w:bottom w:val="single" w:sz="6" w:space="0" w:color="000000"/>
              <w:right w:val="single" w:sz="6" w:space="0" w:color="000000"/>
            </w:tcBorders>
          </w:tcPr>
          <w:p w14:paraId="0B57A007" w14:textId="77777777" w:rsidR="007D6067" w:rsidRDefault="007D6067" w:rsidP="0040791A">
            <w:pPr>
              <w:pStyle w:val="TableParagraph"/>
              <w:spacing w:line="255" w:lineRule="exact"/>
              <w:ind w:left="502" w:right="491"/>
              <w:jc w:val="center"/>
              <w:rPr>
                <w:sz w:val="24"/>
              </w:rPr>
            </w:pPr>
            <w:r>
              <w:rPr>
                <w:sz w:val="24"/>
              </w:rPr>
              <w:t>30</w:t>
            </w:r>
          </w:p>
        </w:tc>
        <w:tc>
          <w:tcPr>
            <w:tcW w:w="2311" w:type="dxa"/>
            <w:tcBorders>
              <w:top w:val="single" w:sz="6" w:space="0" w:color="000000"/>
              <w:left w:val="single" w:sz="6" w:space="0" w:color="000000"/>
              <w:bottom w:val="single" w:sz="6" w:space="0" w:color="000000"/>
              <w:right w:val="single" w:sz="6" w:space="0" w:color="000000"/>
            </w:tcBorders>
          </w:tcPr>
          <w:p w14:paraId="3BA2D920" w14:textId="77777777" w:rsidR="007D6067" w:rsidRDefault="007D6067" w:rsidP="0040791A">
            <w:pPr>
              <w:pStyle w:val="TableParagraph"/>
              <w:spacing w:line="255" w:lineRule="exact"/>
              <w:ind w:left="508" w:right="494"/>
              <w:jc w:val="center"/>
              <w:rPr>
                <w:sz w:val="24"/>
              </w:rPr>
            </w:pPr>
            <w:r>
              <w:rPr>
                <w:sz w:val="24"/>
              </w:rPr>
              <w:t>60.489963</w:t>
            </w:r>
          </w:p>
        </w:tc>
        <w:tc>
          <w:tcPr>
            <w:tcW w:w="1796" w:type="dxa"/>
            <w:tcBorders>
              <w:top w:val="single" w:sz="6" w:space="0" w:color="000000"/>
              <w:left w:val="single" w:sz="6" w:space="0" w:color="000000"/>
              <w:bottom w:val="single" w:sz="6" w:space="0" w:color="000000"/>
            </w:tcBorders>
          </w:tcPr>
          <w:p w14:paraId="71707D62" w14:textId="77777777" w:rsidR="007D6067" w:rsidRDefault="007D6067" w:rsidP="0040791A">
            <w:pPr>
              <w:pStyle w:val="TableParagraph"/>
              <w:spacing w:line="255" w:lineRule="exact"/>
              <w:ind w:left="287"/>
              <w:rPr>
                <w:sz w:val="24"/>
              </w:rPr>
            </w:pPr>
            <w:r>
              <w:rPr>
                <w:sz w:val="24"/>
              </w:rPr>
              <w:t>-150.860982</w:t>
            </w:r>
          </w:p>
        </w:tc>
      </w:tr>
      <w:tr w:rsidR="007D6067" w14:paraId="5DEFAB21" w14:textId="77777777" w:rsidTr="0040791A">
        <w:trPr>
          <w:trHeight w:val="275"/>
        </w:trPr>
        <w:tc>
          <w:tcPr>
            <w:tcW w:w="3060" w:type="dxa"/>
            <w:tcBorders>
              <w:top w:val="single" w:sz="6" w:space="0" w:color="000000"/>
              <w:bottom w:val="single" w:sz="6" w:space="0" w:color="000000"/>
              <w:right w:val="single" w:sz="6" w:space="0" w:color="000000"/>
            </w:tcBorders>
          </w:tcPr>
          <w:p w14:paraId="7011B11E" w14:textId="77777777" w:rsidR="007D6067" w:rsidRDefault="007D6067" w:rsidP="0040791A">
            <w:pPr>
              <w:pStyle w:val="TableParagraph"/>
              <w:spacing w:line="255" w:lineRule="exact"/>
              <w:ind w:left="92"/>
              <w:rPr>
                <w:sz w:val="24"/>
              </w:rPr>
            </w:pPr>
            <w:r>
              <w:rPr>
                <w:sz w:val="24"/>
              </w:rPr>
              <w:t>Moose River</w:t>
            </w:r>
          </w:p>
        </w:tc>
        <w:tc>
          <w:tcPr>
            <w:tcW w:w="1469" w:type="dxa"/>
            <w:tcBorders>
              <w:top w:val="single" w:sz="6" w:space="0" w:color="000000"/>
              <w:left w:val="single" w:sz="6" w:space="0" w:color="000000"/>
              <w:bottom w:val="single" w:sz="6" w:space="0" w:color="000000"/>
              <w:right w:val="single" w:sz="6" w:space="0" w:color="000000"/>
            </w:tcBorders>
          </w:tcPr>
          <w:p w14:paraId="71C4AFB3" w14:textId="77777777" w:rsidR="007D6067" w:rsidRDefault="007D6067" w:rsidP="0040791A">
            <w:pPr>
              <w:pStyle w:val="TableParagraph"/>
              <w:spacing w:line="255" w:lineRule="exact"/>
              <w:ind w:left="502" w:right="491"/>
              <w:jc w:val="center"/>
              <w:rPr>
                <w:sz w:val="24"/>
              </w:rPr>
            </w:pPr>
            <w:r>
              <w:rPr>
                <w:sz w:val="24"/>
              </w:rPr>
              <w:t>36</w:t>
            </w:r>
          </w:p>
        </w:tc>
        <w:tc>
          <w:tcPr>
            <w:tcW w:w="2311" w:type="dxa"/>
            <w:tcBorders>
              <w:top w:val="single" w:sz="6" w:space="0" w:color="000000"/>
              <w:left w:val="single" w:sz="6" w:space="0" w:color="000000"/>
              <w:bottom w:val="single" w:sz="6" w:space="0" w:color="000000"/>
              <w:right w:val="single" w:sz="6" w:space="0" w:color="000000"/>
            </w:tcBorders>
          </w:tcPr>
          <w:p w14:paraId="21956422" w14:textId="77777777" w:rsidR="007D6067" w:rsidRDefault="007D6067" w:rsidP="0040791A">
            <w:pPr>
              <w:pStyle w:val="TableParagraph"/>
              <w:spacing w:line="255" w:lineRule="exact"/>
              <w:ind w:left="508" w:right="494"/>
              <w:jc w:val="center"/>
              <w:rPr>
                <w:sz w:val="24"/>
              </w:rPr>
            </w:pPr>
            <w:r>
              <w:rPr>
                <w:sz w:val="24"/>
              </w:rPr>
              <w:t>60.536870</w:t>
            </w:r>
          </w:p>
        </w:tc>
        <w:tc>
          <w:tcPr>
            <w:tcW w:w="1796" w:type="dxa"/>
            <w:tcBorders>
              <w:top w:val="single" w:sz="6" w:space="0" w:color="000000"/>
              <w:left w:val="single" w:sz="6" w:space="0" w:color="000000"/>
              <w:bottom w:val="single" w:sz="6" w:space="0" w:color="000000"/>
            </w:tcBorders>
          </w:tcPr>
          <w:p w14:paraId="7B2F3ACC" w14:textId="77777777" w:rsidR="007D6067" w:rsidRDefault="007D6067" w:rsidP="0040791A">
            <w:pPr>
              <w:pStyle w:val="TableParagraph"/>
              <w:spacing w:line="255" w:lineRule="exact"/>
              <w:ind w:left="287"/>
              <w:rPr>
                <w:sz w:val="24"/>
              </w:rPr>
            </w:pPr>
            <w:r>
              <w:rPr>
                <w:sz w:val="24"/>
              </w:rPr>
              <w:t>-150.754724</w:t>
            </w:r>
          </w:p>
        </w:tc>
      </w:tr>
      <w:tr w:rsidR="007D6067" w14:paraId="18DD4A4B" w14:textId="77777777" w:rsidTr="0040791A">
        <w:trPr>
          <w:trHeight w:val="276"/>
        </w:trPr>
        <w:tc>
          <w:tcPr>
            <w:tcW w:w="3060" w:type="dxa"/>
            <w:tcBorders>
              <w:top w:val="single" w:sz="6" w:space="0" w:color="000000"/>
              <w:bottom w:val="single" w:sz="6" w:space="0" w:color="000000"/>
              <w:right w:val="single" w:sz="6" w:space="0" w:color="000000"/>
            </w:tcBorders>
          </w:tcPr>
          <w:p w14:paraId="4E84F71D" w14:textId="77777777" w:rsidR="007D6067" w:rsidRDefault="007D6067" w:rsidP="0040791A">
            <w:pPr>
              <w:pStyle w:val="TableParagraph"/>
              <w:spacing w:line="257" w:lineRule="exact"/>
              <w:ind w:left="92"/>
              <w:rPr>
                <w:sz w:val="24"/>
              </w:rPr>
            </w:pPr>
            <w:proofErr w:type="spellStart"/>
            <w:r>
              <w:rPr>
                <w:sz w:val="24"/>
              </w:rPr>
              <w:t>Killey</w:t>
            </w:r>
            <w:proofErr w:type="spellEnd"/>
            <w:r>
              <w:rPr>
                <w:sz w:val="24"/>
              </w:rPr>
              <w:t xml:space="preserve"> River</w:t>
            </w:r>
          </w:p>
        </w:tc>
        <w:tc>
          <w:tcPr>
            <w:tcW w:w="1469" w:type="dxa"/>
            <w:tcBorders>
              <w:top w:val="single" w:sz="6" w:space="0" w:color="000000"/>
              <w:left w:val="single" w:sz="6" w:space="0" w:color="000000"/>
              <w:bottom w:val="single" w:sz="6" w:space="0" w:color="000000"/>
              <w:right w:val="single" w:sz="6" w:space="0" w:color="000000"/>
            </w:tcBorders>
          </w:tcPr>
          <w:p w14:paraId="5E09037A" w14:textId="77777777" w:rsidR="007D6067" w:rsidRDefault="007D6067" w:rsidP="0040791A">
            <w:pPr>
              <w:pStyle w:val="TableParagraph"/>
              <w:spacing w:line="257" w:lineRule="exact"/>
              <w:ind w:left="502" w:right="491"/>
              <w:jc w:val="center"/>
              <w:rPr>
                <w:sz w:val="24"/>
              </w:rPr>
            </w:pPr>
            <w:r>
              <w:rPr>
                <w:sz w:val="24"/>
              </w:rPr>
              <w:t>44</w:t>
            </w:r>
          </w:p>
        </w:tc>
        <w:tc>
          <w:tcPr>
            <w:tcW w:w="2311" w:type="dxa"/>
            <w:tcBorders>
              <w:top w:val="single" w:sz="6" w:space="0" w:color="000000"/>
              <w:left w:val="single" w:sz="6" w:space="0" w:color="000000"/>
              <w:bottom w:val="single" w:sz="6" w:space="0" w:color="000000"/>
              <w:right w:val="single" w:sz="6" w:space="0" w:color="000000"/>
            </w:tcBorders>
          </w:tcPr>
          <w:p w14:paraId="1AD74766" w14:textId="77777777" w:rsidR="007D6067" w:rsidRDefault="007D6067" w:rsidP="0040791A">
            <w:pPr>
              <w:pStyle w:val="TableParagraph"/>
              <w:spacing w:line="257" w:lineRule="exact"/>
              <w:ind w:left="508" w:right="494"/>
              <w:jc w:val="center"/>
              <w:rPr>
                <w:sz w:val="24"/>
              </w:rPr>
            </w:pPr>
            <w:r>
              <w:rPr>
                <w:sz w:val="24"/>
              </w:rPr>
              <w:t>60.481518</w:t>
            </w:r>
          </w:p>
        </w:tc>
        <w:tc>
          <w:tcPr>
            <w:tcW w:w="1796" w:type="dxa"/>
            <w:tcBorders>
              <w:top w:val="single" w:sz="6" w:space="0" w:color="000000"/>
              <w:left w:val="single" w:sz="6" w:space="0" w:color="000000"/>
              <w:bottom w:val="single" w:sz="6" w:space="0" w:color="000000"/>
            </w:tcBorders>
          </w:tcPr>
          <w:p w14:paraId="4FDAD2FE" w14:textId="77777777" w:rsidR="007D6067" w:rsidRDefault="007D6067" w:rsidP="0040791A">
            <w:pPr>
              <w:pStyle w:val="TableParagraph"/>
              <w:spacing w:line="257" w:lineRule="exact"/>
              <w:ind w:left="287"/>
              <w:rPr>
                <w:sz w:val="24"/>
              </w:rPr>
            </w:pPr>
            <w:r>
              <w:rPr>
                <w:sz w:val="24"/>
              </w:rPr>
              <w:t>-150.632498</w:t>
            </w:r>
          </w:p>
        </w:tc>
      </w:tr>
      <w:tr w:rsidR="007D6067" w14:paraId="41A4460D" w14:textId="77777777" w:rsidTr="0040791A">
        <w:trPr>
          <w:trHeight w:val="275"/>
        </w:trPr>
        <w:tc>
          <w:tcPr>
            <w:tcW w:w="3060" w:type="dxa"/>
            <w:tcBorders>
              <w:top w:val="single" w:sz="6" w:space="0" w:color="000000"/>
              <w:bottom w:val="single" w:sz="6" w:space="0" w:color="000000"/>
              <w:right w:val="single" w:sz="6" w:space="0" w:color="000000"/>
            </w:tcBorders>
          </w:tcPr>
          <w:p w14:paraId="7C77E7EC" w14:textId="77777777" w:rsidR="007D6067" w:rsidRDefault="007D6067" w:rsidP="0040791A">
            <w:pPr>
              <w:pStyle w:val="TableParagraph"/>
              <w:spacing w:line="255" w:lineRule="exact"/>
              <w:ind w:left="92"/>
              <w:rPr>
                <w:sz w:val="24"/>
              </w:rPr>
            </w:pPr>
            <w:r>
              <w:rPr>
                <w:sz w:val="24"/>
              </w:rPr>
              <w:t>Russian River</w:t>
            </w:r>
          </w:p>
        </w:tc>
        <w:tc>
          <w:tcPr>
            <w:tcW w:w="1469" w:type="dxa"/>
            <w:tcBorders>
              <w:top w:val="single" w:sz="6" w:space="0" w:color="000000"/>
              <w:left w:val="single" w:sz="6" w:space="0" w:color="000000"/>
              <w:bottom w:val="single" w:sz="6" w:space="0" w:color="000000"/>
              <w:right w:val="single" w:sz="6" w:space="0" w:color="000000"/>
            </w:tcBorders>
          </w:tcPr>
          <w:p w14:paraId="1F095048" w14:textId="77777777" w:rsidR="007D6067" w:rsidRDefault="007D6067" w:rsidP="0040791A">
            <w:pPr>
              <w:pStyle w:val="TableParagraph"/>
              <w:spacing w:line="255" w:lineRule="exact"/>
              <w:ind w:left="502" w:right="491"/>
              <w:jc w:val="center"/>
              <w:rPr>
                <w:sz w:val="24"/>
              </w:rPr>
            </w:pPr>
            <w:r>
              <w:rPr>
                <w:sz w:val="24"/>
              </w:rPr>
              <w:t>74</w:t>
            </w:r>
          </w:p>
        </w:tc>
        <w:tc>
          <w:tcPr>
            <w:tcW w:w="2311" w:type="dxa"/>
            <w:tcBorders>
              <w:top w:val="single" w:sz="6" w:space="0" w:color="000000"/>
              <w:left w:val="single" w:sz="6" w:space="0" w:color="000000"/>
              <w:bottom w:val="single" w:sz="6" w:space="0" w:color="000000"/>
              <w:right w:val="single" w:sz="6" w:space="0" w:color="000000"/>
            </w:tcBorders>
          </w:tcPr>
          <w:p w14:paraId="4359A443" w14:textId="77777777" w:rsidR="007D6067" w:rsidRDefault="007D6067" w:rsidP="0040791A">
            <w:pPr>
              <w:pStyle w:val="TableParagraph"/>
              <w:spacing w:line="255" w:lineRule="exact"/>
              <w:ind w:left="508" w:right="494"/>
              <w:jc w:val="center"/>
              <w:rPr>
                <w:sz w:val="24"/>
              </w:rPr>
            </w:pPr>
            <w:r>
              <w:rPr>
                <w:sz w:val="24"/>
              </w:rPr>
              <w:t>60.484622</w:t>
            </w:r>
          </w:p>
        </w:tc>
        <w:tc>
          <w:tcPr>
            <w:tcW w:w="1796" w:type="dxa"/>
            <w:tcBorders>
              <w:top w:val="single" w:sz="6" w:space="0" w:color="000000"/>
              <w:left w:val="single" w:sz="6" w:space="0" w:color="000000"/>
              <w:bottom w:val="single" w:sz="6" w:space="0" w:color="000000"/>
            </w:tcBorders>
          </w:tcPr>
          <w:p w14:paraId="60FF6A77" w14:textId="77777777" w:rsidR="007D6067" w:rsidRDefault="007D6067" w:rsidP="0040791A">
            <w:pPr>
              <w:pStyle w:val="TableParagraph"/>
              <w:spacing w:line="255" w:lineRule="exact"/>
              <w:ind w:left="287"/>
              <w:rPr>
                <w:sz w:val="24"/>
              </w:rPr>
            </w:pPr>
            <w:r>
              <w:rPr>
                <w:sz w:val="24"/>
              </w:rPr>
              <w:t>-149.993955</w:t>
            </w:r>
          </w:p>
        </w:tc>
      </w:tr>
      <w:tr w:rsidR="007D6067" w14:paraId="527BC879" w14:textId="77777777" w:rsidTr="0040791A">
        <w:trPr>
          <w:trHeight w:val="276"/>
        </w:trPr>
        <w:tc>
          <w:tcPr>
            <w:tcW w:w="3060" w:type="dxa"/>
            <w:tcBorders>
              <w:top w:val="single" w:sz="6" w:space="0" w:color="000000"/>
              <w:bottom w:val="single" w:sz="6" w:space="0" w:color="000000"/>
              <w:right w:val="single" w:sz="6" w:space="0" w:color="000000"/>
            </w:tcBorders>
          </w:tcPr>
          <w:p w14:paraId="56202D00" w14:textId="77777777" w:rsidR="007D6067" w:rsidRDefault="007D6067" w:rsidP="0040791A">
            <w:pPr>
              <w:pStyle w:val="TableParagraph"/>
              <w:spacing w:line="257" w:lineRule="exact"/>
              <w:ind w:left="92"/>
              <w:rPr>
                <w:sz w:val="24"/>
              </w:rPr>
            </w:pPr>
            <w:r>
              <w:rPr>
                <w:sz w:val="24"/>
              </w:rPr>
              <w:t>Juneau Creek</w:t>
            </w:r>
          </w:p>
        </w:tc>
        <w:tc>
          <w:tcPr>
            <w:tcW w:w="1469" w:type="dxa"/>
            <w:tcBorders>
              <w:top w:val="single" w:sz="6" w:space="0" w:color="000000"/>
              <w:left w:val="single" w:sz="6" w:space="0" w:color="000000"/>
              <w:bottom w:val="single" w:sz="6" w:space="0" w:color="000000"/>
              <w:right w:val="single" w:sz="6" w:space="0" w:color="000000"/>
            </w:tcBorders>
          </w:tcPr>
          <w:p w14:paraId="2B6B2F65" w14:textId="77777777" w:rsidR="007D6067" w:rsidRDefault="007D6067" w:rsidP="0040791A">
            <w:pPr>
              <w:pStyle w:val="TableParagraph"/>
              <w:spacing w:line="257" w:lineRule="exact"/>
              <w:ind w:left="502" w:right="491"/>
              <w:jc w:val="center"/>
              <w:rPr>
                <w:sz w:val="24"/>
              </w:rPr>
            </w:pPr>
            <w:r>
              <w:rPr>
                <w:sz w:val="24"/>
              </w:rPr>
              <w:t>79.5</w:t>
            </w:r>
          </w:p>
        </w:tc>
        <w:tc>
          <w:tcPr>
            <w:tcW w:w="2311" w:type="dxa"/>
            <w:tcBorders>
              <w:top w:val="single" w:sz="6" w:space="0" w:color="000000"/>
              <w:left w:val="single" w:sz="6" w:space="0" w:color="000000"/>
              <w:bottom w:val="single" w:sz="6" w:space="0" w:color="000000"/>
              <w:right w:val="single" w:sz="6" w:space="0" w:color="000000"/>
            </w:tcBorders>
          </w:tcPr>
          <w:p w14:paraId="4A05F9BA" w14:textId="77777777" w:rsidR="007D6067" w:rsidRDefault="007D6067" w:rsidP="0040791A">
            <w:pPr>
              <w:pStyle w:val="TableParagraph"/>
              <w:spacing w:line="257" w:lineRule="exact"/>
              <w:ind w:left="508" w:right="494"/>
              <w:jc w:val="center"/>
              <w:rPr>
                <w:sz w:val="24"/>
              </w:rPr>
            </w:pPr>
            <w:r>
              <w:rPr>
                <w:sz w:val="24"/>
              </w:rPr>
              <w:t>60.489</w:t>
            </w:r>
          </w:p>
        </w:tc>
        <w:tc>
          <w:tcPr>
            <w:tcW w:w="1796" w:type="dxa"/>
            <w:tcBorders>
              <w:top w:val="single" w:sz="6" w:space="0" w:color="000000"/>
              <w:left w:val="single" w:sz="6" w:space="0" w:color="000000"/>
              <w:bottom w:val="single" w:sz="6" w:space="0" w:color="000000"/>
            </w:tcBorders>
          </w:tcPr>
          <w:p w14:paraId="624A2BB6" w14:textId="77777777" w:rsidR="007D6067" w:rsidRDefault="007D6067" w:rsidP="0040791A">
            <w:pPr>
              <w:pStyle w:val="TableParagraph"/>
              <w:spacing w:line="257" w:lineRule="exact"/>
              <w:ind w:left="467"/>
              <w:rPr>
                <w:sz w:val="24"/>
              </w:rPr>
            </w:pPr>
            <w:r>
              <w:rPr>
                <w:sz w:val="24"/>
              </w:rPr>
              <w:t>-149.877</w:t>
            </w:r>
          </w:p>
        </w:tc>
      </w:tr>
    </w:tbl>
    <w:p w14:paraId="30C5FD8D" w14:textId="369CDD78" w:rsidR="004D09A6" w:rsidRDefault="004D09A6" w:rsidP="00B74CB3">
      <w:pPr>
        <w:pStyle w:val="BodyText"/>
        <w:ind w:right="219"/>
        <w:jc w:val="both"/>
      </w:pPr>
    </w:p>
    <w:p w14:paraId="3AE916DE" w14:textId="1B1F0710" w:rsidR="004D09A6" w:rsidRDefault="004D09A6" w:rsidP="00D74E5D">
      <w:pPr>
        <w:pStyle w:val="BodyText"/>
        <w:ind w:left="360" w:right="219"/>
        <w:jc w:val="both"/>
      </w:pPr>
    </w:p>
    <w:p w14:paraId="105E9E13" w14:textId="1544E6A8" w:rsidR="004D09A6" w:rsidRDefault="004D09A6" w:rsidP="00D74E5D">
      <w:pPr>
        <w:pStyle w:val="BodyText"/>
        <w:ind w:left="360" w:right="219"/>
        <w:jc w:val="both"/>
      </w:pPr>
      <w:r>
        <w:rPr>
          <w:noProof/>
          <w:sz w:val="20"/>
        </w:rPr>
        <w:drawing>
          <wp:inline distT="0" distB="0" distL="0" distR="0" wp14:anchorId="53CFD80D" wp14:editId="67A04037">
            <wp:extent cx="5198679" cy="4023360"/>
            <wp:effectExtent l="0" t="0" r="0" b="0"/>
            <wp:docPr id="11" name="image6.jpeg" descr="black_white_baseline_3_3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198679" cy="4023360"/>
                    </a:xfrm>
                    <a:prstGeom prst="rect">
                      <a:avLst/>
                    </a:prstGeom>
                  </pic:spPr>
                </pic:pic>
              </a:graphicData>
            </a:graphic>
          </wp:inline>
        </w:drawing>
      </w:r>
    </w:p>
    <w:p w14:paraId="0F516CDD" w14:textId="5CFC87CB" w:rsidR="004D09A6" w:rsidRPr="00662FD7" w:rsidRDefault="00662FD7" w:rsidP="00662FD7">
      <w:pPr>
        <w:pStyle w:val="Caption"/>
        <w:ind w:firstLine="360"/>
        <w:rPr>
          <w:i w:val="0"/>
          <w:color w:val="auto"/>
          <w:sz w:val="24"/>
          <w:szCs w:val="24"/>
        </w:rPr>
      </w:pPr>
      <w:bookmarkStart w:id="133" w:name="_Toc118195316"/>
      <w:r w:rsidRPr="00662FD7">
        <w:rPr>
          <w:i w:val="0"/>
          <w:color w:val="auto"/>
          <w:sz w:val="24"/>
          <w:szCs w:val="24"/>
        </w:rPr>
        <w:t xml:space="preserve">Figure </w:t>
      </w:r>
      <w:r w:rsidRPr="00662FD7">
        <w:rPr>
          <w:i w:val="0"/>
          <w:color w:val="auto"/>
          <w:sz w:val="24"/>
          <w:szCs w:val="24"/>
        </w:rPr>
        <w:fldChar w:fldCharType="begin"/>
      </w:r>
      <w:r w:rsidRPr="00662FD7">
        <w:rPr>
          <w:i w:val="0"/>
          <w:color w:val="auto"/>
          <w:sz w:val="24"/>
          <w:szCs w:val="24"/>
        </w:rPr>
        <w:instrText xml:space="preserve"> SEQ Figure \* ARABIC </w:instrText>
      </w:r>
      <w:r w:rsidRPr="00662FD7">
        <w:rPr>
          <w:i w:val="0"/>
          <w:color w:val="auto"/>
          <w:sz w:val="24"/>
          <w:szCs w:val="24"/>
        </w:rPr>
        <w:fldChar w:fldCharType="separate"/>
      </w:r>
      <w:r w:rsidR="00AD3520">
        <w:rPr>
          <w:i w:val="0"/>
          <w:noProof/>
          <w:color w:val="auto"/>
          <w:sz w:val="24"/>
          <w:szCs w:val="24"/>
        </w:rPr>
        <w:t>2</w:t>
      </w:r>
      <w:r w:rsidRPr="00662FD7">
        <w:rPr>
          <w:i w:val="0"/>
          <w:color w:val="auto"/>
          <w:sz w:val="24"/>
          <w:szCs w:val="24"/>
        </w:rPr>
        <w:fldChar w:fldCharType="end"/>
      </w:r>
      <w:r>
        <w:rPr>
          <w:i w:val="0"/>
          <w:color w:val="auto"/>
          <w:sz w:val="24"/>
          <w:szCs w:val="24"/>
        </w:rPr>
        <w:t xml:space="preserve">. </w:t>
      </w:r>
      <w:r w:rsidR="004D09A6" w:rsidRPr="00662FD7">
        <w:rPr>
          <w:i w:val="0"/>
          <w:color w:val="auto"/>
          <w:sz w:val="24"/>
          <w:szCs w:val="24"/>
        </w:rPr>
        <w:t>Map of the multi-agency baseline sample locations and the Kenai River watershed.</w:t>
      </w:r>
      <w:bookmarkEnd w:id="133"/>
    </w:p>
    <w:p w14:paraId="4564ADF0" w14:textId="37DD8416" w:rsidR="00944357" w:rsidRDefault="00944357" w:rsidP="009D3EAA">
      <w:pPr>
        <w:pStyle w:val="BodyText"/>
        <w:spacing w:before="89"/>
        <w:ind w:left="360" w:right="220"/>
        <w:jc w:val="both"/>
      </w:pPr>
      <w:r>
        <w:t xml:space="preserve">The City of Soldotna Wastewater Treatment Plant has the capability and equipment to </w:t>
      </w:r>
      <w:proofErr w:type="gramStart"/>
      <w:r>
        <w:t>test</w:t>
      </w:r>
      <w:r>
        <w:rPr>
          <w:spacing w:val="-43"/>
        </w:rPr>
        <w:t xml:space="preserve">  </w:t>
      </w:r>
      <w:r>
        <w:t>the</w:t>
      </w:r>
      <w:proofErr w:type="gramEnd"/>
      <w:r>
        <w:t xml:space="preserve"> following parameters and will do so as time allows and staffs are available and willing to donate</w:t>
      </w:r>
      <w:r>
        <w:rPr>
          <w:spacing w:val="-1"/>
        </w:rPr>
        <w:t xml:space="preserve"> </w:t>
      </w:r>
      <w:r>
        <w:t>time:</w:t>
      </w:r>
    </w:p>
    <w:p w14:paraId="61C565E1" w14:textId="77777777" w:rsidR="006B2794" w:rsidRDefault="00944357" w:rsidP="006128E6">
      <w:pPr>
        <w:pStyle w:val="BodyText"/>
        <w:numPr>
          <w:ilvl w:val="0"/>
          <w:numId w:val="15"/>
        </w:numPr>
        <w:spacing w:before="89"/>
        <w:ind w:right="220"/>
        <w:jc w:val="both"/>
      </w:pPr>
      <w:r w:rsidRPr="009D3EAA">
        <w:t>Turbidity</w:t>
      </w:r>
    </w:p>
    <w:p w14:paraId="60DD8FB4" w14:textId="721D1BEE" w:rsidR="009D3EAA" w:rsidRDefault="00944357" w:rsidP="006128E6">
      <w:pPr>
        <w:pStyle w:val="BodyText"/>
        <w:numPr>
          <w:ilvl w:val="0"/>
          <w:numId w:val="15"/>
        </w:numPr>
        <w:spacing w:before="89"/>
        <w:ind w:right="220"/>
        <w:jc w:val="both"/>
      </w:pPr>
      <w:r w:rsidRPr="009D3EAA">
        <w:t>Conductivity</w:t>
      </w:r>
    </w:p>
    <w:p w14:paraId="06302EAA" w14:textId="77777777" w:rsidR="009D3EAA" w:rsidRDefault="00944357" w:rsidP="006128E6">
      <w:pPr>
        <w:pStyle w:val="BodyText"/>
        <w:numPr>
          <w:ilvl w:val="0"/>
          <w:numId w:val="15"/>
        </w:numPr>
        <w:spacing w:before="89"/>
        <w:ind w:right="220"/>
        <w:jc w:val="both"/>
      </w:pPr>
      <w:r w:rsidRPr="009D3EAA">
        <w:t>pH</w:t>
      </w:r>
    </w:p>
    <w:p w14:paraId="73CC0AAC" w14:textId="77777777" w:rsidR="009D3EAA" w:rsidRDefault="00944357" w:rsidP="006128E6">
      <w:pPr>
        <w:pStyle w:val="BodyText"/>
        <w:numPr>
          <w:ilvl w:val="0"/>
          <w:numId w:val="15"/>
        </w:numPr>
        <w:spacing w:before="89"/>
        <w:ind w:right="220"/>
        <w:jc w:val="both"/>
      </w:pPr>
      <w:r w:rsidRPr="009D3EAA">
        <w:t>Total Suspended</w:t>
      </w:r>
      <w:r w:rsidRPr="009D3EAA">
        <w:rPr>
          <w:spacing w:val="-1"/>
        </w:rPr>
        <w:t xml:space="preserve"> </w:t>
      </w:r>
      <w:r w:rsidRPr="009D3EAA">
        <w:t>Solids</w:t>
      </w:r>
    </w:p>
    <w:p w14:paraId="145C8141" w14:textId="4FBBD44A" w:rsidR="00944357" w:rsidRPr="009D3EAA" w:rsidRDefault="00944357" w:rsidP="006128E6">
      <w:pPr>
        <w:pStyle w:val="BodyText"/>
        <w:numPr>
          <w:ilvl w:val="0"/>
          <w:numId w:val="15"/>
        </w:numPr>
        <w:spacing w:before="89"/>
        <w:ind w:right="220"/>
        <w:jc w:val="both"/>
      </w:pPr>
      <w:r w:rsidRPr="009D3EAA">
        <w:t>Fecal</w:t>
      </w:r>
      <w:r w:rsidRPr="009D3EAA">
        <w:rPr>
          <w:spacing w:val="-1"/>
        </w:rPr>
        <w:t xml:space="preserve"> </w:t>
      </w:r>
      <w:r w:rsidRPr="009D3EAA">
        <w:t>Coliform</w:t>
      </w:r>
    </w:p>
    <w:p w14:paraId="4C2624A9" w14:textId="77777777" w:rsidR="002149C0" w:rsidRDefault="002149C0" w:rsidP="002149C0">
      <w:pPr>
        <w:pStyle w:val="BodyText"/>
        <w:jc w:val="both"/>
      </w:pPr>
    </w:p>
    <w:p w14:paraId="509EBA36" w14:textId="7101CF3B" w:rsidR="00944357" w:rsidRDefault="00944357" w:rsidP="009D3EAA">
      <w:pPr>
        <w:pStyle w:val="BodyText"/>
        <w:ind w:left="360"/>
        <w:jc w:val="both"/>
      </w:pPr>
      <w:r>
        <w:t>SGS Anchorage will be under contract for a more intensive analysis of water quality parameters including:</w:t>
      </w:r>
    </w:p>
    <w:p w14:paraId="6D7806BD" w14:textId="30A767B0" w:rsidR="009D3EAA" w:rsidRDefault="009D3EAA" w:rsidP="009D3EAA">
      <w:pPr>
        <w:pStyle w:val="BodyText"/>
        <w:ind w:left="360"/>
        <w:jc w:val="both"/>
      </w:pPr>
    </w:p>
    <w:p w14:paraId="17BA108F" w14:textId="77777777" w:rsidR="009D3EAA" w:rsidRDefault="00944357" w:rsidP="006128E6">
      <w:pPr>
        <w:pStyle w:val="BodyText"/>
        <w:numPr>
          <w:ilvl w:val="0"/>
          <w:numId w:val="16"/>
        </w:numPr>
        <w:jc w:val="both"/>
      </w:pPr>
      <w:r w:rsidRPr="009D3EAA">
        <w:t>Hydrocarbons</w:t>
      </w:r>
    </w:p>
    <w:p w14:paraId="20FAE873" w14:textId="77777777" w:rsidR="009D3EAA" w:rsidRDefault="00944357" w:rsidP="006128E6">
      <w:pPr>
        <w:pStyle w:val="BodyText"/>
        <w:numPr>
          <w:ilvl w:val="0"/>
          <w:numId w:val="16"/>
        </w:numPr>
        <w:jc w:val="both"/>
      </w:pPr>
      <w:r w:rsidRPr="009D3EAA">
        <w:t>Trace</w:t>
      </w:r>
      <w:r w:rsidRPr="009D3EAA">
        <w:rPr>
          <w:spacing w:val="-1"/>
        </w:rPr>
        <w:t xml:space="preserve"> </w:t>
      </w:r>
      <w:r w:rsidRPr="009D3EAA">
        <w:t>Metals</w:t>
      </w:r>
    </w:p>
    <w:p w14:paraId="78047B9F" w14:textId="77777777" w:rsidR="009D3EAA" w:rsidRDefault="00944357" w:rsidP="006128E6">
      <w:pPr>
        <w:pStyle w:val="BodyText"/>
        <w:numPr>
          <w:ilvl w:val="0"/>
          <w:numId w:val="16"/>
        </w:numPr>
        <w:jc w:val="both"/>
      </w:pPr>
      <w:r w:rsidRPr="009D3EAA">
        <w:t>Total</w:t>
      </w:r>
      <w:r w:rsidRPr="009D3EAA">
        <w:rPr>
          <w:spacing w:val="-1"/>
        </w:rPr>
        <w:t xml:space="preserve"> </w:t>
      </w:r>
      <w:r w:rsidRPr="009D3EAA">
        <w:t>Phosphorous</w:t>
      </w:r>
    </w:p>
    <w:p w14:paraId="7BBCD26A" w14:textId="24A20E1F" w:rsidR="00944357" w:rsidRPr="009D3EAA" w:rsidRDefault="00944357" w:rsidP="006128E6">
      <w:pPr>
        <w:pStyle w:val="BodyText"/>
        <w:numPr>
          <w:ilvl w:val="0"/>
          <w:numId w:val="16"/>
        </w:numPr>
        <w:jc w:val="both"/>
      </w:pPr>
      <w:r w:rsidRPr="009D3EAA">
        <w:t>Nitrates</w:t>
      </w:r>
    </w:p>
    <w:p w14:paraId="15E13987" w14:textId="77777777" w:rsidR="00944357" w:rsidRDefault="00944357" w:rsidP="00944357">
      <w:pPr>
        <w:tabs>
          <w:tab w:val="left" w:pos="1047"/>
          <w:tab w:val="left" w:pos="1048"/>
        </w:tabs>
        <w:spacing w:line="293" w:lineRule="exact"/>
        <w:rPr>
          <w:sz w:val="24"/>
        </w:rPr>
      </w:pPr>
    </w:p>
    <w:p w14:paraId="5E60E891" w14:textId="77777777" w:rsidR="009D3EAA" w:rsidRDefault="00944357" w:rsidP="009D3EAA">
      <w:pPr>
        <w:pStyle w:val="BodyText"/>
        <w:ind w:left="360"/>
      </w:pPr>
      <w:proofErr w:type="spellStart"/>
      <w:r w:rsidRPr="009D3EAA">
        <w:t>Tauriainen</w:t>
      </w:r>
      <w:proofErr w:type="spellEnd"/>
      <w:r w:rsidRPr="009D3EAA">
        <w:t xml:space="preserve"> Engineering &amp; Testing will be under contract for analysis of water quality parameters including:</w:t>
      </w:r>
    </w:p>
    <w:p w14:paraId="574B5703" w14:textId="77777777" w:rsidR="009D3EAA" w:rsidRDefault="009D3EAA" w:rsidP="009D3EAA">
      <w:pPr>
        <w:pStyle w:val="BodyText"/>
        <w:ind w:left="360"/>
      </w:pPr>
    </w:p>
    <w:p w14:paraId="2109B1C3" w14:textId="46C6E4FB" w:rsidR="00944357" w:rsidRPr="009D3EAA" w:rsidRDefault="00944357" w:rsidP="006128E6">
      <w:pPr>
        <w:pStyle w:val="BodyText"/>
        <w:numPr>
          <w:ilvl w:val="0"/>
          <w:numId w:val="17"/>
        </w:numPr>
      </w:pPr>
      <w:r w:rsidRPr="009D3EAA">
        <w:t xml:space="preserve">Fecal Coliform </w:t>
      </w:r>
      <w:r w:rsidRPr="00434CF1">
        <w:t>(when the City of Soldotna cannot provide this</w:t>
      </w:r>
      <w:r w:rsidRPr="009D3EAA">
        <w:rPr>
          <w:spacing w:val="-7"/>
        </w:rPr>
        <w:t xml:space="preserve"> </w:t>
      </w:r>
      <w:r w:rsidRPr="00434CF1">
        <w:t>analysis)</w:t>
      </w:r>
    </w:p>
    <w:p w14:paraId="0BF54588" w14:textId="77777777" w:rsidR="00944357" w:rsidRDefault="00944357" w:rsidP="00944357">
      <w:pPr>
        <w:pStyle w:val="BodyText"/>
        <w:spacing w:before="9"/>
        <w:rPr>
          <w:sz w:val="23"/>
        </w:rPr>
      </w:pPr>
    </w:p>
    <w:p w14:paraId="5B793504" w14:textId="2B6C23F2" w:rsidR="00944357" w:rsidRPr="00C75F2A" w:rsidRDefault="00944357" w:rsidP="009D3EAA">
      <w:pPr>
        <w:pStyle w:val="BodyText"/>
        <w:spacing w:before="1"/>
        <w:ind w:left="360" w:right="320"/>
        <w:rPr>
          <w:ins w:id="134" w:author="ben" w:date="2022-10-19T10:35:00Z"/>
        </w:rPr>
      </w:pPr>
      <w:r>
        <w:t>Agency representatives receive training on sampling techniques directly from the SGS and the</w:t>
      </w:r>
      <w:r w:rsidR="009D3EAA">
        <w:t xml:space="preserve"> </w:t>
      </w:r>
      <w:r>
        <w:lastRenderedPageBreak/>
        <w:t xml:space="preserve">KWF Quality Assurance Officer on the day prior to sampling. Each team receiving training will be assigned from 1 to 5 sites to collect multiple water samples. </w:t>
      </w:r>
      <w:ins w:id="135" w:author="ben" w:date="2022-10-19T10:34:00Z">
        <w:r>
          <w:t>Total suspended solids</w:t>
        </w:r>
      </w:ins>
      <w:del w:id="136" w:author="ben" w:date="2022-10-19T10:34:00Z">
        <w:r w:rsidDel="00944357">
          <w:delText>These</w:delText>
        </w:r>
      </w:del>
      <w:r>
        <w:t xml:space="preserve"> samples will be taken directly to the City of Soldotna Wastewater Treatment for </w:t>
      </w:r>
      <w:del w:id="137" w:author="ben" w:date="2022-10-19T10:34:00Z">
        <w:r w:rsidRPr="00C75F2A" w:rsidDel="00944357">
          <w:delText xml:space="preserve">partial </w:delText>
        </w:r>
      </w:del>
      <w:r w:rsidRPr="00C75F2A">
        <w:t xml:space="preserve">analysis within the capacity of the Soldotna Wastewater treatment plant. Remaining samples will be sent to SGS or </w:t>
      </w:r>
      <w:proofErr w:type="spellStart"/>
      <w:r w:rsidRPr="00C75F2A">
        <w:t>Tauriainen</w:t>
      </w:r>
      <w:proofErr w:type="spellEnd"/>
      <w:r w:rsidRPr="00C75F2A">
        <w:t xml:space="preserve"> for the more specific analysis as described above. </w:t>
      </w:r>
    </w:p>
    <w:p w14:paraId="467C7725" w14:textId="2FF397AA" w:rsidR="00260B58" w:rsidRPr="00C75F2A" w:rsidRDefault="00260B58" w:rsidP="00944357">
      <w:pPr>
        <w:pStyle w:val="BodyText"/>
        <w:spacing w:before="1"/>
        <w:ind w:left="687" w:right="320"/>
        <w:rPr>
          <w:ins w:id="138" w:author="ben" w:date="2022-10-19T10:35:00Z"/>
        </w:rPr>
      </w:pPr>
    </w:p>
    <w:p w14:paraId="1B3795B1" w14:textId="3E76620C" w:rsidR="00260B58" w:rsidRPr="00C75F2A" w:rsidRDefault="00260B58" w:rsidP="00260B58">
      <w:pPr>
        <w:pStyle w:val="BodyText"/>
        <w:spacing w:before="1"/>
        <w:ind w:right="320"/>
        <w:rPr>
          <w:ins w:id="139" w:author="ben" w:date="2022-10-19T10:35:00Z"/>
        </w:rPr>
      </w:pPr>
    </w:p>
    <w:p w14:paraId="6585368D" w14:textId="5C0DA8F5" w:rsidR="00260B58" w:rsidRPr="00C75F2A" w:rsidRDefault="00260B58" w:rsidP="009D3EAA">
      <w:pPr>
        <w:pStyle w:val="Heading2"/>
        <w:ind w:left="0" w:firstLine="360"/>
        <w:rPr>
          <w:i w:val="0"/>
        </w:rPr>
      </w:pPr>
      <w:bookmarkStart w:id="140" w:name="_Toc117087854"/>
      <w:r w:rsidRPr="00C75F2A">
        <w:rPr>
          <w:i w:val="0"/>
        </w:rPr>
        <w:t>B2</w:t>
      </w:r>
      <w:r w:rsidR="00B54A80" w:rsidRPr="00C75F2A">
        <w:rPr>
          <w:i w:val="0"/>
        </w:rPr>
        <w:t xml:space="preserve">. </w:t>
      </w:r>
      <w:r w:rsidRPr="00C75F2A">
        <w:rPr>
          <w:i w:val="0"/>
        </w:rPr>
        <w:t>Sampling Methods</w:t>
      </w:r>
      <w:r w:rsidRPr="00C75F2A">
        <w:rPr>
          <w:i w:val="0"/>
          <w:spacing w:val="-2"/>
        </w:rPr>
        <w:t xml:space="preserve"> </w:t>
      </w:r>
      <w:r w:rsidRPr="00C75F2A">
        <w:rPr>
          <w:i w:val="0"/>
        </w:rPr>
        <w:t>Requirements</w:t>
      </w:r>
      <w:bookmarkEnd w:id="140"/>
    </w:p>
    <w:p w14:paraId="428AB516" w14:textId="77777777" w:rsidR="00260B58" w:rsidRPr="00C75F2A" w:rsidRDefault="00260B58" w:rsidP="00260B58">
      <w:pPr>
        <w:pStyle w:val="BodyText"/>
        <w:rPr>
          <w:b/>
        </w:rPr>
      </w:pPr>
    </w:p>
    <w:p w14:paraId="5E51F31E" w14:textId="77777777" w:rsidR="00260B58" w:rsidRPr="00C75F2A" w:rsidRDefault="00260B58" w:rsidP="009D3EAA">
      <w:pPr>
        <w:pStyle w:val="BodyText"/>
        <w:ind w:firstLine="360"/>
        <w:rPr>
          <w:b/>
          <w:i/>
        </w:rPr>
      </w:pPr>
      <w:bookmarkStart w:id="141" w:name="_Toc96073963"/>
      <w:r w:rsidRPr="00C75F2A">
        <w:rPr>
          <w:b/>
          <w:i/>
        </w:rPr>
        <w:t>Agency Baseline</w:t>
      </w:r>
      <w:bookmarkEnd w:id="141"/>
    </w:p>
    <w:p w14:paraId="3CDD494F" w14:textId="312D7E57" w:rsidR="00CF4205" w:rsidRDefault="00260B58" w:rsidP="00635247">
      <w:pPr>
        <w:pStyle w:val="BodyText"/>
        <w:ind w:left="360" w:right="555"/>
      </w:pPr>
      <w:r w:rsidRPr="00C75F2A">
        <w:t>The Project QA Officer is responsible for making sure written instructions are provided to each of the monitoring teams during the training that occurs on the day prior to sampling. Sample containers with unique sample numbers will be provided to the sampling teams.</w:t>
      </w:r>
      <w:r w:rsidR="00C75F2A" w:rsidRPr="00C75F2A">
        <w:t xml:space="preserve"> </w:t>
      </w:r>
      <w:r w:rsidRPr="00C75F2A">
        <w:t>These containers are to be filled following the aforementioned instruction sheet. Collection techniques will be demonstrated and monitors will be able to practice sampling under the supervision of the project QA Officer on the day prior to collection. Agency Baseline Monitoring Procedures are included in Appendix B.</w:t>
      </w:r>
    </w:p>
    <w:p w14:paraId="3A8C9B72" w14:textId="77777777" w:rsidR="00CF4205" w:rsidRPr="00C75F2A" w:rsidRDefault="00CF4205" w:rsidP="00260B58">
      <w:pPr>
        <w:pStyle w:val="BodyText"/>
        <w:spacing w:before="11"/>
      </w:pPr>
    </w:p>
    <w:p w14:paraId="113B6E1C" w14:textId="145221CE" w:rsidR="00260B58" w:rsidRPr="00C75F2A" w:rsidRDefault="00260B58" w:rsidP="0007134B">
      <w:pPr>
        <w:pStyle w:val="BodyText"/>
        <w:ind w:left="360" w:right="301"/>
      </w:pPr>
      <w:r w:rsidRPr="00C75F2A">
        <w:t>Surface water samples will be taken at all 2</w:t>
      </w:r>
      <w:r w:rsidR="00B54A80" w:rsidRPr="00C75F2A">
        <w:t>2</w:t>
      </w:r>
      <w:r w:rsidRPr="00C75F2A">
        <w:t xml:space="preserve"> stations during </w:t>
      </w:r>
      <w:r w:rsidR="0007134B" w:rsidRPr="00C75F2A">
        <w:t>April breakup when the river is at low flow</w:t>
      </w:r>
      <w:r w:rsidR="0007134B">
        <w:t xml:space="preserve"> and then again during </w:t>
      </w:r>
      <w:r w:rsidRPr="00C75F2A">
        <w:t>July when the river is heavily used and is at high flow. Monitors will face upstream while collecting water samples. Monitors will take water samples by inverting the bottles to six inches below water line then turning the bottle upright to collect the sample at that water level. They will ensure that they are not downstream of any boats or other river obstacles that may be adding concentrated products into the water column</w:t>
      </w:r>
      <w:r w:rsidRPr="00C75F2A">
        <w:rPr>
          <w:color w:val="FF0000"/>
        </w:rPr>
        <w:t xml:space="preserve">. </w:t>
      </w:r>
      <w:r w:rsidRPr="00C75F2A">
        <w:t>Samples collected in the main stem of the Kenai River, unless otherwise noted on the data collection sheet for safety reasons, will be collected at least 10 feet away from the riverbank. Samples from a tributary stream will be collected upstream of the mixing zone with the Kenai River.</w:t>
      </w:r>
    </w:p>
    <w:p w14:paraId="2FFBF0DB" w14:textId="77777777" w:rsidR="00260B58" w:rsidRPr="00C75F2A" w:rsidRDefault="00260B58" w:rsidP="00260B58">
      <w:pPr>
        <w:pStyle w:val="BodyText"/>
      </w:pPr>
    </w:p>
    <w:p w14:paraId="6F53BC60" w14:textId="28EA50CB" w:rsidR="00260B58" w:rsidRPr="00C75F2A" w:rsidRDefault="00260B58" w:rsidP="009D3EAA">
      <w:pPr>
        <w:pStyle w:val="BodyText"/>
        <w:ind w:left="360" w:right="316"/>
      </w:pPr>
      <w:r w:rsidRPr="00C75F2A">
        <w:t>Each sample bottle will be labeled with a unique sample number, sample site name, analysis to be performed, date and time, and initials of the person collecting the sample. SGS will provide and prepare all uncontaminated testing sample bottles for each</w:t>
      </w:r>
      <w:del w:id="142" w:author="ben" w:date="2022-10-24T10:11:00Z">
        <w:r w:rsidRPr="00C75F2A" w:rsidDel="0007134B">
          <w:delText xml:space="preserve"> site and will be available at the Soldotna Wastewater Treatment Plant to accumulate all water samples as the Monitors bring them into the Treatment Lab and document and prepare samples for immediate travel to their Anchorage laboratory</w:delText>
        </w:r>
      </w:del>
      <w:commentRangeStart w:id="143"/>
      <w:r w:rsidRPr="00C75F2A">
        <w:t>.</w:t>
      </w:r>
      <w:commentRangeEnd w:id="143"/>
      <w:r w:rsidR="0007134B">
        <w:rPr>
          <w:rStyle w:val="CommentReference"/>
        </w:rPr>
        <w:commentReference w:id="143"/>
      </w:r>
      <w:r w:rsidRPr="00C75F2A">
        <w:t xml:space="preserve"> See Section B3, Sampling Handling and Custody Requirements, for details on how the samples will be prepared and handled for transport.</w:t>
      </w:r>
    </w:p>
    <w:p w14:paraId="7A6E9F44" w14:textId="77777777" w:rsidR="00260B58" w:rsidRPr="00C75F2A" w:rsidRDefault="00260B58" w:rsidP="00260B58">
      <w:pPr>
        <w:pStyle w:val="BodyText"/>
        <w:spacing w:before="10"/>
      </w:pPr>
    </w:p>
    <w:p w14:paraId="4721BA3E" w14:textId="6D4F2AE5" w:rsidR="00F40A61" w:rsidRPr="00C75F2A" w:rsidRDefault="00260B58" w:rsidP="009D3EAA">
      <w:pPr>
        <w:pStyle w:val="BodyText"/>
        <w:spacing w:before="1"/>
        <w:ind w:left="360" w:right="302"/>
      </w:pPr>
      <w:r w:rsidRPr="00C75F2A">
        <w:t>The recommended time for sampling is morning so that samples can be analyzed in the early afternoon at the Soldotna Wastewater Treatment Plant and prepared for travel and subsequent analysis at the SGS in Anchorage. At the sampling stations located in the tidal areas of the Kenai River, samples will be taken during outgoing tide to obtain river water rather than tidally influenced salt water.</w:t>
      </w:r>
    </w:p>
    <w:p w14:paraId="439DE4B0" w14:textId="1B5B0457" w:rsidR="00F40A61" w:rsidRPr="00C75F2A" w:rsidRDefault="00F40A61" w:rsidP="00260B58">
      <w:pPr>
        <w:pStyle w:val="BodyText"/>
        <w:spacing w:before="7"/>
      </w:pPr>
    </w:p>
    <w:p w14:paraId="0DC22D43" w14:textId="77777777" w:rsidR="00F40A61" w:rsidRDefault="00F40A61" w:rsidP="00260B58">
      <w:pPr>
        <w:pStyle w:val="BodyText"/>
        <w:spacing w:before="7"/>
        <w:rPr>
          <w:sz w:val="34"/>
        </w:rPr>
      </w:pPr>
    </w:p>
    <w:p w14:paraId="38B70C14" w14:textId="79A8D383" w:rsidR="00260B58" w:rsidRPr="006B2794" w:rsidRDefault="006B2794" w:rsidP="006B2794">
      <w:pPr>
        <w:pStyle w:val="Caption"/>
        <w:keepNext/>
        <w:ind w:firstLine="360"/>
        <w:rPr>
          <w:b/>
          <w:i w:val="0"/>
          <w:color w:val="auto"/>
          <w:sz w:val="24"/>
          <w:szCs w:val="24"/>
        </w:rPr>
      </w:pPr>
      <w:bookmarkStart w:id="144" w:name="_bookmark18"/>
      <w:bookmarkEnd w:id="144"/>
      <w:r w:rsidRPr="006B2794">
        <w:rPr>
          <w:b/>
          <w:i w:val="0"/>
          <w:color w:val="auto"/>
          <w:sz w:val="24"/>
          <w:szCs w:val="24"/>
        </w:rPr>
        <w:t xml:space="preserve">Table </w:t>
      </w:r>
      <w:r w:rsidRPr="006B2794">
        <w:rPr>
          <w:b/>
          <w:i w:val="0"/>
          <w:color w:val="auto"/>
          <w:sz w:val="24"/>
          <w:szCs w:val="24"/>
        </w:rPr>
        <w:fldChar w:fldCharType="begin"/>
      </w:r>
      <w:r w:rsidRPr="006B2794">
        <w:rPr>
          <w:b/>
          <w:i w:val="0"/>
          <w:color w:val="auto"/>
          <w:sz w:val="24"/>
          <w:szCs w:val="24"/>
        </w:rPr>
        <w:instrText xml:space="preserve"> SEQ Table \* ARABIC </w:instrText>
      </w:r>
      <w:r w:rsidRPr="006B2794">
        <w:rPr>
          <w:b/>
          <w:i w:val="0"/>
          <w:color w:val="auto"/>
          <w:sz w:val="24"/>
          <w:szCs w:val="24"/>
        </w:rPr>
        <w:fldChar w:fldCharType="separate"/>
      </w:r>
      <w:r w:rsidR="00B61701">
        <w:rPr>
          <w:b/>
          <w:i w:val="0"/>
          <w:noProof/>
          <w:color w:val="auto"/>
          <w:sz w:val="24"/>
          <w:szCs w:val="24"/>
        </w:rPr>
        <w:t>8</w:t>
      </w:r>
      <w:r w:rsidRPr="006B2794">
        <w:rPr>
          <w:b/>
          <w:i w:val="0"/>
          <w:color w:val="auto"/>
          <w:sz w:val="24"/>
          <w:szCs w:val="24"/>
        </w:rPr>
        <w:fldChar w:fldCharType="end"/>
      </w:r>
      <w:r w:rsidR="00260B58" w:rsidRPr="006B2794">
        <w:rPr>
          <w:b/>
          <w:i w:val="0"/>
          <w:color w:val="auto"/>
          <w:sz w:val="24"/>
          <w:szCs w:val="24"/>
        </w:rPr>
        <w:t>. Preservation and Holding Times for Sample Analysis</w:t>
      </w:r>
    </w:p>
    <w:p w14:paraId="61573C85" w14:textId="77777777" w:rsidR="00260B58" w:rsidRDefault="00260B58" w:rsidP="00260B58">
      <w:pPr>
        <w:pStyle w:val="BodyText"/>
        <w:spacing w:before="6"/>
        <w:rPr>
          <w:b/>
          <w:sz w:val="10"/>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1"/>
        <w:gridCol w:w="990"/>
        <w:gridCol w:w="1260"/>
        <w:gridCol w:w="1350"/>
        <w:gridCol w:w="1980"/>
        <w:gridCol w:w="1619"/>
      </w:tblGrid>
      <w:tr w:rsidR="00260B58" w14:paraId="2A5CCD07" w14:textId="77777777" w:rsidTr="00F13846">
        <w:trPr>
          <w:trHeight w:val="551"/>
        </w:trPr>
        <w:tc>
          <w:tcPr>
            <w:tcW w:w="1351" w:type="dxa"/>
            <w:tcBorders>
              <w:bottom w:val="single" w:sz="6" w:space="0" w:color="000000"/>
              <w:right w:val="single" w:sz="6" w:space="0" w:color="000000"/>
            </w:tcBorders>
            <w:shd w:val="clear" w:color="auto" w:fill="D9D9D9"/>
          </w:tcPr>
          <w:p w14:paraId="6AB9B1AD" w14:textId="77777777" w:rsidR="00260B58" w:rsidRDefault="00260B58" w:rsidP="00F13846">
            <w:pPr>
              <w:pStyle w:val="TableParagraph"/>
              <w:ind w:left="107"/>
              <w:rPr>
                <w:b/>
                <w:sz w:val="24"/>
              </w:rPr>
            </w:pPr>
            <w:r>
              <w:rPr>
                <w:b/>
                <w:sz w:val="24"/>
              </w:rPr>
              <w:t>Analyte</w:t>
            </w:r>
          </w:p>
        </w:tc>
        <w:tc>
          <w:tcPr>
            <w:tcW w:w="990" w:type="dxa"/>
            <w:tcBorders>
              <w:left w:val="single" w:sz="6" w:space="0" w:color="000000"/>
              <w:bottom w:val="single" w:sz="6" w:space="0" w:color="000000"/>
              <w:right w:val="single" w:sz="6" w:space="0" w:color="000000"/>
            </w:tcBorders>
            <w:shd w:val="clear" w:color="auto" w:fill="D9D9D9"/>
          </w:tcPr>
          <w:p w14:paraId="70E2213F" w14:textId="77777777" w:rsidR="00260B58" w:rsidRDefault="00260B58" w:rsidP="00F13846">
            <w:pPr>
              <w:pStyle w:val="TableParagraph"/>
              <w:ind w:left="130"/>
              <w:rPr>
                <w:b/>
                <w:sz w:val="24"/>
              </w:rPr>
            </w:pPr>
            <w:r>
              <w:rPr>
                <w:b/>
                <w:sz w:val="24"/>
              </w:rPr>
              <w:t>Matrix</w:t>
            </w:r>
          </w:p>
        </w:tc>
        <w:tc>
          <w:tcPr>
            <w:tcW w:w="1260" w:type="dxa"/>
            <w:tcBorders>
              <w:left w:val="single" w:sz="6" w:space="0" w:color="000000"/>
              <w:bottom w:val="single" w:sz="6" w:space="0" w:color="000000"/>
              <w:right w:val="single" w:sz="6" w:space="0" w:color="000000"/>
            </w:tcBorders>
            <w:shd w:val="clear" w:color="auto" w:fill="D9D9D9"/>
          </w:tcPr>
          <w:p w14:paraId="2E226134" w14:textId="77777777" w:rsidR="00260B58" w:rsidRDefault="00260B58" w:rsidP="00F13846">
            <w:pPr>
              <w:pStyle w:val="TableParagraph"/>
              <w:ind w:left="85" w:right="79"/>
              <w:jc w:val="center"/>
              <w:rPr>
                <w:b/>
                <w:sz w:val="24"/>
              </w:rPr>
            </w:pPr>
            <w:r>
              <w:rPr>
                <w:b/>
                <w:sz w:val="24"/>
              </w:rPr>
              <w:t>Container</w:t>
            </w:r>
          </w:p>
        </w:tc>
        <w:tc>
          <w:tcPr>
            <w:tcW w:w="1350" w:type="dxa"/>
            <w:tcBorders>
              <w:left w:val="single" w:sz="6" w:space="0" w:color="000000"/>
              <w:bottom w:val="single" w:sz="6" w:space="0" w:color="000000"/>
              <w:right w:val="single" w:sz="6" w:space="0" w:color="000000"/>
            </w:tcBorders>
            <w:shd w:val="clear" w:color="auto" w:fill="D9D9D9"/>
          </w:tcPr>
          <w:p w14:paraId="77F7D058" w14:textId="77777777" w:rsidR="00260B58" w:rsidRDefault="00260B58" w:rsidP="00F13846">
            <w:pPr>
              <w:pStyle w:val="TableParagraph"/>
              <w:spacing w:line="270" w:lineRule="atLeast"/>
              <w:ind w:left="271" w:right="131" w:hanging="114"/>
              <w:rPr>
                <w:b/>
                <w:sz w:val="24"/>
              </w:rPr>
            </w:pPr>
            <w:r>
              <w:rPr>
                <w:b/>
                <w:sz w:val="24"/>
              </w:rPr>
              <w:t>Necessary Volume</w:t>
            </w:r>
          </w:p>
        </w:tc>
        <w:tc>
          <w:tcPr>
            <w:tcW w:w="1980" w:type="dxa"/>
            <w:tcBorders>
              <w:left w:val="single" w:sz="6" w:space="0" w:color="000000"/>
              <w:bottom w:val="single" w:sz="6" w:space="0" w:color="000000"/>
              <w:right w:val="single" w:sz="6" w:space="0" w:color="000000"/>
            </w:tcBorders>
            <w:shd w:val="clear" w:color="auto" w:fill="D9D9D9"/>
          </w:tcPr>
          <w:p w14:paraId="7900B29B" w14:textId="77777777" w:rsidR="00260B58" w:rsidRDefault="00260B58" w:rsidP="00F13846">
            <w:pPr>
              <w:pStyle w:val="TableParagraph"/>
              <w:spacing w:line="270" w:lineRule="atLeast"/>
              <w:ind w:left="104" w:right="87"/>
              <w:rPr>
                <w:b/>
                <w:sz w:val="24"/>
              </w:rPr>
            </w:pPr>
            <w:r>
              <w:rPr>
                <w:b/>
                <w:sz w:val="24"/>
              </w:rPr>
              <w:t>Preservation and Filtration</w:t>
            </w:r>
          </w:p>
        </w:tc>
        <w:tc>
          <w:tcPr>
            <w:tcW w:w="1619" w:type="dxa"/>
            <w:tcBorders>
              <w:left w:val="single" w:sz="6" w:space="0" w:color="000000"/>
              <w:bottom w:val="single" w:sz="6" w:space="0" w:color="000000"/>
            </w:tcBorders>
            <w:shd w:val="clear" w:color="auto" w:fill="D9D9D9"/>
          </w:tcPr>
          <w:p w14:paraId="2AD0E137" w14:textId="77777777" w:rsidR="00260B58" w:rsidRDefault="00260B58" w:rsidP="00F13846">
            <w:pPr>
              <w:pStyle w:val="TableParagraph"/>
              <w:spacing w:line="270" w:lineRule="atLeast"/>
              <w:ind w:left="538" w:right="368" w:hanging="147"/>
              <w:rPr>
                <w:b/>
                <w:sz w:val="24"/>
              </w:rPr>
            </w:pPr>
            <w:r>
              <w:rPr>
                <w:b/>
                <w:sz w:val="24"/>
              </w:rPr>
              <w:t>Holding Time</w:t>
            </w:r>
          </w:p>
        </w:tc>
      </w:tr>
      <w:tr w:rsidR="00260B58" w14:paraId="6F09DDC5" w14:textId="77777777" w:rsidTr="00F13846">
        <w:trPr>
          <w:trHeight w:val="696"/>
        </w:trPr>
        <w:tc>
          <w:tcPr>
            <w:tcW w:w="1351" w:type="dxa"/>
            <w:tcBorders>
              <w:top w:val="single" w:sz="6" w:space="0" w:color="000000"/>
              <w:bottom w:val="single" w:sz="6" w:space="0" w:color="000000"/>
              <w:right w:val="single" w:sz="6" w:space="0" w:color="000000"/>
            </w:tcBorders>
          </w:tcPr>
          <w:p w14:paraId="45325B69" w14:textId="77777777" w:rsidR="00260B58" w:rsidRDefault="00260B58" w:rsidP="00F13846">
            <w:pPr>
              <w:pStyle w:val="TableParagraph"/>
              <w:spacing w:before="1"/>
              <w:rPr>
                <w:b/>
                <w:sz w:val="20"/>
              </w:rPr>
            </w:pPr>
          </w:p>
          <w:p w14:paraId="37E9AB21" w14:textId="77777777" w:rsidR="00260B58" w:rsidRDefault="00260B58" w:rsidP="00F13846">
            <w:pPr>
              <w:pStyle w:val="TableParagraph"/>
              <w:ind w:left="107"/>
              <w:rPr>
                <w:b/>
                <w:sz w:val="20"/>
              </w:rPr>
            </w:pPr>
            <w:r>
              <w:rPr>
                <w:b/>
                <w:sz w:val="20"/>
              </w:rPr>
              <w:t>BTEX</w:t>
            </w:r>
          </w:p>
        </w:tc>
        <w:tc>
          <w:tcPr>
            <w:tcW w:w="990" w:type="dxa"/>
            <w:tcBorders>
              <w:top w:val="single" w:sz="6" w:space="0" w:color="000000"/>
              <w:left w:val="single" w:sz="6" w:space="0" w:color="000000"/>
              <w:bottom w:val="single" w:sz="6" w:space="0" w:color="000000"/>
              <w:right w:val="single" w:sz="6" w:space="0" w:color="000000"/>
            </w:tcBorders>
          </w:tcPr>
          <w:p w14:paraId="1A56DE9E" w14:textId="77777777" w:rsidR="00260B58" w:rsidRDefault="00260B58" w:rsidP="00F13846">
            <w:pPr>
              <w:pStyle w:val="TableParagraph"/>
              <w:spacing w:line="225" w:lineRule="exact"/>
              <w:ind w:left="247"/>
              <w:rPr>
                <w:sz w:val="20"/>
              </w:rPr>
            </w:pPr>
            <w:r>
              <w:rPr>
                <w:sz w:val="20"/>
              </w:rPr>
              <w:t>Water</w:t>
            </w:r>
          </w:p>
        </w:tc>
        <w:tc>
          <w:tcPr>
            <w:tcW w:w="1260" w:type="dxa"/>
            <w:tcBorders>
              <w:top w:val="single" w:sz="6" w:space="0" w:color="000000"/>
              <w:left w:val="single" w:sz="6" w:space="0" w:color="000000"/>
              <w:bottom w:val="single" w:sz="6" w:space="0" w:color="000000"/>
              <w:right w:val="single" w:sz="6" w:space="0" w:color="000000"/>
            </w:tcBorders>
          </w:tcPr>
          <w:p w14:paraId="11A70DC5" w14:textId="77777777" w:rsidR="00260B58" w:rsidRDefault="00260B58" w:rsidP="00F13846">
            <w:pPr>
              <w:pStyle w:val="TableParagraph"/>
              <w:ind w:left="106" w:right="80" w:firstLine="27"/>
              <w:rPr>
                <w:sz w:val="20"/>
              </w:rPr>
            </w:pPr>
            <w:r>
              <w:rPr>
                <w:sz w:val="20"/>
              </w:rPr>
              <w:t>VOA amber vials w/septa</w:t>
            </w:r>
          </w:p>
        </w:tc>
        <w:tc>
          <w:tcPr>
            <w:tcW w:w="1350" w:type="dxa"/>
            <w:tcBorders>
              <w:top w:val="single" w:sz="6" w:space="0" w:color="000000"/>
              <w:left w:val="single" w:sz="6" w:space="0" w:color="000000"/>
              <w:bottom w:val="single" w:sz="6" w:space="0" w:color="000000"/>
              <w:right w:val="single" w:sz="6" w:space="0" w:color="000000"/>
            </w:tcBorders>
          </w:tcPr>
          <w:p w14:paraId="50C80526" w14:textId="77777777" w:rsidR="00260B58" w:rsidRDefault="00260B58" w:rsidP="00F13846">
            <w:pPr>
              <w:pStyle w:val="TableParagraph"/>
              <w:spacing w:line="225" w:lineRule="exact"/>
              <w:ind w:left="98" w:right="91"/>
              <w:jc w:val="center"/>
              <w:rPr>
                <w:sz w:val="20"/>
              </w:rPr>
            </w:pPr>
            <w:r>
              <w:rPr>
                <w:sz w:val="20"/>
              </w:rPr>
              <w:t>3x40mL vials</w:t>
            </w:r>
          </w:p>
        </w:tc>
        <w:tc>
          <w:tcPr>
            <w:tcW w:w="1980" w:type="dxa"/>
            <w:tcBorders>
              <w:top w:val="single" w:sz="6" w:space="0" w:color="000000"/>
              <w:left w:val="single" w:sz="6" w:space="0" w:color="000000"/>
              <w:bottom w:val="single" w:sz="6" w:space="0" w:color="000000"/>
              <w:right w:val="single" w:sz="6" w:space="0" w:color="000000"/>
            </w:tcBorders>
          </w:tcPr>
          <w:p w14:paraId="247A60B1" w14:textId="77777777" w:rsidR="00260B58" w:rsidRDefault="00260B58" w:rsidP="00F13846">
            <w:pPr>
              <w:pStyle w:val="TableParagraph"/>
              <w:ind w:left="385" w:right="374"/>
              <w:jc w:val="center"/>
              <w:rPr>
                <w:sz w:val="20"/>
              </w:rPr>
            </w:pPr>
            <w:r>
              <w:rPr>
                <w:sz w:val="20"/>
              </w:rPr>
              <w:t>HCl to pH &lt; 2; 0-≤6°C, do not</w:t>
            </w:r>
          </w:p>
          <w:p w14:paraId="05DC30A2" w14:textId="77777777" w:rsidR="00260B58" w:rsidRDefault="00260B58" w:rsidP="00F13846">
            <w:pPr>
              <w:pStyle w:val="TableParagraph"/>
              <w:spacing w:line="221" w:lineRule="exact"/>
              <w:ind w:left="133" w:right="125"/>
              <w:jc w:val="center"/>
              <w:rPr>
                <w:sz w:val="20"/>
              </w:rPr>
            </w:pPr>
            <w:r>
              <w:rPr>
                <w:sz w:val="20"/>
              </w:rPr>
              <w:t>freeze; no headspace</w:t>
            </w:r>
          </w:p>
        </w:tc>
        <w:tc>
          <w:tcPr>
            <w:tcW w:w="1619" w:type="dxa"/>
            <w:tcBorders>
              <w:top w:val="single" w:sz="6" w:space="0" w:color="000000"/>
              <w:left w:val="single" w:sz="6" w:space="0" w:color="000000"/>
              <w:bottom w:val="single" w:sz="6" w:space="0" w:color="000000"/>
            </w:tcBorders>
          </w:tcPr>
          <w:p w14:paraId="6B427185" w14:textId="77777777" w:rsidR="00260B58" w:rsidRDefault="00260B58" w:rsidP="00F13846">
            <w:pPr>
              <w:pStyle w:val="TableParagraph"/>
              <w:spacing w:line="225" w:lineRule="exact"/>
              <w:ind w:left="142" w:right="136"/>
              <w:jc w:val="center"/>
              <w:rPr>
                <w:sz w:val="20"/>
              </w:rPr>
            </w:pPr>
            <w:r>
              <w:rPr>
                <w:sz w:val="20"/>
              </w:rPr>
              <w:t>14 days</w:t>
            </w:r>
          </w:p>
        </w:tc>
      </w:tr>
      <w:tr w:rsidR="00260B58" w14:paraId="04EAFE55" w14:textId="77777777" w:rsidTr="00F13846">
        <w:trPr>
          <w:trHeight w:val="466"/>
        </w:trPr>
        <w:tc>
          <w:tcPr>
            <w:tcW w:w="1351" w:type="dxa"/>
            <w:tcBorders>
              <w:top w:val="single" w:sz="6" w:space="0" w:color="000000"/>
              <w:right w:val="single" w:sz="6" w:space="0" w:color="000000"/>
            </w:tcBorders>
          </w:tcPr>
          <w:p w14:paraId="688DC27A" w14:textId="77777777" w:rsidR="00260B58" w:rsidRDefault="00260B58" w:rsidP="00F13846">
            <w:pPr>
              <w:pStyle w:val="TableParagraph"/>
              <w:spacing w:before="1" w:line="230" w:lineRule="atLeast"/>
              <w:ind w:left="107" w:right="149"/>
              <w:rPr>
                <w:b/>
                <w:sz w:val="20"/>
              </w:rPr>
            </w:pPr>
            <w:r>
              <w:rPr>
                <w:b/>
                <w:sz w:val="20"/>
              </w:rPr>
              <w:lastRenderedPageBreak/>
              <w:t>Phosphorus, total</w:t>
            </w:r>
          </w:p>
        </w:tc>
        <w:tc>
          <w:tcPr>
            <w:tcW w:w="990" w:type="dxa"/>
            <w:tcBorders>
              <w:top w:val="single" w:sz="6" w:space="0" w:color="000000"/>
              <w:left w:val="single" w:sz="6" w:space="0" w:color="000000"/>
              <w:right w:val="single" w:sz="6" w:space="0" w:color="000000"/>
            </w:tcBorders>
          </w:tcPr>
          <w:p w14:paraId="216AC286" w14:textId="77777777" w:rsidR="00260B58" w:rsidRDefault="00260B58" w:rsidP="00F13846">
            <w:pPr>
              <w:pStyle w:val="TableParagraph"/>
              <w:spacing w:line="225" w:lineRule="exact"/>
              <w:ind w:left="245"/>
              <w:rPr>
                <w:sz w:val="20"/>
              </w:rPr>
            </w:pPr>
            <w:r>
              <w:rPr>
                <w:sz w:val="20"/>
              </w:rPr>
              <w:t>Water</w:t>
            </w:r>
          </w:p>
        </w:tc>
        <w:tc>
          <w:tcPr>
            <w:tcW w:w="1260" w:type="dxa"/>
            <w:tcBorders>
              <w:top w:val="single" w:sz="6" w:space="0" w:color="000000"/>
              <w:left w:val="single" w:sz="6" w:space="0" w:color="000000"/>
              <w:right w:val="single" w:sz="6" w:space="0" w:color="000000"/>
            </w:tcBorders>
          </w:tcPr>
          <w:p w14:paraId="17B5605B"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243E3616" w14:textId="77777777" w:rsidR="00260B58" w:rsidRDefault="00260B58" w:rsidP="00F13846">
            <w:pPr>
              <w:pStyle w:val="TableParagraph"/>
              <w:spacing w:line="225" w:lineRule="exact"/>
              <w:ind w:left="98" w:right="90"/>
              <w:jc w:val="center"/>
              <w:rPr>
                <w:sz w:val="20"/>
              </w:rPr>
            </w:pPr>
            <w:r>
              <w:rPr>
                <w:sz w:val="20"/>
              </w:rPr>
              <w:t>125ml</w:t>
            </w:r>
          </w:p>
        </w:tc>
        <w:tc>
          <w:tcPr>
            <w:tcW w:w="1980" w:type="dxa"/>
            <w:tcBorders>
              <w:top w:val="single" w:sz="6" w:space="0" w:color="000000"/>
              <w:left w:val="single" w:sz="6" w:space="0" w:color="000000"/>
              <w:right w:val="single" w:sz="6" w:space="0" w:color="000000"/>
            </w:tcBorders>
          </w:tcPr>
          <w:p w14:paraId="01ADB839" w14:textId="77777777" w:rsidR="00260B58" w:rsidRDefault="00260B58" w:rsidP="00F13846">
            <w:pPr>
              <w:pStyle w:val="TableParagraph"/>
              <w:spacing w:line="225" w:lineRule="exact"/>
              <w:ind w:left="133" w:right="125"/>
              <w:jc w:val="center"/>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0081081A" w14:textId="77777777" w:rsidR="00260B58" w:rsidRDefault="00260B58" w:rsidP="00F13846">
            <w:pPr>
              <w:pStyle w:val="TableParagraph"/>
              <w:spacing w:line="221" w:lineRule="exact"/>
              <w:ind w:left="132" w:right="125"/>
              <w:jc w:val="center"/>
              <w:rPr>
                <w:sz w:val="20"/>
              </w:rPr>
            </w:pPr>
            <w:r>
              <w:rPr>
                <w:sz w:val="20"/>
              </w:rPr>
              <w:t>0-6°C, do not freeze</w:t>
            </w:r>
          </w:p>
        </w:tc>
        <w:tc>
          <w:tcPr>
            <w:tcW w:w="1619" w:type="dxa"/>
            <w:tcBorders>
              <w:top w:val="single" w:sz="6" w:space="0" w:color="000000"/>
              <w:left w:val="single" w:sz="6" w:space="0" w:color="000000"/>
            </w:tcBorders>
          </w:tcPr>
          <w:p w14:paraId="7120730F" w14:textId="77777777" w:rsidR="00260B58" w:rsidRDefault="00260B58" w:rsidP="00F13846">
            <w:pPr>
              <w:pStyle w:val="TableParagraph"/>
              <w:spacing w:line="225" w:lineRule="exact"/>
              <w:ind w:left="142" w:right="136"/>
              <w:jc w:val="center"/>
              <w:rPr>
                <w:sz w:val="20"/>
              </w:rPr>
            </w:pPr>
            <w:r>
              <w:rPr>
                <w:sz w:val="20"/>
              </w:rPr>
              <w:t>28 days</w:t>
            </w:r>
          </w:p>
        </w:tc>
      </w:tr>
      <w:tr w:rsidR="00260B58" w14:paraId="39EF6D34" w14:textId="77777777" w:rsidTr="00F13846">
        <w:trPr>
          <w:trHeight w:val="530"/>
        </w:trPr>
        <w:tc>
          <w:tcPr>
            <w:tcW w:w="1351" w:type="dxa"/>
            <w:tcBorders>
              <w:right w:val="single" w:sz="6" w:space="0" w:color="000000"/>
            </w:tcBorders>
          </w:tcPr>
          <w:p w14:paraId="462BBB4D" w14:textId="77777777" w:rsidR="00260B58" w:rsidRDefault="00260B58" w:rsidP="00F13846">
            <w:pPr>
              <w:pStyle w:val="TableParagraph"/>
              <w:spacing w:before="34"/>
              <w:ind w:left="107" w:right="149"/>
              <w:rPr>
                <w:b/>
                <w:sz w:val="20"/>
              </w:rPr>
            </w:pPr>
            <w:r>
              <w:rPr>
                <w:b/>
                <w:sz w:val="20"/>
              </w:rPr>
              <w:t xml:space="preserve">–Nitrates </w:t>
            </w:r>
            <w:r>
              <w:rPr>
                <w:b/>
                <w:position w:val="1"/>
                <w:sz w:val="20"/>
              </w:rPr>
              <w:t>(NO</w:t>
            </w:r>
            <w:r>
              <w:rPr>
                <w:b/>
                <w:sz w:val="13"/>
              </w:rPr>
              <w:t xml:space="preserve">2 </w:t>
            </w:r>
            <w:r>
              <w:rPr>
                <w:b/>
                <w:position w:val="1"/>
                <w:sz w:val="20"/>
              </w:rPr>
              <w:t>+ NO</w:t>
            </w:r>
            <w:r>
              <w:rPr>
                <w:b/>
                <w:sz w:val="13"/>
              </w:rPr>
              <w:t>3</w:t>
            </w:r>
            <w:r>
              <w:rPr>
                <w:b/>
                <w:position w:val="1"/>
                <w:sz w:val="20"/>
              </w:rPr>
              <w:t>)</w:t>
            </w:r>
          </w:p>
        </w:tc>
        <w:tc>
          <w:tcPr>
            <w:tcW w:w="990" w:type="dxa"/>
            <w:tcBorders>
              <w:left w:val="single" w:sz="6" w:space="0" w:color="000000"/>
              <w:right w:val="single" w:sz="6" w:space="0" w:color="000000"/>
            </w:tcBorders>
          </w:tcPr>
          <w:p w14:paraId="16BD4A33" w14:textId="77777777" w:rsidR="00260B58" w:rsidRDefault="00260B58" w:rsidP="00F13846">
            <w:pPr>
              <w:pStyle w:val="TableParagraph"/>
              <w:spacing w:line="227" w:lineRule="exact"/>
              <w:ind w:left="202"/>
              <w:rPr>
                <w:sz w:val="20"/>
              </w:rPr>
            </w:pPr>
            <w:r>
              <w:rPr>
                <w:sz w:val="20"/>
              </w:rPr>
              <w:t>DW/W</w:t>
            </w:r>
          </w:p>
        </w:tc>
        <w:tc>
          <w:tcPr>
            <w:tcW w:w="1260" w:type="dxa"/>
            <w:tcBorders>
              <w:left w:val="single" w:sz="6" w:space="0" w:color="000000"/>
              <w:right w:val="single" w:sz="6" w:space="0" w:color="000000"/>
            </w:tcBorders>
          </w:tcPr>
          <w:p w14:paraId="76D4361B" w14:textId="77777777" w:rsidR="00260B58" w:rsidRDefault="00260B58" w:rsidP="00F13846">
            <w:pPr>
              <w:pStyle w:val="TableParagraph"/>
              <w:spacing w:line="227"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462C90C3" w14:textId="77777777" w:rsidR="00260B58" w:rsidRDefault="00260B58" w:rsidP="00F13846">
            <w:pPr>
              <w:pStyle w:val="TableParagraph"/>
              <w:spacing w:line="227" w:lineRule="exact"/>
              <w:ind w:left="96" w:right="91"/>
              <w:jc w:val="center"/>
              <w:rPr>
                <w:sz w:val="20"/>
              </w:rPr>
            </w:pPr>
            <w:r>
              <w:rPr>
                <w:sz w:val="20"/>
              </w:rPr>
              <w:t>60 ml</w:t>
            </w:r>
          </w:p>
        </w:tc>
        <w:tc>
          <w:tcPr>
            <w:tcW w:w="1980" w:type="dxa"/>
            <w:tcBorders>
              <w:left w:val="single" w:sz="6" w:space="0" w:color="000000"/>
              <w:right w:val="single" w:sz="6" w:space="0" w:color="000000"/>
            </w:tcBorders>
          </w:tcPr>
          <w:p w14:paraId="36BA527F" w14:textId="77777777" w:rsidR="00260B58" w:rsidRDefault="00260B58" w:rsidP="00F13846">
            <w:pPr>
              <w:pStyle w:val="TableParagraph"/>
              <w:spacing w:line="227" w:lineRule="exact"/>
              <w:ind w:left="286"/>
              <w:rPr>
                <w:sz w:val="20"/>
              </w:rPr>
            </w:pPr>
            <w:r>
              <w:rPr>
                <w:sz w:val="20"/>
              </w:rPr>
              <w:t>H</w:t>
            </w:r>
            <w:r>
              <w:rPr>
                <w:sz w:val="20"/>
                <w:vertAlign w:val="subscript"/>
              </w:rPr>
              <w:t>2</w:t>
            </w:r>
            <w:r>
              <w:rPr>
                <w:sz w:val="20"/>
              </w:rPr>
              <w:t>SO</w:t>
            </w:r>
            <w:r>
              <w:rPr>
                <w:sz w:val="20"/>
                <w:vertAlign w:val="subscript"/>
              </w:rPr>
              <w:t>4</w:t>
            </w:r>
            <w:r>
              <w:rPr>
                <w:sz w:val="20"/>
              </w:rPr>
              <w:t xml:space="preserve"> to pH &lt; 2;</w:t>
            </w:r>
          </w:p>
          <w:p w14:paraId="24FB9AD2" w14:textId="77777777" w:rsidR="00260B58" w:rsidRDefault="00260B58" w:rsidP="00F13846">
            <w:pPr>
              <w:pStyle w:val="TableParagraph"/>
              <w:ind w:left="217"/>
              <w:rPr>
                <w:sz w:val="20"/>
              </w:rPr>
            </w:pPr>
            <w:r>
              <w:rPr>
                <w:sz w:val="20"/>
              </w:rPr>
              <w:t>chill recommended</w:t>
            </w:r>
          </w:p>
        </w:tc>
        <w:tc>
          <w:tcPr>
            <w:tcW w:w="1619" w:type="dxa"/>
            <w:tcBorders>
              <w:left w:val="single" w:sz="6" w:space="0" w:color="000000"/>
            </w:tcBorders>
          </w:tcPr>
          <w:p w14:paraId="636F251B" w14:textId="77777777" w:rsidR="00260B58" w:rsidRDefault="00260B58" w:rsidP="00F13846">
            <w:pPr>
              <w:pStyle w:val="TableParagraph"/>
              <w:spacing w:line="227" w:lineRule="exact"/>
              <w:ind w:left="142" w:right="136"/>
              <w:jc w:val="center"/>
              <w:rPr>
                <w:sz w:val="20"/>
              </w:rPr>
            </w:pPr>
            <w:r>
              <w:rPr>
                <w:sz w:val="20"/>
              </w:rPr>
              <w:t>28 days</w:t>
            </w:r>
          </w:p>
        </w:tc>
      </w:tr>
      <w:tr w:rsidR="00260B58" w14:paraId="60613C3B" w14:textId="77777777" w:rsidTr="00F13846">
        <w:trPr>
          <w:trHeight w:val="941"/>
        </w:trPr>
        <w:tc>
          <w:tcPr>
            <w:tcW w:w="1351" w:type="dxa"/>
            <w:tcBorders>
              <w:top w:val="single" w:sz="6" w:space="0" w:color="000000"/>
              <w:right w:val="single" w:sz="6" w:space="0" w:color="000000"/>
            </w:tcBorders>
          </w:tcPr>
          <w:p w14:paraId="0995AE2E" w14:textId="77777777" w:rsidR="00260B58" w:rsidRDefault="00260B58" w:rsidP="00F13846">
            <w:pPr>
              <w:pStyle w:val="TableParagraph"/>
              <w:spacing w:before="182"/>
              <w:ind w:left="107" w:right="433"/>
              <w:rPr>
                <w:b/>
                <w:sz w:val="20"/>
              </w:rPr>
            </w:pPr>
            <w:r>
              <w:rPr>
                <w:b/>
                <w:sz w:val="20"/>
              </w:rPr>
              <w:t>Fecal Coliform</w:t>
            </w:r>
          </w:p>
        </w:tc>
        <w:tc>
          <w:tcPr>
            <w:tcW w:w="990" w:type="dxa"/>
            <w:tcBorders>
              <w:top w:val="single" w:sz="6" w:space="0" w:color="000000"/>
              <w:left w:val="single" w:sz="6" w:space="0" w:color="000000"/>
              <w:right w:val="single" w:sz="6" w:space="0" w:color="000000"/>
            </w:tcBorders>
          </w:tcPr>
          <w:p w14:paraId="4E47D694" w14:textId="77777777" w:rsidR="00260B58" w:rsidRDefault="00260B58" w:rsidP="00F13846">
            <w:pPr>
              <w:pStyle w:val="TableParagraph"/>
              <w:spacing w:before="37"/>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34FFCAA0" w14:textId="77777777" w:rsidR="00260B58" w:rsidRDefault="00260B58" w:rsidP="00F13846">
            <w:pPr>
              <w:pStyle w:val="TableParagraph"/>
              <w:spacing w:before="37"/>
              <w:ind w:left="85" w:right="78"/>
              <w:jc w:val="center"/>
              <w:rPr>
                <w:sz w:val="20"/>
              </w:rPr>
            </w:pPr>
            <w:r>
              <w:rPr>
                <w:sz w:val="20"/>
              </w:rPr>
              <w:t>PA</w:t>
            </w:r>
          </w:p>
        </w:tc>
        <w:tc>
          <w:tcPr>
            <w:tcW w:w="1350" w:type="dxa"/>
            <w:tcBorders>
              <w:top w:val="single" w:sz="6" w:space="0" w:color="000000"/>
              <w:left w:val="single" w:sz="6" w:space="0" w:color="000000"/>
              <w:right w:val="single" w:sz="6" w:space="0" w:color="000000"/>
            </w:tcBorders>
          </w:tcPr>
          <w:p w14:paraId="540D3451" w14:textId="77777777" w:rsidR="00260B58" w:rsidRDefault="00260B58" w:rsidP="00F13846">
            <w:pPr>
              <w:pStyle w:val="TableParagraph"/>
              <w:spacing w:before="37"/>
              <w:ind w:left="96" w:right="91"/>
              <w:jc w:val="center"/>
              <w:rPr>
                <w:sz w:val="20"/>
              </w:rPr>
            </w:pPr>
            <w:r>
              <w:rPr>
                <w:sz w:val="20"/>
              </w:rPr>
              <w:t>125 ml</w:t>
            </w:r>
          </w:p>
        </w:tc>
        <w:tc>
          <w:tcPr>
            <w:tcW w:w="1980" w:type="dxa"/>
            <w:tcBorders>
              <w:top w:val="single" w:sz="6" w:space="0" w:color="000000"/>
              <w:left w:val="single" w:sz="6" w:space="0" w:color="000000"/>
              <w:right w:val="single" w:sz="6" w:space="0" w:color="000000"/>
            </w:tcBorders>
          </w:tcPr>
          <w:p w14:paraId="199CD940" w14:textId="77777777" w:rsidR="00260B58" w:rsidRDefault="00260B58" w:rsidP="006128E6">
            <w:pPr>
              <w:pStyle w:val="TableParagraph"/>
              <w:numPr>
                <w:ilvl w:val="0"/>
                <w:numId w:val="12"/>
              </w:numPr>
              <w:tabs>
                <w:tab w:val="left" w:pos="267"/>
              </w:tabs>
              <w:spacing w:line="237" w:lineRule="auto"/>
              <w:ind w:right="163"/>
              <w:rPr>
                <w:sz w:val="20"/>
              </w:rPr>
            </w:pPr>
            <w:r>
              <w:rPr>
                <w:sz w:val="20"/>
              </w:rPr>
              <w:t>1 ml of 10% sodium</w:t>
            </w:r>
            <w:r>
              <w:rPr>
                <w:spacing w:val="-7"/>
                <w:sz w:val="20"/>
              </w:rPr>
              <w:t xml:space="preserve"> </w:t>
            </w:r>
            <w:r>
              <w:rPr>
                <w:sz w:val="20"/>
              </w:rPr>
              <w:t>thiosulfate,</w:t>
            </w:r>
          </w:p>
          <w:p w14:paraId="31472D37" w14:textId="77777777" w:rsidR="00260B58" w:rsidRDefault="00260B58" w:rsidP="006128E6">
            <w:pPr>
              <w:pStyle w:val="TableParagraph"/>
              <w:numPr>
                <w:ilvl w:val="0"/>
                <w:numId w:val="12"/>
              </w:numPr>
              <w:tabs>
                <w:tab w:val="left" w:pos="267"/>
              </w:tabs>
              <w:spacing w:before="11" w:line="230" w:lineRule="exact"/>
              <w:ind w:right="566"/>
              <w:rPr>
                <w:sz w:val="20"/>
              </w:rPr>
            </w:pPr>
            <w:r>
              <w:rPr>
                <w:sz w:val="20"/>
              </w:rPr>
              <w:t xml:space="preserve">≤10°C, do </w:t>
            </w:r>
            <w:r>
              <w:rPr>
                <w:spacing w:val="-5"/>
                <w:sz w:val="20"/>
              </w:rPr>
              <w:t xml:space="preserve">not </w:t>
            </w:r>
            <w:r>
              <w:rPr>
                <w:sz w:val="20"/>
              </w:rPr>
              <w:t>freeze</w:t>
            </w:r>
          </w:p>
        </w:tc>
        <w:tc>
          <w:tcPr>
            <w:tcW w:w="1619" w:type="dxa"/>
            <w:tcBorders>
              <w:top w:val="single" w:sz="6" w:space="0" w:color="000000"/>
              <w:left w:val="single" w:sz="6" w:space="0" w:color="000000"/>
            </w:tcBorders>
          </w:tcPr>
          <w:p w14:paraId="129E5CF7" w14:textId="77777777" w:rsidR="00260B58" w:rsidRDefault="00260B58" w:rsidP="00F13846">
            <w:pPr>
              <w:pStyle w:val="TableParagraph"/>
              <w:ind w:left="143" w:right="136"/>
              <w:jc w:val="center"/>
              <w:rPr>
                <w:sz w:val="20"/>
              </w:rPr>
            </w:pPr>
            <w:r>
              <w:rPr>
                <w:sz w:val="20"/>
              </w:rPr>
              <w:t>&lt;8 hours sample collection to sample incubation.</w:t>
            </w:r>
          </w:p>
        </w:tc>
      </w:tr>
      <w:tr w:rsidR="00260B58" w14:paraId="6B3FC457" w14:textId="77777777" w:rsidTr="00F13846">
        <w:trPr>
          <w:trHeight w:val="808"/>
        </w:trPr>
        <w:tc>
          <w:tcPr>
            <w:tcW w:w="1351" w:type="dxa"/>
            <w:tcBorders>
              <w:bottom w:val="single" w:sz="6" w:space="0" w:color="000000"/>
              <w:right w:val="single" w:sz="6" w:space="0" w:color="000000"/>
            </w:tcBorders>
          </w:tcPr>
          <w:p w14:paraId="0D508EBC" w14:textId="77777777" w:rsidR="00260B58" w:rsidRDefault="00260B58" w:rsidP="00F13846">
            <w:pPr>
              <w:pStyle w:val="TableParagraph"/>
              <w:spacing w:before="2"/>
              <w:rPr>
                <w:b/>
                <w:sz w:val="25"/>
              </w:rPr>
            </w:pPr>
          </w:p>
          <w:p w14:paraId="668079F7" w14:textId="77777777" w:rsidR="00260B58" w:rsidRDefault="00260B58" w:rsidP="00F13846">
            <w:pPr>
              <w:pStyle w:val="TableParagraph"/>
              <w:ind w:left="107"/>
              <w:rPr>
                <w:b/>
                <w:sz w:val="20"/>
              </w:rPr>
            </w:pPr>
            <w:r>
              <w:rPr>
                <w:b/>
                <w:sz w:val="20"/>
              </w:rPr>
              <w:t>TSS</w:t>
            </w:r>
          </w:p>
        </w:tc>
        <w:tc>
          <w:tcPr>
            <w:tcW w:w="990" w:type="dxa"/>
            <w:tcBorders>
              <w:left w:val="single" w:sz="6" w:space="0" w:color="000000"/>
              <w:bottom w:val="single" w:sz="6" w:space="0" w:color="000000"/>
              <w:right w:val="single" w:sz="6" w:space="0" w:color="000000"/>
            </w:tcBorders>
          </w:tcPr>
          <w:p w14:paraId="69D3F7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bottom w:val="single" w:sz="6" w:space="0" w:color="000000"/>
              <w:right w:val="single" w:sz="6" w:space="0" w:color="000000"/>
            </w:tcBorders>
          </w:tcPr>
          <w:p w14:paraId="03C55D37"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bottom w:val="single" w:sz="6" w:space="0" w:color="000000"/>
              <w:right w:val="single" w:sz="6" w:space="0" w:color="000000"/>
            </w:tcBorders>
          </w:tcPr>
          <w:p w14:paraId="4595C3D2" w14:textId="77777777" w:rsidR="00260B58" w:rsidRDefault="00260B58" w:rsidP="00F13846">
            <w:pPr>
              <w:pStyle w:val="TableParagraph"/>
            </w:pPr>
          </w:p>
        </w:tc>
        <w:tc>
          <w:tcPr>
            <w:tcW w:w="1980" w:type="dxa"/>
            <w:tcBorders>
              <w:left w:val="single" w:sz="6" w:space="0" w:color="000000"/>
              <w:bottom w:val="single" w:sz="6" w:space="0" w:color="000000"/>
              <w:right w:val="single" w:sz="6" w:space="0" w:color="000000"/>
            </w:tcBorders>
          </w:tcPr>
          <w:p w14:paraId="1D863C03" w14:textId="77777777" w:rsidR="00260B58" w:rsidRDefault="00260B58" w:rsidP="006128E6">
            <w:pPr>
              <w:pStyle w:val="TableParagraph"/>
              <w:numPr>
                <w:ilvl w:val="0"/>
                <w:numId w:val="11"/>
              </w:numPr>
              <w:tabs>
                <w:tab w:val="left" w:pos="267"/>
              </w:tabs>
              <w:spacing w:line="242" w:lineRule="exact"/>
              <w:ind w:hanging="181"/>
              <w:rPr>
                <w:sz w:val="20"/>
              </w:rPr>
            </w:pPr>
            <w:r>
              <w:rPr>
                <w:sz w:val="20"/>
              </w:rPr>
              <w:t>Cool</w:t>
            </w:r>
            <w:r>
              <w:rPr>
                <w:spacing w:val="-3"/>
                <w:sz w:val="20"/>
              </w:rPr>
              <w:t xml:space="preserve"> </w:t>
            </w:r>
            <w:r>
              <w:rPr>
                <w:sz w:val="20"/>
              </w:rPr>
              <w:t>≤6°C</w:t>
            </w:r>
          </w:p>
          <w:p w14:paraId="41B90812" w14:textId="77777777" w:rsidR="00260B58" w:rsidRDefault="00260B58" w:rsidP="006128E6">
            <w:pPr>
              <w:pStyle w:val="TableParagraph"/>
              <w:numPr>
                <w:ilvl w:val="0"/>
                <w:numId w:val="11"/>
              </w:numPr>
              <w:tabs>
                <w:tab w:val="left" w:pos="317"/>
              </w:tabs>
              <w:ind w:left="316" w:hanging="231"/>
              <w:rPr>
                <w:sz w:val="20"/>
              </w:rPr>
            </w:pPr>
            <w:r>
              <w:rPr>
                <w:sz w:val="20"/>
              </w:rPr>
              <w:t>do not</w:t>
            </w:r>
            <w:r>
              <w:rPr>
                <w:spacing w:val="-4"/>
                <w:sz w:val="20"/>
              </w:rPr>
              <w:t xml:space="preserve"> </w:t>
            </w:r>
            <w:r>
              <w:rPr>
                <w:sz w:val="20"/>
              </w:rPr>
              <w:t>freeze</w:t>
            </w:r>
          </w:p>
        </w:tc>
        <w:tc>
          <w:tcPr>
            <w:tcW w:w="1619" w:type="dxa"/>
            <w:tcBorders>
              <w:left w:val="single" w:sz="6" w:space="0" w:color="000000"/>
              <w:bottom w:val="single" w:sz="6" w:space="0" w:color="000000"/>
            </w:tcBorders>
          </w:tcPr>
          <w:p w14:paraId="7277713A" w14:textId="77777777" w:rsidR="00260B58" w:rsidRDefault="00260B58" w:rsidP="00F13846">
            <w:pPr>
              <w:pStyle w:val="TableParagraph"/>
              <w:spacing w:line="227" w:lineRule="exact"/>
              <w:ind w:left="143" w:right="136"/>
              <w:jc w:val="center"/>
              <w:rPr>
                <w:sz w:val="20"/>
              </w:rPr>
            </w:pPr>
            <w:r>
              <w:rPr>
                <w:sz w:val="20"/>
              </w:rPr>
              <w:t>7 days</w:t>
            </w:r>
          </w:p>
        </w:tc>
      </w:tr>
      <w:tr w:rsidR="00260B58" w14:paraId="61DD271E" w14:textId="77777777" w:rsidTr="00F13846">
        <w:trPr>
          <w:trHeight w:val="1405"/>
        </w:trPr>
        <w:tc>
          <w:tcPr>
            <w:tcW w:w="1351" w:type="dxa"/>
            <w:tcBorders>
              <w:top w:val="single" w:sz="6" w:space="0" w:color="000000"/>
              <w:right w:val="single" w:sz="6" w:space="0" w:color="000000"/>
            </w:tcBorders>
          </w:tcPr>
          <w:p w14:paraId="085C2AA1" w14:textId="77777777" w:rsidR="00260B58" w:rsidRDefault="00260B58" w:rsidP="00F13846">
            <w:pPr>
              <w:pStyle w:val="TableParagraph"/>
              <w:rPr>
                <w:b/>
              </w:rPr>
            </w:pPr>
          </w:p>
          <w:p w14:paraId="52DC210D" w14:textId="77777777" w:rsidR="00260B58" w:rsidRDefault="00260B58" w:rsidP="00F13846">
            <w:pPr>
              <w:pStyle w:val="TableParagraph"/>
              <w:rPr>
                <w:b/>
                <w:sz w:val="19"/>
              </w:rPr>
            </w:pPr>
          </w:p>
          <w:p w14:paraId="61ECE343" w14:textId="77777777" w:rsidR="00260B58" w:rsidRDefault="00260B58" w:rsidP="00F13846">
            <w:pPr>
              <w:pStyle w:val="TableParagraph"/>
              <w:ind w:left="107" w:right="400"/>
              <w:rPr>
                <w:b/>
                <w:sz w:val="20"/>
              </w:rPr>
            </w:pPr>
            <w:r>
              <w:rPr>
                <w:b/>
                <w:sz w:val="20"/>
              </w:rPr>
              <w:t>Dissolved Metals</w:t>
            </w:r>
          </w:p>
        </w:tc>
        <w:tc>
          <w:tcPr>
            <w:tcW w:w="990" w:type="dxa"/>
            <w:tcBorders>
              <w:top w:val="single" w:sz="6" w:space="0" w:color="000000"/>
              <w:left w:val="single" w:sz="6" w:space="0" w:color="000000"/>
              <w:right w:val="single" w:sz="6" w:space="0" w:color="000000"/>
            </w:tcBorders>
          </w:tcPr>
          <w:p w14:paraId="57D75EA0" w14:textId="77777777" w:rsidR="00260B58" w:rsidRDefault="00260B58" w:rsidP="00F13846">
            <w:pPr>
              <w:pStyle w:val="TableParagraph"/>
              <w:spacing w:line="225" w:lineRule="exact"/>
              <w:ind w:left="111" w:right="103"/>
              <w:jc w:val="center"/>
              <w:rPr>
                <w:sz w:val="20"/>
              </w:rPr>
            </w:pPr>
            <w:r>
              <w:rPr>
                <w:sz w:val="20"/>
              </w:rPr>
              <w:t>Water</w:t>
            </w:r>
          </w:p>
        </w:tc>
        <w:tc>
          <w:tcPr>
            <w:tcW w:w="1260" w:type="dxa"/>
            <w:tcBorders>
              <w:top w:val="single" w:sz="6" w:space="0" w:color="000000"/>
              <w:left w:val="single" w:sz="6" w:space="0" w:color="000000"/>
              <w:right w:val="single" w:sz="6" w:space="0" w:color="000000"/>
            </w:tcBorders>
          </w:tcPr>
          <w:p w14:paraId="7C55FF6E" w14:textId="77777777" w:rsidR="00260B58" w:rsidRDefault="00260B58" w:rsidP="00F13846">
            <w:pPr>
              <w:pStyle w:val="TableParagraph"/>
              <w:spacing w:line="225" w:lineRule="exact"/>
              <w:ind w:left="85" w:right="78"/>
              <w:jc w:val="center"/>
              <w:rPr>
                <w:sz w:val="20"/>
              </w:rPr>
            </w:pPr>
            <w:r>
              <w:rPr>
                <w:sz w:val="20"/>
              </w:rPr>
              <w:t>HDPE</w:t>
            </w:r>
          </w:p>
        </w:tc>
        <w:tc>
          <w:tcPr>
            <w:tcW w:w="1350" w:type="dxa"/>
            <w:tcBorders>
              <w:top w:val="single" w:sz="6" w:space="0" w:color="000000"/>
              <w:left w:val="single" w:sz="6" w:space="0" w:color="000000"/>
              <w:right w:val="single" w:sz="6" w:space="0" w:color="000000"/>
            </w:tcBorders>
          </w:tcPr>
          <w:p w14:paraId="0A3520F7" w14:textId="77777777" w:rsidR="00260B58" w:rsidRDefault="00260B58" w:rsidP="00F13846">
            <w:pPr>
              <w:pStyle w:val="TableParagraph"/>
              <w:spacing w:line="225" w:lineRule="exact"/>
              <w:ind w:left="96" w:right="91"/>
              <w:jc w:val="center"/>
              <w:rPr>
                <w:sz w:val="20"/>
              </w:rPr>
            </w:pPr>
            <w:r>
              <w:rPr>
                <w:sz w:val="20"/>
              </w:rPr>
              <w:t>250 ml</w:t>
            </w:r>
          </w:p>
        </w:tc>
        <w:tc>
          <w:tcPr>
            <w:tcW w:w="1980" w:type="dxa"/>
            <w:tcBorders>
              <w:top w:val="single" w:sz="6" w:space="0" w:color="000000"/>
              <w:left w:val="single" w:sz="6" w:space="0" w:color="000000"/>
              <w:right w:val="single" w:sz="6" w:space="0" w:color="000000"/>
            </w:tcBorders>
          </w:tcPr>
          <w:p w14:paraId="333E5CE7" w14:textId="77777777" w:rsidR="00260B58" w:rsidRDefault="00260B58" w:rsidP="006128E6">
            <w:pPr>
              <w:pStyle w:val="TableParagraph"/>
              <w:numPr>
                <w:ilvl w:val="0"/>
                <w:numId w:val="10"/>
              </w:numPr>
              <w:tabs>
                <w:tab w:val="left" w:pos="267"/>
              </w:tabs>
              <w:ind w:right="145"/>
              <w:rPr>
                <w:sz w:val="20"/>
              </w:rPr>
            </w:pPr>
            <w:r>
              <w:rPr>
                <w:sz w:val="20"/>
              </w:rPr>
              <w:t>lab filtration w/0.45 µm filter within 14 days of collection followed by</w:t>
            </w:r>
          </w:p>
          <w:p w14:paraId="7A7ED418" w14:textId="77777777" w:rsidR="00260B58" w:rsidRDefault="00260B58" w:rsidP="006128E6">
            <w:pPr>
              <w:pStyle w:val="TableParagraph"/>
              <w:numPr>
                <w:ilvl w:val="0"/>
                <w:numId w:val="10"/>
              </w:numPr>
              <w:tabs>
                <w:tab w:val="left" w:pos="267"/>
              </w:tabs>
              <w:spacing w:line="226" w:lineRule="exact"/>
              <w:ind w:hanging="163"/>
              <w:rPr>
                <w:sz w:val="20"/>
              </w:rPr>
            </w:pPr>
            <w:r>
              <w:rPr>
                <w:sz w:val="20"/>
              </w:rPr>
              <w:t>HNO</w:t>
            </w:r>
            <w:r>
              <w:rPr>
                <w:sz w:val="20"/>
                <w:vertAlign w:val="subscript"/>
              </w:rPr>
              <w:t>3</w:t>
            </w:r>
            <w:r>
              <w:rPr>
                <w:sz w:val="20"/>
              </w:rPr>
              <w:t xml:space="preserve"> to</w:t>
            </w:r>
            <w:r>
              <w:rPr>
                <w:spacing w:val="-2"/>
                <w:sz w:val="20"/>
              </w:rPr>
              <w:t xml:space="preserve"> </w:t>
            </w:r>
            <w:r>
              <w:rPr>
                <w:sz w:val="20"/>
              </w:rPr>
              <w:t>pH&lt;2</w:t>
            </w:r>
          </w:p>
        </w:tc>
        <w:tc>
          <w:tcPr>
            <w:tcW w:w="1619" w:type="dxa"/>
            <w:tcBorders>
              <w:top w:val="single" w:sz="6" w:space="0" w:color="000000"/>
              <w:left w:val="single" w:sz="6" w:space="0" w:color="000000"/>
            </w:tcBorders>
          </w:tcPr>
          <w:p w14:paraId="6E9B962D" w14:textId="77777777" w:rsidR="00260B58" w:rsidRDefault="00260B58" w:rsidP="00F13846">
            <w:pPr>
              <w:pStyle w:val="TableParagraph"/>
              <w:spacing w:line="225" w:lineRule="exact"/>
              <w:ind w:left="143" w:right="136"/>
              <w:jc w:val="center"/>
              <w:rPr>
                <w:sz w:val="20"/>
              </w:rPr>
            </w:pPr>
            <w:r>
              <w:rPr>
                <w:sz w:val="20"/>
              </w:rPr>
              <w:t>6 months</w:t>
            </w:r>
          </w:p>
        </w:tc>
      </w:tr>
      <w:tr w:rsidR="00260B58" w14:paraId="21D7381F" w14:textId="77777777" w:rsidTr="00F13846">
        <w:trPr>
          <w:trHeight w:val="460"/>
        </w:trPr>
        <w:tc>
          <w:tcPr>
            <w:tcW w:w="1351" w:type="dxa"/>
            <w:tcBorders>
              <w:right w:val="single" w:sz="6" w:space="0" w:color="000000"/>
            </w:tcBorders>
          </w:tcPr>
          <w:p w14:paraId="7C32A3F4" w14:textId="77777777" w:rsidR="00260B58" w:rsidRDefault="00260B58" w:rsidP="00F13846">
            <w:pPr>
              <w:pStyle w:val="TableParagraph"/>
              <w:spacing w:before="115"/>
              <w:ind w:left="107"/>
              <w:rPr>
                <w:b/>
                <w:sz w:val="20"/>
              </w:rPr>
            </w:pPr>
            <w:r>
              <w:rPr>
                <w:b/>
                <w:sz w:val="20"/>
              </w:rPr>
              <w:t>Total Metals</w:t>
            </w:r>
          </w:p>
        </w:tc>
        <w:tc>
          <w:tcPr>
            <w:tcW w:w="990" w:type="dxa"/>
            <w:tcBorders>
              <w:left w:val="single" w:sz="6" w:space="0" w:color="000000"/>
              <w:right w:val="single" w:sz="6" w:space="0" w:color="000000"/>
            </w:tcBorders>
          </w:tcPr>
          <w:p w14:paraId="3DC8C3B9" w14:textId="77777777" w:rsidR="00260B58" w:rsidRDefault="00260B58" w:rsidP="00F13846">
            <w:pPr>
              <w:pStyle w:val="TableParagraph"/>
              <w:spacing w:line="228"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5A096241" w14:textId="77777777" w:rsidR="00260B58" w:rsidRDefault="00260B58" w:rsidP="00F13846">
            <w:pPr>
              <w:pStyle w:val="TableParagraph"/>
              <w:spacing w:line="228" w:lineRule="exact"/>
              <w:ind w:left="85" w:right="78"/>
              <w:jc w:val="center"/>
              <w:rPr>
                <w:sz w:val="20"/>
              </w:rPr>
            </w:pPr>
            <w:r>
              <w:rPr>
                <w:sz w:val="20"/>
              </w:rPr>
              <w:t>HDPE</w:t>
            </w:r>
          </w:p>
        </w:tc>
        <w:tc>
          <w:tcPr>
            <w:tcW w:w="1350" w:type="dxa"/>
            <w:tcBorders>
              <w:left w:val="single" w:sz="6" w:space="0" w:color="000000"/>
              <w:right w:val="single" w:sz="6" w:space="0" w:color="000000"/>
            </w:tcBorders>
          </w:tcPr>
          <w:p w14:paraId="350B2D7B" w14:textId="77777777" w:rsidR="00260B58" w:rsidRDefault="00260B58" w:rsidP="00F13846">
            <w:pPr>
              <w:pStyle w:val="TableParagraph"/>
              <w:spacing w:line="228"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08DCA7AC" w14:textId="77777777" w:rsidR="00260B58" w:rsidRDefault="00260B58" w:rsidP="00F13846">
            <w:pPr>
              <w:pStyle w:val="TableParagraph"/>
              <w:spacing w:line="230" w:lineRule="exact"/>
              <w:ind w:left="483" w:right="78" w:hanging="377"/>
              <w:rPr>
                <w:sz w:val="20"/>
              </w:rPr>
            </w:pPr>
            <w:r>
              <w:rPr>
                <w:sz w:val="20"/>
              </w:rPr>
              <w:t>HNO</w:t>
            </w:r>
            <w:r>
              <w:rPr>
                <w:sz w:val="20"/>
                <w:vertAlign w:val="subscript"/>
              </w:rPr>
              <w:t xml:space="preserve">3 </w:t>
            </w:r>
            <w:r>
              <w:rPr>
                <w:sz w:val="20"/>
              </w:rPr>
              <w:t>to pH&lt;2 at time of collection</w:t>
            </w:r>
          </w:p>
        </w:tc>
        <w:tc>
          <w:tcPr>
            <w:tcW w:w="1619" w:type="dxa"/>
            <w:tcBorders>
              <w:left w:val="single" w:sz="6" w:space="0" w:color="000000"/>
            </w:tcBorders>
          </w:tcPr>
          <w:p w14:paraId="141918C0" w14:textId="77777777" w:rsidR="00260B58" w:rsidRDefault="00260B58" w:rsidP="00F13846">
            <w:pPr>
              <w:pStyle w:val="TableParagraph"/>
              <w:spacing w:line="228" w:lineRule="exact"/>
              <w:ind w:left="143" w:right="136"/>
              <w:jc w:val="center"/>
              <w:rPr>
                <w:sz w:val="20"/>
              </w:rPr>
            </w:pPr>
            <w:r>
              <w:rPr>
                <w:sz w:val="20"/>
              </w:rPr>
              <w:t>6 months</w:t>
            </w:r>
          </w:p>
        </w:tc>
      </w:tr>
      <w:tr w:rsidR="00260B58" w14:paraId="0905F2F5" w14:textId="77777777" w:rsidTr="00F13846">
        <w:trPr>
          <w:trHeight w:val="460"/>
        </w:trPr>
        <w:tc>
          <w:tcPr>
            <w:tcW w:w="1351" w:type="dxa"/>
            <w:tcBorders>
              <w:right w:val="single" w:sz="6" w:space="0" w:color="000000"/>
            </w:tcBorders>
          </w:tcPr>
          <w:p w14:paraId="5890C3D8" w14:textId="77777777" w:rsidR="00260B58" w:rsidRDefault="00260B58" w:rsidP="00F13846">
            <w:pPr>
              <w:pStyle w:val="TableParagraph"/>
              <w:spacing w:before="114"/>
              <w:ind w:left="107"/>
              <w:rPr>
                <w:b/>
                <w:sz w:val="20"/>
              </w:rPr>
            </w:pPr>
            <w:r>
              <w:rPr>
                <w:b/>
                <w:sz w:val="20"/>
              </w:rPr>
              <w:t>Turbidity</w:t>
            </w:r>
          </w:p>
        </w:tc>
        <w:tc>
          <w:tcPr>
            <w:tcW w:w="990" w:type="dxa"/>
            <w:tcBorders>
              <w:left w:val="single" w:sz="6" w:space="0" w:color="000000"/>
              <w:right w:val="single" w:sz="6" w:space="0" w:color="000000"/>
            </w:tcBorders>
          </w:tcPr>
          <w:p w14:paraId="44B6135B" w14:textId="77777777" w:rsidR="00260B58" w:rsidRDefault="00260B58" w:rsidP="00F13846">
            <w:pPr>
              <w:pStyle w:val="TableParagraph"/>
              <w:spacing w:line="227" w:lineRule="exact"/>
              <w:ind w:left="111" w:right="103"/>
              <w:jc w:val="center"/>
              <w:rPr>
                <w:sz w:val="20"/>
              </w:rPr>
            </w:pPr>
            <w:r>
              <w:rPr>
                <w:sz w:val="20"/>
              </w:rPr>
              <w:t>Water</w:t>
            </w:r>
          </w:p>
        </w:tc>
        <w:tc>
          <w:tcPr>
            <w:tcW w:w="1260" w:type="dxa"/>
            <w:tcBorders>
              <w:left w:val="single" w:sz="6" w:space="0" w:color="000000"/>
              <w:right w:val="single" w:sz="6" w:space="0" w:color="000000"/>
            </w:tcBorders>
          </w:tcPr>
          <w:p w14:paraId="18115464" w14:textId="77777777" w:rsidR="00260B58" w:rsidRDefault="00260B58" w:rsidP="00F13846">
            <w:pPr>
              <w:pStyle w:val="TableParagraph"/>
              <w:spacing w:line="227" w:lineRule="exact"/>
              <w:ind w:left="85" w:right="79"/>
              <w:jc w:val="center"/>
              <w:rPr>
                <w:sz w:val="20"/>
              </w:rPr>
            </w:pPr>
            <w:r>
              <w:rPr>
                <w:sz w:val="20"/>
              </w:rPr>
              <w:t>P, FP, G</w:t>
            </w:r>
          </w:p>
        </w:tc>
        <w:tc>
          <w:tcPr>
            <w:tcW w:w="1350" w:type="dxa"/>
            <w:tcBorders>
              <w:left w:val="single" w:sz="6" w:space="0" w:color="000000"/>
              <w:right w:val="single" w:sz="6" w:space="0" w:color="000000"/>
            </w:tcBorders>
          </w:tcPr>
          <w:p w14:paraId="6BDF3AFF" w14:textId="77777777" w:rsidR="00260B58" w:rsidRDefault="00260B58" w:rsidP="00F13846">
            <w:pPr>
              <w:pStyle w:val="TableParagraph"/>
              <w:spacing w:line="227" w:lineRule="exact"/>
              <w:ind w:left="96" w:right="91"/>
              <w:jc w:val="center"/>
              <w:rPr>
                <w:sz w:val="20"/>
              </w:rPr>
            </w:pPr>
            <w:r>
              <w:rPr>
                <w:sz w:val="20"/>
              </w:rPr>
              <w:t>250 ml</w:t>
            </w:r>
          </w:p>
        </w:tc>
        <w:tc>
          <w:tcPr>
            <w:tcW w:w="1980" w:type="dxa"/>
            <w:tcBorders>
              <w:left w:val="single" w:sz="6" w:space="0" w:color="000000"/>
              <w:right w:val="single" w:sz="6" w:space="0" w:color="000000"/>
            </w:tcBorders>
          </w:tcPr>
          <w:p w14:paraId="6DE72B17" w14:textId="77777777" w:rsidR="00260B58" w:rsidRDefault="00260B58" w:rsidP="006128E6">
            <w:pPr>
              <w:pStyle w:val="TableParagraph"/>
              <w:numPr>
                <w:ilvl w:val="0"/>
                <w:numId w:val="9"/>
              </w:numPr>
              <w:tabs>
                <w:tab w:val="left" w:pos="591"/>
              </w:tabs>
              <w:spacing w:line="227" w:lineRule="exact"/>
              <w:rPr>
                <w:sz w:val="20"/>
              </w:rPr>
            </w:pPr>
            <w:r>
              <w:rPr>
                <w:sz w:val="20"/>
              </w:rPr>
              <w:t>Cool</w:t>
            </w:r>
            <w:r>
              <w:rPr>
                <w:spacing w:val="-2"/>
                <w:sz w:val="20"/>
              </w:rPr>
              <w:t xml:space="preserve"> </w:t>
            </w:r>
            <w:r>
              <w:rPr>
                <w:sz w:val="20"/>
              </w:rPr>
              <w:t>≤6°C</w:t>
            </w:r>
          </w:p>
          <w:p w14:paraId="586D0545" w14:textId="77777777" w:rsidR="00260B58" w:rsidRDefault="00260B58" w:rsidP="006128E6">
            <w:pPr>
              <w:pStyle w:val="TableParagraph"/>
              <w:numPr>
                <w:ilvl w:val="0"/>
                <w:numId w:val="8"/>
              </w:numPr>
              <w:tabs>
                <w:tab w:val="left" w:pos="501"/>
              </w:tabs>
              <w:spacing w:line="213" w:lineRule="exact"/>
              <w:rPr>
                <w:sz w:val="20"/>
              </w:rPr>
            </w:pPr>
            <w:r>
              <w:rPr>
                <w:sz w:val="20"/>
              </w:rPr>
              <w:t>do not</w:t>
            </w:r>
            <w:r>
              <w:rPr>
                <w:spacing w:val="-7"/>
                <w:sz w:val="20"/>
              </w:rPr>
              <w:t xml:space="preserve"> </w:t>
            </w:r>
            <w:r>
              <w:rPr>
                <w:sz w:val="20"/>
              </w:rPr>
              <w:t>freeze</w:t>
            </w:r>
          </w:p>
        </w:tc>
        <w:tc>
          <w:tcPr>
            <w:tcW w:w="1619" w:type="dxa"/>
            <w:tcBorders>
              <w:left w:val="single" w:sz="6" w:space="0" w:color="000000"/>
            </w:tcBorders>
          </w:tcPr>
          <w:p w14:paraId="697001E7" w14:textId="77777777" w:rsidR="00260B58" w:rsidRDefault="00260B58" w:rsidP="00F13846">
            <w:pPr>
              <w:pStyle w:val="TableParagraph"/>
              <w:spacing w:line="227" w:lineRule="exact"/>
              <w:ind w:left="142" w:right="136"/>
              <w:jc w:val="center"/>
              <w:rPr>
                <w:sz w:val="20"/>
              </w:rPr>
            </w:pPr>
            <w:r>
              <w:rPr>
                <w:sz w:val="20"/>
              </w:rPr>
              <w:t>48 hours</w:t>
            </w:r>
          </w:p>
        </w:tc>
      </w:tr>
    </w:tbl>
    <w:p w14:paraId="44465408" w14:textId="77777777" w:rsidR="00260B58" w:rsidRDefault="00260B58" w:rsidP="00260B58">
      <w:pPr>
        <w:pStyle w:val="BodyText"/>
        <w:spacing w:before="7"/>
        <w:rPr>
          <w:b/>
          <w:sz w:val="11"/>
        </w:rPr>
      </w:pPr>
    </w:p>
    <w:p w14:paraId="59128521" w14:textId="05378287" w:rsidR="00260B58" w:rsidRDefault="00260B58" w:rsidP="00260B58">
      <w:pPr>
        <w:tabs>
          <w:tab w:val="left" w:pos="1862"/>
          <w:tab w:val="left" w:pos="2127"/>
        </w:tabs>
        <w:spacing w:before="92"/>
        <w:ind w:left="687" w:right="622"/>
        <w:rPr>
          <w:sz w:val="18"/>
        </w:rPr>
      </w:pPr>
      <w:r>
        <w:rPr>
          <w:sz w:val="18"/>
        </w:rPr>
        <w:t>PA, P, FP, G:</w:t>
      </w:r>
      <w:r>
        <w:rPr>
          <w:sz w:val="18"/>
        </w:rPr>
        <w:tab/>
      </w:r>
      <w:r>
        <w:rPr>
          <w:sz w:val="18"/>
        </w:rPr>
        <w:tab/>
        <w:t xml:space="preserve">PA is any </w:t>
      </w:r>
      <w:proofErr w:type="spellStart"/>
      <w:r>
        <w:rPr>
          <w:sz w:val="18"/>
        </w:rPr>
        <w:t>sterizable</w:t>
      </w:r>
      <w:proofErr w:type="spellEnd"/>
      <w:r>
        <w:rPr>
          <w:sz w:val="18"/>
        </w:rPr>
        <w:t xml:space="preserve"> (autoclavable) plastic, “P” is polyethylene, “FP” is fluoropolymer, “G” is glass HDPE,</w:t>
      </w:r>
      <w:r>
        <w:rPr>
          <w:spacing w:val="-1"/>
          <w:sz w:val="18"/>
        </w:rPr>
        <w:t xml:space="preserve"> </w:t>
      </w:r>
      <w:r>
        <w:rPr>
          <w:sz w:val="18"/>
        </w:rPr>
        <w:t>VOA</w:t>
      </w:r>
      <w:r>
        <w:rPr>
          <w:sz w:val="18"/>
        </w:rPr>
        <w:tab/>
        <w:t>HDPE is “high-density polyethylene”, VOA is “volatile organic</w:t>
      </w:r>
      <w:r>
        <w:rPr>
          <w:spacing w:val="-4"/>
          <w:sz w:val="18"/>
        </w:rPr>
        <w:t xml:space="preserve"> </w:t>
      </w:r>
      <w:r>
        <w:rPr>
          <w:sz w:val="18"/>
        </w:rPr>
        <w:t>analysis”</w:t>
      </w:r>
    </w:p>
    <w:p w14:paraId="3D971C28" w14:textId="691FFD53" w:rsidR="002149C0" w:rsidRDefault="002149C0" w:rsidP="00260B58">
      <w:pPr>
        <w:tabs>
          <w:tab w:val="left" w:pos="1862"/>
          <w:tab w:val="left" w:pos="2127"/>
        </w:tabs>
        <w:spacing w:before="92"/>
        <w:ind w:left="687" w:right="622"/>
        <w:rPr>
          <w:sz w:val="18"/>
        </w:rPr>
      </w:pPr>
    </w:p>
    <w:p w14:paraId="501AB1D2" w14:textId="77777777" w:rsidR="00C75F2A" w:rsidRDefault="00C75F2A" w:rsidP="00C75F2A">
      <w:pPr>
        <w:tabs>
          <w:tab w:val="left" w:pos="1862"/>
          <w:tab w:val="left" w:pos="2127"/>
        </w:tabs>
        <w:spacing w:before="92"/>
        <w:ind w:right="622"/>
        <w:rPr>
          <w:sz w:val="24"/>
          <w:szCs w:val="24"/>
        </w:rPr>
      </w:pPr>
    </w:p>
    <w:p w14:paraId="359516B3" w14:textId="77777777" w:rsidR="00C75F2A" w:rsidRDefault="00C75F2A" w:rsidP="00C75F2A">
      <w:pPr>
        <w:tabs>
          <w:tab w:val="left" w:pos="1862"/>
          <w:tab w:val="left" w:pos="2127"/>
        </w:tabs>
        <w:spacing w:before="92"/>
        <w:ind w:right="622"/>
        <w:rPr>
          <w:sz w:val="24"/>
          <w:szCs w:val="24"/>
        </w:rPr>
      </w:pPr>
    </w:p>
    <w:p w14:paraId="12D7340C" w14:textId="451C7E42" w:rsidR="00C75F2A" w:rsidRDefault="00C75F2A" w:rsidP="006B2794">
      <w:pPr>
        <w:pStyle w:val="Heading2"/>
        <w:ind w:left="0" w:firstLine="360"/>
      </w:pPr>
      <w:bookmarkStart w:id="145" w:name="_Toc96073965"/>
      <w:bookmarkStart w:id="146" w:name="_Toc117087855"/>
      <w:r>
        <w:t>B3.</w:t>
      </w:r>
      <w:r w:rsidR="009D3EAA">
        <w:t xml:space="preserve"> </w:t>
      </w:r>
      <w:r>
        <w:t>S</w:t>
      </w:r>
      <w:r w:rsidR="009D3EAA">
        <w:t>ample</w:t>
      </w:r>
      <w:r>
        <w:t xml:space="preserve"> H</w:t>
      </w:r>
      <w:r w:rsidR="009D3EAA">
        <w:t>andling</w:t>
      </w:r>
      <w:r>
        <w:t xml:space="preserve"> </w:t>
      </w:r>
      <w:r w:rsidR="0007134B">
        <w:t>a</w:t>
      </w:r>
      <w:r w:rsidR="009D3EAA">
        <w:t>nd</w:t>
      </w:r>
      <w:r>
        <w:t xml:space="preserve"> C</w:t>
      </w:r>
      <w:r w:rsidR="009D3EAA">
        <w:t>ustody</w:t>
      </w:r>
      <w:r>
        <w:rPr>
          <w:spacing w:val="-4"/>
        </w:rPr>
        <w:t xml:space="preserve"> </w:t>
      </w:r>
      <w:r>
        <w:t>R</w:t>
      </w:r>
      <w:bookmarkEnd w:id="145"/>
      <w:r w:rsidR="009D3EAA">
        <w:t>equirements</w:t>
      </w:r>
      <w:bookmarkEnd w:id="146"/>
    </w:p>
    <w:p w14:paraId="64F47C69" w14:textId="77777777" w:rsidR="00C75F2A" w:rsidRDefault="00C75F2A" w:rsidP="00C75F2A">
      <w:pPr>
        <w:pStyle w:val="BodyText"/>
        <w:rPr>
          <w:b/>
        </w:rPr>
      </w:pPr>
    </w:p>
    <w:p w14:paraId="1255B000" w14:textId="3761FDBD" w:rsidR="00C75F2A" w:rsidRPr="009D3EAA" w:rsidRDefault="00C75F2A" w:rsidP="009D3EAA">
      <w:pPr>
        <w:pStyle w:val="BodyText"/>
        <w:ind w:firstLine="360"/>
        <w:rPr>
          <w:b/>
        </w:rPr>
      </w:pPr>
      <w:bookmarkStart w:id="147" w:name="_Toc96073966"/>
      <w:r w:rsidRPr="009D3EAA">
        <w:rPr>
          <w:b/>
        </w:rPr>
        <w:t xml:space="preserve">Agency Baseline </w:t>
      </w:r>
      <w:bookmarkEnd w:id="147"/>
    </w:p>
    <w:p w14:paraId="4E03CA4B" w14:textId="1D1674AF"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 xml:space="preserve">Samples will be labeled (see Figure </w:t>
      </w:r>
      <w:r w:rsidR="00B808DF">
        <w:rPr>
          <w:sz w:val="24"/>
        </w:rPr>
        <w:t>3</w:t>
      </w:r>
      <w:r w:rsidRPr="00C75F2A">
        <w:rPr>
          <w:sz w:val="24"/>
        </w:rPr>
        <w:t>) and logged on the Agency Baseline Field Data Sheet (Appendix</w:t>
      </w:r>
      <w:r w:rsidRPr="00C75F2A">
        <w:rPr>
          <w:spacing w:val="-1"/>
          <w:sz w:val="24"/>
        </w:rPr>
        <w:t xml:space="preserve"> </w:t>
      </w:r>
      <w:r w:rsidRPr="00C75F2A">
        <w:rPr>
          <w:sz w:val="24"/>
        </w:rPr>
        <w:t>C).</w:t>
      </w:r>
    </w:p>
    <w:p w14:paraId="3B14E42B" w14:textId="2A470127"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In the field, samples will be collected and stored in insulated ice chests containing freezable gel packs to hold samples at 4 degrees C (plus or minus 2 degrees C) until delivered to the lab. Temperature in transit will be monitored with a temperature blank with an objective of maintaining 4 degrees centigrade plus or minus 2 degrees centigrade. Once collected, samples are the responsibility of the monitors, and will stay in their possession until delivered to </w:t>
      </w:r>
      <w:r>
        <w:rPr>
          <w:sz w:val="24"/>
        </w:rPr>
        <w:t>the drop-off location</w:t>
      </w:r>
      <w:r w:rsidRPr="00C75F2A">
        <w:rPr>
          <w:sz w:val="24"/>
        </w:rPr>
        <w:t xml:space="preserve">. </w:t>
      </w:r>
    </w:p>
    <w:p w14:paraId="1B38E80C" w14:textId="1DB17EE8" w:rsidR="00C75F2A" w:rsidRDefault="00C75F2A" w:rsidP="006128E6">
      <w:pPr>
        <w:pStyle w:val="ListParagraph"/>
        <w:numPr>
          <w:ilvl w:val="0"/>
          <w:numId w:val="13"/>
        </w:numPr>
        <w:tabs>
          <w:tab w:val="left" w:pos="1047"/>
          <w:tab w:val="left" w:pos="1048"/>
        </w:tabs>
        <w:ind w:right="653"/>
        <w:rPr>
          <w:sz w:val="24"/>
        </w:rPr>
      </w:pPr>
      <w:r w:rsidRPr="00C75F2A">
        <w:rPr>
          <w:sz w:val="24"/>
        </w:rPr>
        <w:t xml:space="preserve">Once samples have been delivered to the </w:t>
      </w:r>
      <w:r>
        <w:rPr>
          <w:sz w:val="24"/>
        </w:rPr>
        <w:t>drop-off location</w:t>
      </w:r>
      <w:r w:rsidRPr="00C75F2A">
        <w:rPr>
          <w:sz w:val="24"/>
        </w:rPr>
        <w:t xml:space="preserve"> they undergo initial analysis; KWF staff analyzes samples for conductivity, pH, and turbidity, while the Soldotna Wastewater Treatment Plant lab technicians analyze samples for total suspended solids, and fecal coliform</w:t>
      </w:r>
      <w:r w:rsidRPr="00C75F2A">
        <w:rPr>
          <w:spacing w:val="-2"/>
          <w:sz w:val="24"/>
        </w:rPr>
        <w:t xml:space="preserve"> </w:t>
      </w:r>
      <w:r w:rsidRPr="00C75F2A">
        <w:rPr>
          <w:sz w:val="24"/>
        </w:rPr>
        <w:t>bacteria.</w:t>
      </w:r>
    </w:p>
    <w:p w14:paraId="67731322"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 portion of the samples will also be prepared for travel to SGS for further analysis. Samples will be repacked in insulated ice chests and kept in chilled condition with freezable ice packs. Temperature in transit will be monitoring with a temperature blank with an objective of maintaining 4 degrees centigrade plus or minus 2 degrees</w:t>
      </w:r>
      <w:r w:rsidRPr="00C75F2A">
        <w:rPr>
          <w:spacing w:val="-19"/>
          <w:sz w:val="24"/>
        </w:rPr>
        <w:t xml:space="preserve"> </w:t>
      </w:r>
      <w:r w:rsidRPr="00C75F2A">
        <w:rPr>
          <w:sz w:val="24"/>
        </w:rPr>
        <w:t>centigrade.</w:t>
      </w:r>
    </w:p>
    <w:p w14:paraId="1D0D3B86" w14:textId="77777777" w:rsidR="00C75F2A" w:rsidRDefault="00C75F2A" w:rsidP="006128E6">
      <w:pPr>
        <w:pStyle w:val="ListParagraph"/>
        <w:numPr>
          <w:ilvl w:val="0"/>
          <w:numId w:val="13"/>
        </w:numPr>
        <w:tabs>
          <w:tab w:val="left" w:pos="1047"/>
          <w:tab w:val="left" w:pos="1048"/>
        </w:tabs>
        <w:ind w:right="653"/>
        <w:rPr>
          <w:sz w:val="24"/>
        </w:rPr>
      </w:pPr>
      <w:r w:rsidRPr="00C75F2A">
        <w:rPr>
          <w:sz w:val="24"/>
        </w:rPr>
        <w:t>An SGS Chain of Custody Form will be used to record all transport and storage information.</w:t>
      </w:r>
    </w:p>
    <w:p w14:paraId="69E0F6BC" w14:textId="7BBE9CA2" w:rsidR="00C75F2A" w:rsidRPr="00C75F2A" w:rsidRDefault="00C75F2A" w:rsidP="006128E6">
      <w:pPr>
        <w:pStyle w:val="ListParagraph"/>
        <w:numPr>
          <w:ilvl w:val="0"/>
          <w:numId w:val="13"/>
        </w:numPr>
        <w:tabs>
          <w:tab w:val="left" w:pos="1047"/>
          <w:tab w:val="left" w:pos="1048"/>
        </w:tabs>
        <w:ind w:right="653"/>
        <w:rPr>
          <w:sz w:val="24"/>
        </w:rPr>
      </w:pPr>
      <w:r w:rsidRPr="00C75F2A">
        <w:rPr>
          <w:sz w:val="24"/>
        </w:rPr>
        <w:t>Each sample bottle will be labeled with a unique sample number, sample site name, analysis to be performed, date and time, and initials of the person collecting the sample.</w:t>
      </w:r>
    </w:p>
    <w:p w14:paraId="3519D6CB" w14:textId="77777777" w:rsidR="00C75F2A" w:rsidRDefault="00C75F2A" w:rsidP="00C75F2A">
      <w:pPr>
        <w:rPr>
          <w:sz w:val="24"/>
        </w:rPr>
      </w:pPr>
    </w:p>
    <w:p w14:paraId="6F4EB4DB" w14:textId="77777777" w:rsidR="00C75F2A" w:rsidRDefault="00C75F2A" w:rsidP="00C75F2A">
      <w:pPr>
        <w:rPr>
          <w:sz w:val="24"/>
        </w:rPr>
      </w:pPr>
    </w:p>
    <w:p w14:paraId="13DA87B6" w14:textId="77777777" w:rsidR="00C75F2A" w:rsidRDefault="00C75F2A" w:rsidP="00C75F2A">
      <w:pPr>
        <w:rPr>
          <w:sz w:val="24"/>
        </w:rPr>
      </w:pPr>
    </w:p>
    <w:p w14:paraId="0C907063" w14:textId="77777777" w:rsidR="00C75F2A" w:rsidRDefault="00C75F2A" w:rsidP="00C75F2A">
      <w:pPr>
        <w:rPr>
          <w:sz w:val="24"/>
        </w:rPr>
      </w:pPr>
    </w:p>
    <w:p w14:paraId="128BC995" w14:textId="77777777" w:rsidR="00C75F2A" w:rsidRDefault="00C75F2A" w:rsidP="00C75F2A">
      <w:pPr>
        <w:pStyle w:val="BodyText"/>
        <w:ind w:left="2364"/>
        <w:rPr>
          <w:sz w:val="20"/>
        </w:rPr>
      </w:pPr>
      <w:r>
        <w:rPr>
          <w:noProof/>
          <w:sz w:val="20"/>
        </w:rPr>
        <mc:AlternateContent>
          <mc:Choice Requires="wpg">
            <w:drawing>
              <wp:inline distT="0" distB="0" distL="0" distR="0" wp14:anchorId="6785A004" wp14:editId="0C58B1CB">
                <wp:extent cx="3575050" cy="3075940"/>
                <wp:effectExtent l="0" t="0" r="0" b="0"/>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5050" cy="3075940"/>
                          <a:chOff x="0" y="0"/>
                          <a:chExt cx="5630" cy="4844"/>
                        </a:xfrm>
                      </wpg:grpSpPr>
                      <wps:wsp>
                        <wps:cNvPr id="3" name="Rectangle 46"/>
                        <wps:cNvSpPr>
                          <a:spLocks noChangeArrowheads="1"/>
                        </wps:cNvSpPr>
                        <wps:spPr bwMode="auto">
                          <a:xfrm>
                            <a:off x="14" y="0"/>
                            <a:ext cx="560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Line 45"/>
                        <wps:cNvCnPr>
                          <a:cxnSpLocks noChangeShapeType="1"/>
                        </wps:cNvCnPr>
                        <wps:spPr bwMode="auto">
                          <a:xfrm>
                            <a:off x="124" y="3386"/>
                            <a:ext cx="234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 name="Freeform 44"/>
                        <wps:cNvSpPr>
                          <a:spLocks/>
                        </wps:cNvSpPr>
                        <wps:spPr bwMode="auto">
                          <a:xfrm>
                            <a:off x="-1" y="0"/>
                            <a:ext cx="5630" cy="3442"/>
                          </a:xfrm>
                          <a:custGeom>
                            <a:avLst/>
                            <a:gdLst>
                              <a:gd name="T0" fmla="*/ 5629 w 5630"/>
                              <a:gd name="T1" fmla="*/ 0 h 3442"/>
                              <a:gd name="T2" fmla="*/ 5615 w 5630"/>
                              <a:gd name="T3" fmla="*/ 0 h 3442"/>
                              <a:gd name="T4" fmla="*/ 5615 w 5630"/>
                              <a:gd name="T5" fmla="*/ 3413 h 3442"/>
                              <a:gd name="T6" fmla="*/ 14 w 5630"/>
                              <a:gd name="T7" fmla="*/ 3413 h 3442"/>
                              <a:gd name="T8" fmla="*/ 14 w 5630"/>
                              <a:gd name="T9" fmla="*/ 0 h 3442"/>
                              <a:gd name="T10" fmla="*/ 0 w 5630"/>
                              <a:gd name="T11" fmla="*/ 0 h 3442"/>
                              <a:gd name="T12" fmla="*/ 0 w 5630"/>
                              <a:gd name="T13" fmla="*/ 3427 h 3442"/>
                              <a:gd name="T14" fmla="*/ 14 w 5630"/>
                              <a:gd name="T15" fmla="*/ 3427 h 3442"/>
                              <a:gd name="T16" fmla="*/ 29 w 5630"/>
                              <a:gd name="T17" fmla="*/ 3427 h 3442"/>
                              <a:gd name="T18" fmla="*/ 29 w 5630"/>
                              <a:gd name="T19" fmla="*/ 3442 h 3442"/>
                              <a:gd name="T20" fmla="*/ 5600 w 5630"/>
                              <a:gd name="T21" fmla="*/ 3442 h 3442"/>
                              <a:gd name="T22" fmla="*/ 5600 w 5630"/>
                              <a:gd name="T23" fmla="*/ 3427 h 3442"/>
                              <a:gd name="T24" fmla="*/ 5615 w 5630"/>
                              <a:gd name="T25" fmla="*/ 3427 h 3442"/>
                              <a:gd name="T26" fmla="*/ 5629 w 5630"/>
                              <a:gd name="T27" fmla="*/ 3427 h 3442"/>
                              <a:gd name="T28" fmla="*/ 5629 w 5630"/>
                              <a:gd name="T29" fmla="*/ 0 h 3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630" h="3442">
                                <a:moveTo>
                                  <a:pt x="5629" y="0"/>
                                </a:moveTo>
                                <a:lnTo>
                                  <a:pt x="5615" y="0"/>
                                </a:lnTo>
                                <a:lnTo>
                                  <a:pt x="5615" y="3413"/>
                                </a:lnTo>
                                <a:lnTo>
                                  <a:pt x="14" y="3413"/>
                                </a:lnTo>
                                <a:lnTo>
                                  <a:pt x="14" y="0"/>
                                </a:lnTo>
                                <a:lnTo>
                                  <a:pt x="0" y="0"/>
                                </a:lnTo>
                                <a:lnTo>
                                  <a:pt x="0" y="3427"/>
                                </a:lnTo>
                                <a:lnTo>
                                  <a:pt x="14" y="3427"/>
                                </a:lnTo>
                                <a:lnTo>
                                  <a:pt x="29" y="3427"/>
                                </a:lnTo>
                                <a:lnTo>
                                  <a:pt x="29" y="3442"/>
                                </a:lnTo>
                                <a:lnTo>
                                  <a:pt x="5600" y="3442"/>
                                </a:lnTo>
                                <a:lnTo>
                                  <a:pt x="5600" y="3427"/>
                                </a:lnTo>
                                <a:lnTo>
                                  <a:pt x="5615" y="3427"/>
                                </a:lnTo>
                                <a:lnTo>
                                  <a:pt x="5629" y="3427"/>
                                </a:lnTo>
                                <a:lnTo>
                                  <a:pt x="56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43"/>
                        <wps:cNvCnPr>
                          <a:cxnSpLocks noChangeShapeType="1"/>
                        </wps:cNvCnPr>
                        <wps:spPr bwMode="auto">
                          <a:xfrm>
                            <a:off x="138" y="4800"/>
                            <a:ext cx="198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 name="Freeform 42"/>
                        <wps:cNvSpPr>
                          <a:spLocks/>
                        </wps:cNvSpPr>
                        <wps:spPr bwMode="auto">
                          <a:xfrm>
                            <a:off x="14" y="3427"/>
                            <a:ext cx="5601" cy="1416"/>
                          </a:xfrm>
                          <a:custGeom>
                            <a:avLst/>
                            <a:gdLst>
                              <a:gd name="T0" fmla="+- 0 5615 14"/>
                              <a:gd name="T1" fmla="*/ T0 w 5601"/>
                              <a:gd name="T2" fmla="+- 0 3427 3427"/>
                              <a:gd name="T3" fmla="*/ 3427 h 1416"/>
                              <a:gd name="T4" fmla="+- 0 5600 14"/>
                              <a:gd name="T5" fmla="*/ T4 w 5601"/>
                              <a:gd name="T6" fmla="+- 0 3427 3427"/>
                              <a:gd name="T7" fmla="*/ 3427 h 1416"/>
                              <a:gd name="T8" fmla="+- 0 5600 14"/>
                              <a:gd name="T9" fmla="*/ T8 w 5601"/>
                              <a:gd name="T10" fmla="+- 0 4829 3427"/>
                              <a:gd name="T11" fmla="*/ 4829 h 1416"/>
                              <a:gd name="T12" fmla="+- 0 29 14"/>
                              <a:gd name="T13" fmla="*/ T12 w 5601"/>
                              <a:gd name="T14" fmla="+- 0 4829 3427"/>
                              <a:gd name="T15" fmla="*/ 4829 h 1416"/>
                              <a:gd name="T16" fmla="+- 0 29 14"/>
                              <a:gd name="T17" fmla="*/ T16 w 5601"/>
                              <a:gd name="T18" fmla="+- 0 3427 3427"/>
                              <a:gd name="T19" fmla="*/ 3427 h 1416"/>
                              <a:gd name="T20" fmla="+- 0 14 14"/>
                              <a:gd name="T21" fmla="*/ T20 w 5601"/>
                              <a:gd name="T22" fmla="+- 0 3427 3427"/>
                              <a:gd name="T23" fmla="*/ 3427 h 1416"/>
                              <a:gd name="T24" fmla="+- 0 14 14"/>
                              <a:gd name="T25" fmla="*/ T24 w 5601"/>
                              <a:gd name="T26" fmla="+- 0 4843 3427"/>
                              <a:gd name="T27" fmla="*/ 4843 h 1416"/>
                              <a:gd name="T28" fmla="+- 0 29 14"/>
                              <a:gd name="T29" fmla="*/ T28 w 5601"/>
                              <a:gd name="T30" fmla="+- 0 4843 3427"/>
                              <a:gd name="T31" fmla="*/ 4843 h 1416"/>
                              <a:gd name="T32" fmla="+- 0 5600 14"/>
                              <a:gd name="T33" fmla="*/ T32 w 5601"/>
                              <a:gd name="T34" fmla="+- 0 4843 3427"/>
                              <a:gd name="T35" fmla="*/ 4843 h 1416"/>
                              <a:gd name="T36" fmla="+- 0 5615 14"/>
                              <a:gd name="T37" fmla="*/ T36 w 5601"/>
                              <a:gd name="T38" fmla="+- 0 4843 3427"/>
                              <a:gd name="T39" fmla="*/ 4843 h 1416"/>
                              <a:gd name="T40" fmla="+- 0 5615 14"/>
                              <a:gd name="T41" fmla="*/ T40 w 5601"/>
                              <a:gd name="T42" fmla="+- 0 3427 3427"/>
                              <a:gd name="T43" fmla="*/ 3427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601" h="1416">
                                <a:moveTo>
                                  <a:pt x="5601" y="0"/>
                                </a:moveTo>
                                <a:lnTo>
                                  <a:pt x="5586" y="0"/>
                                </a:lnTo>
                                <a:lnTo>
                                  <a:pt x="5586" y="1402"/>
                                </a:lnTo>
                                <a:lnTo>
                                  <a:pt x="15" y="1402"/>
                                </a:lnTo>
                                <a:lnTo>
                                  <a:pt x="15" y="0"/>
                                </a:lnTo>
                                <a:lnTo>
                                  <a:pt x="0" y="0"/>
                                </a:lnTo>
                                <a:lnTo>
                                  <a:pt x="0" y="1416"/>
                                </a:lnTo>
                                <a:lnTo>
                                  <a:pt x="15" y="1416"/>
                                </a:lnTo>
                                <a:lnTo>
                                  <a:pt x="5586" y="1416"/>
                                </a:lnTo>
                                <a:lnTo>
                                  <a:pt x="5601" y="1416"/>
                                </a:lnTo>
                                <a:lnTo>
                                  <a:pt x="56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41"/>
                        <wps:cNvSpPr txBox="1">
                          <a:spLocks noChangeArrowheads="1"/>
                        </wps:cNvSpPr>
                        <wps:spPr bwMode="auto">
                          <a:xfrm>
                            <a:off x="138" y="4397"/>
                            <a:ext cx="3531"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352C" w14:textId="77777777" w:rsidR="00DA3D08" w:rsidRDefault="00DA3D0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wps:txbx>
                        <wps:bodyPr rot="0" vert="horz" wrap="square" lIns="0" tIns="0" rIns="0" bIns="0" anchor="t" anchorCtr="0" upright="1">
                          <a:noAutofit/>
                        </wps:bodyPr>
                      </wps:wsp>
                      <wps:wsp>
                        <wps:cNvPr id="13" name="Text Box 40"/>
                        <wps:cNvSpPr txBox="1">
                          <a:spLocks noChangeArrowheads="1"/>
                        </wps:cNvSpPr>
                        <wps:spPr bwMode="auto">
                          <a:xfrm>
                            <a:off x="138" y="3468"/>
                            <a:ext cx="3610"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F7FD5" w14:textId="77777777" w:rsidR="00DA3D08" w:rsidRDefault="00DA3D08" w:rsidP="00C75F2A">
                              <w:pPr>
                                <w:spacing w:line="199" w:lineRule="exact"/>
                                <w:rPr>
                                  <w:b/>
                                  <w:sz w:val="18"/>
                                </w:rPr>
                              </w:pPr>
                              <w:r>
                                <w:rPr>
                                  <w:b/>
                                  <w:sz w:val="18"/>
                                </w:rPr>
                                <w:t>Lab Information:</w:t>
                              </w:r>
                            </w:p>
                            <w:p w14:paraId="1837C741" w14:textId="77777777" w:rsidR="00DA3D08" w:rsidRDefault="00DA3D0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wps:txbx>
                        <wps:bodyPr rot="0" vert="horz" wrap="square" lIns="0" tIns="0" rIns="0" bIns="0" anchor="t" anchorCtr="0" upright="1">
                          <a:noAutofit/>
                        </wps:bodyPr>
                      </wps:wsp>
                      <wps:wsp>
                        <wps:cNvPr id="14" name="Text Box 39"/>
                        <wps:cNvSpPr txBox="1">
                          <a:spLocks noChangeArrowheads="1"/>
                        </wps:cNvSpPr>
                        <wps:spPr bwMode="auto">
                          <a:xfrm>
                            <a:off x="123" y="2981"/>
                            <a:ext cx="315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D38F3" w14:textId="77777777" w:rsidR="00DA3D08" w:rsidRDefault="00DA3D0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wps:txbx>
                        <wps:bodyPr rot="0" vert="horz" wrap="square" lIns="0" tIns="0" rIns="0" bIns="0" anchor="t" anchorCtr="0" upright="1">
                          <a:noAutofit/>
                        </wps:bodyPr>
                      </wps:wsp>
                      <wps:wsp>
                        <wps:cNvPr id="15" name="Text Box 38"/>
                        <wps:cNvSpPr txBox="1">
                          <a:spLocks noChangeArrowheads="1"/>
                        </wps:cNvSpPr>
                        <wps:spPr bwMode="auto">
                          <a:xfrm>
                            <a:off x="123" y="41"/>
                            <a:ext cx="4735" cy="2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5420F" w14:textId="77777777" w:rsidR="00DA3D08" w:rsidRDefault="00DA3D08" w:rsidP="00C75F2A">
                              <w:pPr>
                                <w:ind w:left="1865" w:right="737" w:hanging="418"/>
                                <w:rPr>
                                  <w:b/>
                                  <w:sz w:val="18"/>
                                </w:rPr>
                              </w:pPr>
                              <w:r>
                                <w:rPr>
                                  <w:b/>
                                  <w:sz w:val="18"/>
                                </w:rPr>
                                <w:t>KENAI WATERSHED FORUM Phone (907) 260-5449</w:t>
                              </w:r>
                            </w:p>
                            <w:p w14:paraId="75F41203" w14:textId="77777777" w:rsidR="00DA3D08" w:rsidRDefault="00DA3D08" w:rsidP="00C75F2A">
                              <w:pPr>
                                <w:spacing w:before="38"/>
                                <w:rPr>
                                  <w:b/>
                                  <w:sz w:val="18"/>
                                </w:rPr>
                              </w:pPr>
                              <w:r>
                                <w:rPr>
                                  <w:b/>
                                  <w:sz w:val="18"/>
                                </w:rPr>
                                <w:t>Field Information:</w:t>
                              </w:r>
                            </w:p>
                            <w:p w14:paraId="2F63F1C1" w14:textId="77777777" w:rsidR="00DA3D08" w:rsidRDefault="00DA3D0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DA3D08" w:rsidRDefault="00DA3D0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DA3D08" w:rsidRDefault="00DA3D0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DA3D08" w:rsidRDefault="00DA3D0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DA3D08" w:rsidRDefault="00DA3D0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wps:txbx>
                        <wps:bodyPr rot="0" vert="horz" wrap="square" lIns="0" tIns="0" rIns="0" bIns="0" anchor="t" anchorCtr="0" upright="1">
                          <a:noAutofit/>
                        </wps:bodyPr>
                      </wps:wsp>
                    </wpg:wgp>
                  </a:graphicData>
                </a:graphic>
              </wp:inline>
            </w:drawing>
          </mc:Choice>
          <mc:Fallback>
            <w:pict>
              <v:group w14:anchorId="6785A004" id="Group 37" o:spid="_x0000_s1032" style="width:281.5pt;height:242.2pt;mso-position-horizontal-relative:char;mso-position-vertical-relative:line" coordsize="5630,4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">
                <v:rect id="Rectangle 46" o:spid="_x0000_s1033" style="position:absolute;left:14;width:5601;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v:line id="Line 45" o:spid="_x0000_s1034" style="position:absolute;visibility:visible;mso-wrap-style:square" from="124,3386" to="2464,3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" strokeweight=".36pt"/>
                <v:shape id="Freeform 44" o:spid="_x0000_s1035" style="position:absolute;left:-1;width:5630;height:3442;visibility:visible;mso-wrap-style:square;v-text-anchor:top" coordsize="5630,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" path="m5629,r-14,l5615,3413r-5601,l14,,,,,3427r14,l29,3427r,15l5600,3442r,-15l5615,3427r14,l5629,xe" fillcolor="black" stroked="f">
                  <v:path arrowok="t" o:connecttype="custom" o:connectlocs="5629,0;5615,0;5615,3413;14,3413;14,0;0,0;0,3427;14,3427;29,3427;29,3442;5600,3442;5600,3427;5615,3427;5629,3427;5629,0" o:connectangles="0,0,0,0,0,0,0,0,0,0,0,0,0,0,0"/>
                </v:shape>
                <v:line id="Line 43" o:spid="_x0000_s1036" style="position:absolute;visibility:visible;mso-wrap-style:square" from="138,4800" to="2118,4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" strokeweight=".36pt"/>
                <v:shape id="Freeform 42" o:spid="_x0000_s1037" style="position:absolute;left:14;top:3427;width:5601;height:1416;visibility:visible;mso-wrap-style:square;v-text-anchor:top" coordsize="5601,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" path="m5601,r-15,l5586,1402r-5571,l15,,,,,1416r15,l5586,1416r15,l5601,xe" fillcolor="black" stroked="f">
                  <v:path arrowok="t" o:connecttype="custom" o:connectlocs="5601,3427;5586,3427;5586,4829;15,4829;15,3427;0,3427;0,4843;15,4843;5586,4843;5601,4843;5601,3427" o:connectangles="0,0,0,0,0,0,0,0,0,0,0"/>
                </v:shape>
                <v:shape id="Text Box 41" o:spid="_x0000_s1038" type="#_x0000_t202" style="position:absolute;left:138;top:4397;width:3531;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C34352C" w14:textId="77777777" w:rsidR="00DA3D08" w:rsidRDefault="00DA3D08" w:rsidP="00C75F2A">
                        <w:pPr>
                          <w:tabs>
                            <w:tab w:val="left" w:pos="2724"/>
                          </w:tabs>
                          <w:spacing w:line="199" w:lineRule="exact"/>
                          <w:rPr>
                            <w:sz w:val="18"/>
                          </w:rPr>
                        </w:pPr>
                        <w:r>
                          <w:rPr>
                            <w:sz w:val="18"/>
                          </w:rPr>
                          <w:t>Analyst:</w:t>
                        </w:r>
                        <w:r>
                          <w:rPr>
                            <w:sz w:val="18"/>
                            <w:u w:val="single"/>
                          </w:rPr>
                          <w:t xml:space="preserve"> </w:t>
                        </w:r>
                        <w:r>
                          <w:rPr>
                            <w:sz w:val="18"/>
                            <w:u w:val="single"/>
                          </w:rPr>
                          <w:tab/>
                        </w:r>
                        <w:r>
                          <w:rPr>
                            <w:sz w:val="18"/>
                          </w:rPr>
                          <w:t>Signature:</w:t>
                        </w:r>
                      </w:p>
                    </w:txbxContent>
                  </v:textbox>
                </v:shape>
                <v:shape id="Text Box 40" o:spid="_x0000_s1039" type="#_x0000_t202" style="position:absolute;left:138;top:3468;width:3610;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BDF7FD5" w14:textId="77777777" w:rsidR="00DA3D08" w:rsidRDefault="00DA3D08" w:rsidP="00C75F2A">
                        <w:pPr>
                          <w:spacing w:line="199" w:lineRule="exact"/>
                          <w:rPr>
                            <w:b/>
                            <w:sz w:val="18"/>
                          </w:rPr>
                        </w:pPr>
                        <w:r>
                          <w:rPr>
                            <w:b/>
                            <w:sz w:val="18"/>
                          </w:rPr>
                          <w:t>Lab Information:</w:t>
                        </w:r>
                      </w:p>
                      <w:p w14:paraId="1837C741" w14:textId="77777777" w:rsidR="00DA3D08" w:rsidRDefault="00DA3D08" w:rsidP="00C75F2A">
                        <w:pPr>
                          <w:tabs>
                            <w:tab w:val="left" w:pos="705"/>
                            <w:tab w:val="left" w:pos="1025"/>
                            <w:tab w:val="left" w:pos="1345"/>
                            <w:tab w:val="left" w:pos="2404"/>
                          </w:tabs>
                          <w:spacing w:before="100"/>
                          <w:rPr>
                            <w:sz w:val="18"/>
                          </w:rPr>
                        </w:pPr>
                        <w:r>
                          <w:rPr>
                            <w:sz w:val="18"/>
                          </w:rPr>
                          <w:t>Date:</w:t>
                        </w:r>
                        <w:r>
                          <w:rPr>
                            <w:sz w:val="18"/>
                            <w:u w:val="single"/>
                          </w:rPr>
                          <w:t xml:space="preserve"> </w:t>
                        </w:r>
                        <w:r>
                          <w:rPr>
                            <w:sz w:val="18"/>
                            <w:u w:val="single"/>
                          </w:rPr>
                          <w:tab/>
                          <w:t>/</w:t>
                        </w:r>
                        <w:r>
                          <w:rPr>
                            <w:sz w:val="18"/>
                            <w:u w:val="single"/>
                          </w:rPr>
                          <w:tab/>
                          <w:t>/</w:t>
                        </w:r>
                        <w:r>
                          <w:rPr>
                            <w:sz w:val="18"/>
                            <w:u w:val="single"/>
                          </w:rPr>
                          <w:tab/>
                        </w:r>
                        <w:r>
                          <w:rPr>
                            <w:sz w:val="18"/>
                          </w:rPr>
                          <w:t>Time:</w:t>
                        </w:r>
                        <w:r>
                          <w:rPr>
                            <w:sz w:val="18"/>
                            <w:u w:val="single"/>
                          </w:rPr>
                          <w:t xml:space="preserve"> </w:t>
                        </w:r>
                        <w:r>
                          <w:rPr>
                            <w:sz w:val="18"/>
                            <w:u w:val="single"/>
                          </w:rPr>
                          <w:tab/>
                        </w:r>
                        <w:r>
                          <w:rPr>
                            <w:sz w:val="18"/>
                          </w:rPr>
                          <w:t>AM PM</w:t>
                        </w:r>
                        <w:r>
                          <w:rPr>
                            <w:spacing w:val="-3"/>
                            <w:sz w:val="18"/>
                          </w:rPr>
                          <w:t xml:space="preserve"> </w:t>
                        </w:r>
                        <w:r>
                          <w:rPr>
                            <w:sz w:val="18"/>
                          </w:rPr>
                          <w:t>Phone:</w:t>
                        </w:r>
                      </w:p>
                    </w:txbxContent>
                  </v:textbox>
                </v:shape>
                <v:shape id="Text Box 39" o:spid="_x0000_s1040" type="#_x0000_t202" style="position:absolute;left:123;top:2981;width:315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0ED38F3" w14:textId="77777777" w:rsidR="00DA3D08" w:rsidRDefault="00DA3D08" w:rsidP="00C75F2A">
                        <w:pPr>
                          <w:tabs>
                            <w:tab w:val="left" w:pos="1714"/>
                          </w:tabs>
                          <w:spacing w:line="199" w:lineRule="exact"/>
                          <w:rPr>
                            <w:sz w:val="18"/>
                          </w:rPr>
                        </w:pPr>
                        <w:r>
                          <w:rPr>
                            <w:sz w:val="18"/>
                          </w:rPr>
                          <w:t>Phone:</w:t>
                        </w:r>
                        <w:r>
                          <w:rPr>
                            <w:sz w:val="18"/>
                            <w:u w:val="single"/>
                          </w:rPr>
                          <w:t xml:space="preserve"> </w:t>
                        </w:r>
                        <w:r>
                          <w:rPr>
                            <w:sz w:val="18"/>
                            <w:u w:val="single"/>
                          </w:rPr>
                          <w:tab/>
                        </w:r>
                        <w:r>
                          <w:rPr>
                            <w:sz w:val="18"/>
                          </w:rPr>
                          <w:t>Monitor</w:t>
                        </w:r>
                        <w:r>
                          <w:rPr>
                            <w:spacing w:val="-3"/>
                            <w:sz w:val="18"/>
                          </w:rPr>
                          <w:t xml:space="preserve"> </w:t>
                        </w:r>
                        <w:r>
                          <w:rPr>
                            <w:sz w:val="18"/>
                          </w:rPr>
                          <w:t>Signature:</w:t>
                        </w:r>
                      </w:p>
                    </w:txbxContent>
                  </v:textbox>
                </v:shape>
                <v:shape id="Text Box 38" o:spid="_x0000_s1041" type="#_x0000_t202" style="position:absolute;left:123;top:41;width:4735;height:2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62F5420F" w14:textId="77777777" w:rsidR="00DA3D08" w:rsidRDefault="00DA3D08" w:rsidP="00C75F2A">
                        <w:pPr>
                          <w:ind w:left="1865" w:right="737" w:hanging="418"/>
                          <w:rPr>
                            <w:b/>
                            <w:sz w:val="18"/>
                          </w:rPr>
                        </w:pPr>
                        <w:r>
                          <w:rPr>
                            <w:b/>
                            <w:sz w:val="18"/>
                          </w:rPr>
                          <w:t>KENAI WATERSHED FORUM Phone (907) 260-5449</w:t>
                        </w:r>
                      </w:p>
                      <w:p w14:paraId="75F41203" w14:textId="77777777" w:rsidR="00DA3D08" w:rsidRDefault="00DA3D08" w:rsidP="00C75F2A">
                        <w:pPr>
                          <w:spacing w:before="38"/>
                          <w:rPr>
                            <w:b/>
                            <w:sz w:val="18"/>
                          </w:rPr>
                        </w:pPr>
                        <w:r>
                          <w:rPr>
                            <w:b/>
                            <w:sz w:val="18"/>
                          </w:rPr>
                          <w:t>Field Information:</w:t>
                        </w:r>
                      </w:p>
                      <w:p w14:paraId="2F63F1C1" w14:textId="77777777" w:rsidR="00DA3D08" w:rsidRDefault="00DA3D08" w:rsidP="00C75F2A">
                        <w:pPr>
                          <w:tabs>
                            <w:tab w:val="left" w:pos="1141"/>
                            <w:tab w:val="left" w:pos="2325"/>
                            <w:tab w:val="left" w:pos="3358"/>
                            <w:tab w:val="left" w:pos="4714"/>
                          </w:tabs>
                          <w:spacing w:before="100" w:line="360" w:lineRule="auto"/>
                          <w:ind w:right="18"/>
                          <w:rPr>
                            <w:sz w:val="18"/>
                          </w:rPr>
                        </w:pPr>
                        <w:r>
                          <w:rPr>
                            <w:sz w:val="18"/>
                          </w:rPr>
                          <w:t>Type of</w:t>
                        </w:r>
                        <w:r>
                          <w:rPr>
                            <w:spacing w:val="-2"/>
                            <w:sz w:val="18"/>
                          </w:rPr>
                          <w:t xml:space="preserve"> </w:t>
                        </w:r>
                        <w:r>
                          <w:rPr>
                            <w:sz w:val="18"/>
                          </w:rPr>
                          <w:t>Sample:</w:t>
                        </w:r>
                        <w:r>
                          <w:rPr>
                            <w:sz w:val="18"/>
                            <w:u w:val="single"/>
                          </w:rPr>
                          <w:t xml:space="preserve"> </w:t>
                        </w:r>
                        <w:r>
                          <w:rPr>
                            <w:sz w:val="18"/>
                            <w:u w:val="single"/>
                          </w:rPr>
                          <w:tab/>
                        </w:r>
                        <w:r>
                          <w:rPr>
                            <w:sz w:val="18"/>
                          </w:rPr>
                          <w:t>Sample</w:t>
                        </w:r>
                        <w:r>
                          <w:rPr>
                            <w:spacing w:val="-3"/>
                            <w:sz w:val="18"/>
                          </w:rPr>
                          <w:t xml:space="preserve"> </w:t>
                        </w:r>
                        <w:r>
                          <w:rPr>
                            <w:sz w:val="18"/>
                          </w:rPr>
                          <w:t>Number</w:t>
                        </w:r>
                        <w:r>
                          <w:rPr>
                            <w:sz w:val="18"/>
                            <w:u w:val="single"/>
                          </w:rPr>
                          <w:t xml:space="preserve"> </w:t>
                        </w:r>
                        <w:r>
                          <w:rPr>
                            <w:sz w:val="18"/>
                            <w:u w:val="single"/>
                          </w:rPr>
                          <w:tab/>
                        </w:r>
                        <w:r>
                          <w:rPr>
                            <w:sz w:val="18"/>
                          </w:rPr>
                          <w:t xml:space="preserve"> Site #:</w:t>
                        </w:r>
                        <w:r>
                          <w:rPr>
                            <w:sz w:val="18"/>
                            <w:u w:val="single"/>
                          </w:rPr>
                          <w:t xml:space="preserve"> </w:t>
                        </w:r>
                        <w:r>
                          <w:rPr>
                            <w:sz w:val="18"/>
                            <w:u w:val="single"/>
                          </w:rPr>
                          <w:tab/>
                        </w:r>
                        <w:r>
                          <w:rPr>
                            <w:sz w:val="18"/>
                          </w:rPr>
                          <w:t>Location:</w:t>
                        </w:r>
                        <w:r>
                          <w:rPr>
                            <w:spacing w:val="-1"/>
                            <w:sz w:val="18"/>
                          </w:rPr>
                          <w:t xml:space="preserve"> </w:t>
                        </w:r>
                        <w:r>
                          <w:rPr>
                            <w:sz w:val="18"/>
                            <w:u w:val="single"/>
                          </w:rPr>
                          <w:t xml:space="preserve"> </w:t>
                        </w:r>
                        <w:r>
                          <w:rPr>
                            <w:sz w:val="18"/>
                            <w:u w:val="single"/>
                          </w:rPr>
                          <w:tab/>
                        </w:r>
                        <w:r>
                          <w:rPr>
                            <w:sz w:val="18"/>
                            <w:u w:val="single"/>
                          </w:rPr>
                          <w:tab/>
                        </w:r>
                      </w:p>
                      <w:p w14:paraId="283E4BE9" w14:textId="77777777" w:rsidR="00DA3D08" w:rsidRDefault="00DA3D08" w:rsidP="00C75F2A">
                        <w:pPr>
                          <w:tabs>
                            <w:tab w:val="left" w:pos="855"/>
                            <w:tab w:val="left" w:pos="1364"/>
                          </w:tabs>
                          <w:spacing w:before="1"/>
                          <w:rPr>
                            <w:sz w:val="18"/>
                          </w:rPr>
                        </w:pPr>
                        <w:r>
                          <w:rPr>
                            <w:sz w:val="18"/>
                          </w:rPr>
                          <w:t>Sample</w:t>
                        </w:r>
                        <w:r>
                          <w:rPr>
                            <w:sz w:val="18"/>
                            <w:u w:val="single"/>
                          </w:rPr>
                          <w:t xml:space="preserve"> </w:t>
                        </w:r>
                        <w:r>
                          <w:rPr>
                            <w:sz w:val="18"/>
                            <w:u w:val="single"/>
                          </w:rPr>
                          <w:tab/>
                        </w:r>
                        <w:r>
                          <w:rPr>
                            <w:sz w:val="18"/>
                          </w:rPr>
                          <w:t>of</w:t>
                        </w:r>
                        <w:r>
                          <w:rPr>
                            <w:spacing w:val="-1"/>
                            <w:sz w:val="18"/>
                          </w:rPr>
                          <w:t xml:space="preserve"> </w:t>
                        </w:r>
                        <w:r>
                          <w:rPr>
                            <w:sz w:val="18"/>
                            <w:u w:val="single"/>
                          </w:rPr>
                          <w:t xml:space="preserve"> </w:t>
                        </w:r>
                        <w:r>
                          <w:rPr>
                            <w:sz w:val="18"/>
                            <w:u w:val="single"/>
                          </w:rPr>
                          <w:tab/>
                        </w:r>
                      </w:p>
                      <w:p w14:paraId="78F2F877" w14:textId="77777777" w:rsidR="00DA3D08" w:rsidRDefault="00DA3D08" w:rsidP="00C75F2A">
                        <w:pPr>
                          <w:tabs>
                            <w:tab w:val="left" w:pos="2589"/>
                            <w:tab w:val="left" w:pos="4069"/>
                          </w:tabs>
                          <w:spacing w:before="102"/>
                          <w:rPr>
                            <w:sz w:val="18"/>
                          </w:rPr>
                        </w:pPr>
                        <w:r>
                          <w:rPr>
                            <w:sz w:val="18"/>
                          </w:rPr>
                          <w:t>Preservation</w:t>
                        </w:r>
                        <w:r>
                          <w:rPr>
                            <w:spacing w:val="-3"/>
                            <w:sz w:val="18"/>
                          </w:rPr>
                          <w:t xml:space="preserve"> </w:t>
                        </w:r>
                        <w:r>
                          <w:rPr>
                            <w:sz w:val="18"/>
                          </w:rPr>
                          <w:t>Method:</w:t>
                        </w:r>
                        <w:r>
                          <w:rPr>
                            <w:sz w:val="18"/>
                            <w:u w:val="single"/>
                          </w:rPr>
                          <w:t xml:space="preserve"> </w:t>
                        </w:r>
                        <w:r>
                          <w:rPr>
                            <w:sz w:val="18"/>
                            <w:u w:val="single"/>
                          </w:rPr>
                          <w:tab/>
                        </w:r>
                        <w:r>
                          <w:rPr>
                            <w:sz w:val="18"/>
                          </w:rPr>
                          <w:t>Gear:</w:t>
                        </w:r>
                        <w:r>
                          <w:rPr>
                            <w:sz w:val="18"/>
                            <w:u w:val="single"/>
                          </w:rPr>
                          <w:t xml:space="preserve"> </w:t>
                        </w:r>
                        <w:r>
                          <w:rPr>
                            <w:sz w:val="18"/>
                            <w:u w:val="single"/>
                          </w:rPr>
                          <w:tab/>
                        </w:r>
                        <w:r>
                          <w:rPr>
                            <w:sz w:val="18"/>
                          </w:rPr>
                          <w:t>Date:</w:t>
                        </w:r>
                      </w:p>
                      <w:p w14:paraId="1C32F0BB" w14:textId="77777777" w:rsidR="00DA3D08" w:rsidRDefault="00DA3D08" w:rsidP="00C75F2A">
                        <w:pPr>
                          <w:tabs>
                            <w:tab w:val="left" w:pos="269"/>
                            <w:tab w:val="left" w:pos="590"/>
                            <w:tab w:val="left" w:pos="910"/>
                          </w:tabs>
                          <w:spacing w:before="104"/>
                          <w:rPr>
                            <w:sz w:val="18"/>
                          </w:rPr>
                        </w:pPr>
                        <w:r>
                          <w:rPr>
                            <w:sz w:val="18"/>
                            <w:u w:val="single"/>
                          </w:rPr>
                          <w:t xml:space="preserve"> </w:t>
                        </w:r>
                        <w:r>
                          <w:rPr>
                            <w:sz w:val="18"/>
                            <w:u w:val="single"/>
                          </w:rPr>
                          <w:tab/>
                          <w:t>/</w:t>
                        </w:r>
                        <w:r>
                          <w:rPr>
                            <w:sz w:val="18"/>
                            <w:u w:val="single"/>
                          </w:rPr>
                          <w:tab/>
                          <w:t>/</w:t>
                        </w:r>
                        <w:r>
                          <w:rPr>
                            <w:sz w:val="18"/>
                            <w:u w:val="single"/>
                          </w:rPr>
                          <w:tab/>
                        </w:r>
                      </w:p>
                      <w:p w14:paraId="694A0761" w14:textId="77777777" w:rsidR="00DA3D08" w:rsidRDefault="00DA3D08" w:rsidP="00C75F2A">
                        <w:pPr>
                          <w:tabs>
                            <w:tab w:val="left" w:pos="1016"/>
                          </w:tabs>
                          <w:spacing w:before="104"/>
                          <w:rPr>
                            <w:sz w:val="18"/>
                          </w:rPr>
                        </w:pPr>
                        <w:r>
                          <w:rPr>
                            <w:sz w:val="18"/>
                          </w:rPr>
                          <w:t>Time:</w:t>
                        </w:r>
                        <w:r>
                          <w:rPr>
                            <w:sz w:val="18"/>
                            <w:u w:val="single"/>
                          </w:rPr>
                          <w:t xml:space="preserve"> </w:t>
                        </w:r>
                        <w:r>
                          <w:rPr>
                            <w:sz w:val="18"/>
                            <w:u w:val="single"/>
                          </w:rPr>
                          <w:tab/>
                        </w:r>
                        <w:r>
                          <w:rPr>
                            <w:sz w:val="18"/>
                          </w:rPr>
                          <w:t>AM PM Monitor</w:t>
                        </w:r>
                        <w:r>
                          <w:rPr>
                            <w:spacing w:val="-2"/>
                            <w:sz w:val="18"/>
                          </w:rPr>
                          <w:t xml:space="preserve"> </w:t>
                        </w:r>
                        <w:r>
                          <w:rPr>
                            <w:sz w:val="18"/>
                          </w:rPr>
                          <w:t>Name:</w:t>
                        </w:r>
                      </w:p>
                    </w:txbxContent>
                  </v:textbox>
                </v:shape>
                <w10:anchorlock/>
              </v:group>
            </w:pict>
          </mc:Fallback>
        </mc:AlternateContent>
      </w:r>
    </w:p>
    <w:bookmarkStart w:id="148" w:name="_Toc118195317"/>
    <w:p w14:paraId="76668BB2" w14:textId="0D170F96" w:rsidR="00C75F2A" w:rsidRPr="009B20CC" w:rsidRDefault="00C75F2A" w:rsidP="009B20CC">
      <w:pPr>
        <w:pStyle w:val="Caption"/>
        <w:jc w:val="center"/>
        <w:rPr>
          <w:b/>
          <w:i w:val="0"/>
          <w:color w:val="auto"/>
          <w:sz w:val="24"/>
          <w:szCs w:val="24"/>
        </w:rPr>
        <w:sectPr w:rsidR="00C75F2A" w:rsidRPr="009B20CC">
          <w:pgSz w:w="11900" w:h="16840"/>
          <w:pgMar w:top="1620" w:right="940" w:bottom="940" w:left="1040" w:header="929" w:footer="744" w:gutter="0"/>
          <w:cols w:space="720"/>
        </w:sectPr>
      </w:pPr>
      <w:r w:rsidRPr="009B20CC">
        <w:rPr>
          <w:b/>
          <w:i w:val="0"/>
          <w:noProof/>
          <w:color w:val="auto"/>
          <w:sz w:val="24"/>
          <w:szCs w:val="24"/>
        </w:rPr>
        <mc:AlternateContent>
          <mc:Choice Requires="wps">
            <w:drawing>
              <wp:anchor distT="0" distB="0" distL="114300" distR="114300" simplePos="0" relativeHeight="251675648" behindDoc="1" locked="0" layoutInCell="1" allowOverlap="1" wp14:anchorId="41A96148" wp14:editId="1A05EB43">
                <wp:simplePos x="0" y="0"/>
                <wp:positionH relativeFrom="page">
                  <wp:posOffset>2249170</wp:posOffset>
                </wp:positionH>
                <wp:positionV relativeFrom="paragraph">
                  <wp:posOffset>-375285</wp:posOffset>
                </wp:positionV>
                <wp:extent cx="1143000" cy="0"/>
                <wp:effectExtent l="0" t="0" r="0" b="0"/>
                <wp:wrapNone/>
                <wp:docPr id="16"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457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98B86" id="Line 3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1pt,-29.55pt" to="267.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P3HgIAAEM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" strokeweight=".36pt">
                <w10:wrap anchorx="page"/>
              </v:line>
            </w:pict>
          </mc:Fallback>
        </mc:AlternateContent>
      </w:r>
      <w:r w:rsidR="009B20CC" w:rsidRPr="009B20CC">
        <w:rPr>
          <w:b/>
          <w:i w:val="0"/>
          <w:color w:val="auto"/>
          <w:sz w:val="24"/>
          <w:szCs w:val="24"/>
        </w:rPr>
        <w:t xml:space="preserve">Figure </w:t>
      </w:r>
      <w:r w:rsidR="009B20CC" w:rsidRPr="009B20CC">
        <w:rPr>
          <w:b/>
          <w:i w:val="0"/>
          <w:color w:val="auto"/>
          <w:sz w:val="24"/>
          <w:szCs w:val="24"/>
        </w:rPr>
        <w:fldChar w:fldCharType="begin"/>
      </w:r>
      <w:r w:rsidR="009B20CC" w:rsidRPr="009B20CC">
        <w:rPr>
          <w:b/>
          <w:i w:val="0"/>
          <w:color w:val="auto"/>
          <w:sz w:val="24"/>
          <w:szCs w:val="24"/>
        </w:rPr>
        <w:instrText xml:space="preserve"> SEQ Figure \* ARABIC </w:instrText>
      </w:r>
      <w:r w:rsidR="009B20CC" w:rsidRPr="009B20CC">
        <w:rPr>
          <w:b/>
          <w:i w:val="0"/>
          <w:color w:val="auto"/>
          <w:sz w:val="24"/>
          <w:szCs w:val="24"/>
        </w:rPr>
        <w:fldChar w:fldCharType="separate"/>
      </w:r>
      <w:r w:rsidR="00AD3520">
        <w:rPr>
          <w:b/>
          <w:i w:val="0"/>
          <w:noProof/>
          <w:color w:val="auto"/>
          <w:sz w:val="24"/>
          <w:szCs w:val="24"/>
        </w:rPr>
        <w:t>3</w:t>
      </w:r>
      <w:r w:rsidR="009B20CC" w:rsidRPr="009B20CC">
        <w:rPr>
          <w:b/>
          <w:i w:val="0"/>
          <w:color w:val="auto"/>
          <w:sz w:val="24"/>
          <w:szCs w:val="24"/>
        </w:rPr>
        <w:fldChar w:fldCharType="end"/>
      </w:r>
      <w:r w:rsidR="009B20CC">
        <w:rPr>
          <w:b/>
          <w:i w:val="0"/>
          <w:color w:val="auto"/>
          <w:sz w:val="24"/>
          <w:szCs w:val="24"/>
        </w:rPr>
        <w:t xml:space="preserve">. </w:t>
      </w:r>
      <w:r w:rsidRPr="009B20CC">
        <w:rPr>
          <w:b/>
          <w:i w:val="0"/>
          <w:color w:val="auto"/>
          <w:sz w:val="24"/>
          <w:szCs w:val="24"/>
        </w:rPr>
        <w:t>Sample Container Label</w:t>
      </w:r>
      <w:bookmarkEnd w:id="148"/>
    </w:p>
    <w:p w14:paraId="570A201A" w14:textId="185FCCCC" w:rsidR="00C75F2A" w:rsidRDefault="00C75F2A" w:rsidP="00C75F2A">
      <w:pPr>
        <w:pStyle w:val="BodyText"/>
        <w:rPr>
          <w:sz w:val="20"/>
        </w:rPr>
      </w:pPr>
    </w:p>
    <w:p w14:paraId="3A7E69C6" w14:textId="77777777" w:rsidR="00C75F2A" w:rsidRDefault="00C75F2A" w:rsidP="00C75F2A">
      <w:pPr>
        <w:pStyle w:val="BodyText"/>
        <w:rPr>
          <w:sz w:val="12"/>
        </w:rPr>
      </w:pPr>
    </w:p>
    <w:p w14:paraId="14155925" w14:textId="313583AD" w:rsidR="001D5A4D" w:rsidRPr="001D5A4D" w:rsidRDefault="001D5A4D" w:rsidP="009D3EAA">
      <w:pPr>
        <w:pStyle w:val="Heading2"/>
        <w:ind w:left="0" w:firstLine="720"/>
        <w:rPr>
          <w:i w:val="0"/>
        </w:rPr>
      </w:pPr>
      <w:bookmarkStart w:id="149" w:name="_Toc96073967"/>
      <w:bookmarkStart w:id="150" w:name="_Toc117087856"/>
      <w:r w:rsidRPr="001D5A4D">
        <w:rPr>
          <w:i w:val="0"/>
        </w:rPr>
        <w:t>B4. Analytical Methods</w:t>
      </w:r>
      <w:r w:rsidRPr="001D5A4D">
        <w:rPr>
          <w:i w:val="0"/>
          <w:spacing w:val="-3"/>
        </w:rPr>
        <w:t xml:space="preserve"> </w:t>
      </w:r>
      <w:r w:rsidRPr="001D5A4D">
        <w:rPr>
          <w:i w:val="0"/>
        </w:rPr>
        <w:t>R</w:t>
      </w:r>
      <w:bookmarkEnd w:id="149"/>
      <w:r w:rsidRPr="001D5A4D">
        <w:rPr>
          <w:i w:val="0"/>
        </w:rPr>
        <w:t>equirements</w:t>
      </w:r>
      <w:bookmarkEnd w:id="150"/>
    </w:p>
    <w:p w14:paraId="12099AAA" w14:textId="1D7D5F72" w:rsidR="001D5A4D" w:rsidRDefault="001D5A4D" w:rsidP="009D3EAA">
      <w:pPr>
        <w:pStyle w:val="BodyText"/>
        <w:ind w:left="720" w:right="402"/>
      </w:pPr>
      <w:r>
        <w:t xml:space="preserve">Monitoring shall be conducted in accordance with EPA-approved analytical procedures and in compliance with 40 CFR Part 136, </w:t>
      </w:r>
      <w:r>
        <w:rPr>
          <w:i/>
        </w:rPr>
        <w:t xml:space="preserve">Guidelines Establishing Test Procedures for Analysis of Pollutants </w:t>
      </w:r>
      <w:r>
        <w:rPr>
          <w:i/>
        </w:rPr>
        <w:fldChar w:fldCharType="begin" w:fldLock="1"/>
      </w:r>
      <w:r w:rsidR="005A4E5E">
        <w:rPr>
          <w:i/>
        </w:rPr>
        <w:instrText>ADDIN paperpile_citation &lt;clusterId&gt;T835H982W372B166&lt;/clusterId&gt;&lt;metadata&gt;&lt;citation&gt;&lt;id&gt;77eac8ea-3e50-4717-9085-4898de1dfc00&lt;/id&gt;&lt;/citation&gt;&lt;/metadata&gt;&lt;data&gt;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&lt;/data&gt; \* MERGEFORMAT</w:instrText>
      </w:r>
      <w:r>
        <w:rPr>
          <w:i/>
        </w:rPr>
        <w:fldChar w:fldCharType="separate"/>
      </w:r>
      <w:r w:rsidRPr="001D5A4D">
        <w:rPr>
          <w:noProof/>
        </w:rPr>
        <w:t>(EPA 1996)</w:t>
      </w:r>
      <w:r>
        <w:rPr>
          <w:i/>
        </w:rPr>
        <w:fldChar w:fldCharType="end"/>
      </w:r>
      <w:r>
        <w:t>. Documentation of methods used, along with precision and accuracy and detectability information is provided in Tables 1, 2, 3 and 4. For each sample collected, the method used is recorded in the data.</w:t>
      </w:r>
    </w:p>
    <w:p w14:paraId="157F2468" w14:textId="77777777" w:rsidR="001D5A4D" w:rsidRDefault="001D5A4D" w:rsidP="001D5A4D">
      <w:pPr>
        <w:pStyle w:val="BodyText"/>
        <w:spacing w:before="11"/>
        <w:rPr>
          <w:sz w:val="23"/>
        </w:rPr>
      </w:pPr>
    </w:p>
    <w:p w14:paraId="4187FF25" w14:textId="13B51B0A" w:rsidR="001D5A4D" w:rsidRDefault="001D5A4D" w:rsidP="00385894">
      <w:pPr>
        <w:pStyle w:val="BodyText"/>
        <w:ind w:left="720" w:right="842"/>
      </w:pPr>
      <w:r>
        <w:t xml:space="preserve">Under direction of the Project Manager, project staff will ensure that all equipment and sampling kits used in the field and laboratories use EPA </w:t>
      </w:r>
      <w:r w:rsidR="00B22E6F">
        <w:t>Clean Water Act (</w:t>
      </w:r>
      <w:r>
        <w:t>CWA</w:t>
      </w:r>
      <w:r w:rsidR="00B22E6F">
        <w:t>)</w:t>
      </w:r>
      <w:r>
        <w:t xml:space="preserve"> approved methods. The project’s QA officer will verify that only EPA CWA approved methods (or in specific incidences ADEC DOW pre- approved methods) are used.</w:t>
      </w:r>
      <w:bookmarkStart w:id="151" w:name="_Toc96073968"/>
      <w:r w:rsidR="00B22E6F">
        <w:t xml:space="preserve"> </w:t>
      </w:r>
      <w:r>
        <w:t>Agency Baseline</w:t>
      </w:r>
      <w:bookmarkEnd w:id="151"/>
      <w:r w:rsidR="00F81752">
        <w:t xml:space="preserve">. </w:t>
      </w:r>
      <w:r>
        <w:t xml:space="preserve">Soldotna Wastewater Treatment Lab will analyze samples for Total Suspended Solids, </w:t>
      </w:r>
      <w:r w:rsidR="00385894">
        <w:t xml:space="preserve">as well as for Fecal Coliforms when resources allow. As collaboration permits, they will also analyze samples for turbidity, </w:t>
      </w:r>
      <w:r>
        <w:t xml:space="preserve">conductivity, </w:t>
      </w:r>
      <w:r w:rsidR="00385894">
        <w:t xml:space="preserve">and </w:t>
      </w:r>
      <w:proofErr w:type="spellStart"/>
      <w:r>
        <w:t>pH</w:t>
      </w:r>
      <w:r w:rsidR="00385894">
        <w:t>.</w:t>
      </w:r>
      <w:proofErr w:type="spellEnd"/>
      <w:r w:rsidR="00385894">
        <w:t xml:space="preserve"> </w:t>
      </w:r>
      <w:r>
        <w:t xml:space="preserve">SGS will perform laboratory analysis of water quality beyond the capacity of the Soldotna Wastewater Treatment Plant. Their Quality Management Plan is </w:t>
      </w:r>
      <w:commentRangeStart w:id="152"/>
      <w:r>
        <w:t>on file with the ADEC QA Officer.</w:t>
      </w:r>
      <w:commentRangeEnd w:id="152"/>
      <w:r w:rsidR="00385894">
        <w:rPr>
          <w:rStyle w:val="CommentReference"/>
        </w:rPr>
        <w:commentReference w:id="152"/>
      </w:r>
    </w:p>
    <w:p w14:paraId="452F158F" w14:textId="3A5ADA67" w:rsidR="00B87030" w:rsidRDefault="00B87030" w:rsidP="009D3EAA">
      <w:pPr>
        <w:pStyle w:val="BodyText"/>
        <w:ind w:left="720" w:right="842"/>
      </w:pPr>
    </w:p>
    <w:p w14:paraId="4A7977E3" w14:textId="30F90A78" w:rsidR="00B87030" w:rsidRDefault="00B87030" w:rsidP="009D3EAA">
      <w:pPr>
        <w:pStyle w:val="BodyText"/>
        <w:ind w:left="720" w:right="842"/>
      </w:pPr>
    </w:p>
    <w:p w14:paraId="4D3ADD05" w14:textId="4E51C2A9" w:rsidR="001D5A4D" w:rsidRPr="00B87030" w:rsidRDefault="001D5A4D" w:rsidP="00B87030">
      <w:pPr>
        <w:pStyle w:val="BodyText"/>
        <w:ind w:left="720" w:right="842"/>
      </w:pPr>
      <w:bookmarkStart w:id="153" w:name="B5._QUALITY_CONTROL_REQUIREMENTS"/>
      <w:bookmarkEnd w:id="153"/>
      <w:r>
        <w:rPr>
          <w:b/>
        </w:rPr>
        <w:t>B5.</w:t>
      </w:r>
      <w:r w:rsidR="00F81752">
        <w:rPr>
          <w:b/>
        </w:rPr>
        <w:t xml:space="preserve"> </w:t>
      </w:r>
      <w:r>
        <w:rPr>
          <w:b/>
        </w:rPr>
        <w:t>Q</w:t>
      </w:r>
      <w:r w:rsidR="00F81752">
        <w:rPr>
          <w:b/>
        </w:rPr>
        <w:t>uality</w:t>
      </w:r>
      <w:r>
        <w:rPr>
          <w:b/>
        </w:rPr>
        <w:t xml:space="preserve"> C</w:t>
      </w:r>
      <w:r w:rsidR="00F81752">
        <w:rPr>
          <w:b/>
        </w:rPr>
        <w:t>ontrol</w:t>
      </w:r>
      <w:r>
        <w:rPr>
          <w:b/>
          <w:spacing w:val="-1"/>
        </w:rPr>
        <w:t xml:space="preserve"> </w:t>
      </w:r>
      <w:r>
        <w:rPr>
          <w:b/>
        </w:rPr>
        <w:t>R</w:t>
      </w:r>
      <w:r w:rsidR="00F81752">
        <w:rPr>
          <w:b/>
        </w:rPr>
        <w:t>equirements</w:t>
      </w:r>
    </w:p>
    <w:p w14:paraId="1FBE0A32" w14:textId="635CAAE9" w:rsidR="00C10D15" w:rsidRDefault="001D5A4D" w:rsidP="00C10D15">
      <w:pPr>
        <w:pStyle w:val="BodyText"/>
        <w:ind w:left="720" w:right="327"/>
      </w:pPr>
      <w:r>
        <w:t xml:space="preserve">Quality Control (QC) is the overall system of technical activities that measures the attributes and performance of a process, item, or service against defined standards to verify that they meet the monitoring project’s data quality objectives. This information is summarized in Tables </w:t>
      </w:r>
      <w:r w:rsidR="00385894">
        <w:t>9</w:t>
      </w:r>
      <w:r>
        <w:t xml:space="preserve"> and 1</w:t>
      </w:r>
      <w:r w:rsidR="00385894">
        <w:t>0</w:t>
      </w:r>
      <w:r>
        <w:t>.</w:t>
      </w:r>
      <w:bookmarkStart w:id="154" w:name="_Toc96073970"/>
    </w:p>
    <w:p w14:paraId="22D72F8B" w14:textId="77777777" w:rsidR="00C10D15" w:rsidRDefault="00C10D15" w:rsidP="00C10D15">
      <w:pPr>
        <w:pStyle w:val="BodyText"/>
        <w:ind w:left="720" w:right="327"/>
      </w:pPr>
    </w:p>
    <w:p w14:paraId="58E40BDE" w14:textId="5899E446" w:rsidR="001D5A4D" w:rsidRPr="00C10D15" w:rsidRDefault="001D5A4D" w:rsidP="00C10D15">
      <w:pPr>
        <w:pStyle w:val="Heading3"/>
        <w:ind w:firstLine="720"/>
        <w:rPr>
          <w:rFonts w:ascii="Times New Roman" w:hAnsi="Times New Roman" w:cs="Times New Roman"/>
          <w:b/>
          <w:color w:val="auto"/>
        </w:rPr>
      </w:pPr>
      <w:bookmarkStart w:id="155" w:name="_Toc117087857"/>
      <w:r w:rsidRPr="00C10D15">
        <w:rPr>
          <w:rFonts w:ascii="Times New Roman" w:hAnsi="Times New Roman" w:cs="Times New Roman"/>
          <w:b/>
          <w:color w:val="auto"/>
        </w:rPr>
        <w:t>B.5.1</w:t>
      </w:r>
      <w:r w:rsidR="00F81752" w:rsidRPr="00C10D15">
        <w:rPr>
          <w:rFonts w:ascii="Times New Roman" w:hAnsi="Times New Roman" w:cs="Times New Roman"/>
          <w:b/>
          <w:color w:val="auto"/>
        </w:rPr>
        <w:t xml:space="preserve"> </w:t>
      </w:r>
      <w:r w:rsidRPr="00C10D15">
        <w:rPr>
          <w:rFonts w:ascii="Times New Roman" w:hAnsi="Times New Roman" w:cs="Times New Roman"/>
          <w:b/>
          <w:color w:val="auto"/>
        </w:rPr>
        <w:t>Field Quality Control (QC)</w:t>
      </w:r>
      <w:r w:rsidRPr="00C10D15">
        <w:rPr>
          <w:rFonts w:ascii="Times New Roman" w:hAnsi="Times New Roman" w:cs="Times New Roman"/>
          <w:b/>
          <w:color w:val="auto"/>
          <w:spacing w:val="-1"/>
        </w:rPr>
        <w:t xml:space="preserve"> </w:t>
      </w:r>
      <w:r w:rsidRPr="00C10D15">
        <w:rPr>
          <w:rFonts w:ascii="Times New Roman" w:hAnsi="Times New Roman" w:cs="Times New Roman"/>
          <w:b/>
          <w:color w:val="auto"/>
        </w:rPr>
        <w:t>Measures</w:t>
      </w:r>
      <w:bookmarkEnd w:id="154"/>
      <w:bookmarkEnd w:id="155"/>
    </w:p>
    <w:p w14:paraId="716AD2B3" w14:textId="77777777" w:rsidR="00C10D15" w:rsidRDefault="001D5A4D" w:rsidP="00C10D15">
      <w:pPr>
        <w:pStyle w:val="BodyText"/>
        <w:spacing w:line="275" w:lineRule="exact"/>
        <w:ind w:firstLine="720"/>
      </w:pPr>
      <w:r>
        <w:t>QC measures in the field include but are not limited to:</w:t>
      </w:r>
    </w:p>
    <w:p w14:paraId="231E43DD" w14:textId="77777777" w:rsidR="00C10D15" w:rsidRDefault="001D5A4D" w:rsidP="006128E6">
      <w:pPr>
        <w:pStyle w:val="BodyText"/>
        <w:numPr>
          <w:ilvl w:val="0"/>
          <w:numId w:val="18"/>
        </w:numPr>
        <w:spacing w:line="275" w:lineRule="exact"/>
      </w:pPr>
      <w:r w:rsidRPr="00C10D15">
        <w:t>Adherence to documented procedures and the comprehensive documentation of sample collection information included in the field data</w:t>
      </w:r>
      <w:r w:rsidRPr="00C10D15">
        <w:rPr>
          <w:spacing w:val="-7"/>
        </w:rPr>
        <w:t xml:space="preserve"> </w:t>
      </w:r>
      <w:r w:rsidRPr="00C10D15">
        <w:t>sheets.</w:t>
      </w:r>
    </w:p>
    <w:p w14:paraId="468DCBCD" w14:textId="77777777" w:rsidR="00C10D15" w:rsidRDefault="001D5A4D" w:rsidP="006128E6">
      <w:pPr>
        <w:pStyle w:val="BodyText"/>
        <w:numPr>
          <w:ilvl w:val="0"/>
          <w:numId w:val="18"/>
        </w:numPr>
        <w:spacing w:line="275" w:lineRule="exact"/>
      </w:pPr>
      <w:r w:rsidRPr="00C10D15">
        <w:t>A rigidly enforced chain-of-custody program will ensure sample integrity and identification. The chain-of-custody procedure documents the handling of each sample from the time the sample was collected to the arrival of the sample at the</w:t>
      </w:r>
      <w:r w:rsidRPr="00C10D15">
        <w:rPr>
          <w:spacing w:val="-16"/>
        </w:rPr>
        <w:t xml:space="preserve"> </w:t>
      </w:r>
      <w:r w:rsidRPr="00C10D15">
        <w:t>laboratory.</w:t>
      </w:r>
    </w:p>
    <w:p w14:paraId="6FEC8514" w14:textId="77777777" w:rsidR="00C10D15" w:rsidRDefault="001D5A4D" w:rsidP="006128E6">
      <w:pPr>
        <w:pStyle w:val="BodyText"/>
        <w:numPr>
          <w:ilvl w:val="0"/>
          <w:numId w:val="18"/>
        </w:numPr>
        <w:spacing w:line="275" w:lineRule="exact"/>
      </w:pPr>
      <w:r w:rsidRPr="00C10D15">
        <w:t>Proper cleaning of sample containers and sampling</w:t>
      </w:r>
      <w:r w:rsidRPr="00C10D15">
        <w:rPr>
          <w:spacing w:val="-4"/>
        </w:rPr>
        <w:t xml:space="preserve"> </w:t>
      </w:r>
      <w:r w:rsidRPr="00C10D15">
        <w:t>equipment.</w:t>
      </w:r>
    </w:p>
    <w:p w14:paraId="55847317" w14:textId="77777777" w:rsidR="00C10D15" w:rsidRDefault="001D5A4D" w:rsidP="006128E6">
      <w:pPr>
        <w:pStyle w:val="BodyText"/>
        <w:numPr>
          <w:ilvl w:val="0"/>
          <w:numId w:val="18"/>
        </w:numPr>
        <w:spacing w:line="275" w:lineRule="exact"/>
      </w:pPr>
      <w:r w:rsidRPr="00C10D15">
        <w:t>Maintenance, cleaning and calibration of field equipment/kits per the manufacturer’s and/or laboratory’s specification, and field</w:t>
      </w:r>
      <w:r w:rsidRPr="00C10D15">
        <w:rPr>
          <w:spacing w:val="-4"/>
        </w:rPr>
        <w:t xml:space="preserve"> </w:t>
      </w:r>
      <w:r w:rsidRPr="00C10D15">
        <w:t>SOPs.</w:t>
      </w:r>
    </w:p>
    <w:p w14:paraId="30D26F39" w14:textId="77777777" w:rsidR="00C10D15" w:rsidRDefault="001D5A4D" w:rsidP="006128E6">
      <w:pPr>
        <w:pStyle w:val="BodyText"/>
        <w:numPr>
          <w:ilvl w:val="0"/>
          <w:numId w:val="18"/>
        </w:numPr>
        <w:spacing w:line="275" w:lineRule="exact"/>
      </w:pPr>
      <w:r w:rsidRPr="00C10D15">
        <w:t>Chemical reagents and standard reference materials used prior to expiration</w:t>
      </w:r>
      <w:r w:rsidRPr="00C10D15">
        <w:rPr>
          <w:spacing w:val="-9"/>
        </w:rPr>
        <w:t xml:space="preserve"> </w:t>
      </w:r>
      <w:r w:rsidRPr="00C10D15">
        <w:t>dates.</w:t>
      </w:r>
    </w:p>
    <w:p w14:paraId="0370DBA8" w14:textId="77777777" w:rsidR="00C10D15" w:rsidRDefault="001D5A4D" w:rsidP="006128E6">
      <w:pPr>
        <w:pStyle w:val="BodyText"/>
        <w:numPr>
          <w:ilvl w:val="0"/>
          <w:numId w:val="18"/>
        </w:numPr>
        <w:spacing w:line="275" w:lineRule="exact"/>
      </w:pPr>
      <w:r w:rsidRPr="00C10D15">
        <w:t>Ensuring that field sample collection containers seals remain unbroken until sampling is conducted.</w:t>
      </w:r>
    </w:p>
    <w:p w14:paraId="618C3655" w14:textId="77777777" w:rsidR="00C10D15" w:rsidRDefault="001D5A4D" w:rsidP="006128E6">
      <w:pPr>
        <w:pStyle w:val="BodyText"/>
        <w:numPr>
          <w:ilvl w:val="0"/>
          <w:numId w:val="18"/>
        </w:numPr>
        <w:spacing w:line="275" w:lineRule="exact"/>
      </w:pPr>
      <w:r w:rsidRPr="00C10D15">
        <w:t>Proper field sample collection and analysis</w:t>
      </w:r>
      <w:r w:rsidRPr="00C10D15">
        <w:rPr>
          <w:spacing w:val="-7"/>
        </w:rPr>
        <w:t xml:space="preserve"> </w:t>
      </w:r>
      <w:r w:rsidRPr="00C10D15">
        <w:t>techniques.</w:t>
      </w:r>
    </w:p>
    <w:p w14:paraId="67257106" w14:textId="77777777" w:rsidR="00C10D15" w:rsidRDefault="001D5A4D" w:rsidP="006128E6">
      <w:pPr>
        <w:pStyle w:val="BodyText"/>
        <w:numPr>
          <w:ilvl w:val="0"/>
          <w:numId w:val="18"/>
        </w:numPr>
        <w:spacing w:line="275" w:lineRule="exact"/>
      </w:pPr>
      <w:r w:rsidRPr="00C10D15">
        <w:t>Correct sample labeling and data</w:t>
      </w:r>
      <w:r w:rsidRPr="00C10D15">
        <w:rPr>
          <w:spacing w:val="-3"/>
        </w:rPr>
        <w:t xml:space="preserve"> </w:t>
      </w:r>
      <w:r w:rsidRPr="00C10D15">
        <w:t>entry.</w:t>
      </w:r>
    </w:p>
    <w:p w14:paraId="7B2101ED" w14:textId="77777777" w:rsidR="00C10D15" w:rsidRDefault="001D5A4D" w:rsidP="006128E6">
      <w:pPr>
        <w:pStyle w:val="BodyText"/>
        <w:numPr>
          <w:ilvl w:val="0"/>
          <w:numId w:val="18"/>
        </w:numPr>
        <w:spacing w:line="275" w:lineRule="exact"/>
      </w:pPr>
      <w:r w:rsidRPr="00C10D15">
        <w:t>Proper sample handling and shipping/transport</w:t>
      </w:r>
      <w:r w:rsidRPr="00C10D15">
        <w:rPr>
          <w:spacing w:val="-3"/>
        </w:rPr>
        <w:t xml:space="preserve"> </w:t>
      </w:r>
      <w:r w:rsidRPr="00C10D15">
        <w:t>techniques.</w:t>
      </w:r>
    </w:p>
    <w:p w14:paraId="2CB03DF4" w14:textId="77777777" w:rsidR="00C10D15" w:rsidRPr="00C10D15" w:rsidRDefault="001D5A4D" w:rsidP="006128E6">
      <w:pPr>
        <w:pStyle w:val="BodyText"/>
        <w:numPr>
          <w:ilvl w:val="0"/>
          <w:numId w:val="18"/>
        </w:numPr>
        <w:spacing w:line="275" w:lineRule="exact"/>
      </w:pPr>
      <w:r w:rsidRPr="00C10D15">
        <w:t xml:space="preserve">Field replicate samples </w:t>
      </w:r>
      <w:r w:rsidRPr="00824D84">
        <w:rPr>
          <w:highlight w:val="yellow"/>
        </w:rPr>
        <w:t>(blind to the laboratory</w:t>
      </w:r>
      <w:r w:rsidRPr="00C10D15">
        <w:t xml:space="preserve">). A minimum of 10% of the field samples will be duplicated with a replicate sample. Two replicate samples will be collected during the spring Monitoring event and again during the summer Monitoring event. </w:t>
      </w:r>
      <w:r w:rsidRPr="00C10D15">
        <w:rPr>
          <w:highlight w:val="yellow"/>
        </w:rPr>
        <w:t>The replicate samples will be rotated among the 7 teams of</w:t>
      </w:r>
      <w:r w:rsidRPr="00C10D15">
        <w:rPr>
          <w:spacing w:val="-3"/>
          <w:highlight w:val="yellow"/>
        </w:rPr>
        <w:t xml:space="preserve"> </w:t>
      </w:r>
      <w:r w:rsidRPr="00C10D15">
        <w:rPr>
          <w:highlight w:val="yellow"/>
        </w:rPr>
        <w:t>monitors.</w:t>
      </w:r>
    </w:p>
    <w:p w14:paraId="75EBBD7A" w14:textId="0A4D215A" w:rsidR="001D5A4D" w:rsidRPr="00C10D15" w:rsidRDefault="001D5A4D" w:rsidP="006128E6">
      <w:pPr>
        <w:pStyle w:val="BodyText"/>
        <w:numPr>
          <w:ilvl w:val="0"/>
          <w:numId w:val="18"/>
        </w:numPr>
        <w:spacing w:line="275" w:lineRule="exact"/>
      </w:pPr>
      <w:r w:rsidRPr="00C10D15">
        <w:t xml:space="preserve">Field replicate measurements. </w:t>
      </w:r>
      <w:r w:rsidR="00C82A02">
        <w:t xml:space="preserve">At least </w:t>
      </w:r>
      <w:r w:rsidRPr="00C10D15">
        <w:t>10% of the instrument multi-day deployments are duplicated using two instruments side by side. Comparison of the two data sets is to be reported in an annual summary to demonstrate</w:t>
      </w:r>
      <w:r w:rsidRPr="00C10D15">
        <w:rPr>
          <w:spacing w:val="-3"/>
        </w:rPr>
        <w:t xml:space="preserve"> </w:t>
      </w:r>
      <w:r w:rsidRPr="00C10D15">
        <w:t>comparability.</w:t>
      </w:r>
    </w:p>
    <w:p w14:paraId="5C1B04EC" w14:textId="00458DF0" w:rsidR="009D3EAA" w:rsidRDefault="009D3EAA" w:rsidP="00C161F5">
      <w:pPr>
        <w:pStyle w:val="BodyText"/>
        <w:spacing w:before="1"/>
        <w:ind w:right="268"/>
      </w:pPr>
    </w:p>
    <w:p w14:paraId="7D2A0816" w14:textId="77777777" w:rsidR="00C82A02" w:rsidRDefault="00C82A02" w:rsidP="00C82A02">
      <w:pPr>
        <w:pStyle w:val="Caption"/>
        <w:keepNext/>
      </w:pPr>
    </w:p>
    <w:p w14:paraId="72AB4556" w14:textId="4C052A06" w:rsidR="009D3EAA" w:rsidRPr="00B61701" w:rsidRDefault="00B61701" w:rsidP="00C82A02">
      <w:pPr>
        <w:pStyle w:val="Caption"/>
        <w:keepNext/>
        <w:ind w:left="720"/>
        <w:rPr>
          <w:b/>
          <w:i w:val="0"/>
          <w:color w:val="auto"/>
          <w:sz w:val="24"/>
          <w:szCs w:val="24"/>
        </w:rPr>
      </w:pPr>
      <w:r w:rsidRPr="00B61701">
        <w:rPr>
          <w:b/>
          <w:i w:val="0"/>
          <w:color w:val="auto"/>
          <w:sz w:val="24"/>
          <w:szCs w:val="24"/>
        </w:rPr>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Pr>
          <w:b/>
          <w:i w:val="0"/>
          <w:noProof/>
          <w:color w:val="auto"/>
          <w:sz w:val="24"/>
          <w:szCs w:val="24"/>
        </w:rPr>
        <w:t>9</w:t>
      </w:r>
      <w:r w:rsidRPr="00B61701">
        <w:rPr>
          <w:b/>
          <w:i w:val="0"/>
          <w:color w:val="auto"/>
          <w:sz w:val="24"/>
          <w:szCs w:val="24"/>
        </w:rPr>
        <w:fldChar w:fldCharType="end"/>
      </w:r>
      <w:r w:rsidR="009D3EAA" w:rsidRPr="00B61701">
        <w:rPr>
          <w:b/>
          <w:i w:val="0"/>
          <w:color w:val="auto"/>
          <w:sz w:val="24"/>
          <w:szCs w:val="24"/>
        </w:rPr>
        <w:t xml:space="preserve">. Field Quality Control Samples. Table contains information for </w:t>
      </w:r>
      <w:proofErr w:type="spellStart"/>
      <w:r w:rsidR="009D3EAA" w:rsidRPr="00B61701">
        <w:rPr>
          <w:b/>
          <w:i w:val="0"/>
          <w:color w:val="auto"/>
          <w:sz w:val="24"/>
          <w:szCs w:val="24"/>
        </w:rPr>
        <w:t>Hydrolabs</w:t>
      </w:r>
      <w:proofErr w:type="spellEnd"/>
      <w:r w:rsidR="009D3EAA" w:rsidRPr="00B61701">
        <w:rPr>
          <w:b/>
          <w:i w:val="0"/>
          <w:color w:val="auto"/>
          <w:sz w:val="24"/>
          <w:szCs w:val="24"/>
        </w:rPr>
        <w:t xml:space="preserve"> and stream temperature monitoring for general reference.</w:t>
      </w:r>
    </w:p>
    <w:p w14:paraId="2F8FF39F" w14:textId="77777777" w:rsidR="009D3EAA" w:rsidRDefault="009D3EAA" w:rsidP="009D3EAA">
      <w:pPr>
        <w:pStyle w:val="BodyText"/>
        <w:spacing w:before="4" w:after="1"/>
        <w:rPr>
          <w:b/>
          <w:sz w:val="9"/>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0B77D059" w14:textId="77777777" w:rsidTr="00F13846">
        <w:trPr>
          <w:trHeight w:val="1124"/>
        </w:trPr>
        <w:tc>
          <w:tcPr>
            <w:tcW w:w="2796" w:type="dxa"/>
            <w:tcBorders>
              <w:right w:val="single" w:sz="4" w:space="0" w:color="000000"/>
            </w:tcBorders>
            <w:shd w:val="clear" w:color="auto" w:fill="D9D9D9"/>
          </w:tcPr>
          <w:p w14:paraId="4081EC82" w14:textId="77777777" w:rsidR="009D3EAA" w:rsidRDefault="009D3EAA" w:rsidP="00F13846">
            <w:pPr>
              <w:pStyle w:val="TableParagraph"/>
              <w:rPr>
                <w:b/>
                <w:sz w:val="28"/>
              </w:rPr>
            </w:pPr>
          </w:p>
          <w:p w14:paraId="535B1795" w14:textId="77777777" w:rsidR="009D3EAA" w:rsidRDefault="009D3EAA" w:rsidP="00F13846">
            <w:pPr>
              <w:pStyle w:val="TableParagraph"/>
              <w:ind w:left="1048" w:right="350" w:hanging="666"/>
              <w:rPr>
                <w:b/>
              </w:rPr>
            </w:pPr>
            <w:r>
              <w:rPr>
                <w:b/>
              </w:rPr>
              <w:t>Field Quality Control Sample</w:t>
            </w:r>
          </w:p>
        </w:tc>
        <w:tc>
          <w:tcPr>
            <w:tcW w:w="2514" w:type="dxa"/>
            <w:tcBorders>
              <w:left w:val="single" w:sz="4" w:space="0" w:color="000000"/>
              <w:right w:val="single" w:sz="4" w:space="0" w:color="000000"/>
            </w:tcBorders>
            <w:shd w:val="clear" w:color="auto" w:fill="D9D9D9"/>
          </w:tcPr>
          <w:p w14:paraId="68A49F98" w14:textId="77777777" w:rsidR="009D3EAA" w:rsidRDefault="009D3EAA" w:rsidP="00F13846">
            <w:pPr>
              <w:pStyle w:val="TableParagraph"/>
              <w:rPr>
                <w:b/>
                <w:sz w:val="28"/>
              </w:rPr>
            </w:pPr>
          </w:p>
          <w:p w14:paraId="0E8B7CB6"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83C1A93" w14:textId="77777777" w:rsidR="009D3EAA" w:rsidRDefault="009D3EAA" w:rsidP="00F13846">
            <w:pPr>
              <w:pStyle w:val="TableParagraph"/>
              <w:spacing w:before="195"/>
              <w:ind w:left="154" w:right="128"/>
              <w:jc w:val="center"/>
              <w:rPr>
                <w:b/>
              </w:rPr>
            </w:pPr>
            <w:r>
              <w:rPr>
                <w:b/>
              </w:rPr>
              <w:t>Frequency of      Occurrence</w:t>
            </w:r>
          </w:p>
        </w:tc>
        <w:tc>
          <w:tcPr>
            <w:tcW w:w="2328" w:type="dxa"/>
            <w:shd w:val="clear" w:color="auto" w:fill="D9D9D9"/>
          </w:tcPr>
          <w:p w14:paraId="54D445AE" w14:textId="77777777" w:rsidR="009D3EAA" w:rsidRDefault="009D3EAA" w:rsidP="00F13846">
            <w:pPr>
              <w:pStyle w:val="TableParagraph"/>
              <w:rPr>
                <w:b/>
                <w:sz w:val="28"/>
              </w:rPr>
            </w:pPr>
          </w:p>
          <w:p w14:paraId="6E81FA9A" w14:textId="77777777" w:rsidR="009D3EAA" w:rsidRDefault="009D3EAA" w:rsidP="00F13846">
            <w:pPr>
              <w:pStyle w:val="TableParagraph"/>
              <w:ind w:left="452" w:right="393" w:hanging="18"/>
              <w:rPr>
                <w:b/>
              </w:rPr>
            </w:pPr>
            <w:r>
              <w:rPr>
                <w:b/>
              </w:rPr>
              <w:t>QC Acceptance Criteria Limits</w:t>
            </w:r>
          </w:p>
        </w:tc>
      </w:tr>
      <w:tr w:rsidR="009D3EAA" w14:paraId="128CF1FF" w14:textId="77777777" w:rsidTr="00F13846">
        <w:trPr>
          <w:trHeight w:val="460"/>
        </w:trPr>
        <w:tc>
          <w:tcPr>
            <w:tcW w:w="2796" w:type="dxa"/>
            <w:vMerge w:val="restart"/>
            <w:tcBorders>
              <w:bottom w:val="single" w:sz="4" w:space="0" w:color="000000"/>
              <w:right w:val="single" w:sz="4" w:space="0" w:color="000000"/>
            </w:tcBorders>
          </w:tcPr>
          <w:p w14:paraId="0E80971D" w14:textId="77777777" w:rsidR="009D3EAA" w:rsidRDefault="009D3EAA" w:rsidP="00F13846">
            <w:pPr>
              <w:pStyle w:val="TableParagraph"/>
              <w:spacing w:before="3"/>
              <w:rPr>
                <w:b/>
                <w:sz w:val="24"/>
              </w:rPr>
            </w:pPr>
          </w:p>
          <w:p w14:paraId="7631F086" w14:textId="77777777" w:rsidR="009D3EAA" w:rsidRDefault="009D3EAA" w:rsidP="00F13846">
            <w:pPr>
              <w:pStyle w:val="TableParagraph"/>
              <w:ind w:left="622"/>
              <w:rPr>
                <w:sz w:val="20"/>
              </w:rPr>
            </w:pPr>
            <w:r>
              <w:rPr>
                <w:sz w:val="20"/>
              </w:rPr>
              <w:t>Temperature Blank</w:t>
            </w:r>
          </w:p>
        </w:tc>
        <w:tc>
          <w:tcPr>
            <w:tcW w:w="2514" w:type="dxa"/>
            <w:tcBorders>
              <w:left w:val="single" w:sz="4" w:space="0" w:color="000000"/>
              <w:right w:val="single" w:sz="4" w:space="0" w:color="000000"/>
            </w:tcBorders>
          </w:tcPr>
          <w:p w14:paraId="74E53F56" w14:textId="77777777" w:rsidR="009D3EAA" w:rsidRDefault="009D3EAA" w:rsidP="00F13846">
            <w:pPr>
              <w:pStyle w:val="TableParagraph"/>
              <w:spacing w:before="11" w:line="230" w:lineRule="exact"/>
              <w:ind w:left="111" w:right="94"/>
              <w:jc w:val="center"/>
              <w:rPr>
                <w:sz w:val="20"/>
              </w:rPr>
            </w:pPr>
            <w:r>
              <w:rPr>
                <w:sz w:val="20"/>
              </w:rPr>
              <w:t>BTEX, P (Total),</w:t>
            </w:r>
          </w:p>
          <w:p w14:paraId="19BBAD6C" w14:textId="77777777" w:rsidR="009D3EAA" w:rsidRDefault="009D3EAA" w:rsidP="00F13846">
            <w:pPr>
              <w:pStyle w:val="TableParagraph"/>
              <w:spacing w:line="200" w:lineRule="exact"/>
              <w:ind w:left="112" w:right="94"/>
              <w:jc w:val="center"/>
              <w:rPr>
                <w:sz w:val="20"/>
              </w:rPr>
            </w:pPr>
            <w:r>
              <w:rPr>
                <w:sz w:val="20"/>
              </w:rPr>
              <w:t>NO</w:t>
            </w:r>
            <w:r>
              <w:rPr>
                <w:sz w:val="20"/>
                <w:vertAlign w:val="subscript"/>
              </w:rPr>
              <w:t>3</w:t>
            </w:r>
            <w:r>
              <w:rPr>
                <w:sz w:val="20"/>
              </w:rPr>
              <w:t>+NO</w:t>
            </w:r>
            <w:r>
              <w:rPr>
                <w:sz w:val="20"/>
                <w:vertAlign w:val="subscript"/>
              </w:rPr>
              <w:t>2</w:t>
            </w:r>
            <w:r>
              <w:rPr>
                <w:sz w:val="20"/>
              </w:rPr>
              <w:t>, TSS, Turbidity</w:t>
            </w:r>
          </w:p>
        </w:tc>
        <w:tc>
          <w:tcPr>
            <w:tcW w:w="1399" w:type="dxa"/>
            <w:tcBorders>
              <w:left w:val="single" w:sz="4" w:space="0" w:color="000000"/>
              <w:right w:val="single" w:sz="4" w:space="0" w:color="000000"/>
            </w:tcBorders>
          </w:tcPr>
          <w:p w14:paraId="4FF8C05B" w14:textId="77777777" w:rsidR="009D3EAA" w:rsidRDefault="009D3EAA" w:rsidP="00F13846">
            <w:pPr>
              <w:pStyle w:val="TableParagraph"/>
              <w:spacing w:before="13"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14F83EC6" w14:textId="77777777" w:rsidR="009D3EAA" w:rsidRDefault="009D3EAA" w:rsidP="00F13846">
            <w:pPr>
              <w:pStyle w:val="TableParagraph"/>
              <w:spacing w:before="126"/>
              <w:ind w:left="932"/>
              <w:rPr>
                <w:sz w:val="20"/>
              </w:rPr>
            </w:pPr>
            <w:r>
              <w:rPr>
                <w:sz w:val="20"/>
              </w:rPr>
              <w:t>≤ 6°C</w:t>
            </w:r>
          </w:p>
        </w:tc>
      </w:tr>
      <w:tr w:rsidR="009D3EAA" w14:paraId="5A109E91" w14:textId="77777777" w:rsidTr="00F13846">
        <w:trPr>
          <w:trHeight w:val="275"/>
        </w:trPr>
        <w:tc>
          <w:tcPr>
            <w:tcW w:w="2796" w:type="dxa"/>
            <w:vMerge/>
            <w:tcBorders>
              <w:top w:val="nil"/>
              <w:bottom w:val="single" w:sz="4" w:space="0" w:color="000000"/>
              <w:right w:val="single" w:sz="4" w:space="0" w:color="000000"/>
            </w:tcBorders>
          </w:tcPr>
          <w:p w14:paraId="442C82BA"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7A9FF129" w14:textId="77777777" w:rsidR="009D3EAA" w:rsidRDefault="009D3EAA" w:rsidP="00F13846">
            <w:pPr>
              <w:pStyle w:val="TableParagraph"/>
              <w:spacing w:before="26" w:line="229" w:lineRule="exact"/>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4F398B2" w14:textId="77777777" w:rsidR="009D3EAA" w:rsidRDefault="009D3EAA" w:rsidP="00F13846">
            <w:pPr>
              <w:pStyle w:val="TableParagraph"/>
              <w:rPr>
                <w:sz w:val="20"/>
              </w:rPr>
            </w:pPr>
          </w:p>
        </w:tc>
        <w:tc>
          <w:tcPr>
            <w:tcW w:w="2328" w:type="dxa"/>
            <w:tcBorders>
              <w:left w:val="single" w:sz="4" w:space="0" w:color="000000"/>
              <w:bottom w:val="single" w:sz="4" w:space="0" w:color="000000"/>
            </w:tcBorders>
          </w:tcPr>
          <w:p w14:paraId="7035C698" w14:textId="77777777" w:rsidR="009D3EAA" w:rsidRDefault="009D3EAA" w:rsidP="00F13846">
            <w:pPr>
              <w:pStyle w:val="TableParagraph"/>
              <w:spacing w:before="26" w:line="229" w:lineRule="exact"/>
              <w:ind w:left="882"/>
              <w:rPr>
                <w:sz w:val="20"/>
              </w:rPr>
            </w:pPr>
            <w:r>
              <w:rPr>
                <w:sz w:val="20"/>
              </w:rPr>
              <w:t>≤ 10°C</w:t>
            </w:r>
          </w:p>
        </w:tc>
      </w:tr>
      <w:tr w:rsidR="009D3EAA" w14:paraId="0AE61223" w14:textId="77777777" w:rsidTr="00F13846">
        <w:trPr>
          <w:trHeight w:val="459"/>
        </w:trPr>
        <w:tc>
          <w:tcPr>
            <w:tcW w:w="2796" w:type="dxa"/>
            <w:tcBorders>
              <w:top w:val="single" w:sz="4" w:space="0" w:color="000000"/>
              <w:bottom w:val="single" w:sz="4" w:space="0" w:color="000000"/>
              <w:right w:val="single" w:sz="4" w:space="0" w:color="000000"/>
            </w:tcBorders>
          </w:tcPr>
          <w:p w14:paraId="4AA00980" w14:textId="77777777" w:rsidR="009D3EAA" w:rsidRDefault="009D3EAA" w:rsidP="00F13846">
            <w:pPr>
              <w:pStyle w:val="TableParagraph"/>
              <w:spacing w:before="125"/>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789951C2" w14:textId="77777777" w:rsidR="009D3EAA" w:rsidRDefault="009D3EAA" w:rsidP="00F13846">
            <w:pPr>
              <w:pStyle w:val="TableParagraph"/>
              <w:spacing w:before="125"/>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2CE26CA6" w14:textId="77777777" w:rsidR="009D3EAA" w:rsidRDefault="009D3EAA" w:rsidP="00F13846">
            <w:pPr>
              <w:pStyle w:val="TableParagraph"/>
              <w:spacing w:before="10" w:line="230" w:lineRule="atLeas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056EE8CF" w14:textId="77777777" w:rsidR="009D3EAA" w:rsidRDefault="009D3EAA" w:rsidP="00F13846">
            <w:pPr>
              <w:pStyle w:val="TableParagraph"/>
              <w:spacing w:before="10" w:line="230" w:lineRule="atLeast"/>
              <w:ind w:left="1118" w:right="98" w:hanging="977"/>
              <w:rPr>
                <w:sz w:val="20"/>
              </w:rPr>
            </w:pPr>
            <w:r>
              <w:rPr>
                <w:sz w:val="20"/>
              </w:rPr>
              <w:t>≤ BTEX MDL (see Table 2</w:t>
            </w:r>
          </w:p>
        </w:tc>
      </w:tr>
      <w:tr w:rsidR="009D3EAA" w14:paraId="7BBDE333" w14:textId="77777777" w:rsidTr="00F13846">
        <w:trPr>
          <w:trHeight w:val="1829"/>
        </w:trPr>
        <w:tc>
          <w:tcPr>
            <w:tcW w:w="2796" w:type="dxa"/>
            <w:tcBorders>
              <w:top w:val="single" w:sz="4" w:space="0" w:color="000000"/>
              <w:bottom w:val="single" w:sz="4" w:space="0" w:color="000000"/>
              <w:right w:val="single" w:sz="4" w:space="0" w:color="000000"/>
            </w:tcBorders>
          </w:tcPr>
          <w:p w14:paraId="37528063" w14:textId="77777777" w:rsidR="009D3EAA" w:rsidRDefault="009D3EAA" w:rsidP="00F13846">
            <w:pPr>
              <w:pStyle w:val="TableParagraph"/>
              <w:rPr>
                <w:b/>
              </w:rPr>
            </w:pPr>
          </w:p>
          <w:p w14:paraId="73142E3A" w14:textId="77777777" w:rsidR="009D3EAA" w:rsidRDefault="009D3EAA" w:rsidP="00F13846">
            <w:pPr>
              <w:pStyle w:val="TableParagraph"/>
              <w:rPr>
                <w:b/>
              </w:rPr>
            </w:pPr>
          </w:p>
          <w:p w14:paraId="683E6639" w14:textId="77777777" w:rsidR="009D3EAA" w:rsidRDefault="009D3EAA" w:rsidP="00F13846">
            <w:pPr>
              <w:pStyle w:val="TableParagraph"/>
              <w:rPr>
                <w:b/>
                <w:sz w:val="26"/>
              </w:rPr>
            </w:pPr>
          </w:p>
          <w:p w14:paraId="3CE47BFD" w14:textId="77777777" w:rsidR="009D3EAA" w:rsidRDefault="009D3EAA" w:rsidP="00F13846">
            <w:pPr>
              <w:pStyle w:val="TableParagraph"/>
              <w:ind w:right="146"/>
              <w:jc w:val="right"/>
              <w:rPr>
                <w:sz w:val="20"/>
              </w:rPr>
            </w:pPr>
            <w:proofErr w:type="spellStart"/>
            <w:r>
              <w:rPr>
                <w:sz w:val="20"/>
                <w:vertAlign w:val="superscript"/>
              </w:rPr>
              <w:t>a</w:t>
            </w:r>
            <w:r>
              <w:rPr>
                <w:sz w:val="20"/>
              </w:rPr>
              <w:t>Field</w:t>
            </w:r>
            <w:proofErr w:type="spellEnd"/>
            <w:r>
              <w:rPr>
                <w:sz w:val="20"/>
              </w:rPr>
              <w:t xml:space="preserve">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2475663D" w14:textId="77777777" w:rsidR="009D3EAA" w:rsidRDefault="009D3EAA" w:rsidP="00F13846">
            <w:pPr>
              <w:pStyle w:val="TableParagraph"/>
              <w:spacing w:before="2" w:line="237" w:lineRule="auto"/>
              <w:ind w:left="113" w:right="94"/>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46DFF705"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191451E3" w14:textId="77777777" w:rsidR="009D3EAA" w:rsidRDefault="009D3EAA" w:rsidP="00F13846">
            <w:pPr>
              <w:pStyle w:val="TableParagraph"/>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3B96277D" w14:textId="77777777" w:rsidR="009D3EAA" w:rsidRDefault="009D3EAA" w:rsidP="00F13846">
            <w:pPr>
              <w:pStyle w:val="TableParagraph"/>
              <w:rPr>
                <w:b/>
              </w:rPr>
            </w:pPr>
          </w:p>
          <w:p w14:paraId="0A75BED4" w14:textId="77777777" w:rsidR="009D3EAA" w:rsidRDefault="009D3EAA" w:rsidP="00F13846">
            <w:pPr>
              <w:pStyle w:val="TableParagraph"/>
              <w:rPr>
                <w:b/>
                <w:sz w:val="28"/>
              </w:rPr>
            </w:pPr>
          </w:p>
          <w:p w14:paraId="62268B61"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72C5B46C" w14:textId="77777777" w:rsidTr="00F13846">
        <w:trPr>
          <w:trHeight w:val="1832"/>
        </w:trPr>
        <w:tc>
          <w:tcPr>
            <w:tcW w:w="2796" w:type="dxa"/>
            <w:tcBorders>
              <w:top w:val="single" w:sz="4" w:space="0" w:color="000000"/>
              <w:bottom w:val="single" w:sz="4" w:space="0" w:color="000000"/>
              <w:right w:val="single" w:sz="4" w:space="0" w:color="000000"/>
            </w:tcBorders>
          </w:tcPr>
          <w:p w14:paraId="3EC208FF" w14:textId="77777777" w:rsidR="009D3EAA" w:rsidRDefault="009D3EAA" w:rsidP="00F13846">
            <w:pPr>
              <w:pStyle w:val="TableParagraph"/>
              <w:rPr>
                <w:b/>
              </w:rPr>
            </w:pPr>
          </w:p>
          <w:p w14:paraId="34E00703" w14:textId="77777777" w:rsidR="009D3EAA" w:rsidRDefault="009D3EAA" w:rsidP="00F13846">
            <w:pPr>
              <w:pStyle w:val="TableParagraph"/>
              <w:rPr>
                <w:b/>
              </w:rPr>
            </w:pPr>
          </w:p>
          <w:p w14:paraId="1179D8E8" w14:textId="77777777" w:rsidR="009D3EAA" w:rsidRDefault="009D3EAA" w:rsidP="00F13846">
            <w:pPr>
              <w:pStyle w:val="TableParagraph"/>
              <w:spacing w:before="3"/>
              <w:rPr>
                <w:b/>
                <w:sz w:val="26"/>
              </w:rPr>
            </w:pPr>
          </w:p>
          <w:p w14:paraId="0A82F575" w14:textId="77777777" w:rsidR="009D3EAA" w:rsidRDefault="009D3EAA" w:rsidP="00F13846">
            <w:pPr>
              <w:pStyle w:val="TableParagraph"/>
              <w:ind w:right="204"/>
              <w:jc w:val="right"/>
              <w:rPr>
                <w:sz w:val="20"/>
              </w:rPr>
            </w:pPr>
            <w:r>
              <w:rPr>
                <w:sz w:val="20"/>
              </w:rPr>
              <w:t>Field Replicate Measurement</w:t>
            </w:r>
          </w:p>
        </w:tc>
        <w:tc>
          <w:tcPr>
            <w:tcW w:w="2514" w:type="dxa"/>
            <w:tcBorders>
              <w:top w:val="single" w:sz="4" w:space="0" w:color="000000"/>
              <w:left w:val="single" w:sz="4" w:space="0" w:color="000000"/>
              <w:bottom w:val="single" w:sz="4" w:space="0" w:color="000000"/>
              <w:right w:val="single" w:sz="4" w:space="0" w:color="000000"/>
            </w:tcBorders>
          </w:tcPr>
          <w:p w14:paraId="5D0F2D51" w14:textId="77777777" w:rsidR="009D3EAA" w:rsidRDefault="009D3EAA" w:rsidP="00F13846">
            <w:pPr>
              <w:pStyle w:val="TableParagraph"/>
              <w:rPr>
                <w:b/>
              </w:rPr>
            </w:pPr>
          </w:p>
          <w:p w14:paraId="2A4A75E3" w14:textId="77777777" w:rsidR="009D3EAA" w:rsidRDefault="009D3EAA" w:rsidP="00F13846">
            <w:pPr>
              <w:pStyle w:val="TableParagraph"/>
              <w:spacing w:before="2"/>
              <w:rPr>
                <w:b/>
                <w:sz w:val="28"/>
              </w:rPr>
            </w:pPr>
          </w:p>
          <w:p w14:paraId="059949CE" w14:textId="77777777" w:rsidR="009D3EAA" w:rsidRDefault="009D3EAA" w:rsidP="00F13846">
            <w:pPr>
              <w:pStyle w:val="TableParagraph"/>
              <w:ind w:left="159" w:right="137" w:hanging="3"/>
              <w:jc w:val="center"/>
              <w:rPr>
                <w:sz w:val="20"/>
              </w:rPr>
            </w:pPr>
            <w:proofErr w:type="spellStart"/>
            <w:r>
              <w:rPr>
                <w:sz w:val="20"/>
              </w:rPr>
              <w:t>Hydrolab</w:t>
            </w:r>
            <w:proofErr w:type="spellEnd"/>
            <w:r>
              <w:rPr>
                <w:sz w:val="20"/>
              </w:rPr>
              <w:t xml:space="preserve"> (pH, Turbidity, Water Temperature,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64B10A1F" w14:textId="77777777" w:rsidR="009D3EAA" w:rsidRDefault="009D3EAA" w:rsidP="00F13846">
            <w:pPr>
              <w:pStyle w:val="TableParagraph"/>
              <w:spacing w:before="3"/>
              <w:ind w:left="187" w:right="166" w:hanging="1"/>
              <w:jc w:val="center"/>
              <w:rPr>
                <w:sz w:val="20"/>
              </w:rPr>
            </w:pPr>
            <w:r>
              <w:rPr>
                <w:sz w:val="20"/>
              </w:rPr>
              <w:t xml:space="preserve">2/each </w:t>
            </w:r>
            <w:proofErr w:type="spellStart"/>
            <w:r>
              <w:rPr>
                <w:sz w:val="20"/>
              </w:rPr>
              <w:t>hydrolab</w:t>
            </w:r>
            <w:proofErr w:type="spellEnd"/>
            <w:r>
              <w:rPr>
                <w:sz w:val="20"/>
              </w:rPr>
              <w:t xml:space="preserve"> deployment (beginning and end) and at least 10%</w:t>
            </w:r>
          </w:p>
          <w:p w14:paraId="76DE407E" w14:textId="77777777" w:rsidR="009D3EAA" w:rsidRDefault="009D3EAA" w:rsidP="00F13846">
            <w:pPr>
              <w:pStyle w:val="TableParagraph"/>
              <w:spacing w:line="230" w:lineRule="atLeast"/>
              <w:ind w:left="153" w:right="132"/>
              <w:jc w:val="center"/>
              <w:rPr>
                <w:sz w:val="20"/>
              </w:rPr>
            </w:pPr>
            <w:r>
              <w:rPr>
                <w:sz w:val="20"/>
              </w:rPr>
              <w:t>sample data collected</w:t>
            </w:r>
          </w:p>
        </w:tc>
        <w:tc>
          <w:tcPr>
            <w:tcW w:w="2328" w:type="dxa"/>
            <w:tcBorders>
              <w:top w:val="single" w:sz="4" w:space="0" w:color="000000"/>
              <w:left w:val="single" w:sz="4" w:space="0" w:color="000000"/>
              <w:bottom w:val="single" w:sz="4" w:space="0" w:color="000000"/>
            </w:tcBorders>
          </w:tcPr>
          <w:p w14:paraId="475D1DEE" w14:textId="77777777" w:rsidR="009D3EAA" w:rsidRDefault="009D3EAA" w:rsidP="00F13846">
            <w:pPr>
              <w:pStyle w:val="TableParagraph"/>
              <w:rPr>
                <w:b/>
              </w:rPr>
            </w:pPr>
          </w:p>
          <w:p w14:paraId="5A520C8D" w14:textId="77777777" w:rsidR="009D3EAA" w:rsidRDefault="009D3EAA" w:rsidP="00F13846">
            <w:pPr>
              <w:pStyle w:val="TableParagraph"/>
              <w:spacing w:before="2"/>
              <w:rPr>
                <w:b/>
                <w:sz w:val="28"/>
              </w:rPr>
            </w:pPr>
          </w:p>
          <w:p w14:paraId="18B855F1" w14:textId="77777777" w:rsidR="009D3EAA" w:rsidRDefault="009D3EAA" w:rsidP="00F13846">
            <w:pPr>
              <w:pStyle w:val="TableParagraph"/>
              <w:ind w:left="485" w:right="273" w:hanging="188"/>
              <w:rPr>
                <w:sz w:val="20"/>
              </w:rPr>
            </w:pPr>
            <w:r>
              <w:rPr>
                <w:sz w:val="20"/>
              </w:rPr>
              <w:t>See Section A7 Table 1analyte-specific precision criteria</w:t>
            </w:r>
          </w:p>
        </w:tc>
      </w:tr>
      <w:tr w:rsidR="009D3EAA" w14:paraId="6436E79F" w14:textId="77777777" w:rsidTr="00F13846">
        <w:trPr>
          <w:trHeight w:val="1599"/>
        </w:trPr>
        <w:tc>
          <w:tcPr>
            <w:tcW w:w="2796" w:type="dxa"/>
            <w:tcBorders>
              <w:top w:val="single" w:sz="4" w:space="0" w:color="000000"/>
              <w:bottom w:val="single" w:sz="4" w:space="0" w:color="000000"/>
              <w:right w:val="single" w:sz="4" w:space="0" w:color="000000"/>
            </w:tcBorders>
          </w:tcPr>
          <w:p w14:paraId="25A78414" w14:textId="77777777" w:rsidR="009D3EAA" w:rsidRDefault="009D3EAA" w:rsidP="00F13846">
            <w:pPr>
              <w:pStyle w:val="TableParagraph"/>
              <w:rPr>
                <w:b/>
              </w:rPr>
            </w:pPr>
          </w:p>
          <w:p w14:paraId="2682BC06" w14:textId="77777777" w:rsidR="009D3EAA" w:rsidRDefault="009D3EAA" w:rsidP="00F13846">
            <w:pPr>
              <w:pStyle w:val="TableParagraph"/>
              <w:rPr>
                <w:b/>
                <w:sz w:val="28"/>
              </w:rPr>
            </w:pPr>
          </w:p>
          <w:p w14:paraId="0073F3F9" w14:textId="77777777" w:rsidR="009D3EAA" w:rsidRDefault="009D3EAA" w:rsidP="00F13846">
            <w:pPr>
              <w:pStyle w:val="TableParagraph"/>
              <w:ind w:left="111" w:right="94"/>
              <w:jc w:val="center"/>
              <w:rPr>
                <w:sz w:val="20"/>
              </w:rPr>
            </w:pPr>
            <w:r>
              <w:rPr>
                <w:sz w:val="20"/>
              </w:rPr>
              <w:t>Field Replicate Measurement (Stream Temperature Monitoring)</w:t>
            </w:r>
          </w:p>
        </w:tc>
        <w:tc>
          <w:tcPr>
            <w:tcW w:w="2514" w:type="dxa"/>
            <w:tcBorders>
              <w:top w:val="single" w:sz="4" w:space="0" w:color="000000"/>
              <w:left w:val="single" w:sz="4" w:space="0" w:color="000000"/>
              <w:bottom w:val="single" w:sz="4" w:space="0" w:color="000000"/>
              <w:right w:val="single" w:sz="4" w:space="0" w:color="000000"/>
            </w:tcBorders>
          </w:tcPr>
          <w:p w14:paraId="7B633700" w14:textId="77777777" w:rsidR="009D3EAA" w:rsidRDefault="009D3EAA" w:rsidP="00F13846">
            <w:pPr>
              <w:pStyle w:val="TableParagraph"/>
              <w:rPr>
                <w:b/>
              </w:rPr>
            </w:pPr>
          </w:p>
          <w:p w14:paraId="2841E6E6" w14:textId="77777777" w:rsidR="009D3EAA" w:rsidRDefault="009D3EAA" w:rsidP="00F13846">
            <w:pPr>
              <w:pStyle w:val="TableParagraph"/>
              <w:rPr>
                <w:b/>
              </w:rPr>
            </w:pPr>
          </w:p>
          <w:p w14:paraId="0343DA27" w14:textId="77777777" w:rsidR="009D3EAA" w:rsidRDefault="009D3EAA" w:rsidP="00F13846">
            <w:pPr>
              <w:pStyle w:val="TableParagraph"/>
              <w:spacing w:before="184"/>
              <w:ind w:left="113" w:right="94"/>
              <w:jc w:val="center"/>
              <w:rPr>
                <w:sz w:val="20"/>
              </w:rPr>
            </w:pPr>
            <w:r>
              <w:rPr>
                <w:sz w:val="20"/>
              </w:rPr>
              <w:t>Air and Water Temperature</w:t>
            </w:r>
          </w:p>
        </w:tc>
        <w:tc>
          <w:tcPr>
            <w:tcW w:w="1399" w:type="dxa"/>
            <w:tcBorders>
              <w:top w:val="single" w:sz="4" w:space="0" w:color="000000"/>
              <w:left w:val="single" w:sz="4" w:space="0" w:color="000000"/>
              <w:bottom w:val="single" w:sz="4" w:space="0" w:color="000000"/>
              <w:right w:val="single" w:sz="4" w:space="0" w:color="000000"/>
            </w:tcBorders>
          </w:tcPr>
          <w:p w14:paraId="5D14C06A" w14:textId="77777777" w:rsidR="009D3EAA" w:rsidRDefault="009D3EAA" w:rsidP="00F13846">
            <w:pPr>
              <w:pStyle w:val="TableParagraph"/>
              <w:ind w:left="187" w:right="166" w:hanging="1"/>
              <w:jc w:val="center"/>
              <w:rPr>
                <w:sz w:val="20"/>
              </w:rPr>
            </w:pPr>
            <w:r>
              <w:rPr>
                <w:sz w:val="20"/>
              </w:rPr>
              <w:t>2/each deployment (beginning and end) and at least 10% sample data</w:t>
            </w:r>
          </w:p>
          <w:p w14:paraId="00268FD6" w14:textId="77777777" w:rsidR="009D3EAA" w:rsidRDefault="009D3EAA" w:rsidP="00F13846">
            <w:pPr>
              <w:pStyle w:val="TableParagraph"/>
              <w:spacing w:line="199" w:lineRule="exact"/>
              <w:ind w:left="150" w:right="132"/>
              <w:jc w:val="center"/>
              <w:rPr>
                <w:sz w:val="20"/>
              </w:rPr>
            </w:pPr>
            <w:r>
              <w:rPr>
                <w:sz w:val="20"/>
              </w:rPr>
              <w:t>collected</w:t>
            </w:r>
          </w:p>
        </w:tc>
        <w:tc>
          <w:tcPr>
            <w:tcW w:w="2328" w:type="dxa"/>
            <w:tcBorders>
              <w:top w:val="single" w:sz="4" w:space="0" w:color="000000"/>
              <w:left w:val="single" w:sz="4" w:space="0" w:color="000000"/>
              <w:bottom w:val="single" w:sz="4" w:space="0" w:color="000000"/>
            </w:tcBorders>
          </w:tcPr>
          <w:p w14:paraId="6268A961" w14:textId="77777777" w:rsidR="009D3EAA" w:rsidRDefault="009D3EAA" w:rsidP="00F13846">
            <w:pPr>
              <w:pStyle w:val="TableParagraph"/>
              <w:rPr>
                <w:sz w:val="20"/>
              </w:rPr>
            </w:pPr>
          </w:p>
        </w:tc>
      </w:tr>
      <w:tr w:rsidR="009D3EAA" w14:paraId="7E396B26" w14:textId="77777777" w:rsidTr="00F13846">
        <w:trPr>
          <w:trHeight w:val="690"/>
        </w:trPr>
        <w:tc>
          <w:tcPr>
            <w:tcW w:w="2796" w:type="dxa"/>
            <w:tcBorders>
              <w:top w:val="single" w:sz="4" w:space="0" w:color="000000"/>
              <w:bottom w:val="single" w:sz="4" w:space="0" w:color="000000"/>
              <w:right w:val="single" w:sz="4" w:space="0" w:color="000000"/>
            </w:tcBorders>
          </w:tcPr>
          <w:p w14:paraId="2960B0E1" w14:textId="77777777" w:rsidR="009D3EAA" w:rsidRDefault="009D3EAA" w:rsidP="00F13846">
            <w:pPr>
              <w:pStyle w:val="TableParagraph"/>
              <w:spacing w:before="126"/>
              <w:ind w:left="1002" w:right="127" w:hanging="845"/>
              <w:rPr>
                <w:sz w:val="20"/>
              </w:rPr>
            </w:pPr>
            <w:r>
              <w:rPr>
                <w:sz w:val="20"/>
              </w:rPr>
              <w:t>Calibration Verification Check Standards</w:t>
            </w:r>
          </w:p>
        </w:tc>
        <w:tc>
          <w:tcPr>
            <w:tcW w:w="2514" w:type="dxa"/>
            <w:tcBorders>
              <w:top w:val="single" w:sz="4" w:space="0" w:color="000000"/>
              <w:left w:val="single" w:sz="4" w:space="0" w:color="000000"/>
              <w:bottom w:val="single" w:sz="4" w:space="0" w:color="000000"/>
              <w:right w:val="single" w:sz="4" w:space="0" w:color="000000"/>
            </w:tcBorders>
          </w:tcPr>
          <w:p w14:paraId="7D6E73B6" w14:textId="77777777" w:rsidR="009D3EAA" w:rsidRDefault="009D3EAA" w:rsidP="00F13846">
            <w:pPr>
              <w:pStyle w:val="TableParagraph"/>
              <w:spacing w:before="126"/>
              <w:ind w:left="159" w:right="120" w:firstLine="89"/>
              <w:rPr>
                <w:sz w:val="20"/>
              </w:rPr>
            </w:pPr>
            <w:proofErr w:type="spellStart"/>
            <w:r>
              <w:rPr>
                <w:sz w:val="20"/>
              </w:rPr>
              <w:t>Hydrolab</w:t>
            </w:r>
            <w:proofErr w:type="spellEnd"/>
            <w:r>
              <w:rPr>
                <w:sz w:val="20"/>
              </w:rPr>
              <w:t xml:space="preserve"> (pH, Turbidity, Specific Conductance, DO)</w:t>
            </w:r>
          </w:p>
        </w:tc>
        <w:tc>
          <w:tcPr>
            <w:tcW w:w="1399" w:type="dxa"/>
            <w:tcBorders>
              <w:top w:val="single" w:sz="4" w:space="0" w:color="000000"/>
              <w:left w:val="single" w:sz="4" w:space="0" w:color="000000"/>
              <w:bottom w:val="single" w:sz="4" w:space="0" w:color="000000"/>
              <w:right w:val="single" w:sz="4" w:space="0" w:color="000000"/>
            </w:tcBorders>
          </w:tcPr>
          <w:p w14:paraId="115A145E" w14:textId="77777777" w:rsidR="009D3EAA" w:rsidRDefault="009D3EAA" w:rsidP="00F13846">
            <w:pPr>
              <w:pStyle w:val="TableParagraph"/>
              <w:spacing w:before="11"/>
              <w:ind w:left="154" w:right="132"/>
              <w:jc w:val="center"/>
              <w:rPr>
                <w:sz w:val="20"/>
              </w:rPr>
            </w:pPr>
            <w:r>
              <w:rPr>
                <w:sz w:val="20"/>
              </w:rPr>
              <w:t>1/deployment after stream</w:t>
            </w:r>
          </w:p>
          <w:p w14:paraId="47CC0861" w14:textId="77777777" w:rsidR="009D3EAA" w:rsidRDefault="009D3EAA" w:rsidP="00F13846">
            <w:pPr>
              <w:pStyle w:val="TableParagraph"/>
              <w:spacing w:line="200" w:lineRule="exact"/>
              <w:ind w:left="151" w:right="132"/>
              <w:jc w:val="center"/>
              <w:rPr>
                <w:sz w:val="20"/>
              </w:rPr>
            </w:pPr>
            <w:r>
              <w:rPr>
                <w:sz w:val="20"/>
              </w:rPr>
              <w:t>retrieval</w:t>
            </w:r>
          </w:p>
        </w:tc>
        <w:tc>
          <w:tcPr>
            <w:tcW w:w="2328" w:type="dxa"/>
            <w:tcBorders>
              <w:top w:val="single" w:sz="4" w:space="0" w:color="000000"/>
              <w:left w:val="single" w:sz="4" w:space="0" w:color="000000"/>
              <w:bottom w:val="single" w:sz="4" w:space="0" w:color="000000"/>
            </w:tcBorders>
          </w:tcPr>
          <w:p w14:paraId="796A4DD9" w14:textId="77777777" w:rsidR="009D3EAA" w:rsidRDefault="009D3EAA" w:rsidP="00F13846">
            <w:pPr>
              <w:pStyle w:val="TableParagraph"/>
              <w:spacing w:before="126"/>
              <w:ind w:left="169" w:right="125" w:firstLine="205"/>
              <w:rPr>
                <w:sz w:val="20"/>
              </w:rPr>
            </w:pPr>
            <w:r>
              <w:rPr>
                <w:sz w:val="20"/>
              </w:rPr>
              <w:t>See Table 1analyte- specific accuracy criteria</w:t>
            </w:r>
          </w:p>
        </w:tc>
      </w:tr>
      <w:tr w:rsidR="009D3EAA" w14:paraId="17CBF461" w14:textId="77777777" w:rsidTr="00F13846">
        <w:trPr>
          <w:trHeight w:val="287"/>
        </w:trPr>
        <w:tc>
          <w:tcPr>
            <w:tcW w:w="2796" w:type="dxa"/>
            <w:tcBorders>
              <w:top w:val="single" w:sz="4" w:space="0" w:color="000000"/>
              <w:right w:val="single" w:sz="4" w:space="0" w:color="000000"/>
            </w:tcBorders>
          </w:tcPr>
          <w:p w14:paraId="7BD0919A" w14:textId="77777777" w:rsidR="009D3EAA" w:rsidRDefault="009D3EAA" w:rsidP="00F13846">
            <w:pPr>
              <w:pStyle w:val="TableParagraph"/>
              <w:rPr>
                <w:sz w:val="20"/>
              </w:rPr>
            </w:pPr>
          </w:p>
        </w:tc>
        <w:tc>
          <w:tcPr>
            <w:tcW w:w="2514" w:type="dxa"/>
            <w:tcBorders>
              <w:top w:val="single" w:sz="4" w:space="0" w:color="000000"/>
              <w:left w:val="single" w:sz="4" w:space="0" w:color="000000"/>
              <w:right w:val="single" w:sz="4" w:space="0" w:color="000000"/>
            </w:tcBorders>
          </w:tcPr>
          <w:p w14:paraId="0B6ECA71" w14:textId="77777777" w:rsidR="009D3EAA" w:rsidRDefault="009D3EAA" w:rsidP="00F13846">
            <w:pPr>
              <w:pStyle w:val="TableParagraph"/>
              <w:rPr>
                <w:sz w:val="20"/>
              </w:rPr>
            </w:pPr>
          </w:p>
        </w:tc>
        <w:tc>
          <w:tcPr>
            <w:tcW w:w="1399" w:type="dxa"/>
            <w:tcBorders>
              <w:top w:val="single" w:sz="4" w:space="0" w:color="000000"/>
              <w:left w:val="single" w:sz="4" w:space="0" w:color="000000"/>
              <w:right w:val="single" w:sz="4" w:space="0" w:color="000000"/>
            </w:tcBorders>
          </w:tcPr>
          <w:p w14:paraId="34591084" w14:textId="77777777" w:rsidR="009D3EAA" w:rsidRDefault="009D3EAA" w:rsidP="00F13846">
            <w:pPr>
              <w:pStyle w:val="TableParagraph"/>
              <w:rPr>
                <w:sz w:val="20"/>
              </w:rPr>
            </w:pPr>
          </w:p>
        </w:tc>
        <w:tc>
          <w:tcPr>
            <w:tcW w:w="2328" w:type="dxa"/>
            <w:tcBorders>
              <w:top w:val="single" w:sz="4" w:space="0" w:color="000000"/>
              <w:left w:val="single" w:sz="4" w:space="0" w:color="000000"/>
            </w:tcBorders>
          </w:tcPr>
          <w:p w14:paraId="57DB6C06" w14:textId="77777777" w:rsidR="009D3EAA" w:rsidRDefault="009D3EAA" w:rsidP="00F13846">
            <w:pPr>
              <w:pStyle w:val="TableParagraph"/>
              <w:rPr>
                <w:sz w:val="20"/>
              </w:rPr>
            </w:pPr>
          </w:p>
        </w:tc>
      </w:tr>
    </w:tbl>
    <w:p w14:paraId="066AEAAF" w14:textId="77777777" w:rsidR="009D3EAA" w:rsidRDefault="009D3EAA" w:rsidP="009D3EAA">
      <w:pPr>
        <w:spacing w:line="249" w:lineRule="auto"/>
        <w:ind w:left="957" w:right="288" w:hanging="210"/>
        <w:rPr>
          <w:sz w:val="20"/>
        </w:rPr>
      </w:pPr>
      <w:proofErr w:type="gramStart"/>
      <w:r>
        <w:rPr>
          <w:position w:val="9"/>
          <w:sz w:val="16"/>
        </w:rPr>
        <w:t xml:space="preserve">a </w:t>
      </w:r>
      <w:r>
        <w:rPr>
          <w:sz w:val="20"/>
        </w:rPr>
        <w:t>Two replicate samples</w:t>
      </w:r>
      <w:proofErr w:type="gramEnd"/>
      <w:r>
        <w:rPr>
          <w:sz w:val="20"/>
        </w:rPr>
        <w:t xml:space="preserve"> will be collected during the spring Monitoring event and again during the summer Monitoring event. </w:t>
      </w:r>
      <w:r w:rsidRPr="009D3EAA">
        <w:rPr>
          <w:sz w:val="20"/>
          <w:highlight w:val="yellow"/>
        </w:rPr>
        <w:t>The replicate samples will be rotated among the 7 teams of monitors.</w:t>
      </w:r>
    </w:p>
    <w:p w14:paraId="4EB9ECF4" w14:textId="77777777" w:rsidR="009D3EAA" w:rsidRDefault="009D3EAA" w:rsidP="009D3EAA">
      <w:pPr>
        <w:spacing w:line="249" w:lineRule="auto"/>
        <w:rPr>
          <w:sz w:val="20"/>
        </w:rPr>
        <w:sectPr w:rsidR="009D3EAA">
          <w:pgSz w:w="11900" w:h="16840"/>
          <w:pgMar w:top="1620" w:right="940" w:bottom="940" w:left="1040" w:header="929" w:footer="744" w:gutter="0"/>
          <w:cols w:space="720"/>
        </w:sectPr>
      </w:pPr>
    </w:p>
    <w:p w14:paraId="4DC41B04" w14:textId="4203FCAB" w:rsidR="009D3EAA" w:rsidRPr="00B61701" w:rsidRDefault="00B61701" w:rsidP="00B61701">
      <w:pPr>
        <w:pStyle w:val="Caption"/>
        <w:keepNext/>
        <w:ind w:firstLine="720"/>
        <w:rPr>
          <w:b/>
          <w:i w:val="0"/>
          <w:color w:val="auto"/>
          <w:sz w:val="24"/>
          <w:szCs w:val="24"/>
        </w:rPr>
      </w:pPr>
      <w:bookmarkStart w:id="156" w:name="_bookmark23"/>
      <w:bookmarkEnd w:id="156"/>
      <w:r w:rsidRPr="00B61701">
        <w:rPr>
          <w:b/>
          <w:i w:val="0"/>
          <w:color w:val="auto"/>
          <w:sz w:val="24"/>
          <w:szCs w:val="24"/>
        </w:rPr>
        <w:lastRenderedPageBreak/>
        <w:t xml:space="preserve">Table </w:t>
      </w:r>
      <w:r w:rsidRPr="00B61701">
        <w:rPr>
          <w:b/>
          <w:i w:val="0"/>
          <w:color w:val="auto"/>
          <w:sz w:val="24"/>
          <w:szCs w:val="24"/>
        </w:rPr>
        <w:fldChar w:fldCharType="begin"/>
      </w:r>
      <w:r w:rsidRPr="00B61701">
        <w:rPr>
          <w:b/>
          <w:i w:val="0"/>
          <w:color w:val="auto"/>
          <w:sz w:val="24"/>
          <w:szCs w:val="24"/>
        </w:rPr>
        <w:instrText xml:space="preserve"> SEQ Table \* ARABIC </w:instrText>
      </w:r>
      <w:r w:rsidRPr="00B61701">
        <w:rPr>
          <w:b/>
          <w:i w:val="0"/>
          <w:color w:val="auto"/>
          <w:sz w:val="24"/>
          <w:szCs w:val="24"/>
        </w:rPr>
        <w:fldChar w:fldCharType="separate"/>
      </w:r>
      <w:r w:rsidRPr="00B61701">
        <w:rPr>
          <w:b/>
          <w:i w:val="0"/>
          <w:noProof/>
          <w:color w:val="auto"/>
          <w:sz w:val="24"/>
          <w:szCs w:val="24"/>
        </w:rPr>
        <w:t>10</w:t>
      </w:r>
      <w:r w:rsidRPr="00B61701">
        <w:rPr>
          <w:b/>
          <w:i w:val="0"/>
          <w:color w:val="auto"/>
          <w:sz w:val="24"/>
          <w:szCs w:val="24"/>
        </w:rPr>
        <w:fldChar w:fldCharType="end"/>
      </w:r>
      <w:r w:rsidR="009D3EAA" w:rsidRPr="00B61701">
        <w:rPr>
          <w:b/>
          <w:i w:val="0"/>
          <w:color w:val="auto"/>
          <w:sz w:val="24"/>
          <w:szCs w:val="24"/>
        </w:rPr>
        <w:t>. Field/Laboratory Quality Control Samples</w:t>
      </w:r>
    </w:p>
    <w:p w14:paraId="774D4224" w14:textId="77777777" w:rsidR="009D3EAA" w:rsidRDefault="009D3EAA" w:rsidP="009D3EAA">
      <w:pPr>
        <w:pStyle w:val="BodyText"/>
        <w:spacing w:before="6"/>
        <w:rPr>
          <w:b/>
          <w:sz w:val="10"/>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15E9F200" w14:textId="77777777" w:rsidTr="00F13846">
        <w:trPr>
          <w:trHeight w:val="1124"/>
        </w:trPr>
        <w:tc>
          <w:tcPr>
            <w:tcW w:w="2796" w:type="dxa"/>
            <w:tcBorders>
              <w:right w:val="single" w:sz="4" w:space="0" w:color="000000"/>
            </w:tcBorders>
            <w:shd w:val="clear" w:color="auto" w:fill="D9D9D9"/>
          </w:tcPr>
          <w:p w14:paraId="69EF492D" w14:textId="77777777" w:rsidR="009D3EAA" w:rsidRDefault="009D3EAA" w:rsidP="00F13846">
            <w:pPr>
              <w:pStyle w:val="TableParagraph"/>
              <w:spacing w:before="10"/>
              <w:rPr>
                <w:b/>
                <w:sz w:val="26"/>
              </w:rPr>
            </w:pPr>
          </w:p>
          <w:p w14:paraId="1BD724FB"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right w:val="single" w:sz="4" w:space="0" w:color="000000"/>
            </w:tcBorders>
            <w:shd w:val="clear" w:color="auto" w:fill="D9D9D9"/>
          </w:tcPr>
          <w:p w14:paraId="27B27EA9" w14:textId="77777777" w:rsidR="009D3EAA" w:rsidRDefault="009D3EAA" w:rsidP="00F13846">
            <w:pPr>
              <w:pStyle w:val="TableParagraph"/>
              <w:spacing w:before="10"/>
              <w:rPr>
                <w:b/>
                <w:sz w:val="26"/>
              </w:rPr>
            </w:pPr>
          </w:p>
          <w:p w14:paraId="05B1EC32"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tcBorders>
            <w:shd w:val="clear" w:color="auto" w:fill="D9D9D9"/>
          </w:tcPr>
          <w:p w14:paraId="15BEE2A1" w14:textId="77777777" w:rsidR="009D3EAA" w:rsidRDefault="009D3EAA" w:rsidP="00F13846">
            <w:pPr>
              <w:pStyle w:val="TableParagraph"/>
              <w:spacing w:before="182"/>
              <w:ind w:left="154" w:right="128"/>
              <w:jc w:val="center"/>
              <w:rPr>
                <w:b/>
              </w:rPr>
            </w:pPr>
            <w:r>
              <w:rPr>
                <w:b/>
              </w:rPr>
              <w:t>Frequency of      Occurrence</w:t>
            </w:r>
          </w:p>
        </w:tc>
        <w:tc>
          <w:tcPr>
            <w:tcW w:w="2328" w:type="dxa"/>
            <w:shd w:val="clear" w:color="auto" w:fill="D9D9D9"/>
          </w:tcPr>
          <w:p w14:paraId="5708F143" w14:textId="77777777" w:rsidR="009D3EAA" w:rsidRDefault="009D3EAA" w:rsidP="00F13846">
            <w:pPr>
              <w:pStyle w:val="TableParagraph"/>
              <w:spacing w:before="10"/>
              <w:rPr>
                <w:b/>
                <w:sz w:val="26"/>
              </w:rPr>
            </w:pPr>
          </w:p>
          <w:p w14:paraId="0D1C68B7" w14:textId="77777777" w:rsidR="009D3EAA" w:rsidRDefault="009D3EAA" w:rsidP="00F13846">
            <w:pPr>
              <w:pStyle w:val="TableParagraph"/>
              <w:ind w:left="452" w:right="393" w:hanging="18"/>
              <w:rPr>
                <w:b/>
              </w:rPr>
            </w:pPr>
            <w:r>
              <w:rPr>
                <w:b/>
              </w:rPr>
              <w:t>QC Acceptance Criteria Limits</w:t>
            </w:r>
          </w:p>
        </w:tc>
      </w:tr>
      <w:tr w:rsidR="009D3EAA" w14:paraId="21A9A66B" w14:textId="77777777" w:rsidTr="00F13846">
        <w:trPr>
          <w:trHeight w:val="690"/>
        </w:trPr>
        <w:tc>
          <w:tcPr>
            <w:tcW w:w="2796" w:type="dxa"/>
            <w:vMerge w:val="restart"/>
            <w:tcBorders>
              <w:bottom w:val="single" w:sz="4" w:space="0" w:color="000000"/>
              <w:right w:val="single" w:sz="4" w:space="0" w:color="000000"/>
            </w:tcBorders>
          </w:tcPr>
          <w:p w14:paraId="4AF5A259" w14:textId="77777777" w:rsidR="009D3EAA" w:rsidRDefault="009D3EAA" w:rsidP="00F13846">
            <w:pPr>
              <w:pStyle w:val="TableParagraph"/>
              <w:rPr>
                <w:b/>
              </w:rPr>
            </w:pPr>
          </w:p>
          <w:p w14:paraId="4C61FA96" w14:textId="77777777" w:rsidR="009D3EAA" w:rsidRDefault="009D3EAA" w:rsidP="00F13846">
            <w:pPr>
              <w:pStyle w:val="TableParagraph"/>
              <w:spacing w:before="128"/>
              <w:ind w:left="622"/>
              <w:rPr>
                <w:sz w:val="20"/>
              </w:rPr>
            </w:pPr>
            <w:r>
              <w:rPr>
                <w:sz w:val="20"/>
              </w:rPr>
              <w:t>Temperature Blank</w:t>
            </w:r>
          </w:p>
        </w:tc>
        <w:tc>
          <w:tcPr>
            <w:tcW w:w="2514" w:type="dxa"/>
            <w:tcBorders>
              <w:left w:val="single" w:sz="4" w:space="0" w:color="000000"/>
              <w:right w:val="single" w:sz="4" w:space="0" w:color="000000"/>
            </w:tcBorders>
          </w:tcPr>
          <w:p w14:paraId="65D7268E" w14:textId="77777777" w:rsidR="009D3EAA" w:rsidRDefault="009D3EAA" w:rsidP="00F13846">
            <w:pPr>
              <w:pStyle w:val="TableParagraph"/>
              <w:ind w:left="275" w:right="254" w:hanging="1"/>
              <w:jc w:val="center"/>
              <w:rPr>
                <w:sz w:val="20"/>
              </w:rPr>
            </w:pPr>
            <w:r>
              <w:rPr>
                <w:sz w:val="20"/>
              </w:rPr>
              <w:t>BTEX, Phosphorous (Total), NO</w:t>
            </w:r>
            <w:r>
              <w:rPr>
                <w:sz w:val="20"/>
                <w:vertAlign w:val="subscript"/>
              </w:rPr>
              <w:t>3</w:t>
            </w:r>
            <w:r>
              <w:rPr>
                <w:sz w:val="20"/>
              </w:rPr>
              <w:t>+NO</w:t>
            </w:r>
            <w:r>
              <w:rPr>
                <w:sz w:val="20"/>
                <w:vertAlign w:val="subscript"/>
              </w:rPr>
              <w:t>2</w:t>
            </w:r>
            <w:r>
              <w:rPr>
                <w:sz w:val="20"/>
              </w:rPr>
              <w:t>, TSS,</w:t>
            </w:r>
          </w:p>
          <w:p w14:paraId="09EEFC2B" w14:textId="77777777" w:rsidR="009D3EAA" w:rsidRDefault="009D3EAA" w:rsidP="00F13846">
            <w:pPr>
              <w:pStyle w:val="TableParagraph"/>
              <w:spacing w:line="213" w:lineRule="exact"/>
              <w:ind w:left="112" w:right="94"/>
              <w:jc w:val="center"/>
              <w:rPr>
                <w:sz w:val="20"/>
              </w:rPr>
            </w:pPr>
            <w:r>
              <w:rPr>
                <w:sz w:val="20"/>
              </w:rPr>
              <w:t>Turbidity</w:t>
            </w:r>
          </w:p>
        </w:tc>
        <w:tc>
          <w:tcPr>
            <w:tcW w:w="1399" w:type="dxa"/>
            <w:tcBorders>
              <w:left w:val="single" w:sz="4" w:space="0" w:color="000000"/>
              <w:right w:val="single" w:sz="4" w:space="0" w:color="000000"/>
            </w:tcBorders>
          </w:tcPr>
          <w:p w14:paraId="304CA449" w14:textId="77777777" w:rsidR="009D3EAA" w:rsidRDefault="009D3EAA" w:rsidP="00F13846">
            <w:pPr>
              <w:pStyle w:val="TableParagraph"/>
              <w:ind w:left="503" w:right="143" w:hanging="322"/>
              <w:rPr>
                <w:sz w:val="20"/>
              </w:rPr>
            </w:pPr>
            <w:r>
              <w:rPr>
                <w:sz w:val="20"/>
              </w:rPr>
              <w:t xml:space="preserve">1/cooler/ship </w:t>
            </w:r>
            <w:proofErr w:type="spellStart"/>
            <w:r>
              <w:rPr>
                <w:sz w:val="20"/>
              </w:rPr>
              <w:t>ment</w:t>
            </w:r>
            <w:proofErr w:type="spellEnd"/>
          </w:p>
        </w:tc>
        <w:tc>
          <w:tcPr>
            <w:tcW w:w="2328" w:type="dxa"/>
            <w:tcBorders>
              <w:left w:val="single" w:sz="4" w:space="0" w:color="000000"/>
            </w:tcBorders>
          </w:tcPr>
          <w:p w14:paraId="074753DF" w14:textId="77777777" w:rsidR="009D3EAA" w:rsidRDefault="009D3EAA" w:rsidP="00F13846">
            <w:pPr>
              <w:pStyle w:val="TableParagraph"/>
              <w:spacing w:before="8"/>
              <w:rPr>
                <w:b/>
                <w:sz w:val="19"/>
              </w:rPr>
            </w:pPr>
          </w:p>
          <w:p w14:paraId="56695333" w14:textId="77777777" w:rsidR="009D3EAA" w:rsidRDefault="009D3EAA" w:rsidP="00F13846">
            <w:pPr>
              <w:pStyle w:val="TableParagraph"/>
              <w:ind w:left="159" w:right="133"/>
              <w:jc w:val="center"/>
              <w:rPr>
                <w:sz w:val="20"/>
              </w:rPr>
            </w:pPr>
            <w:r>
              <w:rPr>
                <w:sz w:val="20"/>
              </w:rPr>
              <w:t>≤ 6°C</w:t>
            </w:r>
          </w:p>
        </w:tc>
      </w:tr>
      <w:tr w:rsidR="009D3EAA" w14:paraId="5656BDB8" w14:textId="77777777" w:rsidTr="00F13846">
        <w:trPr>
          <w:trHeight w:val="287"/>
        </w:trPr>
        <w:tc>
          <w:tcPr>
            <w:tcW w:w="2796" w:type="dxa"/>
            <w:vMerge/>
            <w:tcBorders>
              <w:top w:val="nil"/>
              <w:bottom w:val="single" w:sz="4" w:space="0" w:color="000000"/>
              <w:right w:val="single" w:sz="4" w:space="0" w:color="000000"/>
            </w:tcBorders>
          </w:tcPr>
          <w:p w14:paraId="04621704" w14:textId="77777777" w:rsidR="009D3EAA" w:rsidRDefault="009D3EAA" w:rsidP="00F13846">
            <w:pPr>
              <w:rPr>
                <w:sz w:val="2"/>
                <w:szCs w:val="2"/>
              </w:rPr>
            </w:pPr>
          </w:p>
        </w:tc>
        <w:tc>
          <w:tcPr>
            <w:tcW w:w="2514" w:type="dxa"/>
            <w:tcBorders>
              <w:left w:val="single" w:sz="4" w:space="0" w:color="000000"/>
              <w:bottom w:val="single" w:sz="4" w:space="0" w:color="000000"/>
              <w:right w:val="single" w:sz="4" w:space="0" w:color="000000"/>
            </w:tcBorders>
          </w:tcPr>
          <w:p w14:paraId="42199426" w14:textId="77777777" w:rsidR="009D3EAA" w:rsidRDefault="009D3EAA" w:rsidP="00F13846">
            <w:pPr>
              <w:pStyle w:val="TableParagraph"/>
              <w:spacing w:before="26"/>
              <w:ind w:left="113" w:right="94"/>
              <w:jc w:val="center"/>
              <w:rPr>
                <w:sz w:val="20"/>
              </w:rPr>
            </w:pPr>
            <w:r>
              <w:rPr>
                <w:sz w:val="20"/>
              </w:rPr>
              <w:t>Fecal Coliforms</w:t>
            </w:r>
          </w:p>
        </w:tc>
        <w:tc>
          <w:tcPr>
            <w:tcW w:w="1399" w:type="dxa"/>
            <w:tcBorders>
              <w:left w:val="single" w:sz="4" w:space="0" w:color="000000"/>
              <w:bottom w:val="single" w:sz="4" w:space="0" w:color="000000"/>
              <w:right w:val="single" w:sz="4" w:space="0" w:color="000000"/>
            </w:tcBorders>
          </w:tcPr>
          <w:p w14:paraId="6A554946" w14:textId="77777777" w:rsidR="009D3EAA" w:rsidRDefault="009D3EAA" w:rsidP="00F13846">
            <w:pPr>
              <w:pStyle w:val="TableParagraph"/>
              <w:rPr>
                <w:sz w:val="18"/>
              </w:rPr>
            </w:pPr>
          </w:p>
        </w:tc>
        <w:tc>
          <w:tcPr>
            <w:tcW w:w="2328" w:type="dxa"/>
            <w:tcBorders>
              <w:left w:val="single" w:sz="4" w:space="0" w:color="000000"/>
              <w:bottom w:val="single" w:sz="4" w:space="0" w:color="000000"/>
            </w:tcBorders>
          </w:tcPr>
          <w:p w14:paraId="64E8E99B" w14:textId="77777777" w:rsidR="009D3EAA" w:rsidRDefault="009D3EAA" w:rsidP="00F13846">
            <w:pPr>
              <w:pStyle w:val="TableParagraph"/>
              <w:spacing w:before="26"/>
              <w:ind w:left="159" w:right="134"/>
              <w:jc w:val="center"/>
              <w:rPr>
                <w:sz w:val="20"/>
              </w:rPr>
            </w:pPr>
            <w:r>
              <w:rPr>
                <w:sz w:val="20"/>
              </w:rPr>
              <w:t>≤ 10°C</w:t>
            </w:r>
          </w:p>
        </w:tc>
      </w:tr>
      <w:tr w:rsidR="009D3EAA" w14:paraId="5D69C660" w14:textId="77777777" w:rsidTr="00F13846">
        <w:trPr>
          <w:trHeight w:val="460"/>
        </w:trPr>
        <w:tc>
          <w:tcPr>
            <w:tcW w:w="2796" w:type="dxa"/>
            <w:tcBorders>
              <w:top w:val="single" w:sz="4" w:space="0" w:color="000000"/>
              <w:bottom w:val="single" w:sz="4" w:space="0" w:color="000000"/>
              <w:right w:val="single" w:sz="4" w:space="0" w:color="000000"/>
            </w:tcBorders>
          </w:tcPr>
          <w:p w14:paraId="58B91096" w14:textId="77777777" w:rsidR="009D3EAA" w:rsidRDefault="009D3EAA" w:rsidP="00F13846">
            <w:pPr>
              <w:pStyle w:val="TableParagraph"/>
              <w:spacing w:before="113"/>
              <w:ind w:left="109" w:right="96"/>
              <w:jc w:val="center"/>
              <w:rPr>
                <w:sz w:val="20"/>
              </w:rPr>
            </w:pPr>
            <w:r>
              <w:rPr>
                <w:sz w:val="20"/>
              </w:rPr>
              <w:t>Trip Blank</w:t>
            </w:r>
          </w:p>
        </w:tc>
        <w:tc>
          <w:tcPr>
            <w:tcW w:w="2514" w:type="dxa"/>
            <w:tcBorders>
              <w:top w:val="single" w:sz="4" w:space="0" w:color="000000"/>
              <w:left w:val="single" w:sz="4" w:space="0" w:color="000000"/>
              <w:bottom w:val="single" w:sz="4" w:space="0" w:color="000000"/>
              <w:right w:val="single" w:sz="4" w:space="0" w:color="000000"/>
            </w:tcBorders>
          </w:tcPr>
          <w:p w14:paraId="4EBE350A" w14:textId="77777777" w:rsidR="009D3EAA" w:rsidRDefault="009D3EAA" w:rsidP="00F13846">
            <w:pPr>
              <w:pStyle w:val="TableParagraph"/>
              <w:spacing w:before="113"/>
              <w:ind w:left="113" w:right="94"/>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7205A5B5" w14:textId="77777777" w:rsidR="009D3EAA" w:rsidRDefault="009D3EAA" w:rsidP="00F13846">
            <w:pPr>
              <w:pStyle w:val="TableParagraph"/>
              <w:spacing w:line="230" w:lineRule="exact"/>
              <w:ind w:left="503" w:right="143" w:hanging="322"/>
              <w:rPr>
                <w:sz w:val="20"/>
              </w:rPr>
            </w:pPr>
            <w:r>
              <w:rPr>
                <w:sz w:val="20"/>
              </w:rPr>
              <w:t xml:space="preserve">1/cooler/ship </w:t>
            </w:r>
            <w:proofErr w:type="spellStart"/>
            <w:r>
              <w:rPr>
                <w:sz w:val="20"/>
              </w:rPr>
              <w:t>ment</w:t>
            </w:r>
            <w:proofErr w:type="spellEnd"/>
          </w:p>
        </w:tc>
        <w:tc>
          <w:tcPr>
            <w:tcW w:w="2328" w:type="dxa"/>
            <w:tcBorders>
              <w:top w:val="single" w:sz="4" w:space="0" w:color="000000"/>
              <w:left w:val="single" w:sz="4" w:space="0" w:color="000000"/>
              <w:bottom w:val="single" w:sz="4" w:space="0" w:color="000000"/>
            </w:tcBorders>
          </w:tcPr>
          <w:p w14:paraId="5DB3123A" w14:textId="77777777" w:rsidR="009D3EAA" w:rsidRDefault="009D3EAA" w:rsidP="00F13846">
            <w:pPr>
              <w:pStyle w:val="TableParagraph"/>
              <w:spacing w:line="227" w:lineRule="exact"/>
              <w:ind w:left="121" w:right="97"/>
              <w:jc w:val="center"/>
              <w:rPr>
                <w:sz w:val="20"/>
              </w:rPr>
            </w:pPr>
            <w:r>
              <w:rPr>
                <w:sz w:val="20"/>
              </w:rPr>
              <w:t>≤ BTEX MDL (see Table</w:t>
            </w:r>
          </w:p>
          <w:p w14:paraId="39CF367A" w14:textId="77777777" w:rsidR="009D3EAA" w:rsidRDefault="009D3EAA" w:rsidP="00F13846">
            <w:pPr>
              <w:pStyle w:val="TableParagraph"/>
              <w:spacing w:line="213" w:lineRule="exact"/>
              <w:ind w:left="24"/>
              <w:jc w:val="center"/>
              <w:rPr>
                <w:sz w:val="20"/>
              </w:rPr>
            </w:pPr>
            <w:r>
              <w:rPr>
                <w:sz w:val="20"/>
              </w:rPr>
              <w:t>2</w:t>
            </w:r>
          </w:p>
        </w:tc>
      </w:tr>
      <w:tr w:rsidR="009D3EAA" w14:paraId="4B5C319C" w14:textId="77777777" w:rsidTr="00F13846">
        <w:trPr>
          <w:trHeight w:val="1840"/>
        </w:trPr>
        <w:tc>
          <w:tcPr>
            <w:tcW w:w="2796" w:type="dxa"/>
            <w:tcBorders>
              <w:top w:val="single" w:sz="4" w:space="0" w:color="000000"/>
              <w:bottom w:val="single" w:sz="4" w:space="0" w:color="000000"/>
              <w:right w:val="single" w:sz="4" w:space="0" w:color="000000"/>
            </w:tcBorders>
          </w:tcPr>
          <w:p w14:paraId="3DEC4BD5" w14:textId="77777777" w:rsidR="009D3EAA" w:rsidRDefault="009D3EAA" w:rsidP="00F13846">
            <w:pPr>
              <w:pStyle w:val="TableParagraph"/>
              <w:rPr>
                <w:b/>
              </w:rPr>
            </w:pPr>
          </w:p>
          <w:p w14:paraId="2D2606FE" w14:textId="77777777" w:rsidR="009D3EAA" w:rsidRDefault="009D3EAA" w:rsidP="00F13846">
            <w:pPr>
              <w:pStyle w:val="TableParagraph"/>
              <w:rPr>
                <w:b/>
              </w:rPr>
            </w:pPr>
          </w:p>
          <w:p w14:paraId="26E7053B" w14:textId="77777777" w:rsidR="009D3EAA" w:rsidRDefault="009D3EAA" w:rsidP="00F13846">
            <w:pPr>
              <w:pStyle w:val="TableParagraph"/>
              <w:spacing w:before="8"/>
              <w:rPr>
                <w:b/>
                <w:sz w:val="25"/>
              </w:rPr>
            </w:pPr>
          </w:p>
          <w:p w14:paraId="07C082CD" w14:textId="77777777" w:rsidR="009D3EAA" w:rsidRDefault="009D3EAA" w:rsidP="00F13846">
            <w:pPr>
              <w:pStyle w:val="TableParagraph"/>
              <w:ind w:left="109" w:right="96"/>
              <w:jc w:val="center"/>
              <w:rPr>
                <w:sz w:val="20"/>
              </w:rPr>
            </w:pPr>
            <w:r>
              <w:rPr>
                <w:sz w:val="20"/>
              </w:rPr>
              <w:t>Field Replicate (Blind to Lab)</w:t>
            </w:r>
          </w:p>
        </w:tc>
        <w:tc>
          <w:tcPr>
            <w:tcW w:w="2514" w:type="dxa"/>
            <w:tcBorders>
              <w:top w:val="single" w:sz="4" w:space="0" w:color="000000"/>
              <w:left w:val="single" w:sz="4" w:space="0" w:color="000000"/>
              <w:bottom w:val="single" w:sz="4" w:space="0" w:color="000000"/>
              <w:right w:val="single" w:sz="4" w:space="0" w:color="000000"/>
            </w:tcBorders>
          </w:tcPr>
          <w:p w14:paraId="7F66A831"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04F6912"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17EA864" w14:textId="77777777" w:rsidR="009D3EAA" w:rsidRDefault="009D3EAA" w:rsidP="00F13846">
            <w:pPr>
              <w:pStyle w:val="TableParagraph"/>
              <w:spacing w:line="227" w:lineRule="exact"/>
              <w:ind w:left="150" w:right="132"/>
              <w:jc w:val="center"/>
              <w:rPr>
                <w:sz w:val="20"/>
              </w:rPr>
            </w:pPr>
            <w:r>
              <w:rPr>
                <w:sz w:val="20"/>
              </w:rPr>
              <w:t>10%</w:t>
            </w:r>
          </w:p>
        </w:tc>
        <w:tc>
          <w:tcPr>
            <w:tcW w:w="2328" w:type="dxa"/>
            <w:tcBorders>
              <w:top w:val="single" w:sz="4" w:space="0" w:color="000000"/>
              <w:left w:val="single" w:sz="4" w:space="0" w:color="000000"/>
              <w:bottom w:val="single" w:sz="4" w:space="0" w:color="000000"/>
            </w:tcBorders>
          </w:tcPr>
          <w:p w14:paraId="130EB76F" w14:textId="77777777" w:rsidR="009D3EAA" w:rsidRDefault="009D3EAA" w:rsidP="00F13846">
            <w:pPr>
              <w:pStyle w:val="TableParagraph"/>
              <w:rPr>
                <w:b/>
              </w:rPr>
            </w:pPr>
          </w:p>
          <w:p w14:paraId="369FCC28" w14:textId="77777777" w:rsidR="009D3EAA" w:rsidRDefault="009D3EAA" w:rsidP="00F13846">
            <w:pPr>
              <w:pStyle w:val="TableParagraph"/>
              <w:spacing w:before="9"/>
              <w:rPr>
                <w:b/>
                <w:sz w:val="27"/>
              </w:rPr>
            </w:pPr>
          </w:p>
          <w:p w14:paraId="2B67E22A" w14:textId="77777777" w:rsidR="009D3EAA" w:rsidRDefault="009D3EAA" w:rsidP="00F13846">
            <w:pPr>
              <w:pStyle w:val="TableParagraph"/>
              <w:ind w:left="159" w:right="134"/>
              <w:jc w:val="center"/>
              <w:rPr>
                <w:sz w:val="20"/>
              </w:rPr>
            </w:pPr>
            <w:r>
              <w:rPr>
                <w:sz w:val="20"/>
              </w:rPr>
              <w:t>See Section A7 Tables 2, 3 and 4 analyte-specific precision criteria</w:t>
            </w:r>
          </w:p>
        </w:tc>
      </w:tr>
      <w:tr w:rsidR="009D3EAA" w14:paraId="051E9E09" w14:textId="77777777" w:rsidTr="00F13846">
        <w:trPr>
          <w:trHeight w:val="2069"/>
        </w:trPr>
        <w:tc>
          <w:tcPr>
            <w:tcW w:w="2796" w:type="dxa"/>
            <w:tcBorders>
              <w:top w:val="single" w:sz="4" w:space="0" w:color="000000"/>
              <w:bottom w:val="single" w:sz="4" w:space="0" w:color="000000"/>
              <w:right w:val="single" w:sz="4" w:space="0" w:color="000000"/>
            </w:tcBorders>
          </w:tcPr>
          <w:p w14:paraId="2AE80B09" w14:textId="77777777" w:rsidR="009D3EAA" w:rsidRDefault="009D3EAA" w:rsidP="00F13846">
            <w:pPr>
              <w:pStyle w:val="TableParagraph"/>
              <w:rPr>
                <w:b/>
              </w:rPr>
            </w:pPr>
          </w:p>
          <w:p w14:paraId="22FC182F" w14:textId="77777777" w:rsidR="009D3EAA" w:rsidRDefault="009D3EAA" w:rsidP="00F13846">
            <w:pPr>
              <w:pStyle w:val="TableParagraph"/>
              <w:rPr>
                <w:b/>
              </w:rPr>
            </w:pPr>
          </w:p>
          <w:p w14:paraId="3C389A97" w14:textId="77777777" w:rsidR="009D3EAA" w:rsidRDefault="009D3EAA" w:rsidP="00F13846">
            <w:pPr>
              <w:pStyle w:val="TableParagraph"/>
              <w:rPr>
                <w:b/>
              </w:rPr>
            </w:pPr>
          </w:p>
          <w:p w14:paraId="628F72B0" w14:textId="77777777" w:rsidR="009D3EAA" w:rsidRDefault="009D3EAA" w:rsidP="00F13846">
            <w:pPr>
              <w:pStyle w:val="TableParagraph"/>
              <w:spacing w:before="158"/>
              <w:ind w:left="109" w:right="96"/>
              <w:jc w:val="center"/>
              <w:rPr>
                <w:sz w:val="20"/>
              </w:rPr>
            </w:pPr>
            <w:r>
              <w:rPr>
                <w:sz w:val="20"/>
              </w:rPr>
              <w:t>Lab blank</w:t>
            </w:r>
          </w:p>
        </w:tc>
        <w:tc>
          <w:tcPr>
            <w:tcW w:w="2514" w:type="dxa"/>
            <w:tcBorders>
              <w:top w:val="single" w:sz="4" w:space="0" w:color="000000"/>
              <w:left w:val="single" w:sz="4" w:space="0" w:color="000000"/>
              <w:bottom w:val="single" w:sz="4" w:space="0" w:color="000000"/>
              <w:right w:val="single" w:sz="4" w:space="0" w:color="000000"/>
            </w:tcBorders>
          </w:tcPr>
          <w:p w14:paraId="342FAFFE"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TSS,</w:t>
            </w:r>
          </w:p>
          <w:p w14:paraId="247F65E3" w14:textId="77777777" w:rsidR="009D3EAA" w:rsidRDefault="009D3EAA" w:rsidP="00F13846">
            <w:pPr>
              <w:pStyle w:val="TableParagraph"/>
              <w:spacing w:line="210" w:lineRule="exact"/>
              <w:ind w:left="112" w:right="94"/>
              <w:jc w:val="center"/>
              <w:rPr>
                <w:sz w:val="20"/>
              </w:rPr>
            </w:pPr>
            <w:r>
              <w:rPr>
                <w:sz w:val="20"/>
              </w:rPr>
              <w:t>Turbidity, Fecal Coliforms</w:t>
            </w:r>
          </w:p>
        </w:tc>
        <w:tc>
          <w:tcPr>
            <w:tcW w:w="1399" w:type="dxa"/>
            <w:tcBorders>
              <w:top w:val="single" w:sz="4" w:space="0" w:color="000000"/>
              <w:left w:val="single" w:sz="4" w:space="0" w:color="000000"/>
              <w:bottom w:val="single" w:sz="4" w:space="0" w:color="000000"/>
              <w:right w:val="single" w:sz="4" w:space="0" w:color="000000"/>
            </w:tcBorders>
          </w:tcPr>
          <w:p w14:paraId="46747B4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7DAAF789" w14:textId="77777777" w:rsidR="009D3EAA" w:rsidRDefault="009D3EAA" w:rsidP="00F13846">
            <w:pPr>
              <w:pStyle w:val="TableParagraph"/>
              <w:rPr>
                <w:b/>
              </w:rPr>
            </w:pPr>
          </w:p>
          <w:p w14:paraId="22E73650" w14:textId="77777777" w:rsidR="009D3EAA" w:rsidRDefault="009D3EAA" w:rsidP="00F13846">
            <w:pPr>
              <w:pStyle w:val="TableParagraph"/>
              <w:rPr>
                <w:b/>
              </w:rPr>
            </w:pPr>
          </w:p>
          <w:p w14:paraId="1B1B5223" w14:textId="77777777" w:rsidR="009D3EAA" w:rsidRDefault="009D3EAA" w:rsidP="00F13846">
            <w:pPr>
              <w:pStyle w:val="TableParagraph"/>
              <w:spacing w:before="8"/>
              <w:rPr>
                <w:b/>
                <w:sz w:val="25"/>
              </w:rPr>
            </w:pPr>
          </w:p>
          <w:p w14:paraId="022ACF9A" w14:textId="77777777" w:rsidR="009D3EAA" w:rsidRDefault="009D3EAA" w:rsidP="00F13846">
            <w:pPr>
              <w:pStyle w:val="TableParagraph"/>
              <w:spacing w:line="230" w:lineRule="exact"/>
              <w:ind w:left="158" w:right="134"/>
              <w:jc w:val="center"/>
              <w:rPr>
                <w:sz w:val="20"/>
              </w:rPr>
            </w:pPr>
            <w:r>
              <w:rPr>
                <w:sz w:val="20"/>
              </w:rPr>
              <w:t>≤ MDL (see Tables 1, 2,</w:t>
            </w:r>
          </w:p>
          <w:p w14:paraId="3F6AF3FA" w14:textId="77777777" w:rsidR="009D3EAA" w:rsidRDefault="009D3EAA" w:rsidP="00F13846">
            <w:pPr>
              <w:pStyle w:val="TableParagraph"/>
              <w:spacing w:line="230" w:lineRule="exact"/>
              <w:ind w:left="158" w:right="134"/>
              <w:jc w:val="center"/>
              <w:rPr>
                <w:sz w:val="20"/>
              </w:rPr>
            </w:pPr>
            <w:r>
              <w:rPr>
                <w:sz w:val="20"/>
              </w:rPr>
              <w:t>3and 4)</w:t>
            </w:r>
          </w:p>
        </w:tc>
      </w:tr>
      <w:tr w:rsidR="009D3EAA" w14:paraId="6FF176D7" w14:textId="77777777" w:rsidTr="00F13846">
        <w:trPr>
          <w:trHeight w:val="459"/>
        </w:trPr>
        <w:tc>
          <w:tcPr>
            <w:tcW w:w="2796" w:type="dxa"/>
            <w:vMerge w:val="restart"/>
            <w:tcBorders>
              <w:top w:val="single" w:sz="4" w:space="0" w:color="000000"/>
              <w:bottom w:val="single" w:sz="4" w:space="0" w:color="000000"/>
              <w:right w:val="single" w:sz="4" w:space="0" w:color="000000"/>
            </w:tcBorders>
          </w:tcPr>
          <w:p w14:paraId="02A16C15" w14:textId="77777777" w:rsidR="009D3EAA" w:rsidRDefault="009D3EAA" w:rsidP="00F13846">
            <w:pPr>
              <w:pStyle w:val="TableParagraph"/>
              <w:rPr>
                <w:b/>
              </w:rPr>
            </w:pPr>
          </w:p>
          <w:p w14:paraId="05BC0693" w14:textId="77777777" w:rsidR="009D3EAA" w:rsidRDefault="009D3EAA" w:rsidP="00F13846">
            <w:pPr>
              <w:pStyle w:val="TableParagraph"/>
              <w:rPr>
                <w:b/>
              </w:rPr>
            </w:pPr>
          </w:p>
          <w:p w14:paraId="1954D793" w14:textId="77777777" w:rsidR="009D3EAA" w:rsidRDefault="009D3EAA" w:rsidP="00F13846">
            <w:pPr>
              <w:pStyle w:val="TableParagraph"/>
              <w:rPr>
                <w:b/>
              </w:rPr>
            </w:pPr>
          </w:p>
          <w:p w14:paraId="66DEE647" w14:textId="77777777" w:rsidR="009D3EAA" w:rsidRDefault="009D3EAA" w:rsidP="00F13846">
            <w:pPr>
              <w:pStyle w:val="TableParagraph"/>
              <w:rPr>
                <w:b/>
              </w:rPr>
            </w:pPr>
          </w:p>
          <w:p w14:paraId="1035121E" w14:textId="77777777" w:rsidR="009D3EAA" w:rsidRDefault="009D3EAA" w:rsidP="00F13846">
            <w:pPr>
              <w:pStyle w:val="TableParagraph"/>
              <w:rPr>
                <w:b/>
              </w:rPr>
            </w:pPr>
          </w:p>
          <w:p w14:paraId="5F04BC4C" w14:textId="77777777" w:rsidR="009D3EAA" w:rsidRDefault="009D3EAA" w:rsidP="00F13846">
            <w:pPr>
              <w:pStyle w:val="TableParagraph"/>
              <w:spacing w:before="10"/>
              <w:rPr>
                <w:b/>
                <w:sz w:val="21"/>
              </w:rPr>
            </w:pPr>
          </w:p>
          <w:p w14:paraId="53B8A0AD" w14:textId="77777777" w:rsidR="009D3EAA" w:rsidRDefault="009D3EAA" w:rsidP="00F13846">
            <w:pPr>
              <w:pStyle w:val="TableParagraph"/>
              <w:ind w:left="603"/>
              <w:rPr>
                <w:sz w:val="20"/>
              </w:rPr>
            </w:pPr>
            <w:r>
              <w:rPr>
                <w:sz w:val="20"/>
              </w:rPr>
              <w:t>Lab Fortified Blank</w:t>
            </w:r>
          </w:p>
        </w:tc>
        <w:tc>
          <w:tcPr>
            <w:tcW w:w="2514" w:type="dxa"/>
            <w:tcBorders>
              <w:top w:val="single" w:sz="4" w:space="0" w:color="000000"/>
              <w:left w:val="single" w:sz="4" w:space="0" w:color="000000"/>
              <w:bottom w:val="single" w:sz="4" w:space="0" w:color="000000"/>
              <w:right w:val="single" w:sz="4" w:space="0" w:color="000000"/>
            </w:tcBorders>
          </w:tcPr>
          <w:p w14:paraId="6CF8EA5B" w14:textId="77777777" w:rsidR="009D3EAA" w:rsidRDefault="009D3EAA" w:rsidP="00F13846">
            <w:pPr>
              <w:pStyle w:val="TableParagraph"/>
              <w:spacing w:before="112"/>
              <w:ind w:left="111" w:right="94"/>
              <w:jc w:val="center"/>
              <w:rPr>
                <w:sz w:val="20"/>
              </w:rPr>
            </w:pPr>
            <w:r>
              <w:rPr>
                <w:sz w:val="20"/>
              </w:rPr>
              <w:t>DRO, GRO, RRO,</w:t>
            </w:r>
          </w:p>
        </w:tc>
        <w:tc>
          <w:tcPr>
            <w:tcW w:w="1399" w:type="dxa"/>
            <w:tcBorders>
              <w:top w:val="single" w:sz="4" w:space="0" w:color="000000"/>
              <w:left w:val="single" w:sz="4" w:space="0" w:color="000000"/>
              <w:bottom w:val="single" w:sz="4" w:space="0" w:color="000000"/>
              <w:right w:val="single" w:sz="4" w:space="0" w:color="000000"/>
            </w:tcBorders>
          </w:tcPr>
          <w:p w14:paraId="24439946"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05BE1C7"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78F22033" w14:textId="77777777" w:rsidTr="00F13846">
        <w:trPr>
          <w:trHeight w:val="690"/>
        </w:trPr>
        <w:tc>
          <w:tcPr>
            <w:tcW w:w="2796" w:type="dxa"/>
            <w:vMerge/>
            <w:tcBorders>
              <w:top w:val="nil"/>
              <w:bottom w:val="single" w:sz="4" w:space="0" w:color="000000"/>
              <w:right w:val="single" w:sz="4" w:space="0" w:color="000000"/>
            </w:tcBorders>
          </w:tcPr>
          <w:p w14:paraId="1D69175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3B1E4A2" w14:textId="77777777" w:rsidR="009D3EAA" w:rsidRDefault="009D3EAA" w:rsidP="00F13846">
            <w:pPr>
              <w:pStyle w:val="TableParagraph"/>
              <w:ind w:left="297" w:right="276"/>
              <w:jc w:val="center"/>
              <w:rPr>
                <w:sz w:val="20"/>
              </w:rPr>
            </w:pPr>
            <w:r>
              <w:rPr>
                <w:sz w:val="20"/>
              </w:rPr>
              <w:t xml:space="preserve">Benzene, Ethylbenzene, </w:t>
            </w:r>
            <w:proofErr w:type="spellStart"/>
            <w:proofErr w:type="gramStart"/>
            <w:r>
              <w:rPr>
                <w:sz w:val="20"/>
              </w:rPr>
              <w:t>m,p</w:t>
            </w:r>
            <w:proofErr w:type="spellEnd"/>
            <w:proofErr w:type="gramEnd"/>
            <w:r>
              <w:rPr>
                <w:sz w:val="20"/>
              </w:rPr>
              <w:t>-Xylene, o-xylene,</w:t>
            </w:r>
          </w:p>
          <w:p w14:paraId="3A9D0E3E" w14:textId="77777777" w:rsidR="009D3EAA" w:rsidRDefault="009D3EAA" w:rsidP="00F13846">
            <w:pPr>
              <w:pStyle w:val="TableParagraph"/>
              <w:spacing w:line="213" w:lineRule="exact"/>
              <w:ind w:left="113" w:right="94"/>
              <w:jc w:val="center"/>
              <w:rPr>
                <w:sz w:val="20"/>
              </w:rPr>
            </w:pPr>
            <w:r>
              <w:rPr>
                <w:sz w:val="20"/>
              </w:rPr>
              <w:t>Toluene</w:t>
            </w:r>
          </w:p>
        </w:tc>
        <w:tc>
          <w:tcPr>
            <w:tcW w:w="1399" w:type="dxa"/>
            <w:tcBorders>
              <w:top w:val="single" w:sz="4" w:space="0" w:color="000000"/>
              <w:left w:val="single" w:sz="4" w:space="0" w:color="000000"/>
              <w:bottom w:val="single" w:sz="4" w:space="0" w:color="000000"/>
              <w:right w:val="single" w:sz="4" w:space="0" w:color="000000"/>
            </w:tcBorders>
          </w:tcPr>
          <w:p w14:paraId="36382FE0"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4916591" w14:textId="77777777" w:rsidR="009D3EAA" w:rsidRDefault="009D3EAA" w:rsidP="00F13846">
            <w:pPr>
              <w:pStyle w:val="TableParagraph"/>
              <w:spacing w:before="113"/>
              <w:ind w:left="158" w:right="134"/>
              <w:jc w:val="center"/>
              <w:rPr>
                <w:sz w:val="20"/>
              </w:rPr>
            </w:pPr>
            <w:r>
              <w:rPr>
                <w:sz w:val="20"/>
              </w:rPr>
              <w:t>Calibration: ±15%</w:t>
            </w:r>
          </w:p>
        </w:tc>
      </w:tr>
      <w:tr w:rsidR="009D3EAA" w14:paraId="1BC382B2" w14:textId="77777777" w:rsidTr="00F13846">
        <w:trPr>
          <w:trHeight w:val="459"/>
        </w:trPr>
        <w:tc>
          <w:tcPr>
            <w:tcW w:w="2796" w:type="dxa"/>
            <w:vMerge/>
            <w:tcBorders>
              <w:top w:val="nil"/>
              <w:bottom w:val="single" w:sz="4" w:space="0" w:color="000000"/>
              <w:right w:val="single" w:sz="4" w:space="0" w:color="000000"/>
            </w:tcBorders>
          </w:tcPr>
          <w:p w14:paraId="7BCA2B0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5E197F8"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0A8FB24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5B7159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CFF54E2" w14:textId="77777777" w:rsidTr="00F13846">
        <w:trPr>
          <w:trHeight w:val="690"/>
        </w:trPr>
        <w:tc>
          <w:tcPr>
            <w:tcW w:w="2796" w:type="dxa"/>
            <w:vMerge/>
            <w:tcBorders>
              <w:top w:val="nil"/>
              <w:bottom w:val="single" w:sz="4" w:space="0" w:color="000000"/>
              <w:right w:val="single" w:sz="4" w:space="0" w:color="000000"/>
            </w:tcBorders>
          </w:tcPr>
          <w:p w14:paraId="3679956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16610E5"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3A31806" w14:textId="77777777" w:rsidR="009D3EAA" w:rsidRDefault="009D3EAA" w:rsidP="00F13846">
            <w:pPr>
              <w:pStyle w:val="TableParagraph"/>
              <w:spacing w:line="208" w:lineRule="exact"/>
              <w:ind w:left="478"/>
              <w:rPr>
                <w:sz w:val="20"/>
              </w:rPr>
            </w:pPr>
            <w:r>
              <w:rPr>
                <w:position w:val="2"/>
                <w:sz w:val="20"/>
              </w:rPr>
              <w:t>Pb</w:t>
            </w:r>
            <w:r>
              <w:rPr>
                <w:sz w:val="13"/>
              </w:rPr>
              <w:t>dissolved</w:t>
            </w:r>
            <w:r>
              <w:rPr>
                <w:position w:val="2"/>
                <w:sz w:val="20"/>
              </w:rPr>
              <w:t>,</w:t>
            </w:r>
            <w:r>
              <w:rPr>
                <w:spacing w:val="-4"/>
                <w:position w:val="2"/>
                <w:sz w:val="20"/>
              </w:rPr>
              <w:t xml:space="preserve"> </w:t>
            </w:r>
            <w:r>
              <w:rPr>
                <w:position w:val="2"/>
                <w:sz w:val="20"/>
              </w:rPr>
              <w:t>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tcPr>
          <w:p w14:paraId="52DDA1AE"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1B9061A9" w14:textId="77777777" w:rsidR="009D3EAA" w:rsidRDefault="009D3EAA" w:rsidP="00F13846">
            <w:pPr>
              <w:pStyle w:val="TableParagraph"/>
              <w:spacing w:before="112"/>
              <w:ind w:left="158" w:right="134"/>
              <w:jc w:val="center"/>
              <w:rPr>
                <w:sz w:val="20"/>
              </w:rPr>
            </w:pPr>
            <w:r>
              <w:rPr>
                <w:sz w:val="20"/>
              </w:rPr>
              <w:t>Calibration: ±15%</w:t>
            </w:r>
          </w:p>
        </w:tc>
      </w:tr>
      <w:tr w:rsidR="009D3EAA" w14:paraId="4EC4E237" w14:textId="77777777" w:rsidTr="00F13846">
        <w:trPr>
          <w:trHeight w:val="459"/>
        </w:trPr>
        <w:tc>
          <w:tcPr>
            <w:tcW w:w="2796" w:type="dxa"/>
            <w:vMerge/>
            <w:tcBorders>
              <w:top w:val="nil"/>
              <w:bottom w:val="single" w:sz="4" w:space="0" w:color="000000"/>
              <w:right w:val="single" w:sz="4" w:space="0" w:color="000000"/>
            </w:tcBorders>
          </w:tcPr>
          <w:p w14:paraId="3A681654"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462D5F25"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55A7E4FC"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5086985"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64F92496" w14:textId="77777777" w:rsidTr="00F13846">
        <w:trPr>
          <w:trHeight w:val="460"/>
        </w:trPr>
        <w:tc>
          <w:tcPr>
            <w:tcW w:w="2796" w:type="dxa"/>
            <w:vMerge/>
            <w:tcBorders>
              <w:top w:val="nil"/>
              <w:bottom w:val="single" w:sz="4" w:space="0" w:color="000000"/>
              <w:right w:val="single" w:sz="4" w:space="0" w:color="000000"/>
            </w:tcBorders>
          </w:tcPr>
          <w:p w14:paraId="72273C1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638E53E" w14:textId="77777777" w:rsidR="009D3EAA" w:rsidRDefault="009D3EAA" w:rsidP="00F13846">
            <w:pPr>
              <w:pStyle w:val="TableParagraph"/>
              <w:spacing w:before="112"/>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2FBF5FD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BCD105A" w14:textId="77777777" w:rsidR="009D3EAA" w:rsidRDefault="009D3EAA" w:rsidP="00F13846">
            <w:pPr>
              <w:pStyle w:val="TableParagraph"/>
              <w:spacing w:line="228" w:lineRule="exact"/>
              <w:ind w:left="158" w:right="134"/>
              <w:jc w:val="center"/>
              <w:rPr>
                <w:sz w:val="20"/>
              </w:rPr>
            </w:pPr>
            <w:r>
              <w:rPr>
                <w:sz w:val="20"/>
              </w:rPr>
              <w:t>Calibration: ±15%</w:t>
            </w:r>
          </w:p>
        </w:tc>
      </w:tr>
      <w:tr w:rsidR="009D3EAA" w14:paraId="1ED56A13" w14:textId="77777777" w:rsidTr="00F13846">
        <w:trPr>
          <w:trHeight w:val="460"/>
        </w:trPr>
        <w:tc>
          <w:tcPr>
            <w:tcW w:w="2796" w:type="dxa"/>
            <w:vMerge w:val="restart"/>
            <w:tcBorders>
              <w:top w:val="single" w:sz="4" w:space="0" w:color="000000"/>
              <w:bottom w:val="single" w:sz="4" w:space="0" w:color="000000"/>
              <w:right w:val="single" w:sz="4" w:space="0" w:color="000000"/>
            </w:tcBorders>
          </w:tcPr>
          <w:p w14:paraId="44FD6ACE" w14:textId="77777777" w:rsidR="009D3EAA" w:rsidRDefault="009D3EAA" w:rsidP="00F13846">
            <w:pPr>
              <w:pStyle w:val="TableParagraph"/>
              <w:rPr>
                <w:b/>
              </w:rPr>
            </w:pPr>
          </w:p>
          <w:p w14:paraId="48F73248" w14:textId="77777777" w:rsidR="009D3EAA" w:rsidRDefault="009D3EAA" w:rsidP="00F13846">
            <w:pPr>
              <w:pStyle w:val="TableParagraph"/>
              <w:rPr>
                <w:b/>
              </w:rPr>
            </w:pPr>
          </w:p>
          <w:p w14:paraId="4E50DF01" w14:textId="77777777" w:rsidR="009D3EAA" w:rsidRDefault="009D3EAA" w:rsidP="00F13846">
            <w:pPr>
              <w:pStyle w:val="TableParagraph"/>
              <w:rPr>
                <w:b/>
              </w:rPr>
            </w:pPr>
          </w:p>
          <w:p w14:paraId="0F8803F4" w14:textId="77777777" w:rsidR="009D3EAA" w:rsidRDefault="009D3EAA" w:rsidP="00F13846">
            <w:pPr>
              <w:pStyle w:val="TableParagraph"/>
              <w:rPr>
                <w:b/>
              </w:rPr>
            </w:pPr>
          </w:p>
          <w:p w14:paraId="700C7244" w14:textId="77777777" w:rsidR="009D3EAA" w:rsidRDefault="009D3EAA" w:rsidP="00F13846">
            <w:pPr>
              <w:pStyle w:val="TableParagraph"/>
              <w:spacing w:before="10"/>
              <w:rPr>
                <w:b/>
                <w:sz w:val="23"/>
              </w:rPr>
            </w:pPr>
          </w:p>
          <w:p w14:paraId="2888979C" w14:textId="77777777" w:rsidR="009D3EAA" w:rsidRDefault="009D3EAA" w:rsidP="00F13846">
            <w:pPr>
              <w:pStyle w:val="TableParagraph"/>
              <w:ind w:left="111" w:right="96"/>
              <w:jc w:val="center"/>
              <w:rPr>
                <w:sz w:val="20"/>
              </w:rPr>
            </w:pPr>
            <w:r>
              <w:rPr>
                <w:sz w:val="20"/>
              </w:rPr>
              <w:t>Lab Calibration Standard (LCS) and Continuing Lab Calibration Standard (CCS)</w:t>
            </w:r>
          </w:p>
        </w:tc>
        <w:tc>
          <w:tcPr>
            <w:tcW w:w="2514" w:type="dxa"/>
            <w:tcBorders>
              <w:top w:val="single" w:sz="4" w:space="0" w:color="000000"/>
              <w:left w:val="single" w:sz="4" w:space="0" w:color="000000"/>
              <w:bottom w:val="single" w:sz="4" w:space="0" w:color="000000"/>
              <w:right w:val="single" w:sz="4" w:space="0" w:color="000000"/>
            </w:tcBorders>
          </w:tcPr>
          <w:p w14:paraId="1B2D0DB9" w14:textId="77777777" w:rsidR="009D3EAA" w:rsidRDefault="009D3EAA" w:rsidP="00F13846">
            <w:pPr>
              <w:pStyle w:val="TableParagraph"/>
              <w:spacing w:before="112"/>
              <w:ind w:left="112" w:right="94"/>
              <w:jc w:val="center"/>
              <w:rPr>
                <w:sz w:val="20"/>
              </w:rPr>
            </w:pPr>
            <w:r>
              <w:rPr>
                <w:sz w:val="20"/>
              </w:rPr>
              <w:t xml:space="preserve">DRO, GRO, RRO </w:t>
            </w:r>
          </w:p>
        </w:tc>
        <w:tc>
          <w:tcPr>
            <w:tcW w:w="1399" w:type="dxa"/>
            <w:tcBorders>
              <w:top w:val="single" w:sz="4" w:space="0" w:color="000000"/>
              <w:left w:val="single" w:sz="4" w:space="0" w:color="000000"/>
              <w:bottom w:val="single" w:sz="4" w:space="0" w:color="000000"/>
              <w:right w:val="single" w:sz="4" w:space="0" w:color="000000"/>
            </w:tcBorders>
          </w:tcPr>
          <w:p w14:paraId="2A7421B7"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43E231A" w14:textId="77777777" w:rsidR="009D3EAA" w:rsidRDefault="009D3EAA" w:rsidP="00F13846">
            <w:pPr>
              <w:pStyle w:val="TableParagraph"/>
              <w:spacing w:line="227" w:lineRule="exact"/>
              <w:ind w:left="159" w:right="134"/>
              <w:jc w:val="center"/>
              <w:rPr>
                <w:sz w:val="20"/>
              </w:rPr>
            </w:pPr>
            <w:r>
              <w:rPr>
                <w:sz w:val="20"/>
              </w:rPr>
              <w:t>Calibration: ±25%</w:t>
            </w:r>
          </w:p>
        </w:tc>
      </w:tr>
      <w:tr w:rsidR="009D3EAA" w14:paraId="67162C9A" w14:textId="77777777" w:rsidTr="00F13846">
        <w:trPr>
          <w:trHeight w:val="689"/>
        </w:trPr>
        <w:tc>
          <w:tcPr>
            <w:tcW w:w="2796" w:type="dxa"/>
            <w:vMerge/>
            <w:tcBorders>
              <w:top w:val="nil"/>
              <w:bottom w:val="single" w:sz="4" w:space="0" w:color="000000"/>
              <w:right w:val="single" w:sz="4" w:space="0" w:color="000000"/>
            </w:tcBorders>
          </w:tcPr>
          <w:p w14:paraId="7C531545"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A63E504" w14:textId="77777777" w:rsidR="009D3EAA" w:rsidRDefault="009D3EAA" w:rsidP="00F13846">
            <w:pPr>
              <w:pStyle w:val="TableParagraph"/>
              <w:spacing w:line="227" w:lineRule="exact"/>
              <w:ind w:left="360" w:hanging="64"/>
              <w:rPr>
                <w:sz w:val="20"/>
              </w:rPr>
            </w:pPr>
            <w:r>
              <w:rPr>
                <w:sz w:val="20"/>
              </w:rPr>
              <w:t>Benzene, Ethylbenzene,</w:t>
            </w:r>
          </w:p>
          <w:p w14:paraId="05558221" w14:textId="77777777" w:rsidR="009D3EAA" w:rsidRDefault="009D3EAA" w:rsidP="00F13846">
            <w:pPr>
              <w:pStyle w:val="TableParagraph"/>
              <w:spacing w:before="3" w:line="230" w:lineRule="exact"/>
              <w:ind w:left="908" w:right="324" w:hanging="548"/>
              <w:rPr>
                <w:sz w:val="20"/>
              </w:rPr>
            </w:pPr>
            <w:proofErr w:type="spellStart"/>
            <w:proofErr w:type="gramStart"/>
            <w:r>
              <w:rPr>
                <w:sz w:val="20"/>
              </w:rPr>
              <w:t>m,p</w:t>
            </w:r>
            <w:proofErr w:type="spellEnd"/>
            <w:proofErr w:type="gramEnd"/>
            <w:r>
              <w:rPr>
                <w:sz w:val="20"/>
              </w:rPr>
              <w:t>-Xylene, o-xylene, Toluene,</w:t>
            </w:r>
          </w:p>
        </w:tc>
        <w:tc>
          <w:tcPr>
            <w:tcW w:w="1399" w:type="dxa"/>
            <w:tcBorders>
              <w:top w:val="single" w:sz="4" w:space="0" w:color="000000"/>
              <w:left w:val="single" w:sz="4" w:space="0" w:color="000000"/>
              <w:bottom w:val="single" w:sz="4" w:space="0" w:color="000000"/>
              <w:right w:val="single" w:sz="4" w:space="0" w:color="000000"/>
            </w:tcBorders>
          </w:tcPr>
          <w:p w14:paraId="3C6DDDE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5DE64C9E" w14:textId="77777777" w:rsidR="009D3EAA" w:rsidRDefault="009D3EAA" w:rsidP="00F13846">
            <w:pPr>
              <w:pStyle w:val="TableParagraph"/>
              <w:spacing w:before="112"/>
              <w:ind w:left="158" w:right="134"/>
              <w:jc w:val="center"/>
              <w:rPr>
                <w:sz w:val="20"/>
              </w:rPr>
            </w:pPr>
            <w:r>
              <w:rPr>
                <w:sz w:val="20"/>
              </w:rPr>
              <w:t>Calibration: ±15%</w:t>
            </w:r>
          </w:p>
        </w:tc>
      </w:tr>
      <w:tr w:rsidR="009D3EAA" w14:paraId="5922EBA7" w14:textId="77777777" w:rsidTr="00F13846">
        <w:trPr>
          <w:trHeight w:val="459"/>
        </w:trPr>
        <w:tc>
          <w:tcPr>
            <w:tcW w:w="2796" w:type="dxa"/>
            <w:vMerge/>
            <w:tcBorders>
              <w:top w:val="nil"/>
              <w:bottom w:val="single" w:sz="4" w:space="0" w:color="000000"/>
              <w:right w:val="single" w:sz="4" w:space="0" w:color="000000"/>
            </w:tcBorders>
          </w:tcPr>
          <w:p w14:paraId="58B9FCAA"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21EF519" w14:textId="77777777" w:rsidR="009D3EAA" w:rsidRDefault="009D3EAA" w:rsidP="00F13846">
            <w:pPr>
              <w:pStyle w:val="TableParagraph"/>
              <w:spacing w:before="112"/>
              <w:ind w:left="112" w:right="94"/>
              <w:jc w:val="center"/>
              <w:rPr>
                <w:sz w:val="13"/>
              </w:rPr>
            </w:pPr>
            <w:proofErr w:type="gramStart"/>
            <w:r>
              <w:rPr>
                <w:position w:val="2"/>
                <w:sz w:val="20"/>
              </w:rPr>
              <w:t>Ca</w:t>
            </w:r>
            <w:r>
              <w:rPr>
                <w:sz w:val="13"/>
              </w:rPr>
              <w:t>total</w:t>
            </w:r>
            <w:r>
              <w:rPr>
                <w:position w:val="2"/>
                <w:sz w:val="20"/>
              </w:rPr>
              <w:t>,Fe</w:t>
            </w:r>
            <w:r>
              <w:rPr>
                <w:sz w:val="13"/>
              </w:rPr>
              <w:t>total</w:t>
            </w:r>
            <w:proofErr w:type="gramEnd"/>
            <w:r>
              <w:rPr>
                <w:position w:val="2"/>
                <w:sz w:val="20"/>
              </w:rPr>
              <w:t>, Mg</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8ADBD24"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2C3DC7B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19C143D4" w14:textId="77777777" w:rsidTr="00F13846">
        <w:trPr>
          <w:trHeight w:val="690"/>
        </w:trPr>
        <w:tc>
          <w:tcPr>
            <w:tcW w:w="2796" w:type="dxa"/>
            <w:vMerge/>
            <w:tcBorders>
              <w:top w:val="nil"/>
              <w:bottom w:val="single" w:sz="4" w:space="0" w:color="000000"/>
              <w:right w:val="single" w:sz="4" w:space="0" w:color="000000"/>
            </w:tcBorders>
          </w:tcPr>
          <w:p w14:paraId="2BB74667"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3114A400" w14:textId="77777777" w:rsidR="009D3EAA" w:rsidRDefault="009D3EAA" w:rsidP="00F13846">
            <w:pPr>
              <w:pStyle w:val="TableParagraph"/>
              <w:spacing w:before="2" w:line="235" w:lineRule="auto"/>
              <w:ind w:left="478" w:right="444" w:hanging="11"/>
              <w:rPr>
                <w:sz w:val="20"/>
              </w:rPr>
            </w:pPr>
            <w:r>
              <w:rPr>
                <w:position w:val="2"/>
                <w:sz w:val="20"/>
              </w:rPr>
              <w:t>As</w:t>
            </w:r>
            <w:r>
              <w:rPr>
                <w:sz w:val="13"/>
              </w:rPr>
              <w:t>dissolved</w:t>
            </w:r>
            <w:r>
              <w:rPr>
                <w:position w:val="2"/>
                <w:sz w:val="20"/>
              </w:rPr>
              <w:t xml:space="preserve">, </w:t>
            </w:r>
            <w:r>
              <w:rPr>
                <w:spacing w:val="-3"/>
                <w:position w:val="2"/>
                <w:sz w:val="20"/>
              </w:rPr>
              <w:t>Cd</w:t>
            </w:r>
            <w:r>
              <w:rPr>
                <w:spacing w:val="-3"/>
                <w:sz w:val="13"/>
              </w:rPr>
              <w:t>dissolved</w:t>
            </w:r>
            <w:r>
              <w:rPr>
                <w:spacing w:val="-3"/>
                <w:position w:val="2"/>
                <w:sz w:val="20"/>
              </w:rPr>
              <w:t xml:space="preserve">, </w:t>
            </w:r>
            <w:r>
              <w:rPr>
                <w:position w:val="2"/>
                <w:sz w:val="20"/>
              </w:rPr>
              <w:t>Cr</w:t>
            </w:r>
            <w:r>
              <w:rPr>
                <w:sz w:val="13"/>
              </w:rPr>
              <w:t>dissolved</w:t>
            </w:r>
            <w:r>
              <w:rPr>
                <w:position w:val="2"/>
                <w:sz w:val="20"/>
              </w:rPr>
              <w:t>,</w:t>
            </w:r>
            <w:r>
              <w:rPr>
                <w:spacing w:val="-4"/>
                <w:position w:val="2"/>
                <w:sz w:val="20"/>
              </w:rPr>
              <w:t xml:space="preserve"> </w:t>
            </w:r>
            <w:r>
              <w:rPr>
                <w:position w:val="2"/>
                <w:sz w:val="20"/>
              </w:rPr>
              <w:t>Cu</w:t>
            </w:r>
            <w:r>
              <w:rPr>
                <w:sz w:val="13"/>
              </w:rPr>
              <w:t>dissolved</w:t>
            </w:r>
            <w:r>
              <w:rPr>
                <w:position w:val="2"/>
                <w:sz w:val="20"/>
              </w:rPr>
              <w:t>,</w:t>
            </w:r>
          </w:p>
          <w:p w14:paraId="7FE471E2" w14:textId="77777777" w:rsidR="009D3EAA" w:rsidRDefault="009D3EAA" w:rsidP="00F13846">
            <w:pPr>
              <w:pStyle w:val="TableParagraph"/>
              <w:spacing w:line="208" w:lineRule="exact"/>
              <w:ind w:left="503"/>
              <w:rPr>
                <w:sz w:val="13"/>
              </w:rPr>
            </w:pPr>
            <w:r>
              <w:rPr>
                <w:position w:val="2"/>
                <w:sz w:val="20"/>
              </w:rPr>
              <w:t>Pb</w:t>
            </w:r>
            <w:r>
              <w:rPr>
                <w:sz w:val="13"/>
              </w:rPr>
              <w:t>dissolved</w:t>
            </w:r>
            <w:r>
              <w:rPr>
                <w:position w:val="2"/>
                <w:sz w:val="20"/>
              </w:rPr>
              <w:t>,</w:t>
            </w:r>
            <w:r>
              <w:rPr>
                <w:spacing w:val="-5"/>
                <w:position w:val="2"/>
                <w:sz w:val="20"/>
              </w:rPr>
              <w:t xml:space="preserve"> </w:t>
            </w:r>
            <w:r>
              <w:rPr>
                <w:position w:val="2"/>
                <w:sz w:val="20"/>
              </w:rPr>
              <w:t>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79F1DB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4E89DBC7" w14:textId="77777777" w:rsidR="009D3EAA" w:rsidRDefault="009D3EAA" w:rsidP="00F13846">
            <w:pPr>
              <w:pStyle w:val="TableParagraph"/>
              <w:spacing w:before="113"/>
              <w:ind w:left="158" w:right="134"/>
              <w:jc w:val="center"/>
              <w:rPr>
                <w:sz w:val="20"/>
              </w:rPr>
            </w:pPr>
            <w:r>
              <w:rPr>
                <w:sz w:val="20"/>
              </w:rPr>
              <w:t>Calibration: ±15%</w:t>
            </w:r>
          </w:p>
        </w:tc>
      </w:tr>
      <w:tr w:rsidR="009D3EAA" w14:paraId="3E1EFCA1" w14:textId="77777777" w:rsidTr="00F13846">
        <w:trPr>
          <w:trHeight w:val="459"/>
        </w:trPr>
        <w:tc>
          <w:tcPr>
            <w:tcW w:w="2796" w:type="dxa"/>
            <w:vMerge/>
            <w:tcBorders>
              <w:top w:val="nil"/>
              <w:bottom w:val="single" w:sz="4" w:space="0" w:color="000000"/>
              <w:right w:val="single" w:sz="4" w:space="0" w:color="000000"/>
            </w:tcBorders>
          </w:tcPr>
          <w:p w14:paraId="2653CA06"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777A0FE2" w14:textId="77777777" w:rsidR="009D3EAA" w:rsidRDefault="009D3EAA" w:rsidP="00F13846">
            <w:pPr>
              <w:pStyle w:val="TableParagraph"/>
              <w:spacing w:before="112"/>
              <w:ind w:left="113" w:right="94"/>
              <w:jc w:val="center"/>
              <w:rPr>
                <w:sz w:val="13"/>
              </w:rPr>
            </w:pPr>
            <w:r>
              <w:rPr>
                <w:position w:val="2"/>
                <w:sz w:val="20"/>
              </w:rPr>
              <w:t>P</w:t>
            </w:r>
            <w:r>
              <w:rPr>
                <w:sz w:val="13"/>
              </w:rPr>
              <w:t>total</w:t>
            </w:r>
          </w:p>
        </w:tc>
        <w:tc>
          <w:tcPr>
            <w:tcW w:w="1399" w:type="dxa"/>
            <w:tcBorders>
              <w:top w:val="single" w:sz="4" w:space="0" w:color="000000"/>
              <w:left w:val="single" w:sz="4" w:space="0" w:color="000000"/>
              <w:bottom w:val="single" w:sz="4" w:space="0" w:color="000000"/>
              <w:right w:val="single" w:sz="4" w:space="0" w:color="000000"/>
            </w:tcBorders>
          </w:tcPr>
          <w:p w14:paraId="20C04ACA"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0C01DA43"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057A2680" w14:textId="77777777" w:rsidTr="00F13846">
        <w:trPr>
          <w:trHeight w:val="460"/>
        </w:trPr>
        <w:tc>
          <w:tcPr>
            <w:tcW w:w="2796" w:type="dxa"/>
            <w:vMerge/>
            <w:tcBorders>
              <w:top w:val="nil"/>
              <w:bottom w:val="single" w:sz="4" w:space="0" w:color="000000"/>
              <w:right w:val="single" w:sz="4" w:space="0" w:color="000000"/>
            </w:tcBorders>
          </w:tcPr>
          <w:p w14:paraId="45CE807C"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1E23E047" w14:textId="77777777" w:rsidR="009D3EAA" w:rsidRDefault="009D3EAA" w:rsidP="00F13846">
            <w:pPr>
              <w:pStyle w:val="TableParagraph"/>
              <w:spacing w:before="113"/>
              <w:ind w:left="113" w:right="93"/>
              <w:jc w:val="center"/>
              <w:rPr>
                <w:sz w:val="20"/>
              </w:rPr>
            </w:pPr>
            <w:r>
              <w:rPr>
                <w:sz w:val="20"/>
              </w:rPr>
              <w:t>NO</w:t>
            </w:r>
            <w:r>
              <w:rPr>
                <w:sz w:val="20"/>
                <w:vertAlign w:val="subscript"/>
              </w:rPr>
              <w:t>2</w:t>
            </w:r>
            <w:r>
              <w:rPr>
                <w:sz w:val="20"/>
              </w:rPr>
              <w:t xml:space="preserve"> + NO</w:t>
            </w:r>
            <w:r>
              <w:rPr>
                <w:sz w:val="20"/>
                <w:vertAlign w:val="subscript"/>
              </w:rPr>
              <w:t>3</w:t>
            </w:r>
          </w:p>
        </w:tc>
        <w:tc>
          <w:tcPr>
            <w:tcW w:w="1399" w:type="dxa"/>
            <w:tcBorders>
              <w:top w:val="single" w:sz="4" w:space="0" w:color="000000"/>
              <w:left w:val="single" w:sz="4" w:space="0" w:color="000000"/>
              <w:bottom w:val="single" w:sz="4" w:space="0" w:color="000000"/>
              <w:right w:val="single" w:sz="4" w:space="0" w:color="000000"/>
            </w:tcBorders>
          </w:tcPr>
          <w:p w14:paraId="615FC55B" w14:textId="77777777" w:rsidR="009D3EAA" w:rsidRDefault="009D3EAA" w:rsidP="00F13846">
            <w:pPr>
              <w:pStyle w:val="TableParagraph"/>
              <w:rPr>
                <w:sz w:val="18"/>
              </w:rPr>
            </w:pPr>
          </w:p>
        </w:tc>
        <w:tc>
          <w:tcPr>
            <w:tcW w:w="2328" w:type="dxa"/>
            <w:tcBorders>
              <w:top w:val="single" w:sz="4" w:space="0" w:color="000000"/>
              <w:left w:val="single" w:sz="4" w:space="0" w:color="000000"/>
              <w:bottom w:val="single" w:sz="4" w:space="0" w:color="000000"/>
            </w:tcBorders>
          </w:tcPr>
          <w:p w14:paraId="32230B6D" w14:textId="77777777" w:rsidR="009D3EAA" w:rsidRDefault="009D3EAA" w:rsidP="00F13846">
            <w:pPr>
              <w:pStyle w:val="TableParagraph"/>
              <w:spacing w:line="228" w:lineRule="exact"/>
              <w:ind w:left="158" w:right="134"/>
              <w:jc w:val="center"/>
              <w:rPr>
                <w:sz w:val="20"/>
              </w:rPr>
            </w:pPr>
            <w:r>
              <w:rPr>
                <w:sz w:val="20"/>
              </w:rPr>
              <w:t>Calibration: ±15%</w:t>
            </w:r>
          </w:p>
        </w:tc>
      </w:tr>
    </w:tbl>
    <w:p w14:paraId="3A239E12" w14:textId="77777777" w:rsidR="009D3EAA" w:rsidRDefault="009D3EAA" w:rsidP="009D3EAA">
      <w:pPr>
        <w:spacing w:line="228" w:lineRule="exact"/>
        <w:jc w:val="center"/>
        <w:rPr>
          <w:sz w:val="20"/>
        </w:rPr>
        <w:sectPr w:rsidR="009D3EAA">
          <w:pgSz w:w="11900" w:h="16840"/>
          <w:pgMar w:top="1620" w:right="940" w:bottom="940" w:left="1040" w:header="929" w:footer="744" w:gutter="0"/>
          <w:cols w:space="720"/>
        </w:sectPr>
      </w:pPr>
    </w:p>
    <w:p w14:paraId="0373DA68" w14:textId="77777777" w:rsidR="009D3EAA" w:rsidRDefault="009D3EAA" w:rsidP="009D3EAA">
      <w:pPr>
        <w:pStyle w:val="BodyText"/>
        <w:rPr>
          <w:b/>
          <w:sz w:val="8"/>
        </w:rPr>
      </w:pPr>
    </w:p>
    <w:tbl>
      <w:tblPr>
        <w:tblW w:w="0" w:type="auto"/>
        <w:tblInd w:w="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6"/>
        <w:gridCol w:w="2514"/>
        <w:gridCol w:w="1399"/>
        <w:gridCol w:w="2328"/>
      </w:tblGrid>
      <w:tr w:rsidR="009D3EAA" w14:paraId="7D11CC1F" w14:textId="77777777" w:rsidTr="00F13846">
        <w:trPr>
          <w:trHeight w:val="1125"/>
        </w:trPr>
        <w:tc>
          <w:tcPr>
            <w:tcW w:w="2796" w:type="dxa"/>
            <w:tcBorders>
              <w:bottom w:val="single" w:sz="4" w:space="0" w:color="000000"/>
              <w:right w:val="single" w:sz="4" w:space="0" w:color="000000"/>
            </w:tcBorders>
            <w:shd w:val="clear" w:color="auto" w:fill="D9D9D9"/>
          </w:tcPr>
          <w:p w14:paraId="0E8E6E4C" w14:textId="77777777" w:rsidR="009D3EAA" w:rsidRDefault="009D3EAA" w:rsidP="00F13846">
            <w:pPr>
              <w:pStyle w:val="TableParagraph"/>
              <w:spacing w:before="10"/>
              <w:rPr>
                <w:b/>
                <w:sz w:val="26"/>
              </w:rPr>
            </w:pPr>
          </w:p>
          <w:p w14:paraId="092A1B07" w14:textId="77777777" w:rsidR="009D3EAA" w:rsidRDefault="009D3EAA" w:rsidP="00F13846">
            <w:pPr>
              <w:pStyle w:val="TableParagraph"/>
              <w:ind w:left="1048" w:right="129" w:hanging="886"/>
              <w:rPr>
                <w:b/>
              </w:rPr>
            </w:pPr>
            <w:r>
              <w:rPr>
                <w:b/>
              </w:rPr>
              <w:t>Field/Lab Quality Control Sample</w:t>
            </w:r>
          </w:p>
        </w:tc>
        <w:tc>
          <w:tcPr>
            <w:tcW w:w="2514" w:type="dxa"/>
            <w:tcBorders>
              <w:left w:val="single" w:sz="4" w:space="0" w:color="000000"/>
              <w:bottom w:val="single" w:sz="4" w:space="0" w:color="000000"/>
              <w:right w:val="single" w:sz="4" w:space="0" w:color="000000"/>
            </w:tcBorders>
            <w:shd w:val="clear" w:color="auto" w:fill="D9D9D9"/>
          </w:tcPr>
          <w:p w14:paraId="2F5B7E9C" w14:textId="77777777" w:rsidR="009D3EAA" w:rsidRDefault="009D3EAA" w:rsidP="00F13846">
            <w:pPr>
              <w:pStyle w:val="TableParagraph"/>
              <w:spacing w:before="10"/>
              <w:rPr>
                <w:b/>
                <w:sz w:val="26"/>
              </w:rPr>
            </w:pPr>
          </w:p>
          <w:p w14:paraId="641500CF" w14:textId="77777777" w:rsidR="009D3EAA" w:rsidRDefault="009D3EAA" w:rsidP="00F13846">
            <w:pPr>
              <w:pStyle w:val="TableParagraph"/>
              <w:ind w:left="760" w:right="575" w:hanging="147"/>
              <w:rPr>
                <w:b/>
              </w:rPr>
            </w:pPr>
            <w:r>
              <w:rPr>
                <w:b/>
              </w:rPr>
              <w:t>Measurement Parameter</w:t>
            </w:r>
          </w:p>
        </w:tc>
        <w:tc>
          <w:tcPr>
            <w:tcW w:w="1399" w:type="dxa"/>
            <w:tcBorders>
              <w:left w:val="single" w:sz="4" w:space="0" w:color="000000"/>
              <w:bottom w:val="single" w:sz="4" w:space="0" w:color="000000"/>
            </w:tcBorders>
            <w:shd w:val="clear" w:color="auto" w:fill="D9D9D9"/>
          </w:tcPr>
          <w:p w14:paraId="14CCF2BF" w14:textId="77777777" w:rsidR="009D3EAA" w:rsidRDefault="009D3EAA" w:rsidP="00F13846">
            <w:pPr>
              <w:pStyle w:val="TableParagraph"/>
              <w:spacing w:before="182"/>
              <w:ind w:left="154" w:right="128"/>
              <w:jc w:val="center"/>
              <w:rPr>
                <w:b/>
              </w:rPr>
            </w:pPr>
            <w:r>
              <w:rPr>
                <w:b/>
              </w:rPr>
              <w:t>Frequency of      Occurrence</w:t>
            </w:r>
          </w:p>
        </w:tc>
        <w:tc>
          <w:tcPr>
            <w:tcW w:w="2328" w:type="dxa"/>
            <w:tcBorders>
              <w:bottom w:val="single" w:sz="4" w:space="0" w:color="000000"/>
            </w:tcBorders>
            <w:shd w:val="clear" w:color="auto" w:fill="D9D9D9"/>
          </w:tcPr>
          <w:p w14:paraId="1589524B" w14:textId="77777777" w:rsidR="009D3EAA" w:rsidRDefault="009D3EAA" w:rsidP="00F13846">
            <w:pPr>
              <w:pStyle w:val="TableParagraph"/>
              <w:spacing w:before="10"/>
              <w:rPr>
                <w:b/>
                <w:sz w:val="26"/>
              </w:rPr>
            </w:pPr>
          </w:p>
          <w:p w14:paraId="5026D6F8" w14:textId="77777777" w:rsidR="009D3EAA" w:rsidRDefault="009D3EAA" w:rsidP="00F13846">
            <w:pPr>
              <w:pStyle w:val="TableParagraph"/>
              <w:ind w:left="452" w:right="393" w:hanging="18"/>
              <w:rPr>
                <w:b/>
              </w:rPr>
            </w:pPr>
            <w:r>
              <w:rPr>
                <w:b/>
              </w:rPr>
              <w:t>QC Acceptance Criteria Limits</w:t>
            </w:r>
          </w:p>
        </w:tc>
      </w:tr>
      <w:tr w:rsidR="009D3EAA" w14:paraId="2D962F06" w14:textId="77777777" w:rsidTr="00F13846">
        <w:trPr>
          <w:trHeight w:val="460"/>
        </w:trPr>
        <w:tc>
          <w:tcPr>
            <w:tcW w:w="2796" w:type="dxa"/>
            <w:tcBorders>
              <w:top w:val="single" w:sz="4" w:space="0" w:color="000000"/>
              <w:bottom w:val="single" w:sz="4" w:space="0" w:color="000000"/>
              <w:right w:val="single" w:sz="4" w:space="0" w:color="000000"/>
            </w:tcBorders>
          </w:tcPr>
          <w:p w14:paraId="2ED0ADE9" w14:textId="77777777" w:rsidR="009D3EAA" w:rsidRDefault="009D3EAA" w:rsidP="00F13846">
            <w:pPr>
              <w:pStyle w:val="TableParagraph"/>
              <w:rPr>
                <w:sz w:val="20"/>
              </w:rPr>
            </w:pPr>
          </w:p>
        </w:tc>
        <w:tc>
          <w:tcPr>
            <w:tcW w:w="2514" w:type="dxa"/>
            <w:tcBorders>
              <w:top w:val="single" w:sz="4" w:space="0" w:color="000000"/>
              <w:left w:val="single" w:sz="4" w:space="0" w:color="000000"/>
              <w:bottom w:val="single" w:sz="4" w:space="0" w:color="000000"/>
              <w:right w:val="single" w:sz="4" w:space="0" w:color="000000"/>
            </w:tcBorders>
          </w:tcPr>
          <w:p w14:paraId="16AC85CF" w14:textId="77777777" w:rsidR="009D3EAA" w:rsidRDefault="009D3EAA" w:rsidP="00F13846">
            <w:pPr>
              <w:pStyle w:val="TableParagraph"/>
              <w:spacing w:before="112"/>
              <w:ind w:left="112"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3961895"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03A09C8" w14:textId="77777777" w:rsidR="009D3EAA" w:rsidRDefault="009D3EAA" w:rsidP="00F13846">
            <w:pPr>
              <w:pStyle w:val="TableParagraph"/>
              <w:spacing w:line="227" w:lineRule="exact"/>
              <w:ind w:left="158" w:right="134"/>
              <w:jc w:val="center"/>
              <w:rPr>
                <w:sz w:val="20"/>
              </w:rPr>
            </w:pPr>
            <w:r>
              <w:rPr>
                <w:sz w:val="20"/>
              </w:rPr>
              <w:t>Calibration: ±15%</w:t>
            </w:r>
          </w:p>
        </w:tc>
      </w:tr>
      <w:tr w:rsidR="009D3EAA" w14:paraId="764D846C" w14:textId="77777777" w:rsidTr="00F13846">
        <w:trPr>
          <w:trHeight w:val="1839"/>
        </w:trPr>
        <w:tc>
          <w:tcPr>
            <w:tcW w:w="2796" w:type="dxa"/>
            <w:tcBorders>
              <w:top w:val="single" w:sz="4" w:space="0" w:color="000000"/>
              <w:bottom w:val="single" w:sz="4" w:space="0" w:color="000000"/>
              <w:right w:val="single" w:sz="4" w:space="0" w:color="000000"/>
            </w:tcBorders>
            <w:shd w:val="clear" w:color="auto" w:fill="auto"/>
            <w:vAlign w:val="center"/>
          </w:tcPr>
          <w:p w14:paraId="7596CC33" w14:textId="77777777" w:rsidR="009D3EAA" w:rsidRPr="00BE2DF2" w:rsidRDefault="009D3EAA" w:rsidP="00F13846">
            <w:pPr>
              <w:pStyle w:val="TableParagraph"/>
              <w:jc w:val="center"/>
            </w:pPr>
            <w:commentRangeStart w:id="157"/>
            <w:r w:rsidRPr="00BE2DF2">
              <w:t>Filter Blank</w:t>
            </w:r>
            <w:commentRangeEnd w:id="157"/>
            <w:r w:rsidR="00C82A02">
              <w:rPr>
                <w:rStyle w:val="CommentReference"/>
              </w:rPr>
              <w:commentReference w:id="157"/>
            </w:r>
          </w:p>
        </w:tc>
        <w:tc>
          <w:tcPr>
            <w:tcW w:w="251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24A442" w14:textId="77777777" w:rsidR="009D3EAA" w:rsidRDefault="009D3EAA" w:rsidP="00F13846">
            <w:pPr>
              <w:pStyle w:val="TableParagraph"/>
              <w:spacing w:line="237" w:lineRule="auto"/>
              <w:ind w:left="113" w:right="93"/>
              <w:jc w:val="center"/>
              <w:rPr>
                <w:sz w:val="20"/>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w:t>
            </w:r>
          </w:p>
        </w:tc>
        <w:tc>
          <w:tcPr>
            <w:tcW w:w="139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BE48D3" w14:textId="77777777" w:rsidR="009D3EAA" w:rsidRDefault="009D3EAA" w:rsidP="00F13846">
            <w:pPr>
              <w:pStyle w:val="TableParagraph"/>
              <w:jc w:val="center"/>
              <w:rPr>
                <w:sz w:val="20"/>
              </w:rPr>
            </w:pPr>
          </w:p>
        </w:tc>
        <w:tc>
          <w:tcPr>
            <w:tcW w:w="2328" w:type="dxa"/>
            <w:tcBorders>
              <w:top w:val="single" w:sz="4" w:space="0" w:color="000000"/>
              <w:left w:val="single" w:sz="4" w:space="0" w:color="000000"/>
              <w:bottom w:val="single" w:sz="4" w:space="0" w:color="000000"/>
            </w:tcBorders>
            <w:shd w:val="clear" w:color="auto" w:fill="auto"/>
            <w:vAlign w:val="center"/>
          </w:tcPr>
          <w:p w14:paraId="73FCA01D" w14:textId="77777777" w:rsidR="009D3EAA" w:rsidRDefault="009D3EAA" w:rsidP="00F13846">
            <w:pPr>
              <w:pStyle w:val="TableParagraph"/>
              <w:spacing w:line="230" w:lineRule="exact"/>
              <w:ind w:left="158" w:right="134"/>
              <w:jc w:val="center"/>
              <w:rPr>
                <w:sz w:val="20"/>
              </w:rPr>
            </w:pPr>
            <w:commentRangeStart w:id="158"/>
            <w:r>
              <w:rPr>
                <w:sz w:val="20"/>
              </w:rPr>
              <w:t>≤ MDL (see Tables 1, 2,</w:t>
            </w:r>
          </w:p>
          <w:p w14:paraId="3D977418" w14:textId="77777777" w:rsidR="009D3EAA" w:rsidRDefault="009D3EAA" w:rsidP="00F13846">
            <w:pPr>
              <w:pStyle w:val="TableParagraph"/>
              <w:jc w:val="center"/>
              <w:rPr>
                <w:b/>
              </w:rPr>
            </w:pPr>
            <w:r>
              <w:rPr>
                <w:sz w:val="20"/>
              </w:rPr>
              <w:t>3, and 4)</w:t>
            </w:r>
            <w:commentRangeEnd w:id="158"/>
            <w:r>
              <w:rPr>
                <w:rStyle w:val="CommentReference"/>
              </w:rPr>
              <w:commentReference w:id="158"/>
            </w:r>
          </w:p>
        </w:tc>
      </w:tr>
      <w:tr w:rsidR="009D3EAA" w14:paraId="5C878443" w14:textId="77777777" w:rsidTr="00F13846">
        <w:trPr>
          <w:trHeight w:val="1839"/>
        </w:trPr>
        <w:tc>
          <w:tcPr>
            <w:tcW w:w="2796" w:type="dxa"/>
            <w:tcBorders>
              <w:top w:val="single" w:sz="4" w:space="0" w:color="000000"/>
              <w:bottom w:val="single" w:sz="4" w:space="0" w:color="000000"/>
              <w:right w:val="single" w:sz="4" w:space="0" w:color="000000"/>
            </w:tcBorders>
          </w:tcPr>
          <w:p w14:paraId="16DE1CEC" w14:textId="77777777" w:rsidR="009D3EAA" w:rsidRDefault="009D3EAA" w:rsidP="00F13846">
            <w:pPr>
              <w:pStyle w:val="TableParagraph"/>
              <w:rPr>
                <w:b/>
              </w:rPr>
            </w:pPr>
          </w:p>
          <w:p w14:paraId="62083C9C" w14:textId="77777777" w:rsidR="009D3EAA" w:rsidRDefault="009D3EAA" w:rsidP="00F13846">
            <w:pPr>
              <w:pStyle w:val="TableParagraph"/>
              <w:rPr>
                <w:b/>
              </w:rPr>
            </w:pPr>
          </w:p>
          <w:p w14:paraId="710A1352" w14:textId="77777777" w:rsidR="009D3EAA" w:rsidRDefault="009D3EAA" w:rsidP="00F13846">
            <w:pPr>
              <w:pStyle w:val="TableParagraph"/>
              <w:spacing w:before="8"/>
              <w:rPr>
                <w:b/>
                <w:sz w:val="25"/>
              </w:rPr>
            </w:pPr>
          </w:p>
          <w:p w14:paraId="2A942B26" w14:textId="77777777" w:rsidR="009D3EAA" w:rsidRDefault="009D3EAA" w:rsidP="00F13846">
            <w:pPr>
              <w:pStyle w:val="TableParagraph"/>
              <w:ind w:left="110" w:right="96"/>
              <w:jc w:val="center"/>
              <w:rPr>
                <w:sz w:val="20"/>
              </w:rPr>
            </w:pPr>
            <w:r>
              <w:rPr>
                <w:sz w:val="20"/>
              </w:rPr>
              <w:t>Matrix Spike</w:t>
            </w:r>
          </w:p>
        </w:tc>
        <w:tc>
          <w:tcPr>
            <w:tcW w:w="2514" w:type="dxa"/>
            <w:tcBorders>
              <w:top w:val="single" w:sz="4" w:space="0" w:color="000000"/>
              <w:left w:val="single" w:sz="4" w:space="0" w:color="000000"/>
              <w:bottom w:val="single" w:sz="4" w:space="0" w:color="000000"/>
              <w:right w:val="single" w:sz="4" w:space="0" w:color="000000"/>
            </w:tcBorders>
          </w:tcPr>
          <w:p w14:paraId="11481C1C"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166B26B5" w14:textId="77777777" w:rsidR="009D3EAA" w:rsidRDefault="009D3EAA" w:rsidP="00F13846">
            <w:pPr>
              <w:pStyle w:val="TableParagraph"/>
              <w:spacing w:before="35" w:line="210"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27B89AA3"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011317C" w14:textId="77777777" w:rsidR="009D3EAA" w:rsidRDefault="009D3EAA" w:rsidP="00F13846">
            <w:pPr>
              <w:pStyle w:val="TableParagraph"/>
              <w:rPr>
                <w:b/>
              </w:rPr>
            </w:pPr>
          </w:p>
          <w:p w14:paraId="5EA44CD1" w14:textId="77777777" w:rsidR="009D3EAA" w:rsidRDefault="009D3EAA" w:rsidP="00F13846">
            <w:pPr>
              <w:pStyle w:val="TableParagraph"/>
              <w:rPr>
                <w:b/>
              </w:rPr>
            </w:pPr>
          </w:p>
          <w:p w14:paraId="6023E7FB" w14:textId="77777777" w:rsidR="009D3EAA" w:rsidRDefault="009D3EAA" w:rsidP="00F13846">
            <w:pPr>
              <w:pStyle w:val="TableParagraph"/>
              <w:spacing w:before="180"/>
              <w:ind w:left="158" w:right="134"/>
              <w:jc w:val="center"/>
              <w:rPr>
                <w:sz w:val="20"/>
              </w:rPr>
            </w:pPr>
            <w:r>
              <w:rPr>
                <w:sz w:val="20"/>
              </w:rPr>
              <w:t>Calibration: ±15%</w:t>
            </w:r>
          </w:p>
        </w:tc>
      </w:tr>
      <w:tr w:rsidR="009D3EAA" w14:paraId="48E67A36" w14:textId="77777777" w:rsidTr="00F13846">
        <w:trPr>
          <w:trHeight w:val="1840"/>
        </w:trPr>
        <w:tc>
          <w:tcPr>
            <w:tcW w:w="2796" w:type="dxa"/>
            <w:tcBorders>
              <w:top w:val="single" w:sz="4" w:space="0" w:color="000000"/>
              <w:bottom w:val="single" w:sz="4" w:space="0" w:color="000000"/>
              <w:right w:val="single" w:sz="4" w:space="0" w:color="000000"/>
            </w:tcBorders>
          </w:tcPr>
          <w:p w14:paraId="55E9F6C0" w14:textId="77777777" w:rsidR="009D3EAA" w:rsidRDefault="009D3EAA" w:rsidP="00F13846">
            <w:pPr>
              <w:pStyle w:val="TableParagraph"/>
              <w:rPr>
                <w:b/>
              </w:rPr>
            </w:pPr>
          </w:p>
          <w:p w14:paraId="0BABF99F" w14:textId="77777777" w:rsidR="009D3EAA" w:rsidRDefault="009D3EAA" w:rsidP="00F13846">
            <w:pPr>
              <w:pStyle w:val="TableParagraph"/>
              <w:rPr>
                <w:b/>
              </w:rPr>
            </w:pPr>
          </w:p>
          <w:p w14:paraId="5F940261" w14:textId="77777777" w:rsidR="009D3EAA" w:rsidRDefault="009D3EAA" w:rsidP="00F13846">
            <w:pPr>
              <w:pStyle w:val="TableParagraph"/>
              <w:spacing w:before="8"/>
              <w:rPr>
                <w:b/>
                <w:sz w:val="25"/>
              </w:rPr>
            </w:pPr>
          </w:p>
          <w:p w14:paraId="4C2C373A" w14:textId="77777777" w:rsidR="009D3EAA" w:rsidRDefault="009D3EAA" w:rsidP="00F13846">
            <w:pPr>
              <w:pStyle w:val="TableParagraph"/>
              <w:ind w:left="109" w:right="96"/>
              <w:jc w:val="center"/>
              <w:rPr>
                <w:sz w:val="20"/>
              </w:rPr>
            </w:pPr>
            <w:r>
              <w:rPr>
                <w:sz w:val="20"/>
              </w:rPr>
              <w:t>Matrix Spike Duplicate</w:t>
            </w:r>
          </w:p>
        </w:tc>
        <w:tc>
          <w:tcPr>
            <w:tcW w:w="2514" w:type="dxa"/>
            <w:tcBorders>
              <w:top w:val="single" w:sz="4" w:space="0" w:color="000000"/>
              <w:left w:val="single" w:sz="4" w:space="0" w:color="000000"/>
              <w:bottom w:val="single" w:sz="4" w:space="0" w:color="000000"/>
              <w:right w:val="single" w:sz="4" w:space="0" w:color="000000"/>
            </w:tcBorders>
          </w:tcPr>
          <w:p w14:paraId="574F8CCD"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w:t>
            </w:r>
          </w:p>
          <w:p w14:paraId="21D9816C" w14:textId="77777777" w:rsidR="009D3EAA" w:rsidRDefault="009D3EAA" w:rsidP="00F13846">
            <w:pPr>
              <w:pStyle w:val="TableParagraph"/>
              <w:spacing w:before="38" w:line="208" w:lineRule="exact"/>
              <w:ind w:left="296" w:right="276"/>
              <w:jc w:val="center"/>
              <w:rPr>
                <w:sz w:val="20"/>
              </w:rPr>
            </w:pPr>
            <w:r>
              <w:rPr>
                <w:position w:val="2"/>
                <w:sz w:val="20"/>
              </w:rPr>
              <w:t>Pb</w:t>
            </w:r>
            <w:r>
              <w:rPr>
                <w:sz w:val="13"/>
              </w:rPr>
              <w:t>dissolved</w:t>
            </w:r>
            <w:r>
              <w:rPr>
                <w:position w:val="2"/>
                <w:sz w:val="20"/>
              </w:rPr>
              <w:t>, Zn</w:t>
            </w:r>
            <w:r>
              <w:rPr>
                <w:sz w:val="13"/>
              </w:rPr>
              <w:t>dissolved</w:t>
            </w:r>
            <w:r>
              <w:rPr>
                <w:position w:val="2"/>
                <w:sz w:val="20"/>
              </w:rPr>
              <w:t xml:space="preserve">, </w:t>
            </w:r>
            <w:proofErr w:type="gramStart"/>
            <w:r>
              <w:rPr>
                <w:sz w:val="20"/>
              </w:rPr>
              <w:t>P</w:t>
            </w:r>
            <w:r>
              <w:rPr>
                <w:sz w:val="20"/>
                <w:vertAlign w:val="subscript"/>
              </w:rPr>
              <w:t>total</w:t>
            </w:r>
            <w:r>
              <w:rPr>
                <w:sz w:val="20"/>
              </w:rPr>
              <w:t>,NO</w:t>
            </w:r>
            <w:proofErr w:type="gramEnd"/>
            <w:r>
              <w:rPr>
                <w:sz w:val="20"/>
                <w:vertAlign w:val="subscript"/>
              </w:rPr>
              <w:t>2</w:t>
            </w:r>
            <w:r>
              <w:rPr>
                <w:sz w:val="20"/>
              </w:rPr>
              <w:t xml:space="preserve"> + NO</w:t>
            </w:r>
            <w:r>
              <w:rPr>
                <w:sz w:val="20"/>
                <w:vertAlign w:val="subscript"/>
              </w:rPr>
              <w:t>3</w:t>
            </w:r>
            <w:r>
              <w:rPr>
                <w:sz w:val="20"/>
              </w:rPr>
              <w:t>,</w:t>
            </w:r>
          </w:p>
        </w:tc>
        <w:tc>
          <w:tcPr>
            <w:tcW w:w="1399" w:type="dxa"/>
            <w:tcBorders>
              <w:top w:val="single" w:sz="4" w:space="0" w:color="000000"/>
              <w:left w:val="single" w:sz="4" w:space="0" w:color="000000"/>
              <w:bottom w:val="single" w:sz="4" w:space="0" w:color="000000"/>
              <w:right w:val="single" w:sz="4" w:space="0" w:color="000000"/>
            </w:tcBorders>
          </w:tcPr>
          <w:p w14:paraId="3046C3C2"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25D0B3CF" w14:textId="77777777" w:rsidR="009D3EAA" w:rsidRDefault="009D3EAA" w:rsidP="00F13846">
            <w:pPr>
              <w:pStyle w:val="TableParagraph"/>
              <w:rPr>
                <w:b/>
              </w:rPr>
            </w:pPr>
          </w:p>
          <w:p w14:paraId="528EC6DE" w14:textId="77777777" w:rsidR="009D3EAA" w:rsidRDefault="009D3EAA" w:rsidP="00F13846">
            <w:pPr>
              <w:pStyle w:val="TableParagraph"/>
              <w:rPr>
                <w:b/>
              </w:rPr>
            </w:pPr>
          </w:p>
          <w:p w14:paraId="4A70151B" w14:textId="77777777" w:rsidR="009D3EAA" w:rsidRDefault="009D3EAA" w:rsidP="00F13846">
            <w:pPr>
              <w:pStyle w:val="TableParagraph"/>
              <w:spacing w:before="182"/>
              <w:ind w:left="158" w:right="134"/>
              <w:jc w:val="center"/>
              <w:rPr>
                <w:sz w:val="20"/>
              </w:rPr>
            </w:pPr>
            <w:r>
              <w:rPr>
                <w:sz w:val="20"/>
              </w:rPr>
              <w:t>Calibration: ±15%</w:t>
            </w:r>
          </w:p>
        </w:tc>
      </w:tr>
      <w:tr w:rsidR="009D3EAA" w14:paraId="78D6AE57" w14:textId="77777777" w:rsidTr="00F13846">
        <w:trPr>
          <w:trHeight w:val="2069"/>
        </w:trPr>
        <w:tc>
          <w:tcPr>
            <w:tcW w:w="2796" w:type="dxa"/>
            <w:tcBorders>
              <w:top w:val="single" w:sz="4" w:space="0" w:color="000000"/>
              <w:bottom w:val="single" w:sz="4" w:space="0" w:color="000000"/>
              <w:right w:val="single" w:sz="4" w:space="0" w:color="000000"/>
            </w:tcBorders>
          </w:tcPr>
          <w:p w14:paraId="4CEB3572" w14:textId="77777777" w:rsidR="009D3EAA" w:rsidRDefault="009D3EAA" w:rsidP="00F13846">
            <w:pPr>
              <w:pStyle w:val="TableParagraph"/>
              <w:rPr>
                <w:b/>
              </w:rPr>
            </w:pPr>
          </w:p>
          <w:p w14:paraId="766E295B" w14:textId="77777777" w:rsidR="009D3EAA" w:rsidRDefault="009D3EAA" w:rsidP="00F13846">
            <w:pPr>
              <w:pStyle w:val="TableParagraph"/>
              <w:rPr>
                <w:b/>
              </w:rPr>
            </w:pPr>
          </w:p>
          <w:p w14:paraId="7B358B2E" w14:textId="77777777" w:rsidR="009D3EAA" w:rsidRDefault="009D3EAA" w:rsidP="00F13846">
            <w:pPr>
              <w:pStyle w:val="TableParagraph"/>
              <w:rPr>
                <w:b/>
              </w:rPr>
            </w:pPr>
          </w:p>
          <w:p w14:paraId="50295F1E" w14:textId="77777777" w:rsidR="009D3EAA" w:rsidRDefault="009D3EAA" w:rsidP="00F13846">
            <w:pPr>
              <w:pStyle w:val="TableParagraph"/>
              <w:spacing w:before="158"/>
              <w:ind w:left="109" w:right="96"/>
              <w:jc w:val="center"/>
              <w:rPr>
                <w:sz w:val="20"/>
              </w:rPr>
            </w:pPr>
            <w:r>
              <w:rPr>
                <w:sz w:val="20"/>
              </w:rPr>
              <w:t>Lab Duplicate Sample</w:t>
            </w:r>
          </w:p>
        </w:tc>
        <w:tc>
          <w:tcPr>
            <w:tcW w:w="2514" w:type="dxa"/>
            <w:tcBorders>
              <w:top w:val="single" w:sz="4" w:space="0" w:color="000000"/>
              <w:left w:val="single" w:sz="4" w:space="0" w:color="000000"/>
              <w:bottom w:val="single" w:sz="4" w:space="0" w:color="000000"/>
              <w:right w:val="single" w:sz="4" w:space="0" w:color="000000"/>
            </w:tcBorders>
          </w:tcPr>
          <w:p w14:paraId="5E32E208" w14:textId="77777777" w:rsidR="009D3EAA" w:rsidRDefault="009D3EAA" w:rsidP="00F13846">
            <w:pPr>
              <w:pStyle w:val="TableParagraph"/>
              <w:spacing w:line="237" w:lineRule="auto"/>
              <w:ind w:left="113" w:right="93"/>
              <w:jc w:val="center"/>
              <w:rPr>
                <w:sz w:val="20"/>
              </w:rPr>
            </w:pPr>
            <w:r>
              <w:rPr>
                <w:sz w:val="20"/>
              </w:rPr>
              <w:t xml:space="preserve">DRO, GRO, RRO, Benzene, Ethylbenzene, </w:t>
            </w:r>
            <w:proofErr w:type="spellStart"/>
            <w:proofErr w:type="gramStart"/>
            <w:r>
              <w:rPr>
                <w:sz w:val="20"/>
              </w:rPr>
              <w:t>m,p</w:t>
            </w:r>
            <w:proofErr w:type="spellEnd"/>
            <w:proofErr w:type="gramEnd"/>
            <w:r>
              <w:rPr>
                <w:sz w:val="20"/>
              </w:rPr>
              <w:t xml:space="preserve">-Xylene, o-xylene, Toluene, </w:t>
            </w:r>
            <w:r>
              <w:rPr>
                <w:position w:val="2"/>
                <w:sz w:val="20"/>
              </w:rPr>
              <w:t>Ca</w:t>
            </w:r>
            <w:r>
              <w:rPr>
                <w:sz w:val="13"/>
              </w:rPr>
              <w:t>total</w:t>
            </w:r>
            <w:r>
              <w:rPr>
                <w:position w:val="2"/>
                <w:sz w:val="20"/>
              </w:rPr>
              <w:t>,Fe</w:t>
            </w:r>
            <w:r>
              <w:rPr>
                <w:sz w:val="13"/>
              </w:rPr>
              <w:t>total</w:t>
            </w:r>
            <w:r>
              <w:rPr>
                <w:position w:val="2"/>
                <w:sz w:val="20"/>
              </w:rPr>
              <w:t>, Mg</w:t>
            </w:r>
            <w:r>
              <w:rPr>
                <w:sz w:val="13"/>
              </w:rPr>
              <w:t>total</w:t>
            </w:r>
            <w:r>
              <w:rPr>
                <w:position w:val="2"/>
                <w:sz w:val="20"/>
              </w:rPr>
              <w:t>, 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r>
              <w:rPr>
                <w:position w:val="2"/>
                <w:sz w:val="20"/>
              </w:rPr>
              <w:t xml:space="preserve">, </w:t>
            </w:r>
            <w:r>
              <w:rPr>
                <w:sz w:val="20"/>
              </w:rPr>
              <w:t>P</w:t>
            </w:r>
            <w:r>
              <w:rPr>
                <w:sz w:val="20"/>
                <w:vertAlign w:val="subscript"/>
              </w:rPr>
              <w:t>total</w:t>
            </w:r>
            <w:r>
              <w:rPr>
                <w:sz w:val="20"/>
              </w:rPr>
              <w:t>,NO</w:t>
            </w:r>
            <w:r>
              <w:rPr>
                <w:sz w:val="20"/>
                <w:vertAlign w:val="subscript"/>
              </w:rPr>
              <w:t>2</w:t>
            </w:r>
            <w:r>
              <w:rPr>
                <w:sz w:val="20"/>
              </w:rPr>
              <w:t xml:space="preserve"> + NO</w:t>
            </w:r>
            <w:r>
              <w:rPr>
                <w:sz w:val="20"/>
                <w:vertAlign w:val="subscript"/>
              </w:rPr>
              <w:t>3</w:t>
            </w:r>
            <w:r>
              <w:rPr>
                <w:sz w:val="20"/>
              </w:rPr>
              <w:t>, Turbidity,</w:t>
            </w:r>
          </w:p>
          <w:p w14:paraId="61162878" w14:textId="77777777" w:rsidR="009D3EAA" w:rsidRDefault="009D3EAA" w:rsidP="00F13846">
            <w:pPr>
              <w:pStyle w:val="TableParagraph"/>
              <w:spacing w:line="210" w:lineRule="exact"/>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2A1B5C1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6A87F52" w14:textId="77777777" w:rsidR="009D3EAA" w:rsidRDefault="009D3EAA" w:rsidP="00F13846">
            <w:pPr>
              <w:pStyle w:val="TableParagraph"/>
              <w:rPr>
                <w:b/>
              </w:rPr>
            </w:pPr>
          </w:p>
          <w:p w14:paraId="392969FF" w14:textId="77777777" w:rsidR="009D3EAA" w:rsidRDefault="009D3EAA" w:rsidP="00F13846">
            <w:pPr>
              <w:pStyle w:val="TableParagraph"/>
              <w:rPr>
                <w:b/>
              </w:rPr>
            </w:pPr>
          </w:p>
          <w:p w14:paraId="04D42332" w14:textId="77777777" w:rsidR="009D3EAA" w:rsidRDefault="009D3EAA" w:rsidP="00F13846">
            <w:pPr>
              <w:pStyle w:val="TableParagraph"/>
              <w:spacing w:before="8"/>
              <w:rPr>
                <w:b/>
                <w:sz w:val="25"/>
              </w:rPr>
            </w:pPr>
          </w:p>
          <w:p w14:paraId="5956FA8C" w14:textId="77777777" w:rsidR="009D3EAA" w:rsidRDefault="009D3EAA" w:rsidP="00F13846">
            <w:pPr>
              <w:pStyle w:val="TableParagraph"/>
              <w:ind w:left="158" w:right="134"/>
              <w:jc w:val="center"/>
              <w:rPr>
                <w:sz w:val="20"/>
              </w:rPr>
            </w:pPr>
            <w:r>
              <w:rPr>
                <w:sz w:val="20"/>
              </w:rPr>
              <w:t>Calibration: ±15%</w:t>
            </w:r>
          </w:p>
        </w:tc>
      </w:tr>
      <w:tr w:rsidR="009D3EAA" w14:paraId="77EE24FD"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EEB2582" w14:textId="77777777" w:rsidR="009D3EAA" w:rsidRDefault="009D3EAA" w:rsidP="00F13846">
            <w:pPr>
              <w:pStyle w:val="TableParagraph"/>
              <w:spacing w:before="175"/>
              <w:ind w:left="233"/>
              <w:rPr>
                <w:sz w:val="20"/>
              </w:rPr>
            </w:pPr>
            <w:r>
              <w:rPr>
                <w:sz w:val="20"/>
              </w:rPr>
              <w:t>External QC Check Standard</w:t>
            </w:r>
          </w:p>
        </w:tc>
        <w:tc>
          <w:tcPr>
            <w:tcW w:w="2514" w:type="dxa"/>
            <w:tcBorders>
              <w:top w:val="single" w:sz="4" w:space="0" w:color="000000"/>
              <w:left w:val="single" w:sz="4" w:space="0" w:color="000000"/>
              <w:bottom w:val="single" w:sz="4" w:space="0" w:color="000000"/>
              <w:right w:val="single" w:sz="4" w:space="0" w:color="000000"/>
            </w:tcBorders>
          </w:tcPr>
          <w:p w14:paraId="7E0AC743" w14:textId="77777777" w:rsidR="009D3EAA" w:rsidRDefault="009D3EAA" w:rsidP="00F13846">
            <w:pPr>
              <w:pStyle w:val="TableParagraph"/>
              <w:spacing w:before="26"/>
              <w:ind w:left="111" w:right="94"/>
              <w:jc w:val="center"/>
              <w:rPr>
                <w:sz w:val="20"/>
              </w:rPr>
            </w:pPr>
            <w:r>
              <w:rPr>
                <w:sz w:val="20"/>
              </w:rPr>
              <w:t>Turbidity,</w:t>
            </w:r>
          </w:p>
        </w:tc>
        <w:tc>
          <w:tcPr>
            <w:tcW w:w="1399" w:type="dxa"/>
            <w:tcBorders>
              <w:top w:val="single" w:sz="4" w:space="0" w:color="000000"/>
              <w:left w:val="single" w:sz="4" w:space="0" w:color="000000"/>
              <w:bottom w:val="single" w:sz="4" w:space="0" w:color="000000"/>
              <w:right w:val="single" w:sz="4" w:space="0" w:color="000000"/>
            </w:tcBorders>
          </w:tcPr>
          <w:p w14:paraId="7E8B49C6"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09A3B9F" w14:textId="77777777" w:rsidR="009D3EAA" w:rsidRDefault="009D3EAA" w:rsidP="00F13846">
            <w:pPr>
              <w:pStyle w:val="TableParagraph"/>
              <w:spacing w:before="26"/>
              <w:ind w:left="158" w:right="134"/>
              <w:jc w:val="center"/>
              <w:rPr>
                <w:sz w:val="20"/>
              </w:rPr>
            </w:pPr>
            <w:r>
              <w:rPr>
                <w:sz w:val="20"/>
              </w:rPr>
              <w:t>Calibration: ±15%</w:t>
            </w:r>
          </w:p>
        </w:tc>
      </w:tr>
      <w:tr w:rsidR="009D3EAA" w14:paraId="7FCF6D93" w14:textId="77777777" w:rsidTr="00F13846">
        <w:trPr>
          <w:trHeight w:val="288"/>
        </w:trPr>
        <w:tc>
          <w:tcPr>
            <w:tcW w:w="2796" w:type="dxa"/>
            <w:vMerge/>
            <w:tcBorders>
              <w:top w:val="nil"/>
              <w:bottom w:val="single" w:sz="4" w:space="0" w:color="000000"/>
              <w:right w:val="single" w:sz="4" w:space="0" w:color="000000"/>
            </w:tcBorders>
          </w:tcPr>
          <w:p w14:paraId="060E0323"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9B07B1" w14:textId="77777777" w:rsidR="009D3EAA" w:rsidRDefault="009D3EAA" w:rsidP="00F13846">
            <w:pPr>
              <w:pStyle w:val="TableParagraph"/>
              <w:spacing w:before="26"/>
              <w:ind w:left="113" w:right="93"/>
              <w:jc w:val="center"/>
              <w:rPr>
                <w:sz w:val="20"/>
              </w:rPr>
            </w:pPr>
            <w:r>
              <w:rPr>
                <w:sz w:val="20"/>
              </w:rPr>
              <w:t>TSS</w:t>
            </w:r>
          </w:p>
        </w:tc>
        <w:tc>
          <w:tcPr>
            <w:tcW w:w="1399" w:type="dxa"/>
            <w:tcBorders>
              <w:top w:val="single" w:sz="4" w:space="0" w:color="000000"/>
              <w:left w:val="single" w:sz="4" w:space="0" w:color="000000"/>
              <w:bottom w:val="single" w:sz="4" w:space="0" w:color="000000"/>
              <w:right w:val="single" w:sz="4" w:space="0" w:color="000000"/>
            </w:tcBorders>
          </w:tcPr>
          <w:p w14:paraId="7082F10E"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6A66AB88" w14:textId="77777777" w:rsidR="009D3EAA" w:rsidRDefault="009D3EAA" w:rsidP="00F13846">
            <w:pPr>
              <w:pStyle w:val="TableParagraph"/>
              <w:spacing w:before="26"/>
              <w:ind w:left="158" w:right="134"/>
              <w:jc w:val="center"/>
              <w:rPr>
                <w:sz w:val="20"/>
              </w:rPr>
            </w:pPr>
            <w:r>
              <w:rPr>
                <w:sz w:val="20"/>
              </w:rPr>
              <w:t>Calibration: ±15%</w:t>
            </w:r>
          </w:p>
        </w:tc>
      </w:tr>
      <w:tr w:rsidR="009D3EAA" w14:paraId="1E9A63E7" w14:textId="77777777" w:rsidTr="00F13846">
        <w:trPr>
          <w:trHeight w:val="287"/>
        </w:trPr>
        <w:tc>
          <w:tcPr>
            <w:tcW w:w="2796" w:type="dxa"/>
            <w:vMerge w:val="restart"/>
            <w:tcBorders>
              <w:top w:val="single" w:sz="4" w:space="0" w:color="000000"/>
              <w:bottom w:val="single" w:sz="4" w:space="0" w:color="000000"/>
              <w:right w:val="single" w:sz="4" w:space="0" w:color="000000"/>
            </w:tcBorders>
          </w:tcPr>
          <w:p w14:paraId="53AB9331" w14:textId="77777777" w:rsidR="009D3EAA" w:rsidRDefault="009D3EAA" w:rsidP="00F13846">
            <w:pPr>
              <w:pStyle w:val="TableParagraph"/>
              <w:spacing w:before="7"/>
              <w:rPr>
                <w:b/>
              </w:rPr>
            </w:pPr>
          </w:p>
          <w:p w14:paraId="783AA320" w14:textId="77777777" w:rsidR="009D3EAA" w:rsidRDefault="009D3EAA" w:rsidP="00F13846">
            <w:pPr>
              <w:pStyle w:val="TableParagraph"/>
              <w:ind w:left="1042" w:right="257" w:hanging="754"/>
              <w:rPr>
                <w:sz w:val="20"/>
              </w:rPr>
            </w:pPr>
            <w:r>
              <w:rPr>
                <w:sz w:val="20"/>
              </w:rPr>
              <w:t>Internal Standard/Surrogate Standard</w:t>
            </w:r>
          </w:p>
        </w:tc>
        <w:tc>
          <w:tcPr>
            <w:tcW w:w="2514" w:type="dxa"/>
            <w:tcBorders>
              <w:top w:val="single" w:sz="4" w:space="0" w:color="000000"/>
              <w:left w:val="single" w:sz="4" w:space="0" w:color="000000"/>
              <w:bottom w:val="single" w:sz="4" w:space="0" w:color="000000"/>
              <w:right w:val="single" w:sz="4" w:space="0" w:color="000000"/>
            </w:tcBorders>
          </w:tcPr>
          <w:p w14:paraId="7C910B24" w14:textId="77777777" w:rsidR="009D3EAA" w:rsidRDefault="009D3EAA" w:rsidP="00F13846">
            <w:pPr>
              <w:pStyle w:val="TableParagraph"/>
              <w:spacing w:before="25"/>
              <w:ind w:left="113" w:right="93"/>
              <w:jc w:val="center"/>
              <w:rPr>
                <w:sz w:val="20"/>
              </w:rPr>
            </w:pPr>
            <w:r>
              <w:rPr>
                <w:sz w:val="20"/>
              </w:rPr>
              <w:t>BTEX</w:t>
            </w:r>
          </w:p>
        </w:tc>
        <w:tc>
          <w:tcPr>
            <w:tcW w:w="1399" w:type="dxa"/>
            <w:tcBorders>
              <w:top w:val="single" w:sz="4" w:space="0" w:color="000000"/>
              <w:left w:val="single" w:sz="4" w:space="0" w:color="000000"/>
              <w:bottom w:val="single" w:sz="4" w:space="0" w:color="000000"/>
              <w:right w:val="single" w:sz="4" w:space="0" w:color="000000"/>
            </w:tcBorders>
          </w:tcPr>
          <w:p w14:paraId="6365627B"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437FF302" w14:textId="77777777" w:rsidR="009D3EAA" w:rsidRDefault="009D3EAA" w:rsidP="00F13846">
            <w:pPr>
              <w:pStyle w:val="TableParagraph"/>
              <w:spacing w:before="25"/>
              <w:ind w:left="158" w:right="134"/>
              <w:jc w:val="center"/>
              <w:rPr>
                <w:sz w:val="20"/>
              </w:rPr>
            </w:pPr>
            <w:r>
              <w:rPr>
                <w:sz w:val="20"/>
              </w:rPr>
              <w:t>Calibration: ±15%</w:t>
            </w:r>
          </w:p>
        </w:tc>
      </w:tr>
      <w:tr w:rsidR="009D3EAA" w14:paraId="14CDB78F" w14:textId="77777777" w:rsidTr="00F13846">
        <w:trPr>
          <w:trHeight w:val="690"/>
        </w:trPr>
        <w:tc>
          <w:tcPr>
            <w:tcW w:w="2796" w:type="dxa"/>
            <w:vMerge/>
            <w:tcBorders>
              <w:top w:val="nil"/>
              <w:bottom w:val="single" w:sz="4" w:space="0" w:color="000000"/>
              <w:right w:val="single" w:sz="4" w:space="0" w:color="000000"/>
            </w:tcBorders>
          </w:tcPr>
          <w:p w14:paraId="23F75608" w14:textId="77777777" w:rsidR="009D3EAA" w:rsidRDefault="009D3EAA" w:rsidP="00F13846">
            <w:pPr>
              <w:rPr>
                <w:sz w:val="2"/>
                <w:szCs w:val="2"/>
              </w:rPr>
            </w:pPr>
          </w:p>
        </w:tc>
        <w:tc>
          <w:tcPr>
            <w:tcW w:w="2514" w:type="dxa"/>
            <w:tcBorders>
              <w:top w:val="single" w:sz="4" w:space="0" w:color="000000"/>
              <w:left w:val="single" w:sz="4" w:space="0" w:color="000000"/>
              <w:bottom w:val="single" w:sz="4" w:space="0" w:color="000000"/>
              <w:right w:val="single" w:sz="4" w:space="0" w:color="000000"/>
            </w:tcBorders>
          </w:tcPr>
          <w:p w14:paraId="62AC44D3" w14:textId="77777777" w:rsidR="009D3EAA" w:rsidRDefault="009D3EAA" w:rsidP="00F13846">
            <w:pPr>
              <w:pStyle w:val="TableParagraph"/>
              <w:spacing w:before="20" w:line="230" w:lineRule="exact"/>
              <w:ind w:left="478" w:right="446" w:hanging="11"/>
              <w:jc w:val="both"/>
              <w:rPr>
                <w:sz w:val="13"/>
              </w:rPr>
            </w:pPr>
            <w:r>
              <w:rPr>
                <w:position w:val="2"/>
                <w:sz w:val="20"/>
              </w:rPr>
              <w:t>As</w:t>
            </w:r>
            <w:r>
              <w:rPr>
                <w:sz w:val="13"/>
              </w:rPr>
              <w:t>dissolved</w:t>
            </w:r>
            <w:r>
              <w:rPr>
                <w:position w:val="2"/>
                <w:sz w:val="20"/>
              </w:rPr>
              <w:t>, Cd</w:t>
            </w:r>
            <w:r>
              <w:rPr>
                <w:sz w:val="13"/>
              </w:rPr>
              <w:t>dissolved</w:t>
            </w:r>
            <w:r>
              <w:rPr>
                <w:position w:val="2"/>
                <w:sz w:val="20"/>
              </w:rPr>
              <w:t>, Cr</w:t>
            </w:r>
            <w:r>
              <w:rPr>
                <w:sz w:val="13"/>
              </w:rPr>
              <w:t>dissolved</w:t>
            </w:r>
            <w:r>
              <w:rPr>
                <w:position w:val="2"/>
                <w:sz w:val="20"/>
              </w:rPr>
              <w:t>, Cu</w:t>
            </w:r>
            <w:r>
              <w:rPr>
                <w:sz w:val="13"/>
              </w:rPr>
              <w:t>dissolved</w:t>
            </w:r>
            <w:r>
              <w:rPr>
                <w:position w:val="2"/>
                <w:sz w:val="20"/>
              </w:rPr>
              <w:t>, Pb</w:t>
            </w:r>
            <w:r>
              <w:rPr>
                <w:sz w:val="13"/>
              </w:rPr>
              <w:t>dissolved</w:t>
            </w:r>
            <w:r>
              <w:rPr>
                <w:position w:val="2"/>
                <w:sz w:val="20"/>
              </w:rPr>
              <w:t>, Zn</w:t>
            </w:r>
            <w:r>
              <w:rPr>
                <w:sz w:val="13"/>
              </w:rPr>
              <w:t>dissolved</w:t>
            </w:r>
          </w:p>
        </w:tc>
        <w:tc>
          <w:tcPr>
            <w:tcW w:w="1399" w:type="dxa"/>
            <w:tcBorders>
              <w:top w:val="single" w:sz="4" w:space="0" w:color="000000"/>
              <w:left w:val="single" w:sz="4" w:space="0" w:color="000000"/>
              <w:bottom w:val="single" w:sz="4" w:space="0" w:color="000000"/>
              <w:right w:val="single" w:sz="4" w:space="0" w:color="000000"/>
            </w:tcBorders>
          </w:tcPr>
          <w:p w14:paraId="05D93D47" w14:textId="77777777" w:rsidR="009D3EAA" w:rsidRDefault="009D3EAA" w:rsidP="00F13846">
            <w:pPr>
              <w:pStyle w:val="TableParagraph"/>
              <w:rPr>
                <w:sz w:val="20"/>
              </w:rPr>
            </w:pPr>
          </w:p>
        </w:tc>
        <w:tc>
          <w:tcPr>
            <w:tcW w:w="2328" w:type="dxa"/>
            <w:tcBorders>
              <w:top w:val="single" w:sz="4" w:space="0" w:color="000000"/>
              <w:left w:val="single" w:sz="4" w:space="0" w:color="000000"/>
              <w:bottom w:val="single" w:sz="4" w:space="0" w:color="000000"/>
            </w:tcBorders>
          </w:tcPr>
          <w:p w14:paraId="7A109279" w14:textId="77777777" w:rsidR="009D3EAA" w:rsidRDefault="009D3EAA" w:rsidP="00F13846">
            <w:pPr>
              <w:pStyle w:val="TableParagraph"/>
              <w:spacing w:before="8"/>
              <w:rPr>
                <w:b/>
                <w:sz w:val="19"/>
              </w:rPr>
            </w:pPr>
          </w:p>
          <w:p w14:paraId="68D0294F" w14:textId="77777777" w:rsidR="009D3EAA" w:rsidRDefault="009D3EAA" w:rsidP="00F13846">
            <w:pPr>
              <w:pStyle w:val="TableParagraph"/>
              <w:ind w:left="158" w:right="134"/>
              <w:jc w:val="center"/>
              <w:rPr>
                <w:sz w:val="20"/>
              </w:rPr>
            </w:pPr>
            <w:r>
              <w:rPr>
                <w:sz w:val="20"/>
              </w:rPr>
              <w:t>Calibration: ±15%</w:t>
            </w:r>
          </w:p>
        </w:tc>
      </w:tr>
    </w:tbl>
    <w:p w14:paraId="3307A618" w14:textId="77777777" w:rsidR="009D3EAA" w:rsidRDefault="009D3EAA" w:rsidP="009D3EAA">
      <w:pPr>
        <w:pStyle w:val="BodyText"/>
        <w:rPr>
          <w:b/>
          <w:sz w:val="20"/>
        </w:rPr>
      </w:pPr>
    </w:p>
    <w:p w14:paraId="477BA296" w14:textId="77777777" w:rsidR="009D3EAA" w:rsidRDefault="009D3EAA" w:rsidP="009D3EAA">
      <w:pPr>
        <w:pStyle w:val="BodyText"/>
        <w:spacing w:before="10"/>
        <w:rPr>
          <w:b/>
          <w:sz w:val="19"/>
        </w:rPr>
      </w:pPr>
    </w:p>
    <w:p w14:paraId="6D193359" w14:textId="77777777" w:rsidR="009D3EAA" w:rsidRDefault="009D3EAA" w:rsidP="004A6F10">
      <w:pPr>
        <w:pStyle w:val="BodyText"/>
        <w:spacing w:before="90"/>
        <w:ind w:left="688" w:right="1087"/>
      </w:pPr>
      <w:r>
        <w:t>If analytical sample results exceed state water quality standards the KWF will do the following:</w:t>
      </w:r>
    </w:p>
    <w:p w14:paraId="7AD3DBE2" w14:textId="77777777" w:rsidR="009D3EAA" w:rsidRDefault="009D3EAA" w:rsidP="009D3EAA">
      <w:pPr>
        <w:pStyle w:val="BodyText"/>
        <w:spacing w:before="1"/>
      </w:pPr>
    </w:p>
    <w:p w14:paraId="2CA7655D" w14:textId="77777777" w:rsidR="009D3EAA" w:rsidRDefault="009D3EAA" w:rsidP="006128E6">
      <w:pPr>
        <w:pStyle w:val="ListParagraph"/>
        <w:numPr>
          <w:ilvl w:val="2"/>
          <w:numId w:val="3"/>
        </w:numPr>
        <w:tabs>
          <w:tab w:val="left" w:pos="1047"/>
          <w:tab w:val="left" w:pos="1048"/>
        </w:tabs>
        <w:ind w:right="667"/>
        <w:contextualSpacing w:val="0"/>
        <w:rPr>
          <w:sz w:val="24"/>
        </w:rPr>
      </w:pPr>
      <w:r>
        <w:rPr>
          <w:sz w:val="24"/>
        </w:rPr>
        <w:t>For the biannual water quality monitoring events in April and July, KWF will collect another sample as soon as possible to confirm the original findings if funding is available. Ideally, samples would be collected at the original sample location and one above and below the original</w:t>
      </w:r>
      <w:r>
        <w:rPr>
          <w:spacing w:val="-3"/>
          <w:sz w:val="24"/>
        </w:rPr>
        <w:t xml:space="preserve"> </w:t>
      </w:r>
      <w:r>
        <w:rPr>
          <w:sz w:val="24"/>
        </w:rPr>
        <w:t>location.</w:t>
      </w:r>
    </w:p>
    <w:p w14:paraId="2CE868CB" w14:textId="77777777" w:rsidR="009D3EAA" w:rsidRDefault="009D3EAA" w:rsidP="006128E6">
      <w:pPr>
        <w:pStyle w:val="ListParagraph"/>
        <w:numPr>
          <w:ilvl w:val="2"/>
          <w:numId w:val="3"/>
        </w:numPr>
        <w:tabs>
          <w:tab w:val="left" w:pos="1047"/>
          <w:tab w:val="left" w:pos="1048"/>
        </w:tabs>
        <w:ind w:right="491"/>
        <w:contextualSpacing w:val="0"/>
        <w:rPr>
          <w:sz w:val="24"/>
        </w:rPr>
      </w:pPr>
      <w:r>
        <w:rPr>
          <w:sz w:val="24"/>
        </w:rPr>
        <w:t>Flag the data, validate it, notify ADEC as soon as feasible and summarize it in the final report.</w:t>
      </w:r>
    </w:p>
    <w:p w14:paraId="6B08FC93" w14:textId="77777777" w:rsidR="009D3EAA" w:rsidRDefault="009D3EAA" w:rsidP="006128E6">
      <w:pPr>
        <w:pStyle w:val="ListParagraph"/>
        <w:numPr>
          <w:ilvl w:val="2"/>
          <w:numId w:val="3"/>
        </w:numPr>
        <w:tabs>
          <w:tab w:val="left" w:pos="1047"/>
          <w:tab w:val="left" w:pos="1048"/>
        </w:tabs>
        <w:ind w:right="592"/>
        <w:contextualSpacing w:val="0"/>
        <w:rPr>
          <w:sz w:val="24"/>
        </w:rPr>
      </w:pPr>
      <w:r>
        <w:rPr>
          <w:sz w:val="24"/>
        </w:rPr>
        <w:lastRenderedPageBreak/>
        <w:t>Flag the data, validate it, and use the information to help determine where and what to sample for in the</w:t>
      </w:r>
      <w:r>
        <w:rPr>
          <w:spacing w:val="-1"/>
          <w:sz w:val="24"/>
        </w:rPr>
        <w:t xml:space="preserve"> </w:t>
      </w:r>
      <w:r>
        <w:rPr>
          <w:sz w:val="24"/>
        </w:rPr>
        <w:t>future.</w:t>
      </w:r>
    </w:p>
    <w:p w14:paraId="52CE8285" w14:textId="77777777" w:rsidR="009D3EAA" w:rsidRPr="008631EA" w:rsidRDefault="009D3EAA" w:rsidP="006128E6">
      <w:pPr>
        <w:pStyle w:val="ListParagraph"/>
        <w:numPr>
          <w:ilvl w:val="2"/>
          <w:numId w:val="3"/>
        </w:numPr>
        <w:tabs>
          <w:tab w:val="left" w:pos="1047"/>
          <w:tab w:val="left" w:pos="1048"/>
        </w:tabs>
        <w:ind w:right="573"/>
        <w:contextualSpacing w:val="0"/>
        <w:rPr>
          <w:sz w:val="24"/>
        </w:rPr>
        <w:sectPr w:rsidR="009D3EAA" w:rsidRPr="008631EA">
          <w:pgSz w:w="11900" w:h="16840"/>
          <w:pgMar w:top="1620" w:right="940" w:bottom="940" w:left="1040" w:header="929" w:footer="744" w:gutter="0"/>
          <w:cols w:space="720"/>
        </w:sectPr>
      </w:pPr>
      <w:r>
        <w:rPr>
          <w:sz w:val="24"/>
        </w:rPr>
        <w:t>Prior to the public release of any data, KWF will inform ADEC of KWF’s intention to report the data. KWF will work closely with the ADEC project manager to ensure an accurate and consistent message will be</w:t>
      </w:r>
      <w:r>
        <w:rPr>
          <w:spacing w:val="-4"/>
          <w:sz w:val="24"/>
        </w:rPr>
        <w:t xml:space="preserve"> </w:t>
      </w:r>
      <w:r>
        <w:rPr>
          <w:sz w:val="24"/>
        </w:rPr>
        <w:t>delivered. Prior to final release, KWF will also notify partner organizations involved with fieldwork, sample analysis, and data management to ensure consistent messaging.</w:t>
      </w:r>
    </w:p>
    <w:p w14:paraId="5772108A" w14:textId="77777777" w:rsidR="009D3EAA" w:rsidRDefault="009D3EAA" w:rsidP="009D3EAA">
      <w:pPr>
        <w:pStyle w:val="BodyText"/>
        <w:spacing w:before="1"/>
      </w:pPr>
    </w:p>
    <w:p w14:paraId="4DF1715F" w14:textId="05B0BB39" w:rsidR="009D3EAA" w:rsidRDefault="009D3EAA" w:rsidP="004A6F10">
      <w:pPr>
        <w:pStyle w:val="Heading2"/>
      </w:pPr>
      <w:bookmarkStart w:id="159" w:name="B6._INSTRUMENT_/_EQUIPMENT_TESTING,_INSP"/>
      <w:bookmarkStart w:id="160" w:name="_Toc96073971"/>
      <w:bookmarkStart w:id="161" w:name="_Toc117087858"/>
      <w:bookmarkEnd w:id="159"/>
      <w:r>
        <w:t>B6.</w:t>
      </w:r>
      <w:r w:rsidR="004A6F10">
        <w:t xml:space="preserve"> </w:t>
      </w:r>
      <w:r>
        <w:t>I</w:t>
      </w:r>
      <w:r w:rsidR="004A6F10">
        <w:t>nstrument</w:t>
      </w:r>
      <w:r>
        <w:t xml:space="preserve"> / E</w:t>
      </w:r>
      <w:r w:rsidR="004A6F10">
        <w:t>quipment</w:t>
      </w:r>
      <w:r>
        <w:t xml:space="preserve"> T</w:t>
      </w:r>
      <w:r w:rsidR="004A6F10">
        <w:t>esting</w:t>
      </w:r>
      <w:r>
        <w:t>, I</w:t>
      </w:r>
      <w:r w:rsidR="004A6F10">
        <w:t>nspection</w:t>
      </w:r>
      <w:r>
        <w:t xml:space="preserve"> </w:t>
      </w:r>
      <w:r w:rsidR="00C82A02">
        <w:t>a</w:t>
      </w:r>
      <w:r w:rsidR="004A6F10">
        <w:t>nd</w:t>
      </w:r>
      <w:r>
        <w:t xml:space="preserve"> M</w:t>
      </w:r>
      <w:bookmarkEnd w:id="160"/>
      <w:r w:rsidR="004A6F10">
        <w:t>aintenance</w:t>
      </w:r>
      <w:bookmarkEnd w:id="161"/>
    </w:p>
    <w:p w14:paraId="4297314A" w14:textId="77777777" w:rsidR="009D3EAA" w:rsidRDefault="009D3EAA" w:rsidP="009D3EAA">
      <w:pPr>
        <w:pStyle w:val="BodyText"/>
        <w:rPr>
          <w:b/>
        </w:rPr>
      </w:pPr>
    </w:p>
    <w:p w14:paraId="3D4AAD50" w14:textId="77777777" w:rsidR="009D3EAA" w:rsidRDefault="009D3EAA" w:rsidP="009D3EAA">
      <w:pPr>
        <w:pStyle w:val="Heading2"/>
      </w:pPr>
      <w:bookmarkStart w:id="162" w:name="_Toc96073972"/>
      <w:bookmarkStart w:id="163" w:name="_Toc117087859"/>
      <w:r>
        <w:t>Agency Baseline</w:t>
      </w:r>
      <w:bookmarkEnd w:id="162"/>
      <w:bookmarkEnd w:id="163"/>
    </w:p>
    <w:p w14:paraId="74E7B033" w14:textId="295DCD37" w:rsidR="009D3EAA" w:rsidRDefault="009D3EAA" w:rsidP="009D3EAA">
      <w:pPr>
        <w:pStyle w:val="BodyText"/>
        <w:ind w:left="687" w:right="248"/>
      </w:pPr>
      <w:r>
        <w:t xml:space="preserve">Training is conducted by the QA Officer and/or SGS staff. The trainers describe the proper handling and maintenance of sample bottles and, once the water samples were taken, how to handle the samples while in transit to the </w:t>
      </w:r>
      <w:r w:rsidR="00C82A02">
        <w:t>drop off point</w:t>
      </w:r>
      <w:r>
        <w:t>. The only field analysis performed by monitors is in-situ temperature. Proper equipment handling and maintenance is also emphasized when each monitor picks up his/her sample kit assembled by SGS. Monitors are asked to contact the Project QA Officer immediately upon receipt if any sample bottles, caps, labeling material, data sheets, etc. are not included in the kit.</w:t>
      </w:r>
    </w:p>
    <w:p w14:paraId="775F8212" w14:textId="77777777" w:rsidR="009D3EAA" w:rsidRDefault="009D3EAA" w:rsidP="009D3EAA">
      <w:pPr>
        <w:pStyle w:val="BodyText"/>
        <w:spacing w:before="11"/>
        <w:rPr>
          <w:sz w:val="23"/>
        </w:rPr>
      </w:pPr>
    </w:p>
    <w:p w14:paraId="260DDBF6" w14:textId="77777777" w:rsidR="009D3EAA" w:rsidRDefault="009D3EAA" w:rsidP="009D3EAA">
      <w:pPr>
        <w:pStyle w:val="BodyText"/>
        <w:ind w:left="687" w:right="302"/>
      </w:pPr>
      <w:r>
        <w:t>All equipment, and kits are checked upon receipt by the Project QA Officer to ensure that all equipment is in working order and the kit was complete. Before each sampling event, Monitors are asked to inspect all kits for completeness. Kits are also inspected when Monitors bring them in with water samples to the Soldotna Wastewater Treatment Plant.</w:t>
      </w:r>
    </w:p>
    <w:p w14:paraId="7CBC23BC" w14:textId="77777777" w:rsidR="009D3EAA" w:rsidRDefault="009D3EAA" w:rsidP="009D3EAA">
      <w:pPr>
        <w:pStyle w:val="BodyText"/>
        <w:ind w:left="687"/>
      </w:pPr>
      <w:r>
        <w:t>SGS will provide extra sampling bottles in case some are missing in the kits.</w:t>
      </w:r>
    </w:p>
    <w:p w14:paraId="58B3EC6A" w14:textId="77777777" w:rsidR="009D3EAA" w:rsidRDefault="009D3EAA" w:rsidP="009D3EAA">
      <w:pPr>
        <w:pStyle w:val="BodyText"/>
        <w:spacing w:before="2"/>
      </w:pPr>
    </w:p>
    <w:p w14:paraId="098187F0" w14:textId="01510507" w:rsidR="009D3EAA" w:rsidRDefault="009D3EAA" w:rsidP="004A6F10">
      <w:pPr>
        <w:pStyle w:val="Heading2"/>
      </w:pPr>
      <w:bookmarkStart w:id="164" w:name="B7._INSTRUMENT_CALIBRATION_PROCEDURES"/>
      <w:bookmarkStart w:id="165" w:name="_Toc96073973"/>
      <w:bookmarkStart w:id="166" w:name="_Toc117087860"/>
      <w:bookmarkEnd w:id="164"/>
      <w:commentRangeStart w:id="167"/>
      <w:r>
        <w:t>B7.</w:t>
      </w:r>
      <w:r w:rsidR="004A6F10">
        <w:t xml:space="preserve"> </w:t>
      </w:r>
      <w:r>
        <w:t>I</w:t>
      </w:r>
      <w:r w:rsidR="004A6F10">
        <w:t>nstrument</w:t>
      </w:r>
      <w:r>
        <w:t xml:space="preserve"> C</w:t>
      </w:r>
      <w:r w:rsidR="004A6F10">
        <w:t>alibration</w:t>
      </w:r>
      <w:r>
        <w:rPr>
          <w:spacing w:val="-2"/>
        </w:rPr>
        <w:t xml:space="preserve"> </w:t>
      </w:r>
      <w:r>
        <w:t>P</w:t>
      </w:r>
      <w:bookmarkEnd w:id="165"/>
      <w:r w:rsidR="004A6F10">
        <w:t>rocedures</w:t>
      </w:r>
      <w:bookmarkEnd w:id="166"/>
      <w:commentRangeEnd w:id="167"/>
      <w:r w:rsidR="00C82A02">
        <w:rPr>
          <w:rStyle w:val="CommentReference"/>
          <w:b w:val="0"/>
          <w:bCs w:val="0"/>
          <w:i w:val="0"/>
        </w:rPr>
        <w:commentReference w:id="167"/>
      </w:r>
    </w:p>
    <w:p w14:paraId="4948A51B" w14:textId="77777777" w:rsidR="009D3EAA" w:rsidRDefault="009D3EAA" w:rsidP="009D3EAA">
      <w:pPr>
        <w:pStyle w:val="BodyText"/>
        <w:ind w:left="687" w:right="248"/>
      </w:pPr>
      <w:r>
        <w:t>Field instruments will be calibrated or verified within calibration tolerances prior to using the instruments. Calibrations will be in accordance with the respective EPA CWA approved method against standards of known traceability and within stated certification (expiration) dates. Calibrations, etc. will be documented as previously described.</w:t>
      </w:r>
    </w:p>
    <w:p w14:paraId="02F2C904" w14:textId="77777777" w:rsidR="009D3EAA" w:rsidRDefault="009D3EAA" w:rsidP="009D3EAA">
      <w:pPr>
        <w:pStyle w:val="BodyText"/>
        <w:spacing w:before="11"/>
        <w:rPr>
          <w:sz w:val="23"/>
        </w:rPr>
      </w:pPr>
    </w:p>
    <w:p w14:paraId="37164784" w14:textId="77777777" w:rsidR="009D3EAA" w:rsidRDefault="009D3EAA" w:rsidP="009D3EAA">
      <w:pPr>
        <w:pStyle w:val="BodyText"/>
        <w:ind w:left="687" w:right="262"/>
      </w:pPr>
      <w:r>
        <w:t xml:space="preserve">Contracted and sub-contracted laboratories will follow the calibration procedures found in its QAP and the laboratory’s SOPs. Specific calibration procedures for regulated pollutants will </w:t>
      </w:r>
      <w:proofErr w:type="gramStart"/>
      <w:r>
        <w:t>be in agreement</w:t>
      </w:r>
      <w:proofErr w:type="gramEnd"/>
      <w:r>
        <w:t xml:space="preserve"> with the respective EPA Approved CWA method of analysis. </w:t>
      </w:r>
      <w:r w:rsidRPr="00357C38">
        <w:rPr>
          <w:highlight w:val="yellow"/>
        </w:rPr>
        <w:t>Field and/or laboratory calibration records will be made available to ADEC upon request.</w:t>
      </w:r>
    </w:p>
    <w:p w14:paraId="6CC25B1C" w14:textId="77777777" w:rsidR="009D3EAA" w:rsidRDefault="009D3EAA" w:rsidP="009D3EAA">
      <w:pPr>
        <w:pStyle w:val="BodyText"/>
        <w:spacing w:before="1"/>
      </w:pPr>
    </w:p>
    <w:p w14:paraId="772E2EF0" w14:textId="77777777" w:rsidR="009D3EAA" w:rsidRPr="005A4E5E" w:rsidRDefault="009D3EAA" w:rsidP="005A4E5E">
      <w:pPr>
        <w:pStyle w:val="BodyText"/>
        <w:ind w:firstLine="687"/>
        <w:rPr>
          <w:b/>
        </w:rPr>
      </w:pPr>
      <w:bookmarkStart w:id="168" w:name="_Toc96073974"/>
      <w:r w:rsidRPr="005A4E5E">
        <w:rPr>
          <w:b/>
        </w:rPr>
        <w:t>Agency Baseline</w:t>
      </w:r>
      <w:bookmarkEnd w:id="168"/>
    </w:p>
    <w:p w14:paraId="41CBB170" w14:textId="77777777" w:rsidR="009D3EAA" w:rsidRDefault="009D3EAA" w:rsidP="009D3EAA">
      <w:pPr>
        <w:pStyle w:val="BodyText"/>
        <w:spacing w:before="9"/>
        <w:rPr>
          <w:b/>
          <w:i/>
          <w:sz w:val="23"/>
        </w:rPr>
      </w:pPr>
    </w:p>
    <w:p w14:paraId="3E62E017" w14:textId="77777777" w:rsidR="009D3EAA" w:rsidRDefault="009D3EAA" w:rsidP="009D3EAA">
      <w:pPr>
        <w:pStyle w:val="BodyText"/>
        <w:ind w:left="687"/>
      </w:pPr>
      <w:r>
        <w:t>Included as Appendix H to this document.</w:t>
      </w:r>
    </w:p>
    <w:p w14:paraId="723BBA5A" w14:textId="77777777" w:rsidR="009D3EAA" w:rsidRDefault="009D3EAA" w:rsidP="009D3EAA">
      <w:pPr>
        <w:pStyle w:val="BodyText"/>
      </w:pPr>
    </w:p>
    <w:p w14:paraId="78691364" w14:textId="551EFEB2" w:rsidR="009D3EAA" w:rsidRDefault="009D3EAA" w:rsidP="009D3EAA">
      <w:pPr>
        <w:pStyle w:val="BodyText"/>
        <w:ind w:left="687" w:right="502"/>
      </w:pPr>
      <w:r>
        <w:t>Note: YSI meters are calibrated to the manual specifications for each model listed. YSI meters are only used to collect temperature data. The YSI Temperature Meter QA form (KWF: WQ FORM 5) is found in Appendix I.</w:t>
      </w:r>
    </w:p>
    <w:p w14:paraId="7219D78A" w14:textId="77777777" w:rsidR="009D3EAA" w:rsidRDefault="009D3EAA" w:rsidP="009D3EAA">
      <w:pPr>
        <w:pStyle w:val="BodyText"/>
        <w:spacing w:before="3"/>
      </w:pPr>
    </w:p>
    <w:p w14:paraId="646EBED8" w14:textId="3F55EFF2" w:rsidR="009D3EAA" w:rsidRDefault="009D3EAA" w:rsidP="00C364A7">
      <w:pPr>
        <w:pStyle w:val="Heading2"/>
      </w:pPr>
      <w:bookmarkStart w:id="169" w:name="B8._INSPECTION_AND_ACCEPTANCE_REQUIREMEN"/>
      <w:bookmarkStart w:id="170" w:name="_Toc96073975"/>
      <w:bookmarkStart w:id="171" w:name="_Toc117087861"/>
      <w:bookmarkEnd w:id="169"/>
      <w:r>
        <w:t>B8.</w:t>
      </w:r>
      <w:r w:rsidR="00C364A7">
        <w:t xml:space="preserve"> </w:t>
      </w:r>
      <w:r>
        <w:t>I</w:t>
      </w:r>
      <w:r w:rsidR="00C364A7">
        <w:t>nspection</w:t>
      </w:r>
      <w:r>
        <w:t xml:space="preserve"> </w:t>
      </w:r>
      <w:r w:rsidR="00C82A02">
        <w:t>a</w:t>
      </w:r>
      <w:r w:rsidR="00C364A7">
        <w:t>nd</w:t>
      </w:r>
      <w:r>
        <w:t xml:space="preserve"> A</w:t>
      </w:r>
      <w:r w:rsidR="00C364A7">
        <w:t>cceptance</w:t>
      </w:r>
      <w:r>
        <w:t xml:space="preserve"> R</w:t>
      </w:r>
      <w:r w:rsidR="00C364A7">
        <w:t>equirements</w:t>
      </w:r>
      <w:r>
        <w:t xml:space="preserve"> </w:t>
      </w:r>
      <w:r w:rsidR="00C82A02">
        <w:t>f</w:t>
      </w:r>
      <w:r w:rsidR="00C364A7">
        <w:t>or</w:t>
      </w:r>
      <w:r>
        <w:rPr>
          <w:spacing w:val="-9"/>
        </w:rPr>
        <w:t xml:space="preserve"> </w:t>
      </w:r>
      <w:r>
        <w:t>S</w:t>
      </w:r>
      <w:bookmarkEnd w:id="170"/>
      <w:r w:rsidR="00C364A7">
        <w:t>upplies</w:t>
      </w:r>
      <w:bookmarkEnd w:id="171"/>
    </w:p>
    <w:p w14:paraId="079C4C19" w14:textId="77777777" w:rsidR="009D3EAA" w:rsidRDefault="009D3EAA" w:rsidP="009D3EAA">
      <w:pPr>
        <w:pStyle w:val="BodyText"/>
        <w:rPr>
          <w:b/>
        </w:rPr>
      </w:pPr>
    </w:p>
    <w:p w14:paraId="12201694" w14:textId="6310898B" w:rsidR="009D3EAA" w:rsidRPr="00C364A7" w:rsidRDefault="009D3EAA" w:rsidP="00C364A7">
      <w:pPr>
        <w:pStyle w:val="BodyText"/>
        <w:ind w:firstLine="687"/>
        <w:rPr>
          <w:b/>
        </w:rPr>
      </w:pPr>
      <w:bookmarkStart w:id="172" w:name="_Toc96073976"/>
      <w:r w:rsidRPr="00C364A7">
        <w:rPr>
          <w:b/>
        </w:rPr>
        <w:t>Agency Baseline</w:t>
      </w:r>
      <w:bookmarkEnd w:id="172"/>
    </w:p>
    <w:p w14:paraId="740EE7C8" w14:textId="1D5211D3" w:rsidR="009D3EAA" w:rsidRDefault="009D3EAA" w:rsidP="009D3EAA">
      <w:pPr>
        <w:pStyle w:val="BodyText"/>
        <w:ind w:left="687" w:right="274"/>
      </w:pPr>
      <w:r>
        <w:t xml:space="preserve">Monitoring supplies are provided by SGS. The lead contact at SGS has the responsibility of ordering equipment and supplies. All sample containers, tubing, filters, etc. provided by SGS will be certified clean for the analyses of interest. </w:t>
      </w:r>
      <w:r w:rsidR="0022144D">
        <w:t xml:space="preserve">The </w:t>
      </w:r>
      <w:r>
        <w:t>KWF team will take note of the information on the certificate of analysis that accompanies sample containers to ensure that they meet the specifications and guidance for contaminant-free sample containers for the analyses of interest. The project QA Officer has the responsibility to ensure that adequate supplies are available and being used at the time of sampling.</w:t>
      </w:r>
    </w:p>
    <w:p w14:paraId="7ADED073" w14:textId="77777777" w:rsidR="009D3EAA" w:rsidRDefault="009D3EAA" w:rsidP="009D3EAA">
      <w:pPr>
        <w:sectPr w:rsidR="009D3EAA">
          <w:pgSz w:w="11900" w:h="16840"/>
          <w:pgMar w:top="1620" w:right="940" w:bottom="940" w:left="1040" w:header="929" w:footer="744" w:gutter="0"/>
          <w:cols w:space="720"/>
        </w:sectPr>
      </w:pPr>
    </w:p>
    <w:p w14:paraId="50EFC217" w14:textId="77777777" w:rsidR="009D3EAA" w:rsidRDefault="009D3EAA" w:rsidP="009D3EAA">
      <w:pPr>
        <w:pStyle w:val="BodyText"/>
        <w:spacing w:before="1"/>
      </w:pPr>
    </w:p>
    <w:p w14:paraId="18F5BF01" w14:textId="02BCFD4D" w:rsidR="009D3EAA" w:rsidRDefault="009D3EAA" w:rsidP="00C266A5">
      <w:pPr>
        <w:pStyle w:val="Heading2"/>
        <w:ind w:left="0" w:firstLine="687"/>
      </w:pPr>
      <w:bookmarkStart w:id="173" w:name="B9._DATA_ACQUISITION_REQUIREMENTS_FOR_NO"/>
      <w:bookmarkStart w:id="174" w:name="_Toc96073977"/>
      <w:bookmarkStart w:id="175" w:name="_Toc117087862"/>
      <w:bookmarkEnd w:id="173"/>
      <w:r>
        <w:t>B9.</w:t>
      </w:r>
      <w:r w:rsidR="00C364A7">
        <w:t xml:space="preserve"> </w:t>
      </w:r>
      <w:r>
        <w:t>D</w:t>
      </w:r>
      <w:r w:rsidR="00C364A7">
        <w:t>ata</w:t>
      </w:r>
      <w:r>
        <w:t xml:space="preserve"> A</w:t>
      </w:r>
      <w:r w:rsidR="00C364A7">
        <w:t>cquisition</w:t>
      </w:r>
      <w:r>
        <w:t xml:space="preserve"> R</w:t>
      </w:r>
      <w:r w:rsidR="00C364A7">
        <w:t>equirements</w:t>
      </w:r>
      <w:r>
        <w:t xml:space="preserve"> </w:t>
      </w:r>
      <w:r w:rsidR="0022144D">
        <w:t>f</w:t>
      </w:r>
      <w:r w:rsidR="00C364A7">
        <w:t>or</w:t>
      </w:r>
      <w:r>
        <w:t xml:space="preserve"> N</w:t>
      </w:r>
      <w:r w:rsidR="00C364A7">
        <w:t>on</w:t>
      </w:r>
      <w:r>
        <w:t>-D</w:t>
      </w:r>
      <w:r w:rsidR="00C364A7">
        <w:t xml:space="preserve">irect </w:t>
      </w:r>
      <w:r>
        <w:t>M</w:t>
      </w:r>
      <w:bookmarkEnd w:id="174"/>
      <w:r w:rsidR="00C364A7">
        <w:t>easurements</w:t>
      </w:r>
      <w:bookmarkEnd w:id="175"/>
    </w:p>
    <w:p w14:paraId="26AD4A41" w14:textId="77777777" w:rsidR="009D3EAA" w:rsidRDefault="009D3EAA" w:rsidP="009D3EAA">
      <w:pPr>
        <w:pStyle w:val="BodyText"/>
        <w:rPr>
          <w:b/>
        </w:rPr>
      </w:pPr>
    </w:p>
    <w:p w14:paraId="61065EA0" w14:textId="77777777" w:rsidR="009D3EAA" w:rsidRPr="00F13846" w:rsidRDefault="009D3EAA" w:rsidP="00F13846">
      <w:pPr>
        <w:pStyle w:val="BodyText"/>
        <w:ind w:firstLine="687"/>
        <w:rPr>
          <w:b/>
          <w:i/>
        </w:rPr>
      </w:pPr>
      <w:bookmarkStart w:id="176" w:name="_Toc96073978"/>
      <w:bookmarkStart w:id="177" w:name="_Toc117087863"/>
      <w:r w:rsidRPr="00F13846">
        <w:rPr>
          <w:b/>
          <w:i/>
        </w:rPr>
        <w:t>Applies to all elements of the monitoring effort</w:t>
      </w:r>
      <w:bookmarkEnd w:id="176"/>
      <w:bookmarkEnd w:id="177"/>
    </w:p>
    <w:p w14:paraId="4C69171C" w14:textId="3AB1D972" w:rsidR="009D3EAA" w:rsidRDefault="009D3EAA" w:rsidP="009D3EAA">
      <w:pPr>
        <w:pStyle w:val="BodyText"/>
        <w:ind w:left="687" w:right="254"/>
      </w:pPr>
      <w:r>
        <w:t>Weather data downloaded or purchased through the National Oceanic and Atmospheric Administration (NOAA) w</w:t>
      </w:r>
      <w:r w:rsidR="00C266A5" w:rsidRPr="006F1622">
        <w:t>eb site (</w:t>
      </w:r>
      <w:hyperlink r:id="rId32" w:history="1">
        <w:r w:rsidR="00C266A5" w:rsidRPr="006F1622">
          <w:rPr>
            <w:rStyle w:val="Hyperlink"/>
          </w:rPr>
          <w:t>http://www.ncei.noaa.gov</w:t>
        </w:r>
      </w:hyperlink>
      <w:r w:rsidR="00C266A5" w:rsidRPr="006F1622">
        <w:t xml:space="preserve">) </w:t>
      </w:r>
      <w:r>
        <w:t xml:space="preserve">also will be used and assumed accurate. Stream discharge data may be obtained from the U.S. Geological Survey (USGS) </w:t>
      </w:r>
      <w:r w:rsidR="0022144D">
        <w:t>(</w:t>
      </w:r>
      <w:hyperlink r:id="rId33" w:history="1">
        <w:r w:rsidR="0022144D" w:rsidRPr="0022144D">
          <w:rPr>
            <w:rStyle w:val="Hyperlink"/>
          </w:rPr>
          <w:t>https://maps.waterdata.usgs.gov/mapper/)</w:t>
        </w:r>
      </w:hyperlink>
      <w:r>
        <w:t>and will be assumed to be accurate.</w:t>
      </w:r>
    </w:p>
    <w:p w14:paraId="76A87817" w14:textId="77777777" w:rsidR="009D3EAA" w:rsidRDefault="009D3EAA" w:rsidP="009D3EAA">
      <w:pPr>
        <w:pStyle w:val="BodyText"/>
        <w:spacing w:before="2"/>
      </w:pPr>
    </w:p>
    <w:p w14:paraId="61471D66" w14:textId="2689D82A" w:rsidR="00C266A5" w:rsidRDefault="009D3EAA" w:rsidP="00C266A5">
      <w:pPr>
        <w:pStyle w:val="Heading2"/>
      </w:pPr>
      <w:bookmarkStart w:id="178" w:name="B10._DATA_MANAGEMENT"/>
      <w:bookmarkStart w:id="179" w:name="_Toc96073979"/>
      <w:bookmarkStart w:id="180" w:name="_Toc117087864"/>
      <w:bookmarkEnd w:id="178"/>
      <w:r>
        <w:t>B10.</w:t>
      </w:r>
      <w:r w:rsidR="00C266A5">
        <w:t xml:space="preserve"> </w:t>
      </w:r>
      <w:r>
        <w:t>D</w:t>
      </w:r>
      <w:r w:rsidR="00C266A5">
        <w:t>ata</w:t>
      </w:r>
      <w:r>
        <w:rPr>
          <w:spacing w:val="-2"/>
        </w:rPr>
        <w:t xml:space="preserve"> </w:t>
      </w:r>
      <w:r>
        <w:t>M</w:t>
      </w:r>
      <w:bookmarkEnd w:id="179"/>
      <w:r w:rsidR="00C266A5">
        <w:t>anagement</w:t>
      </w:r>
      <w:bookmarkEnd w:id="180"/>
    </w:p>
    <w:p w14:paraId="750DF473" w14:textId="11369A7B" w:rsidR="009D3EAA" w:rsidRDefault="009D3EAA" w:rsidP="00C266A5">
      <w:pPr>
        <w:pStyle w:val="BodyText"/>
        <w:ind w:left="687"/>
      </w:pPr>
      <w:r>
        <w:t>The success of a monitoring project relies on data and their interpretation. It is critical that data be available to users and that these data are:</w:t>
      </w:r>
    </w:p>
    <w:p w14:paraId="76D10CAA" w14:textId="4CDFC780" w:rsidR="00C266A5" w:rsidRDefault="00C266A5" w:rsidP="00C266A5">
      <w:pPr>
        <w:pStyle w:val="BodyText"/>
        <w:ind w:left="687"/>
      </w:pPr>
    </w:p>
    <w:p w14:paraId="5E8C2E6B" w14:textId="77777777" w:rsidR="00C266A5" w:rsidRDefault="009D3EAA" w:rsidP="006128E6">
      <w:pPr>
        <w:pStyle w:val="BodyText"/>
        <w:numPr>
          <w:ilvl w:val="0"/>
          <w:numId w:val="19"/>
        </w:numPr>
      </w:pPr>
      <w:r w:rsidRPr="00C266A5">
        <w:t>Of known</w:t>
      </w:r>
      <w:r w:rsidRPr="00C266A5">
        <w:rPr>
          <w:spacing w:val="-2"/>
        </w:rPr>
        <w:t xml:space="preserve"> </w:t>
      </w:r>
      <w:r w:rsidRPr="00C266A5">
        <w:t>quality</w:t>
      </w:r>
    </w:p>
    <w:p w14:paraId="592D370B" w14:textId="1B890E1B" w:rsidR="00C266A5" w:rsidRDefault="009D3EAA" w:rsidP="006128E6">
      <w:pPr>
        <w:pStyle w:val="BodyText"/>
        <w:numPr>
          <w:ilvl w:val="0"/>
          <w:numId w:val="19"/>
        </w:numPr>
      </w:pPr>
      <w:r w:rsidRPr="00C266A5">
        <w:t>Reliable</w:t>
      </w:r>
    </w:p>
    <w:p w14:paraId="7C35158F" w14:textId="46EACECA" w:rsidR="00C266A5" w:rsidRDefault="009D3EAA" w:rsidP="006128E6">
      <w:pPr>
        <w:pStyle w:val="BodyText"/>
        <w:numPr>
          <w:ilvl w:val="0"/>
          <w:numId w:val="19"/>
        </w:numPr>
      </w:pPr>
      <w:r w:rsidRPr="00C266A5">
        <w:t>Aggregated in a manner consistent with their prime use</w:t>
      </w:r>
    </w:p>
    <w:p w14:paraId="7B65B656" w14:textId="390BF3CD" w:rsidR="009D3EAA" w:rsidRPr="00C266A5" w:rsidRDefault="009D3EAA" w:rsidP="006128E6">
      <w:pPr>
        <w:pStyle w:val="BodyText"/>
        <w:numPr>
          <w:ilvl w:val="0"/>
          <w:numId w:val="19"/>
        </w:numPr>
      </w:pPr>
      <w:r w:rsidRPr="00C266A5">
        <w:t>Accessible to a variety of</w:t>
      </w:r>
      <w:r w:rsidRPr="00C266A5">
        <w:rPr>
          <w:spacing w:val="-2"/>
        </w:rPr>
        <w:t xml:space="preserve"> </w:t>
      </w:r>
      <w:r w:rsidRPr="00C266A5">
        <w:t>users</w:t>
      </w:r>
    </w:p>
    <w:p w14:paraId="0810EE44" w14:textId="77777777" w:rsidR="009D3EAA" w:rsidRDefault="009D3EAA" w:rsidP="009D3EAA">
      <w:pPr>
        <w:pStyle w:val="BodyText"/>
        <w:spacing w:before="9"/>
        <w:rPr>
          <w:sz w:val="23"/>
        </w:rPr>
      </w:pPr>
    </w:p>
    <w:p w14:paraId="0C916546" w14:textId="77777777" w:rsidR="009D3EAA" w:rsidRDefault="009D3EAA" w:rsidP="00EA0AA6">
      <w:pPr>
        <w:pStyle w:val="BodyText"/>
        <w:ind w:left="720" w:right="475"/>
      </w:pPr>
      <w:r>
        <w:t>Quality Assurance/Quality Control (QA/QC) of data management begins with the raw data and ends with a defensible report, preferably through the computerized messaging of raw data.</w:t>
      </w:r>
    </w:p>
    <w:p w14:paraId="40E6D53E" w14:textId="77777777" w:rsidR="009D3EAA" w:rsidRDefault="009D3EAA" w:rsidP="009D3EAA">
      <w:pPr>
        <w:pStyle w:val="BodyText"/>
      </w:pPr>
    </w:p>
    <w:p w14:paraId="728F88CE" w14:textId="77777777" w:rsidR="009D3EAA" w:rsidRDefault="009D3EAA" w:rsidP="00EA0AA6">
      <w:pPr>
        <w:pStyle w:val="BodyText"/>
        <w:ind w:left="720" w:right="389"/>
      </w:pPr>
      <w:r>
        <w:t>Data management encompasses and traces the path of the data from their generation to their final use or storage [e.g., from field measurements and sample collection/recording through transfer of data to computers (laptops, data acquisition systems, etc.), laboratory analysis, data validation/verification, QA assessments and reporting of data of known quality to the ADEC Division of Water Project Manager. Data management also includes/discusses the control mechanism for detecting and correcting errors.</w:t>
      </w:r>
    </w:p>
    <w:p w14:paraId="7C4D6782" w14:textId="77777777" w:rsidR="00362DDF" w:rsidRDefault="00362DDF" w:rsidP="00307E5C">
      <w:pPr>
        <w:pStyle w:val="BodyText"/>
        <w:ind w:right="389"/>
      </w:pPr>
    </w:p>
    <w:p w14:paraId="1D3AE63A" w14:textId="77777777" w:rsidR="00EA0AA6" w:rsidRDefault="009D3EAA" w:rsidP="00EA0AA6">
      <w:pPr>
        <w:pStyle w:val="BodyText"/>
        <w:ind w:left="720" w:right="389"/>
      </w:pPr>
      <w:r>
        <w:t>Various people are responsible for separate or discrete parts of the data management process:</w:t>
      </w:r>
    </w:p>
    <w:p w14:paraId="2C830037" w14:textId="77777777" w:rsidR="00EA0AA6" w:rsidRDefault="00EA0AA6" w:rsidP="00EA0AA6">
      <w:pPr>
        <w:pStyle w:val="BodyText"/>
        <w:ind w:left="720" w:right="389"/>
      </w:pPr>
    </w:p>
    <w:p w14:paraId="0ED5CE1C" w14:textId="77777777" w:rsidR="00EA0AA6" w:rsidRDefault="009D3EAA" w:rsidP="006128E6">
      <w:pPr>
        <w:pStyle w:val="BodyText"/>
        <w:numPr>
          <w:ilvl w:val="0"/>
          <w:numId w:val="20"/>
        </w:numPr>
        <w:ind w:right="389"/>
      </w:pPr>
      <w:r w:rsidRPr="00EA0AA6">
        <w:t>The sampling team is responsible for field measurements/sample collection and recording of data and subsequent shipment of samples to laboratories for analyses. They assemble data files, which includes raw data, calibration information and certificates, QC checks (routine checks), data flags, sampler comments and meta data where available. These files are assembled and forwarded for secondary data review by the sampling manager or</w:t>
      </w:r>
      <w:r w:rsidRPr="00EA0AA6">
        <w:rPr>
          <w:spacing w:val="-1"/>
        </w:rPr>
        <w:t xml:space="preserve"> </w:t>
      </w:r>
      <w:r w:rsidRPr="00EA0AA6">
        <w:t>supervisor.</w:t>
      </w:r>
    </w:p>
    <w:p w14:paraId="4C4EDD94" w14:textId="77777777" w:rsidR="00EA0AA6" w:rsidRDefault="009D3EAA" w:rsidP="006128E6">
      <w:pPr>
        <w:pStyle w:val="BodyText"/>
        <w:numPr>
          <w:ilvl w:val="0"/>
          <w:numId w:val="20"/>
        </w:numPr>
        <w:ind w:right="389"/>
      </w:pPr>
      <w:r w:rsidRPr="00EA0AA6">
        <w:t>Laboratories are responsible for complying with the data quality objectives specified in the QAPP and as specified in the laboratory QAP and method specific SOPs. Validated sample laboratory data results with respective analytical method QA/QC results and acceptance criteria are reported to the sampling manager or project</w:t>
      </w:r>
      <w:r w:rsidRPr="00EA0AA6">
        <w:rPr>
          <w:spacing w:val="-11"/>
        </w:rPr>
        <w:t xml:space="preserve"> </w:t>
      </w:r>
      <w:r w:rsidRPr="00EA0AA6">
        <w:t>supervisor.</w:t>
      </w:r>
    </w:p>
    <w:p w14:paraId="70C3B739" w14:textId="47A1134A" w:rsidR="00EA0AA6" w:rsidRDefault="009D3EAA" w:rsidP="006128E6">
      <w:pPr>
        <w:pStyle w:val="BodyText"/>
        <w:numPr>
          <w:ilvl w:val="0"/>
          <w:numId w:val="20"/>
        </w:numPr>
        <w:ind w:right="389"/>
      </w:pPr>
      <w:r w:rsidRPr="00EA0AA6">
        <w:t xml:space="preserve">Secondary reviewers (sampling coordinator/supervisor/project supervisor) are responsible for QA/QC review, verification and validation of field and laboratory data and data reformatting as appropriate for reporting to </w:t>
      </w:r>
      <w:r w:rsidR="00307E5C">
        <w:t>the EPA Water Quality Exchange</w:t>
      </w:r>
      <w:r w:rsidRPr="00EA0AA6">
        <w:t>, A</w:t>
      </w:r>
      <w:r w:rsidR="00307E5C">
        <w:t>W</w:t>
      </w:r>
      <w:r w:rsidRPr="00EA0AA6">
        <w:t>QMS, and reporting validated data to the project</w:t>
      </w:r>
      <w:r w:rsidRPr="00EA0AA6">
        <w:rPr>
          <w:spacing w:val="-3"/>
        </w:rPr>
        <w:t xml:space="preserve"> </w:t>
      </w:r>
      <w:r w:rsidRPr="00EA0AA6">
        <w:t>manager.</w:t>
      </w:r>
    </w:p>
    <w:p w14:paraId="27A94FE4" w14:textId="77777777" w:rsidR="00EA0AA6" w:rsidRDefault="009D3EAA" w:rsidP="006128E6">
      <w:pPr>
        <w:pStyle w:val="BodyText"/>
        <w:numPr>
          <w:ilvl w:val="0"/>
          <w:numId w:val="20"/>
        </w:numPr>
        <w:ind w:right="389"/>
      </w:pPr>
      <w:r w:rsidRPr="00EA0AA6">
        <w:t xml:space="preserve">The project QA officer is responsible for performing routine independent reviews of data to ensure the monitoring projects data quality objectives are being met. Findings and recommended corrective actions (as appropriate) are reported directly </w:t>
      </w:r>
      <w:r w:rsidRPr="00EA0AA6">
        <w:lastRenderedPageBreak/>
        <w:t>to project management.</w:t>
      </w:r>
    </w:p>
    <w:p w14:paraId="5E8A0F14" w14:textId="77777777" w:rsidR="00EA0AA6" w:rsidRDefault="009D3EAA" w:rsidP="006128E6">
      <w:pPr>
        <w:pStyle w:val="BodyText"/>
        <w:numPr>
          <w:ilvl w:val="0"/>
          <w:numId w:val="20"/>
        </w:numPr>
        <w:ind w:right="389"/>
      </w:pPr>
      <w:r w:rsidRPr="00EA0AA6">
        <w:t>The project manager is responsible for final data</w:t>
      </w:r>
      <w:r w:rsidRPr="00EA0AA6">
        <w:rPr>
          <w:spacing w:val="-4"/>
        </w:rPr>
        <w:t xml:space="preserve"> </w:t>
      </w:r>
      <w:r w:rsidRPr="00EA0AA6">
        <w:t>certification</w:t>
      </w:r>
    </w:p>
    <w:p w14:paraId="3CA528B2" w14:textId="6D512F22" w:rsidR="009D3EAA" w:rsidRPr="00EA0AA6" w:rsidRDefault="009D3EAA" w:rsidP="006128E6">
      <w:pPr>
        <w:pStyle w:val="BodyText"/>
        <w:numPr>
          <w:ilvl w:val="0"/>
          <w:numId w:val="20"/>
        </w:numPr>
        <w:ind w:right="389"/>
      </w:pPr>
      <w:commentRangeStart w:id="181"/>
      <w:r w:rsidRPr="00EA0AA6">
        <w:rPr>
          <w:highlight w:val="yellow"/>
        </w:rPr>
        <w:t>ADEC DOW Project Manager/WQAO conducts a final review (tertiary review) and submits the validated data to STORET,</w:t>
      </w:r>
      <w:r w:rsidRPr="00EA0AA6">
        <w:rPr>
          <w:spacing w:val="-2"/>
          <w:highlight w:val="yellow"/>
        </w:rPr>
        <w:t xml:space="preserve"> </w:t>
      </w:r>
      <w:r w:rsidRPr="00EA0AA6">
        <w:rPr>
          <w:highlight w:val="yellow"/>
        </w:rPr>
        <w:t>AQMS</w:t>
      </w:r>
      <w:commentRangeEnd w:id="181"/>
      <w:r w:rsidR="00A412ED">
        <w:rPr>
          <w:rStyle w:val="CommentReference"/>
        </w:rPr>
        <w:commentReference w:id="181"/>
      </w:r>
      <w:r w:rsidRPr="00EA0AA6">
        <w:rPr>
          <w:highlight w:val="yellow"/>
        </w:rPr>
        <w:t>.</w:t>
      </w:r>
    </w:p>
    <w:p w14:paraId="2717170C" w14:textId="77777777" w:rsidR="009D3EAA" w:rsidRDefault="009D3EAA" w:rsidP="009D3EAA">
      <w:pPr>
        <w:pStyle w:val="BodyText"/>
        <w:rPr>
          <w:sz w:val="26"/>
        </w:rPr>
      </w:pPr>
    </w:p>
    <w:p w14:paraId="3BDBEDCB" w14:textId="77777777" w:rsidR="009D3EAA" w:rsidRDefault="009D3EAA" w:rsidP="009D3EAA">
      <w:pPr>
        <w:pStyle w:val="BodyText"/>
        <w:spacing w:before="2"/>
        <w:rPr>
          <w:sz w:val="22"/>
        </w:rPr>
      </w:pPr>
    </w:p>
    <w:p w14:paraId="7F3E54B1" w14:textId="77777777" w:rsidR="009D3EAA" w:rsidRDefault="009D3EAA" w:rsidP="006128E6">
      <w:pPr>
        <w:pStyle w:val="ListParagraph"/>
        <w:numPr>
          <w:ilvl w:val="2"/>
          <w:numId w:val="14"/>
        </w:numPr>
        <w:tabs>
          <w:tab w:val="left" w:pos="1408"/>
        </w:tabs>
        <w:spacing w:line="275" w:lineRule="exact"/>
        <w:contextualSpacing w:val="0"/>
        <w:rPr>
          <w:b/>
          <w:sz w:val="24"/>
        </w:rPr>
      </w:pPr>
      <w:r>
        <w:rPr>
          <w:b/>
          <w:sz w:val="24"/>
        </w:rPr>
        <w:t>Data Storage and</w:t>
      </w:r>
      <w:r>
        <w:rPr>
          <w:b/>
          <w:spacing w:val="-2"/>
          <w:sz w:val="24"/>
        </w:rPr>
        <w:t xml:space="preserve"> </w:t>
      </w:r>
      <w:r>
        <w:rPr>
          <w:b/>
          <w:sz w:val="24"/>
        </w:rPr>
        <w:t>Retention</w:t>
      </w:r>
    </w:p>
    <w:p w14:paraId="1544033D" w14:textId="62D5FFD6" w:rsidR="009D3EAA" w:rsidRDefault="009D3EAA" w:rsidP="009D3EAA">
      <w:pPr>
        <w:pStyle w:val="BodyText"/>
        <w:ind w:left="688" w:right="341"/>
      </w:pPr>
      <w:r>
        <w:t>Data management files will be stored as described below and in Section A9, Documents and Records. Laboratory records must be retained by the contract laboratory for a minimum of five years.</w:t>
      </w:r>
    </w:p>
    <w:p w14:paraId="46C490E7" w14:textId="77777777" w:rsidR="00A412ED" w:rsidRDefault="00A412ED" w:rsidP="009D3EAA">
      <w:pPr>
        <w:pStyle w:val="BodyText"/>
        <w:ind w:left="688" w:right="341"/>
      </w:pPr>
    </w:p>
    <w:p w14:paraId="6D3CF53A" w14:textId="265D42BC" w:rsidR="009D3EAA" w:rsidRPr="00F13846" w:rsidRDefault="009D3EAA" w:rsidP="00F13846">
      <w:pPr>
        <w:pStyle w:val="BodyText"/>
        <w:ind w:firstLine="687"/>
        <w:rPr>
          <w:b/>
        </w:rPr>
      </w:pPr>
      <w:bookmarkStart w:id="182" w:name="_Toc96073980"/>
      <w:r w:rsidRPr="00F13846">
        <w:rPr>
          <w:rStyle w:val="BodyTextChar"/>
          <w:b/>
        </w:rPr>
        <w:t>Agency Baseline</w:t>
      </w:r>
      <w:r w:rsidRPr="00F13846">
        <w:rPr>
          <w:b/>
        </w:rPr>
        <w:t xml:space="preserve"> </w:t>
      </w:r>
      <w:bookmarkEnd w:id="182"/>
    </w:p>
    <w:p w14:paraId="5698A981" w14:textId="48DF3034" w:rsidR="009D3EAA" w:rsidRDefault="009D3EAA" w:rsidP="009D4825">
      <w:pPr>
        <w:pStyle w:val="BodyText"/>
        <w:ind w:left="687" w:right="295"/>
      </w:pPr>
      <w:r>
        <w:t xml:space="preserve">All data are reviewed by the Project QA Officer and the Project Manager before data are accepted. Data will be </w:t>
      </w:r>
      <w:ins w:id="183" w:author="ben" w:date="2022-11-01T10:52:00Z">
        <w:r w:rsidR="00230E63">
          <w:t>converted</w:t>
        </w:r>
      </w:ins>
      <w:del w:id="184" w:author="ben" w:date="2022-11-01T10:52:00Z">
        <w:r w:rsidDel="00230E63">
          <w:delText>entered</w:delText>
        </w:r>
      </w:del>
      <w:r>
        <w:t xml:space="preserve"> into a customize</w:t>
      </w:r>
      <w:r w:rsidR="00E671E7">
        <w:t xml:space="preserve">d </w:t>
      </w:r>
      <w:r>
        <w:t>template in Microsoft Excel</w:t>
      </w:r>
      <w:r w:rsidR="00E671E7">
        <w:t xml:space="preserve"> compatible with the data uplift proc</w:t>
      </w:r>
      <w:r w:rsidR="009D4825">
        <w:t>edure being applied (e.g. the EPA Water Quality Exchange or the Ambient Water Quality Management System (AWQMS))</w:t>
      </w:r>
      <w:r>
        <w:t>. Data will be reviewed to determine if water quality problems exist and any values exceed water quality standards. Data files are backed up on KWF server</w:t>
      </w:r>
      <w:r w:rsidR="00230E63">
        <w:t xml:space="preserve">, </w:t>
      </w:r>
      <w:ins w:id="185" w:author="ben" w:date="2022-11-01T10:53:00Z">
        <w:r w:rsidR="00230E63">
          <w:t xml:space="preserve">which in turn is backed up </w:t>
        </w:r>
      </w:ins>
      <w:ins w:id="186" w:author="ben" w:date="2022-11-01T10:54:00Z">
        <w:r w:rsidR="00230E63">
          <w:t>at a</w:t>
        </w:r>
      </w:ins>
      <w:ins w:id="187" w:author="ben" w:date="2022-11-01T10:55:00Z">
        <w:r w:rsidR="00230E63">
          <w:t xml:space="preserve"> </w:t>
        </w:r>
      </w:ins>
      <w:ins w:id="188" w:author="ben" w:date="2022-11-01T10:54:00Z">
        <w:r w:rsidR="00230E63">
          <w:t>remote location</w:t>
        </w:r>
      </w:ins>
      <w:ins w:id="189" w:author="ben" w:date="2022-11-01T10:55:00Z">
        <w:r w:rsidR="00230E63">
          <w:t xml:space="preserve"> </w:t>
        </w:r>
      </w:ins>
      <w:ins w:id="190" w:author="ben" w:date="2022-11-01T10:53:00Z">
        <w:r w:rsidR="00230E63">
          <w:t>by the IT</w:t>
        </w:r>
      </w:ins>
      <w:ins w:id="191" w:author="ben" w:date="2022-11-01T10:54:00Z">
        <w:r w:rsidR="00230E63">
          <w:t xml:space="preserve"> service provider North Tech Group (</w:t>
        </w:r>
      </w:ins>
      <w:r w:rsidR="00230E63">
        <w:fldChar w:fldCharType="begin"/>
      </w:r>
      <w:r w:rsidR="00230E63">
        <w:instrText xml:space="preserve"> HYPERLINK "</w:instrText>
      </w:r>
      <w:ins w:id="192" w:author="ben" w:date="2022-11-01T10:54:00Z">
        <w:r w:rsidR="00230E63" w:rsidRPr="00230E63">
          <w:instrText>https://northtechgroup.com/</w:instrText>
        </w:r>
      </w:ins>
      <w:r w:rsidR="00230E63">
        <w:instrText xml:space="preserve">" </w:instrText>
      </w:r>
      <w:r w:rsidR="00230E63">
        <w:fldChar w:fldCharType="separate"/>
      </w:r>
      <w:ins w:id="193" w:author="ben" w:date="2022-11-01T10:54:00Z">
        <w:r w:rsidR="00230E63" w:rsidRPr="00EC698C">
          <w:rPr>
            <w:rStyle w:val="Hyperlink"/>
          </w:rPr>
          <w:t>https://northtechgroup.com/</w:t>
        </w:r>
      </w:ins>
      <w:r w:rsidR="00230E63">
        <w:fldChar w:fldCharType="end"/>
      </w:r>
      <w:ins w:id="194" w:author="ben" w:date="2022-11-01T10:54:00Z">
        <w:r w:rsidR="00230E63">
          <w:t>).</w:t>
        </w:r>
      </w:ins>
      <w:r w:rsidR="00230E63">
        <w:t xml:space="preserve"> </w:t>
      </w:r>
      <w:ins w:id="195" w:author="ben" w:date="2022-11-01T10:55:00Z">
        <w:r w:rsidR="00230E63">
          <w:t>See Figure 4 for the data management flowchart.</w:t>
        </w:r>
      </w:ins>
    </w:p>
    <w:p w14:paraId="39ABA862" w14:textId="77777777" w:rsidR="009D3EAA" w:rsidRDefault="009D3EAA" w:rsidP="009D3EAA">
      <w:pPr>
        <w:pStyle w:val="BodyText"/>
        <w:rPr>
          <w:sz w:val="20"/>
        </w:rPr>
      </w:pPr>
    </w:p>
    <w:p w14:paraId="09678E5F" w14:textId="77777777" w:rsidR="009D3EAA" w:rsidRDefault="009D3EAA" w:rsidP="009D3EAA">
      <w:pPr>
        <w:pStyle w:val="BodyText"/>
        <w:rPr>
          <w:sz w:val="20"/>
        </w:rPr>
      </w:pPr>
    </w:p>
    <w:p w14:paraId="67E2B65B" w14:textId="77777777" w:rsidR="009D3EAA" w:rsidRDefault="009D3EAA" w:rsidP="009D3EAA">
      <w:pPr>
        <w:pStyle w:val="BodyText"/>
        <w:spacing w:before="9"/>
        <w:rPr>
          <w:sz w:val="21"/>
        </w:rPr>
      </w:pPr>
    </w:p>
    <w:p w14:paraId="7F7AA921" w14:textId="77777777" w:rsidR="009D3EAA" w:rsidRDefault="009D3EAA" w:rsidP="009D3EAA">
      <w:pPr>
        <w:pStyle w:val="BodyText"/>
        <w:spacing w:before="9"/>
        <w:rPr>
          <w:sz w:val="21"/>
        </w:rPr>
      </w:pPr>
    </w:p>
    <w:p w14:paraId="1FB762A8" w14:textId="77777777" w:rsidR="009D3EAA" w:rsidRDefault="009D3EAA" w:rsidP="009D3EAA">
      <w:pPr>
        <w:pStyle w:val="BodyText"/>
        <w:spacing w:before="2"/>
        <w:rPr>
          <w:sz w:val="7"/>
        </w:rPr>
      </w:pPr>
    </w:p>
    <w:p w14:paraId="595090AF" w14:textId="77777777" w:rsidR="009D3EAA" w:rsidRDefault="009D3EAA" w:rsidP="009D3EAA">
      <w:pPr>
        <w:spacing w:before="90"/>
        <w:rPr>
          <w:b/>
          <w:sz w:val="24"/>
        </w:rPr>
      </w:pPr>
    </w:p>
    <w:p w14:paraId="2BAC1775" w14:textId="77777777" w:rsidR="009D3EAA" w:rsidRDefault="009D3EAA" w:rsidP="009D3EAA">
      <w:pPr>
        <w:rPr>
          <w:sz w:val="24"/>
        </w:rPr>
      </w:pPr>
    </w:p>
    <w:p w14:paraId="13A8DDF8" w14:textId="77777777" w:rsidR="00846D72" w:rsidRDefault="00846D72" w:rsidP="009D3EAA">
      <w:pPr>
        <w:rPr>
          <w:sz w:val="24"/>
        </w:rPr>
      </w:pPr>
    </w:p>
    <w:p w14:paraId="64B7B393" w14:textId="77777777" w:rsidR="00846D72" w:rsidRDefault="00846D72" w:rsidP="009D3EAA">
      <w:pPr>
        <w:rPr>
          <w:sz w:val="24"/>
        </w:rPr>
      </w:pPr>
    </w:p>
    <w:p w14:paraId="77F2F862" w14:textId="77777777" w:rsidR="00846D72" w:rsidRDefault="00846D72" w:rsidP="009D3EAA">
      <w:pPr>
        <w:rPr>
          <w:sz w:val="24"/>
        </w:rPr>
      </w:pPr>
    </w:p>
    <w:p w14:paraId="27BD73D3" w14:textId="77777777" w:rsidR="00846D72" w:rsidRDefault="00846D72" w:rsidP="009D3EAA">
      <w:pPr>
        <w:rPr>
          <w:sz w:val="24"/>
        </w:rPr>
      </w:pPr>
    </w:p>
    <w:p w14:paraId="712848AD" w14:textId="77777777" w:rsidR="00846D72" w:rsidRDefault="00846D72" w:rsidP="009D3EAA">
      <w:pPr>
        <w:rPr>
          <w:sz w:val="24"/>
        </w:rPr>
      </w:pPr>
    </w:p>
    <w:p w14:paraId="709F8979" w14:textId="77777777" w:rsidR="00846D72" w:rsidRDefault="00AD3520" w:rsidP="009D3EAA">
      <w:pPr>
        <w:rPr>
          <w:sz w:val="24"/>
        </w:rPr>
      </w:pPr>
      <w:r>
        <w:rPr>
          <w:noProof/>
          <w:sz w:val="24"/>
        </w:rPr>
        <w:lastRenderedPageBreak/>
        <w:drawing>
          <wp:inline distT="0" distB="0" distL="0" distR="0" wp14:anchorId="4CDBFFD0" wp14:editId="05482B8B">
            <wp:extent cx="6299200" cy="7239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AFT Figure 5 Data Management Flowchart.png"/>
                    <pic:cNvPicPr/>
                  </pic:nvPicPr>
                  <pic:blipFill rotWithShape="1">
                    <a:blip r:embed="rId34">
                      <a:extLst>
                        <a:ext uri="{28A0092B-C50C-407E-A947-70E740481C1C}">
                          <a14:useLocalDpi xmlns:a14="http://schemas.microsoft.com/office/drawing/2010/main" val="0"/>
                        </a:ext>
                      </a:extLst>
                    </a:blip>
                    <a:srcRect b="11201"/>
                    <a:stretch/>
                  </pic:blipFill>
                  <pic:spPr bwMode="auto">
                    <a:xfrm>
                      <a:off x="0" y="0"/>
                      <a:ext cx="6299200" cy="7239000"/>
                    </a:xfrm>
                    <a:prstGeom prst="rect">
                      <a:avLst/>
                    </a:prstGeom>
                    <a:ln>
                      <a:noFill/>
                    </a:ln>
                    <a:extLst>
                      <a:ext uri="{53640926-AAD7-44D8-BBD7-CCE9431645EC}">
                        <a14:shadowObscured xmlns:a14="http://schemas.microsoft.com/office/drawing/2010/main"/>
                      </a:ext>
                    </a:extLst>
                  </pic:spPr>
                </pic:pic>
              </a:graphicData>
            </a:graphic>
          </wp:inline>
        </w:drawing>
      </w:r>
    </w:p>
    <w:p w14:paraId="02CB789F" w14:textId="2F562070" w:rsidR="00AD3520" w:rsidRPr="00AD3520" w:rsidRDefault="00AD3520" w:rsidP="00AD3520">
      <w:pPr>
        <w:pStyle w:val="Caption"/>
        <w:jc w:val="center"/>
        <w:rPr>
          <w:b/>
          <w:i w:val="0"/>
          <w:color w:val="auto"/>
          <w:sz w:val="24"/>
          <w:szCs w:val="24"/>
        </w:rPr>
        <w:sectPr w:rsidR="00AD3520" w:rsidRPr="00AD3520">
          <w:pgSz w:w="11900" w:h="16840"/>
          <w:pgMar w:top="1620" w:right="940" w:bottom="940" w:left="1040" w:header="929" w:footer="744" w:gutter="0"/>
          <w:cols w:space="720"/>
        </w:sectPr>
      </w:pPr>
      <w:bookmarkStart w:id="196" w:name="_Toc118195318"/>
      <w:r w:rsidRPr="00AD3520">
        <w:rPr>
          <w:b/>
          <w:i w:val="0"/>
          <w:color w:val="auto"/>
          <w:sz w:val="24"/>
          <w:szCs w:val="24"/>
        </w:rPr>
        <w:t xml:space="preserve">Figure </w:t>
      </w:r>
      <w:r w:rsidRPr="00AD3520">
        <w:rPr>
          <w:b/>
          <w:i w:val="0"/>
          <w:color w:val="auto"/>
          <w:sz w:val="24"/>
          <w:szCs w:val="24"/>
        </w:rPr>
        <w:fldChar w:fldCharType="begin"/>
      </w:r>
      <w:r w:rsidRPr="00AD3520">
        <w:rPr>
          <w:b/>
          <w:i w:val="0"/>
          <w:color w:val="auto"/>
          <w:sz w:val="24"/>
          <w:szCs w:val="24"/>
        </w:rPr>
        <w:instrText xml:space="preserve"> SEQ Figure \* ARABIC </w:instrText>
      </w:r>
      <w:r w:rsidRPr="00AD3520">
        <w:rPr>
          <w:b/>
          <w:i w:val="0"/>
          <w:color w:val="auto"/>
          <w:sz w:val="24"/>
          <w:szCs w:val="24"/>
        </w:rPr>
        <w:fldChar w:fldCharType="separate"/>
      </w:r>
      <w:r w:rsidRPr="00AD3520">
        <w:rPr>
          <w:b/>
          <w:i w:val="0"/>
          <w:noProof/>
          <w:color w:val="auto"/>
          <w:sz w:val="24"/>
          <w:szCs w:val="24"/>
        </w:rPr>
        <w:t>4</w:t>
      </w:r>
      <w:r w:rsidRPr="00AD3520">
        <w:rPr>
          <w:b/>
          <w:i w:val="0"/>
          <w:color w:val="auto"/>
          <w:sz w:val="24"/>
          <w:szCs w:val="24"/>
        </w:rPr>
        <w:fldChar w:fldCharType="end"/>
      </w:r>
      <w:r w:rsidRPr="00AD3520">
        <w:rPr>
          <w:b/>
          <w:i w:val="0"/>
          <w:color w:val="auto"/>
          <w:sz w:val="24"/>
          <w:szCs w:val="24"/>
        </w:rPr>
        <w:t>. Data</w:t>
      </w:r>
      <w:r>
        <w:rPr>
          <w:b/>
          <w:i w:val="0"/>
          <w:color w:val="auto"/>
          <w:sz w:val="24"/>
          <w:szCs w:val="24"/>
        </w:rPr>
        <w:t xml:space="preserve"> management and evaluation flowchart for Kenai River Agency Baseline </w:t>
      </w:r>
      <w:proofErr w:type="gramStart"/>
      <w:r>
        <w:rPr>
          <w:b/>
          <w:i w:val="0"/>
          <w:color w:val="auto"/>
          <w:sz w:val="24"/>
          <w:szCs w:val="24"/>
        </w:rPr>
        <w:t>Water  Quality</w:t>
      </w:r>
      <w:proofErr w:type="gramEnd"/>
      <w:r>
        <w:rPr>
          <w:b/>
          <w:i w:val="0"/>
          <w:color w:val="auto"/>
          <w:sz w:val="24"/>
          <w:szCs w:val="24"/>
        </w:rPr>
        <w:t xml:space="preserve"> Monitoring Project.</w:t>
      </w:r>
      <w:bookmarkEnd w:id="196"/>
    </w:p>
    <w:p w14:paraId="51EE4E10" w14:textId="77777777" w:rsidR="00846D72" w:rsidRDefault="00846D72" w:rsidP="00AD3520">
      <w:pPr>
        <w:pStyle w:val="Heading2"/>
        <w:ind w:left="0"/>
      </w:pPr>
      <w:bookmarkStart w:id="197" w:name="C1._ASSESSMENTS_AND_RESPONSE_ACTIONS"/>
      <w:bookmarkStart w:id="198" w:name="_Toc117087865"/>
      <w:bookmarkEnd w:id="197"/>
    </w:p>
    <w:p w14:paraId="52DF2694" w14:textId="3DFA99E2" w:rsidR="009D3EAA" w:rsidRDefault="009D3EAA" w:rsidP="00593B5E">
      <w:pPr>
        <w:pStyle w:val="Heading2"/>
      </w:pPr>
      <w:r>
        <w:t>C1.</w:t>
      </w:r>
      <w:r w:rsidR="00593B5E">
        <w:t xml:space="preserve"> </w:t>
      </w:r>
      <w:r>
        <w:t>A</w:t>
      </w:r>
      <w:r w:rsidR="00593B5E">
        <w:t>ssessments</w:t>
      </w:r>
      <w:r>
        <w:t xml:space="preserve"> </w:t>
      </w:r>
      <w:r w:rsidR="00B61701">
        <w:t>a</w:t>
      </w:r>
      <w:r w:rsidR="00593B5E">
        <w:t>nd</w:t>
      </w:r>
      <w:r>
        <w:t xml:space="preserve"> R</w:t>
      </w:r>
      <w:r w:rsidR="00593B5E">
        <w:t>esponse</w:t>
      </w:r>
      <w:r>
        <w:rPr>
          <w:spacing w:val="-2"/>
        </w:rPr>
        <w:t xml:space="preserve"> </w:t>
      </w:r>
      <w:r>
        <w:t>A</w:t>
      </w:r>
      <w:r w:rsidR="00593B5E">
        <w:t>ctions</w:t>
      </w:r>
      <w:bookmarkEnd w:id="198"/>
    </w:p>
    <w:p w14:paraId="55D7EC29" w14:textId="77777777" w:rsidR="009D3EAA" w:rsidRDefault="009D3EAA" w:rsidP="009D3EAA">
      <w:pPr>
        <w:pStyle w:val="BodyText"/>
        <w:spacing w:before="9"/>
        <w:rPr>
          <w:b/>
          <w:sz w:val="23"/>
        </w:rPr>
      </w:pPr>
    </w:p>
    <w:p w14:paraId="578BBD0E" w14:textId="77777777" w:rsidR="009D3EAA" w:rsidRDefault="009D3EAA" w:rsidP="009D3EAA">
      <w:pPr>
        <w:pStyle w:val="BodyText"/>
        <w:ind w:left="688" w:right="301"/>
      </w:pPr>
      <w:r>
        <w:t>Assessments are independent (of management) evaluations of the monitoring project that are performed by the Project’s QA Officer or his/her designee. For this project assessments include the following:</w:t>
      </w:r>
    </w:p>
    <w:p w14:paraId="26E0ABF6" w14:textId="77777777" w:rsidR="009D3EAA" w:rsidRDefault="009D3EAA" w:rsidP="009D3EAA">
      <w:pPr>
        <w:pStyle w:val="BodyText"/>
      </w:pPr>
    </w:p>
    <w:p w14:paraId="1431C919" w14:textId="77777777" w:rsidR="009D3EAA" w:rsidRDefault="009D3EAA" w:rsidP="009D3EAA">
      <w:pPr>
        <w:pStyle w:val="BodyText"/>
        <w:spacing w:before="1"/>
        <w:ind w:left="688"/>
      </w:pPr>
      <w:r>
        <w:rPr>
          <w:u w:val="single"/>
        </w:rPr>
        <w:t>Field Assessments (each pollutant)</w:t>
      </w:r>
    </w:p>
    <w:p w14:paraId="54FC778F" w14:textId="03888045" w:rsidR="009D3EAA" w:rsidRDefault="009D3EAA" w:rsidP="006128E6">
      <w:pPr>
        <w:pStyle w:val="ListParagraph"/>
        <w:numPr>
          <w:ilvl w:val="3"/>
          <w:numId w:val="14"/>
        </w:numPr>
        <w:tabs>
          <w:tab w:val="left" w:pos="1407"/>
          <w:tab w:val="left" w:pos="1408"/>
        </w:tabs>
        <w:ind w:right="332"/>
        <w:contextualSpacing w:val="0"/>
        <w:rPr>
          <w:sz w:val="24"/>
        </w:rPr>
      </w:pPr>
      <w:r>
        <w:rPr>
          <w:sz w:val="24"/>
        </w:rPr>
        <w:t xml:space="preserve">Precision (replicate) sample measurements. Precision criteria are specified in Section A7, Table </w:t>
      </w:r>
      <w:r w:rsidR="0030482F">
        <w:rPr>
          <w:sz w:val="24"/>
        </w:rPr>
        <w:t>2 through Table 6.</w:t>
      </w:r>
    </w:p>
    <w:p w14:paraId="74837A9E" w14:textId="77777777" w:rsidR="009D3EAA" w:rsidRDefault="009D3EAA" w:rsidP="006128E6">
      <w:pPr>
        <w:pStyle w:val="ListParagraph"/>
        <w:numPr>
          <w:ilvl w:val="3"/>
          <w:numId w:val="14"/>
        </w:numPr>
        <w:tabs>
          <w:tab w:val="left" w:pos="1407"/>
          <w:tab w:val="left" w:pos="1408"/>
        </w:tabs>
        <w:ind w:left="1407" w:right="320"/>
        <w:contextualSpacing w:val="0"/>
        <w:rPr>
          <w:sz w:val="24"/>
        </w:rPr>
      </w:pPr>
      <w:r>
        <w:rPr>
          <w:sz w:val="24"/>
        </w:rPr>
        <w:t>On-site observation of field monitoring operations. Surveillance - The project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7303FF26" w14:textId="77777777" w:rsidR="009D3EAA" w:rsidRDefault="009D3EAA" w:rsidP="009D3EAA">
      <w:pPr>
        <w:pStyle w:val="BodyText"/>
        <w:spacing w:before="9"/>
        <w:rPr>
          <w:sz w:val="23"/>
        </w:rPr>
      </w:pPr>
    </w:p>
    <w:p w14:paraId="7B604977" w14:textId="66C76A29" w:rsidR="009D3EAA" w:rsidRDefault="009D3EAA" w:rsidP="009D3EAA">
      <w:pPr>
        <w:pStyle w:val="BodyText"/>
        <w:ind w:left="688"/>
      </w:pPr>
      <w:r>
        <w:rPr>
          <w:u w:val="single"/>
        </w:rPr>
        <w:t>Field samples collected for subsequent laboratory analysis (each pollutant)</w:t>
      </w:r>
    </w:p>
    <w:p w14:paraId="37EF5364" w14:textId="29D1D3F0" w:rsidR="009D3EAA" w:rsidRDefault="009D3EAA" w:rsidP="006128E6">
      <w:pPr>
        <w:pStyle w:val="ListParagraph"/>
        <w:numPr>
          <w:ilvl w:val="3"/>
          <w:numId w:val="14"/>
        </w:numPr>
        <w:tabs>
          <w:tab w:val="left" w:pos="1407"/>
          <w:tab w:val="left" w:pos="1408"/>
        </w:tabs>
        <w:spacing w:before="1"/>
        <w:ind w:left="1407" w:right="878"/>
        <w:contextualSpacing w:val="0"/>
        <w:rPr>
          <w:sz w:val="24"/>
        </w:rPr>
      </w:pPr>
      <w:r>
        <w:rPr>
          <w:sz w:val="24"/>
        </w:rPr>
        <w:t xml:space="preserve">Blind replicate samples for each pollutant to be measured. Precision criteria are specified in Section A7, Tables </w:t>
      </w:r>
      <w:r w:rsidR="00D23A1E">
        <w:rPr>
          <w:sz w:val="24"/>
        </w:rPr>
        <w:t>3 through Table 5.</w:t>
      </w:r>
    </w:p>
    <w:p w14:paraId="735EF23A" w14:textId="46D56C23" w:rsidR="009D3EAA" w:rsidRDefault="009D3EAA" w:rsidP="006128E6">
      <w:pPr>
        <w:pStyle w:val="ListParagraph"/>
        <w:numPr>
          <w:ilvl w:val="3"/>
          <w:numId w:val="14"/>
        </w:numPr>
        <w:tabs>
          <w:tab w:val="left" w:pos="1407"/>
          <w:tab w:val="left" w:pos="1408"/>
        </w:tabs>
        <w:ind w:left="1407" w:right="469"/>
        <w:contextualSpacing w:val="0"/>
        <w:rPr>
          <w:sz w:val="24"/>
        </w:rPr>
      </w:pPr>
      <w:r>
        <w:rPr>
          <w:sz w:val="24"/>
        </w:rPr>
        <w:t>Matrix spike duplicates (MSD) (assesses total measurement bias for project – both precision and accuracy). Frequency of MSDs is usually specified by the analytical method. Accuracy and precision of criteria for each pollutant and analytical method are specified in the project’s M</w:t>
      </w:r>
      <w:r w:rsidR="00D23A1E">
        <w:rPr>
          <w:sz w:val="24"/>
        </w:rPr>
        <w:t>easurement Quality Objectives (MQO)</w:t>
      </w:r>
      <w:r>
        <w:rPr>
          <w:sz w:val="24"/>
        </w:rPr>
        <w:t xml:space="preserve"> table</w:t>
      </w:r>
      <w:r w:rsidR="00D23A1E">
        <w:rPr>
          <w:sz w:val="24"/>
        </w:rPr>
        <w:t>s</w:t>
      </w:r>
      <w:r>
        <w:rPr>
          <w:sz w:val="24"/>
        </w:rPr>
        <w:t>, see section</w:t>
      </w:r>
      <w:r>
        <w:rPr>
          <w:spacing w:val="-6"/>
          <w:sz w:val="24"/>
        </w:rPr>
        <w:t xml:space="preserve"> </w:t>
      </w:r>
      <w:r>
        <w:rPr>
          <w:sz w:val="24"/>
        </w:rPr>
        <w:t>A7.</w:t>
      </w:r>
    </w:p>
    <w:p w14:paraId="1C7F7F2D" w14:textId="04A25BFA" w:rsidR="009D3EAA" w:rsidRDefault="009D3EAA" w:rsidP="006128E6">
      <w:pPr>
        <w:pStyle w:val="ListParagraph"/>
        <w:numPr>
          <w:ilvl w:val="3"/>
          <w:numId w:val="14"/>
        </w:numPr>
        <w:tabs>
          <w:tab w:val="left" w:pos="1407"/>
          <w:tab w:val="left" w:pos="1408"/>
        </w:tabs>
        <w:ind w:left="1407" w:right="446"/>
        <w:contextualSpacing w:val="0"/>
        <w:rPr>
          <w:sz w:val="24"/>
        </w:rPr>
      </w:pPr>
      <w:r>
        <w:rPr>
          <w:sz w:val="24"/>
        </w:rPr>
        <w:t>Matrix spike (MS) assess project accuracy are specified in the project’s MQO table</w:t>
      </w:r>
      <w:r w:rsidR="00D23A1E">
        <w:rPr>
          <w:sz w:val="24"/>
        </w:rPr>
        <w:t>s</w:t>
      </w:r>
      <w:r>
        <w:rPr>
          <w:sz w:val="24"/>
        </w:rPr>
        <w:t>, see section</w:t>
      </w:r>
      <w:r>
        <w:rPr>
          <w:spacing w:val="-3"/>
          <w:sz w:val="24"/>
        </w:rPr>
        <w:t xml:space="preserve"> </w:t>
      </w:r>
      <w:r>
        <w:rPr>
          <w:sz w:val="24"/>
        </w:rPr>
        <w:t>A7.</w:t>
      </w:r>
    </w:p>
    <w:p w14:paraId="623EAE99" w14:textId="77777777" w:rsidR="009D3EAA" w:rsidRDefault="009D3EAA" w:rsidP="009D3EAA">
      <w:pPr>
        <w:pStyle w:val="BodyText"/>
        <w:spacing w:before="8"/>
        <w:rPr>
          <w:sz w:val="23"/>
        </w:rPr>
      </w:pPr>
    </w:p>
    <w:p w14:paraId="19BD07D7" w14:textId="128CB5C1" w:rsidR="009D3EAA" w:rsidRDefault="009D3EAA" w:rsidP="00593B5E">
      <w:pPr>
        <w:pStyle w:val="BodyText"/>
        <w:ind w:firstLine="720"/>
      </w:pPr>
      <w:r>
        <w:rPr>
          <w:u w:val="single"/>
        </w:rPr>
        <w:t>On-Site Assessments</w:t>
      </w:r>
    </w:p>
    <w:p w14:paraId="03E277EF" w14:textId="77777777" w:rsidR="009D3EAA" w:rsidRDefault="009D3EAA" w:rsidP="006128E6">
      <w:pPr>
        <w:pStyle w:val="ListParagraph"/>
        <w:numPr>
          <w:ilvl w:val="3"/>
          <w:numId w:val="14"/>
        </w:numPr>
        <w:tabs>
          <w:tab w:val="left" w:pos="1407"/>
          <w:tab w:val="left" w:pos="1408"/>
        </w:tabs>
        <w:spacing w:before="1"/>
        <w:ind w:left="1407" w:right="285"/>
        <w:contextualSpacing w:val="0"/>
        <w:rPr>
          <w:sz w:val="24"/>
        </w:rPr>
      </w:pPr>
      <w:r>
        <w:rPr>
          <w:sz w:val="24"/>
        </w:rPr>
        <w:t>Inspection of field monitoring operations for compliance with QAPP requirements - The QA Officer will spot check monitoring teams at two sampling locations (10%) to observe sample collection. If sampling technique problems are observed, corrective action will be taken immediately to resolve the problem. Observations of problems and corrective actions will be included in a corrective action report (reporting errors observed and actions taken to correct</w:t>
      </w:r>
      <w:r>
        <w:rPr>
          <w:spacing w:val="-2"/>
          <w:sz w:val="24"/>
        </w:rPr>
        <w:t xml:space="preserve"> </w:t>
      </w:r>
      <w:r>
        <w:rPr>
          <w:sz w:val="24"/>
        </w:rPr>
        <w:t>errors).</w:t>
      </w:r>
    </w:p>
    <w:p w14:paraId="221FC17A" w14:textId="77777777" w:rsidR="009D3EAA" w:rsidRPr="00BF13C9" w:rsidRDefault="009D3EAA" w:rsidP="006128E6">
      <w:pPr>
        <w:pStyle w:val="ListParagraph"/>
        <w:numPr>
          <w:ilvl w:val="3"/>
          <w:numId w:val="14"/>
        </w:numPr>
        <w:tabs>
          <w:tab w:val="left" w:pos="1407"/>
          <w:tab w:val="left" w:pos="1408"/>
        </w:tabs>
        <w:spacing w:line="293" w:lineRule="exact"/>
        <w:ind w:hanging="361"/>
        <w:contextualSpacing w:val="0"/>
        <w:rPr>
          <w:sz w:val="24"/>
        </w:rPr>
      </w:pPr>
      <w:r w:rsidRPr="00BF13C9">
        <w:rPr>
          <w:sz w:val="24"/>
        </w:rPr>
        <w:t>Audit of project field measurement data</w:t>
      </w:r>
      <w:r w:rsidRPr="00BF13C9">
        <w:rPr>
          <w:spacing w:val="-2"/>
          <w:sz w:val="24"/>
        </w:rPr>
        <w:t xml:space="preserve"> </w:t>
      </w:r>
      <w:r w:rsidRPr="00BF13C9">
        <w:rPr>
          <w:sz w:val="24"/>
        </w:rPr>
        <w:t>results.</w:t>
      </w:r>
    </w:p>
    <w:p w14:paraId="374E1AE5" w14:textId="77777777" w:rsidR="009D3EAA" w:rsidRPr="002B33B9" w:rsidRDefault="009D3EAA" w:rsidP="009D3EAA">
      <w:pPr>
        <w:pStyle w:val="BodyText"/>
        <w:spacing w:before="10"/>
        <w:rPr>
          <w:sz w:val="23"/>
        </w:rPr>
      </w:pPr>
    </w:p>
    <w:p w14:paraId="4A6A9829" w14:textId="77777777" w:rsidR="009D3EAA" w:rsidRPr="002B33B9" w:rsidRDefault="009D3EAA" w:rsidP="00593B5E">
      <w:pPr>
        <w:pStyle w:val="BodyText"/>
        <w:spacing w:before="1"/>
        <w:ind w:firstLine="720"/>
      </w:pPr>
      <w:r w:rsidRPr="002B33B9">
        <w:rPr>
          <w:u w:val="single"/>
        </w:rPr>
        <w:t>Project Data Assessments</w:t>
      </w:r>
    </w:p>
    <w:p w14:paraId="765C35FB" w14:textId="6114E47E" w:rsidR="009D3EAA" w:rsidRPr="00BF13C9" w:rsidRDefault="009D3EAA" w:rsidP="006128E6">
      <w:pPr>
        <w:pStyle w:val="ListParagraph"/>
        <w:numPr>
          <w:ilvl w:val="3"/>
          <w:numId w:val="14"/>
        </w:numPr>
        <w:tabs>
          <w:tab w:val="left" w:pos="1407"/>
          <w:tab w:val="left" w:pos="1408"/>
        </w:tabs>
        <w:ind w:left="1407" w:right="360"/>
        <w:contextualSpacing w:val="0"/>
        <w:rPr>
          <w:sz w:val="24"/>
          <w:rPrChange w:id="199" w:author="ben" w:date="2022-11-01T11:20:00Z">
            <w:rPr>
              <w:sz w:val="24"/>
              <w:highlight w:val="yellow"/>
            </w:rPr>
          </w:rPrChange>
        </w:rPr>
      </w:pPr>
      <w:r w:rsidRPr="002B33B9">
        <w:rPr>
          <w:sz w:val="24"/>
        </w:rPr>
        <w:t>QA review (verification and validation) of Monitoring Data. Recommended QA coverage</w:t>
      </w:r>
      <w:r>
        <w:rPr>
          <w:sz w:val="24"/>
        </w:rPr>
        <w:t xml:space="preserve"> is 100% QA for data entered by hand</w:t>
      </w:r>
      <w:r w:rsidRPr="00BF13C9">
        <w:rPr>
          <w:sz w:val="24"/>
        </w:rPr>
        <w:t xml:space="preserve">. </w:t>
      </w:r>
      <w:r w:rsidRPr="00BF13C9">
        <w:rPr>
          <w:sz w:val="24"/>
          <w:rPrChange w:id="200" w:author="ben" w:date="2022-11-01T11:20:00Z">
            <w:rPr>
              <w:sz w:val="24"/>
              <w:highlight w:val="yellow"/>
            </w:rPr>
          </w:rPrChange>
        </w:rPr>
        <w:t>A 10% QA is recommended for data copy/pasted or downloaded from a</w:t>
      </w:r>
      <w:r w:rsidRPr="00BF13C9">
        <w:rPr>
          <w:spacing w:val="-5"/>
          <w:sz w:val="24"/>
          <w:rPrChange w:id="201" w:author="ben" w:date="2022-11-01T11:20:00Z">
            <w:rPr>
              <w:spacing w:val="-5"/>
              <w:sz w:val="24"/>
              <w:highlight w:val="yellow"/>
            </w:rPr>
          </w:rPrChange>
        </w:rPr>
        <w:t xml:space="preserve"> </w:t>
      </w:r>
      <w:r w:rsidRPr="00BF13C9">
        <w:rPr>
          <w:sz w:val="24"/>
          <w:rPrChange w:id="202" w:author="ben" w:date="2022-11-01T11:20:00Z">
            <w:rPr>
              <w:sz w:val="24"/>
              <w:highlight w:val="yellow"/>
            </w:rPr>
          </w:rPrChange>
        </w:rPr>
        <w:t>database.</w:t>
      </w:r>
      <w:r w:rsidR="00BF13C9" w:rsidRPr="00BF13C9">
        <w:rPr>
          <w:sz w:val="24"/>
          <w:rPrChange w:id="203" w:author="ben" w:date="2022-11-01T11:20:00Z">
            <w:rPr>
              <w:sz w:val="24"/>
              <w:highlight w:val="yellow"/>
            </w:rPr>
          </w:rPrChange>
        </w:rPr>
        <w:t xml:space="preserve"> </w:t>
      </w:r>
      <w:ins w:id="204" w:author="ben" w:date="2022-11-01T11:12:00Z">
        <w:r w:rsidR="00BF13C9" w:rsidRPr="00BF13C9">
          <w:rPr>
            <w:sz w:val="24"/>
            <w:rPrChange w:id="205" w:author="ben" w:date="2022-11-01T11:20:00Z">
              <w:rPr>
                <w:sz w:val="24"/>
                <w:highlight w:val="yellow"/>
              </w:rPr>
            </w:rPrChange>
          </w:rPr>
          <w:t>Data that receives manual QA review</w:t>
        </w:r>
      </w:ins>
      <w:ins w:id="206" w:author="ben" w:date="2022-11-01T11:17:00Z">
        <w:r w:rsidR="00BF13C9" w:rsidRPr="00BF13C9">
          <w:rPr>
            <w:sz w:val="24"/>
            <w:rPrChange w:id="207" w:author="ben" w:date="2022-11-01T11:20:00Z">
              <w:rPr>
                <w:sz w:val="24"/>
                <w:highlight w:val="yellow"/>
              </w:rPr>
            </w:rPrChange>
          </w:rPr>
          <w:t xml:space="preserve"> will be recorded</w:t>
        </w:r>
      </w:ins>
      <w:ins w:id="208" w:author="ben" w:date="2022-11-01T11:19:00Z">
        <w:r w:rsidR="00BF13C9" w:rsidRPr="00BF13C9">
          <w:rPr>
            <w:sz w:val="24"/>
            <w:rPrChange w:id="209" w:author="ben" w:date="2022-11-01T11:20:00Z">
              <w:rPr>
                <w:sz w:val="24"/>
                <w:highlight w:val="yellow"/>
              </w:rPr>
            </w:rPrChange>
          </w:rPr>
          <w:t xml:space="preserve"> as such</w:t>
        </w:r>
      </w:ins>
      <w:ins w:id="210" w:author="ben" w:date="2022-11-01T11:17:00Z">
        <w:r w:rsidR="00BF13C9" w:rsidRPr="00BF13C9">
          <w:rPr>
            <w:sz w:val="24"/>
            <w:rPrChange w:id="211" w:author="ben" w:date="2022-11-01T11:20:00Z">
              <w:rPr>
                <w:sz w:val="24"/>
                <w:highlight w:val="yellow"/>
              </w:rPr>
            </w:rPrChange>
          </w:rPr>
          <w:t xml:space="preserve"> in the spreadsheet</w:t>
        </w:r>
      </w:ins>
      <w:ins w:id="212" w:author="ben" w:date="2022-11-01T11:18:00Z">
        <w:r w:rsidR="00BF13C9" w:rsidRPr="00BF13C9">
          <w:rPr>
            <w:sz w:val="24"/>
            <w:rPrChange w:id="213" w:author="ben" w:date="2022-11-01T11:20:00Z">
              <w:rPr>
                <w:sz w:val="24"/>
                <w:highlight w:val="yellow"/>
              </w:rPr>
            </w:rPrChange>
          </w:rPr>
          <w:t xml:space="preserve"> being reviewed</w:t>
        </w:r>
      </w:ins>
      <w:ins w:id="214" w:author="ben" w:date="2022-11-01T11:17:00Z">
        <w:r w:rsidR="00BF13C9" w:rsidRPr="00BF13C9">
          <w:rPr>
            <w:sz w:val="24"/>
            <w:rPrChange w:id="215" w:author="ben" w:date="2022-11-01T11:20:00Z">
              <w:rPr>
                <w:sz w:val="24"/>
                <w:highlight w:val="yellow"/>
              </w:rPr>
            </w:rPrChange>
          </w:rPr>
          <w:t>. The reviewer</w:t>
        </w:r>
      </w:ins>
      <w:ins w:id="216" w:author="ben" w:date="2022-11-01T11:18:00Z">
        <w:r w:rsidR="00BF13C9" w:rsidRPr="00BF13C9">
          <w:rPr>
            <w:sz w:val="24"/>
            <w:rPrChange w:id="217" w:author="ben" w:date="2022-11-01T11:20:00Z">
              <w:rPr>
                <w:sz w:val="24"/>
                <w:highlight w:val="yellow"/>
              </w:rPr>
            </w:rPrChange>
          </w:rPr>
          <w:t xml:space="preserve"> will record their initials and the date in a column adjacent to each row that has been</w:t>
        </w:r>
      </w:ins>
      <w:ins w:id="218" w:author="ben" w:date="2022-11-01T11:19:00Z">
        <w:r w:rsidR="00BF13C9" w:rsidRPr="00BF13C9">
          <w:rPr>
            <w:sz w:val="24"/>
            <w:rPrChange w:id="219" w:author="ben" w:date="2022-11-01T11:20:00Z">
              <w:rPr>
                <w:sz w:val="24"/>
                <w:highlight w:val="yellow"/>
              </w:rPr>
            </w:rPrChange>
          </w:rPr>
          <w:t xml:space="preserve"> manually reviewed. If the records are being </w:t>
        </w:r>
        <w:r w:rsidR="00BF13C9" w:rsidRPr="00BF13C9">
          <w:rPr>
            <w:sz w:val="24"/>
            <w:rPrChange w:id="220" w:author="ben" w:date="2022-11-01T11:20:00Z">
              <w:rPr>
                <w:sz w:val="24"/>
                <w:highlight w:val="yellow"/>
              </w:rPr>
            </w:rPrChange>
          </w:rPr>
          <w:lastRenderedPageBreak/>
          <w:t>checked against a paper copy, the reviewer will note their initials and the date in the lower right corner of the paper sheet once complete</w:t>
        </w:r>
      </w:ins>
      <w:ins w:id="221" w:author="ben" w:date="2022-11-01T11:20:00Z">
        <w:r w:rsidR="00BF13C9" w:rsidRPr="00BF13C9">
          <w:rPr>
            <w:sz w:val="24"/>
            <w:rPrChange w:id="222" w:author="ben" w:date="2022-11-01T11:20:00Z">
              <w:rPr>
                <w:sz w:val="24"/>
                <w:highlight w:val="yellow"/>
              </w:rPr>
            </w:rPrChange>
          </w:rPr>
          <w:t xml:space="preserve"> in the following format: “QA1: AB 10/30/2022.”</w:t>
        </w:r>
      </w:ins>
    </w:p>
    <w:p w14:paraId="4A8FDD43" w14:textId="77777777" w:rsidR="009D3EAA" w:rsidRDefault="009D3EAA" w:rsidP="006128E6">
      <w:pPr>
        <w:pStyle w:val="ListParagraph"/>
        <w:numPr>
          <w:ilvl w:val="3"/>
          <w:numId w:val="14"/>
        </w:numPr>
        <w:tabs>
          <w:tab w:val="left" w:pos="1407"/>
          <w:tab w:val="left" w:pos="1408"/>
        </w:tabs>
        <w:ind w:left="1407" w:right="371"/>
        <w:contextualSpacing w:val="0"/>
        <w:rPr>
          <w:sz w:val="24"/>
        </w:rPr>
      </w:pPr>
      <w:r>
        <w:rPr>
          <w:sz w:val="24"/>
        </w:rPr>
        <w:t>Calculation of monitoring project’s overall achieved precision, accuracy and data completeness compared to QAPP defined precision, accuracy and data completeness goals.</w:t>
      </w:r>
    </w:p>
    <w:p w14:paraId="0C282F94" w14:textId="77777777" w:rsidR="009D3EAA" w:rsidRDefault="009D3EAA" w:rsidP="009D3EAA">
      <w:pPr>
        <w:pStyle w:val="BodyText"/>
        <w:spacing w:before="11"/>
        <w:rPr>
          <w:sz w:val="23"/>
        </w:rPr>
      </w:pPr>
    </w:p>
    <w:p w14:paraId="7CB60B3E" w14:textId="2E2AEA00" w:rsidR="009D3EAA" w:rsidRPr="00593B5E" w:rsidRDefault="009D3EAA" w:rsidP="00593B5E">
      <w:pPr>
        <w:pStyle w:val="BodyText"/>
        <w:ind w:firstLine="687"/>
        <w:rPr>
          <w:b/>
        </w:rPr>
      </w:pPr>
      <w:bookmarkStart w:id="223" w:name="_Toc96073981"/>
      <w:r w:rsidRPr="00593B5E">
        <w:rPr>
          <w:b/>
        </w:rPr>
        <w:t>Agency Baseline</w:t>
      </w:r>
      <w:bookmarkEnd w:id="223"/>
    </w:p>
    <w:p w14:paraId="182C7F02" w14:textId="74FFDEDB" w:rsidR="009D3EAA" w:rsidRDefault="009D3EAA" w:rsidP="002B33B9">
      <w:pPr>
        <w:pStyle w:val="BodyText"/>
        <w:ind w:left="687" w:right="316"/>
        <w:rPr>
          <w:sz w:val="23"/>
        </w:rPr>
      </w:pPr>
      <w:r>
        <w:t>As described in Section B10, all data are reviewed by the Project QA Officer and the Project Manager before data are accepted and submitted to a database. If problems are discovered with data quality or management, it is the responsibility of both the Project Manager and the Project QA Officer to address them in a timely manner</w:t>
      </w:r>
      <w:ins w:id="224" w:author="ben" w:date="2022-11-01T11:22:00Z">
        <w:r w:rsidR="002B33B9">
          <w:t>, which m</w:t>
        </w:r>
      </w:ins>
      <w:r w:rsidR="002B33B9">
        <w:t>a</w:t>
      </w:r>
      <w:ins w:id="225" w:author="ben" w:date="2022-11-01T11:22:00Z">
        <w:r w:rsidR="002B33B9">
          <w:t>y include a corrective action report.</w:t>
        </w:r>
      </w:ins>
      <w:r w:rsidR="002B33B9">
        <w:rPr>
          <w:sz w:val="23"/>
        </w:rPr>
        <w:t xml:space="preserve"> </w:t>
      </w:r>
    </w:p>
    <w:p w14:paraId="7E11375B" w14:textId="77777777" w:rsidR="009D3EAA" w:rsidRDefault="009D3EAA" w:rsidP="009D3EAA">
      <w:pPr>
        <w:pStyle w:val="BodyText"/>
        <w:spacing w:before="90"/>
        <w:ind w:left="687" w:right="388"/>
      </w:pPr>
      <w:r>
        <w:t>Procedures for inspection, acceptance, calibration and maintenance of equipment and supplies are described in detail in Sections B6, B7 and B8. If problems with data quality are traceable to equipment failure, inspection, calibration and maintenance will be scheduled more frequently.</w:t>
      </w:r>
    </w:p>
    <w:p w14:paraId="758590C5" w14:textId="77777777" w:rsidR="009D3EAA" w:rsidRDefault="009D3EAA" w:rsidP="009D3EAA">
      <w:pPr>
        <w:pStyle w:val="BodyText"/>
      </w:pPr>
    </w:p>
    <w:p w14:paraId="200FD95E" w14:textId="77777777" w:rsidR="009D3EAA" w:rsidRDefault="009D3EAA" w:rsidP="009D3EAA">
      <w:pPr>
        <w:pStyle w:val="BodyText"/>
        <w:spacing w:before="1"/>
        <w:ind w:left="688" w:right="394"/>
      </w:pPr>
      <w:r>
        <w:t xml:space="preserve">The Technical Advisory Committee (Appendix A) </w:t>
      </w:r>
      <w:r w:rsidRPr="002B33B9">
        <w:rPr>
          <w:highlight w:val="yellow"/>
        </w:rPr>
        <w:t>will review this QAPP and the overall project design bi-annually</w:t>
      </w:r>
      <w:r>
        <w:t xml:space="preserve"> and may suggest procedural refinements or additional testing procedures. This may include new parameters to be measured or changes to procedures currently in use. Any such changes will be subject to EPA and ADEC approval. The project is open to EPA or ADEC system audits at their discretion.</w:t>
      </w:r>
    </w:p>
    <w:p w14:paraId="1B12B21C" w14:textId="77777777" w:rsidR="009D3EAA" w:rsidRDefault="009D3EAA" w:rsidP="009D3EAA">
      <w:pPr>
        <w:pStyle w:val="BodyText"/>
      </w:pPr>
    </w:p>
    <w:p w14:paraId="3747902C" w14:textId="35706EEE" w:rsidR="009D3EAA" w:rsidRDefault="009D3EAA" w:rsidP="009D3EAA">
      <w:pPr>
        <w:pStyle w:val="BodyText"/>
        <w:ind w:left="688" w:right="608"/>
      </w:pPr>
      <w:r>
        <w:t xml:space="preserve">Data that has been validated and appears not to meet state water quality standards will be flagged and pointed-out both to ADEC and EPA as well as members of the Kenai River Special Management Area Board. </w:t>
      </w:r>
    </w:p>
    <w:p w14:paraId="4F72C412" w14:textId="77777777" w:rsidR="009D3EAA" w:rsidRDefault="009D3EAA" w:rsidP="009D3EAA">
      <w:pPr>
        <w:pStyle w:val="BodyText"/>
        <w:rPr>
          <w:sz w:val="26"/>
        </w:rPr>
      </w:pPr>
    </w:p>
    <w:p w14:paraId="00D8C973" w14:textId="77777777" w:rsidR="009D3EAA" w:rsidRDefault="009D3EAA" w:rsidP="009D3EAA">
      <w:pPr>
        <w:pStyle w:val="BodyText"/>
        <w:spacing w:before="2"/>
        <w:rPr>
          <w:sz w:val="22"/>
        </w:rPr>
      </w:pPr>
    </w:p>
    <w:p w14:paraId="17B4EB44" w14:textId="2B62E29F" w:rsidR="009D3EAA" w:rsidRPr="000206FF" w:rsidRDefault="009D3EAA" w:rsidP="000206FF">
      <w:pPr>
        <w:pStyle w:val="BodyText"/>
        <w:ind w:firstLine="687"/>
        <w:rPr>
          <w:b/>
        </w:rPr>
      </w:pPr>
      <w:bookmarkStart w:id="226" w:name="C2._QA_REPORTS_to_Management"/>
      <w:bookmarkStart w:id="227" w:name="_Toc96073982"/>
      <w:bookmarkEnd w:id="226"/>
      <w:r w:rsidRPr="000206FF">
        <w:rPr>
          <w:b/>
        </w:rPr>
        <w:t>C2.</w:t>
      </w:r>
      <w:r w:rsidR="000206FF" w:rsidRPr="000206FF">
        <w:rPr>
          <w:b/>
        </w:rPr>
        <w:t xml:space="preserve"> </w:t>
      </w:r>
      <w:r w:rsidRPr="000206FF">
        <w:rPr>
          <w:b/>
        </w:rPr>
        <w:t>QA R</w:t>
      </w:r>
      <w:r w:rsidR="000206FF">
        <w:rPr>
          <w:b/>
        </w:rPr>
        <w:t>eports</w:t>
      </w:r>
      <w:r w:rsidRPr="000206FF">
        <w:rPr>
          <w:b/>
        </w:rPr>
        <w:t xml:space="preserve"> to</w:t>
      </w:r>
      <w:r w:rsidRPr="000206FF">
        <w:rPr>
          <w:b/>
          <w:spacing w:val="-3"/>
        </w:rPr>
        <w:t xml:space="preserve"> </w:t>
      </w:r>
      <w:r w:rsidRPr="000206FF">
        <w:rPr>
          <w:b/>
        </w:rPr>
        <w:t>Management</w:t>
      </w:r>
      <w:bookmarkEnd w:id="227"/>
    </w:p>
    <w:p w14:paraId="12B242CF" w14:textId="77777777" w:rsidR="009D3EAA" w:rsidRDefault="009D3EAA" w:rsidP="009D3EAA">
      <w:pPr>
        <w:pStyle w:val="BodyText"/>
        <w:spacing w:before="9"/>
        <w:rPr>
          <w:b/>
          <w:sz w:val="23"/>
        </w:rPr>
      </w:pPr>
    </w:p>
    <w:p w14:paraId="0AE99E21" w14:textId="77777777" w:rsidR="00FE2174" w:rsidRDefault="009D3EAA" w:rsidP="00FE2174">
      <w:pPr>
        <w:pStyle w:val="BodyText"/>
        <w:ind w:left="687" w:right="761"/>
      </w:pPr>
      <w:r w:rsidRPr="002B33B9">
        <w:rPr>
          <w:highlight w:val="yellow"/>
        </w:rPr>
        <w:t xml:space="preserve">Annually a QA summary report will be produced and submitted to the Project Manager, </w:t>
      </w:r>
      <w:commentRangeStart w:id="228"/>
      <w:r w:rsidRPr="002B33B9">
        <w:rPr>
          <w:highlight w:val="yellow"/>
        </w:rPr>
        <w:t>ADEC</w:t>
      </w:r>
      <w:commentRangeEnd w:id="228"/>
      <w:r w:rsidR="002B33B9">
        <w:rPr>
          <w:rStyle w:val="CommentReference"/>
        </w:rPr>
        <w:commentReference w:id="228"/>
      </w:r>
      <w:r w:rsidRPr="002B33B9">
        <w:rPr>
          <w:highlight w:val="yellow"/>
        </w:rPr>
        <w:t xml:space="preserve"> Project Manager</w:t>
      </w:r>
      <w:r>
        <w:t xml:space="preserve"> and ADEC QA Officer. QA summary report to include the following:</w:t>
      </w:r>
    </w:p>
    <w:p w14:paraId="7F0F6CAF" w14:textId="4920D073" w:rsidR="009D3EAA" w:rsidRPr="00FE2174" w:rsidRDefault="009D3EAA" w:rsidP="006128E6">
      <w:pPr>
        <w:pStyle w:val="BodyText"/>
        <w:numPr>
          <w:ilvl w:val="0"/>
          <w:numId w:val="21"/>
        </w:numPr>
        <w:ind w:right="761"/>
      </w:pPr>
      <w:r w:rsidRPr="00FE2174">
        <w:t>A written summary stating whether the project-specific data quality objectives (and specifically project Measurement Quality Objectives were met, specified in section A7 of each QAPP). If not, what parameters failed, what data was affected and what corrective actions were taken to return the monitoring network to pre-approved project data quality</w:t>
      </w:r>
      <w:r w:rsidRPr="00FE2174">
        <w:rPr>
          <w:spacing w:val="-2"/>
        </w:rPr>
        <w:t xml:space="preserve"> </w:t>
      </w:r>
      <w:r w:rsidRPr="00FE2174">
        <w:t>objectives.</w:t>
      </w:r>
    </w:p>
    <w:p w14:paraId="2073079E" w14:textId="7E65936E" w:rsidR="00FE2174" w:rsidRDefault="009D3EAA" w:rsidP="006128E6">
      <w:pPr>
        <w:pStyle w:val="ListParagraph"/>
        <w:numPr>
          <w:ilvl w:val="3"/>
          <w:numId w:val="14"/>
        </w:numPr>
        <w:tabs>
          <w:tab w:val="left" w:pos="1407"/>
          <w:tab w:val="left" w:pos="1408"/>
        </w:tabs>
        <w:spacing w:line="292" w:lineRule="exact"/>
        <w:ind w:hanging="361"/>
        <w:contextualSpacing w:val="0"/>
        <w:rPr>
          <w:sz w:val="24"/>
        </w:rPr>
      </w:pPr>
      <w:r>
        <w:rPr>
          <w:sz w:val="24"/>
        </w:rPr>
        <w:t>Precision asse</w:t>
      </w:r>
      <w:r w:rsidR="00FE2174">
        <w:rPr>
          <w:sz w:val="24"/>
        </w:rPr>
        <w:t>ss</w:t>
      </w:r>
      <w:r>
        <w:rPr>
          <w:sz w:val="24"/>
        </w:rPr>
        <w:t>ments and Precision Table listing for each</w:t>
      </w:r>
      <w:r>
        <w:rPr>
          <w:spacing w:val="-3"/>
          <w:sz w:val="24"/>
        </w:rPr>
        <w:t xml:space="preserve"> </w:t>
      </w:r>
      <w:r>
        <w:rPr>
          <w:sz w:val="24"/>
        </w:rPr>
        <w:t>analyte</w:t>
      </w:r>
      <w:r w:rsidR="00FE2174">
        <w:rPr>
          <w:sz w:val="24"/>
        </w:rPr>
        <w:t>—</w:t>
      </w:r>
    </w:p>
    <w:p w14:paraId="02C11B9A" w14:textId="4BB2ABBB" w:rsidR="009D3EAA" w:rsidRPr="00FE2174" w:rsidRDefault="009D3EAA" w:rsidP="006128E6">
      <w:pPr>
        <w:pStyle w:val="ListParagraph"/>
        <w:numPr>
          <w:ilvl w:val="4"/>
          <w:numId w:val="14"/>
        </w:numPr>
        <w:tabs>
          <w:tab w:val="left" w:pos="1407"/>
          <w:tab w:val="left" w:pos="1408"/>
        </w:tabs>
        <w:spacing w:line="292" w:lineRule="exact"/>
        <w:contextualSpacing w:val="0"/>
        <w:rPr>
          <w:sz w:val="24"/>
        </w:rPr>
      </w:pPr>
      <w:r w:rsidRPr="00FE2174">
        <w:rPr>
          <w:sz w:val="24"/>
        </w:rPr>
        <w:t>All field replicate sample pairs (even if sample values are</w:t>
      </w:r>
      <w:r w:rsidRPr="00FE2174">
        <w:rPr>
          <w:spacing w:val="-11"/>
          <w:sz w:val="24"/>
        </w:rPr>
        <w:t xml:space="preserve"> </w:t>
      </w:r>
      <w:r w:rsidRPr="00FE2174">
        <w:rPr>
          <w:sz w:val="24"/>
        </w:rPr>
        <w:t>qualified).</w:t>
      </w:r>
    </w:p>
    <w:p w14:paraId="454C8E41" w14:textId="77777777" w:rsidR="009D3EAA" w:rsidRDefault="009D3EAA" w:rsidP="006128E6">
      <w:pPr>
        <w:pStyle w:val="ListParagraph"/>
        <w:numPr>
          <w:ilvl w:val="4"/>
          <w:numId w:val="14"/>
        </w:numPr>
        <w:tabs>
          <w:tab w:val="left" w:pos="1768"/>
        </w:tabs>
        <w:ind w:hanging="361"/>
        <w:contextualSpacing w:val="0"/>
        <w:rPr>
          <w:sz w:val="24"/>
        </w:rPr>
      </w:pPr>
      <w:r>
        <w:rPr>
          <w:sz w:val="24"/>
        </w:rPr>
        <w:t>Sample collection date of respective field replicate sample</w:t>
      </w:r>
      <w:r>
        <w:rPr>
          <w:spacing w:val="-5"/>
          <w:sz w:val="24"/>
        </w:rPr>
        <w:t xml:space="preserve"> </w:t>
      </w:r>
      <w:r>
        <w:rPr>
          <w:sz w:val="24"/>
        </w:rPr>
        <w:t>pairs.</w:t>
      </w:r>
    </w:p>
    <w:p w14:paraId="24FA2D02" w14:textId="77777777" w:rsidR="009D3EAA" w:rsidRDefault="009D3EAA" w:rsidP="006128E6">
      <w:pPr>
        <w:pStyle w:val="ListParagraph"/>
        <w:numPr>
          <w:ilvl w:val="4"/>
          <w:numId w:val="14"/>
        </w:numPr>
        <w:tabs>
          <w:tab w:val="left" w:pos="1768"/>
        </w:tabs>
        <w:ind w:left="1767" w:right="341"/>
        <w:contextualSpacing w:val="0"/>
        <w:rPr>
          <w:sz w:val="24"/>
        </w:rPr>
      </w:pPr>
      <w:r>
        <w:rPr>
          <w:sz w:val="24"/>
        </w:rPr>
        <w:t xml:space="preserve">Calculated individual precision of each paired field replicate where both values ≥ analyte specific practical quantification limit/reporting limit (PQL </w:t>
      </w:r>
      <w:r>
        <w:rPr>
          <w:sz w:val="24"/>
        </w:rPr>
        <w:lastRenderedPageBreak/>
        <w:t>or RL). Use algorithm</w:t>
      </w:r>
      <w:r>
        <w:rPr>
          <w:spacing w:val="-3"/>
          <w:sz w:val="24"/>
        </w:rPr>
        <w:t xml:space="preserve"> </w:t>
      </w:r>
      <w:r>
        <w:rPr>
          <w:sz w:val="24"/>
        </w:rPr>
        <w:t>below.</w:t>
      </w:r>
    </w:p>
    <w:p w14:paraId="2C9D6498" w14:textId="77777777" w:rsidR="009D3EAA" w:rsidRDefault="009D3EAA" w:rsidP="006128E6">
      <w:pPr>
        <w:pStyle w:val="ListParagraph"/>
        <w:numPr>
          <w:ilvl w:val="4"/>
          <w:numId w:val="14"/>
        </w:numPr>
        <w:tabs>
          <w:tab w:val="left" w:pos="1768"/>
        </w:tabs>
        <w:ind w:hanging="361"/>
        <w:contextualSpacing w:val="0"/>
        <w:rPr>
          <w:sz w:val="24"/>
        </w:rPr>
      </w:pPr>
      <w:r>
        <w:rPr>
          <w:sz w:val="24"/>
        </w:rPr>
        <w:t>Calculated overall precision project precision where both values ≥</w:t>
      </w:r>
      <w:r>
        <w:rPr>
          <w:spacing w:val="-6"/>
          <w:sz w:val="24"/>
        </w:rPr>
        <w:t xml:space="preserve"> </w:t>
      </w:r>
      <w:r>
        <w:rPr>
          <w:sz w:val="24"/>
        </w:rPr>
        <w:t>analyte</w:t>
      </w:r>
    </w:p>
    <w:p w14:paraId="2D28DDE8" w14:textId="77777777" w:rsidR="009D3EAA" w:rsidRDefault="009D3EAA" w:rsidP="009D3EAA">
      <w:pPr>
        <w:pStyle w:val="BodyText"/>
        <w:ind w:left="1767"/>
      </w:pPr>
      <w:r>
        <w:t>specific PQL or RL. Use algorithm below.</w:t>
      </w:r>
    </w:p>
    <w:p w14:paraId="13D5DA16"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Precision Measurement Quality Objective</w:t>
      </w:r>
      <w:r>
        <w:rPr>
          <w:spacing w:val="-7"/>
          <w:sz w:val="24"/>
        </w:rPr>
        <w:t xml:space="preserve"> </w:t>
      </w:r>
      <w:r>
        <w:rPr>
          <w:sz w:val="24"/>
        </w:rPr>
        <w:t>(MQO)</w:t>
      </w:r>
    </w:p>
    <w:p w14:paraId="0E1C3871" w14:textId="77777777" w:rsidR="009D3EAA" w:rsidRDefault="009D3EAA" w:rsidP="006128E6">
      <w:pPr>
        <w:pStyle w:val="ListParagraph"/>
        <w:numPr>
          <w:ilvl w:val="3"/>
          <w:numId w:val="14"/>
        </w:numPr>
        <w:tabs>
          <w:tab w:val="left" w:pos="1407"/>
          <w:tab w:val="left" w:pos="1408"/>
        </w:tabs>
        <w:spacing w:before="1"/>
        <w:ind w:left="1407" w:right="687"/>
        <w:contextualSpacing w:val="0"/>
        <w:rPr>
          <w:sz w:val="24"/>
        </w:rPr>
      </w:pPr>
      <w:r>
        <w:rPr>
          <w:sz w:val="24"/>
        </w:rPr>
        <w:t>Accuracy (Assessment-- Accuracy Table listing for each analyte measured where sample spike recoveries are required by analytical method and project specific QAPP) the</w:t>
      </w:r>
      <w:r>
        <w:rPr>
          <w:spacing w:val="-1"/>
          <w:sz w:val="24"/>
        </w:rPr>
        <w:t xml:space="preserve"> </w:t>
      </w:r>
      <w:r>
        <w:rPr>
          <w:sz w:val="24"/>
        </w:rPr>
        <w:t>following:</w:t>
      </w:r>
    </w:p>
    <w:p w14:paraId="6BADEE3C" w14:textId="77777777" w:rsidR="009D3EAA" w:rsidRDefault="009D3EAA" w:rsidP="006128E6">
      <w:pPr>
        <w:pStyle w:val="ListParagraph"/>
        <w:numPr>
          <w:ilvl w:val="4"/>
          <w:numId w:val="14"/>
        </w:numPr>
        <w:tabs>
          <w:tab w:val="left" w:pos="1768"/>
        </w:tabs>
        <w:spacing w:line="274" w:lineRule="exact"/>
        <w:ind w:hanging="361"/>
        <w:contextualSpacing w:val="0"/>
        <w:rPr>
          <w:sz w:val="24"/>
        </w:rPr>
      </w:pPr>
      <w:r>
        <w:rPr>
          <w:sz w:val="24"/>
        </w:rPr>
        <w:t xml:space="preserve">Sample spiked and </w:t>
      </w:r>
      <w:proofErr w:type="spellStart"/>
      <w:r>
        <w:rPr>
          <w:sz w:val="24"/>
        </w:rPr>
        <w:t>unspiked</w:t>
      </w:r>
      <w:proofErr w:type="spellEnd"/>
      <w:r>
        <w:rPr>
          <w:spacing w:val="-1"/>
          <w:sz w:val="24"/>
        </w:rPr>
        <w:t xml:space="preserve"> </w:t>
      </w:r>
      <w:r>
        <w:rPr>
          <w:sz w:val="24"/>
        </w:rPr>
        <w:t>results</w:t>
      </w:r>
    </w:p>
    <w:p w14:paraId="0A9973EE"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sample and spiked</w:t>
      </w:r>
      <w:r>
        <w:rPr>
          <w:spacing w:val="-3"/>
          <w:sz w:val="24"/>
        </w:rPr>
        <w:t xml:space="preserve"> </w:t>
      </w:r>
      <w:r>
        <w:rPr>
          <w:sz w:val="24"/>
        </w:rPr>
        <w:t>sample</w:t>
      </w:r>
    </w:p>
    <w:p w14:paraId="3C0115F4" w14:textId="77777777" w:rsidR="009D3EAA" w:rsidRDefault="009D3EAA" w:rsidP="006128E6">
      <w:pPr>
        <w:pStyle w:val="ListParagraph"/>
        <w:numPr>
          <w:ilvl w:val="4"/>
          <w:numId w:val="14"/>
        </w:numPr>
        <w:tabs>
          <w:tab w:val="left" w:pos="1768"/>
        </w:tabs>
        <w:ind w:hanging="361"/>
        <w:contextualSpacing w:val="0"/>
        <w:rPr>
          <w:sz w:val="24"/>
        </w:rPr>
      </w:pPr>
      <w:r>
        <w:rPr>
          <w:sz w:val="24"/>
        </w:rPr>
        <w:t>Per cent (%) sample spike</w:t>
      </w:r>
      <w:r>
        <w:rPr>
          <w:spacing w:val="-3"/>
          <w:sz w:val="24"/>
        </w:rPr>
        <w:t xml:space="preserve"> </w:t>
      </w:r>
      <w:r>
        <w:rPr>
          <w:sz w:val="24"/>
        </w:rPr>
        <w:t>recovery</w:t>
      </w:r>
    </w:p>
    <w:p w14:paraId="10B3F6BA" w14:textId="77777777" w:rsidR="009D3EAA" w:rsidRDefault="009D3EAA" w:rsidP="006128E6">
      <w:pPr>
        <w:pStyle w:val="ListParagraph"/>
        <w:numPr>
          <w:ilvl w:val="4"/>
          <w:numId w:val="14"/>
        </w:numPr>
        <w:tabs>
          <w:tab w:val="left" w:pos="1768"/>
        </w:tabs>
        <w:ind w:hanging="361"/>
        <w:contextualSpacing w:val="0"/>
        <w:rPr>
          <w:sz w:val="24"/>
        </w:rPr>
      </w:pPr>
      <w:r>
        <w:rPr>
          <w:sz w:val="24"/>
        </w:rPr>
        <w:t xml:space="preserve">Sample </w:t>
      </w:r>
      <w:proofErr w:type="spellStart"/>
      <w:r>
        <w:rPr>
          <w:sz w:val="24"/>
        </w:rPr>
        <w:t>unspiked</w:t>
      </w:r>
      <w:proofErr w:type="spellEnd"/>
      <w:r>
        <w:rPr>
          <w:sz w:val="24"/>
        </w:rPr>
        <w:t xml:space="preserve"> and spike duplicate</w:t>
      </w:r>
      <w:r>
        <w:rPr>
          <w:spacing w:val="-1"/>
          <w:sz w:val="24"/>
        </w:rPr>
        <w:t xml:space="preserve"> </w:t>
      </w:r>
      <w:r>
        <w:rPr>
          <w:sz w:val="24"/>
        </w:rPr>
        <w:t>results</w:t>
      </w:r>
    </w:p>
    <w:p w14:paraId="630D032D" w14:textId="77777777" w:rsidR="009D3EAA" w:rsidRDefault="009D3EAA" w:rsidP="006128E6">
      <w:pPr>
        <w:pStyle w:val="ListParagraph"/>
        <w:numPr>
          <w:ilvl w:val="4"/>
          <w:numId w:val="14"/>
        </w:numPr>
        <w:tabs>
          <w:tab w:val="left" w:pos="1768"/>
        </w:tabs>
        <w:ind w:hanging="361"/>
        <w:contextualSpacing w:val="0"/>
        <w:rPr>
          <w:sz w:val="24"/>
        </w:rPr>
      </w:pPr>
      <w:r>
        <w:rPr>
          <w:sz w:val="24"/>
        </w:rPr>
        <w:t>Date of analysis of dup sample and dup spiked</w:t>
      </w:r>
      <w:r>
        <w:rPr>
          <w:spacing w:val="-3"/>
          <w:sz w:val="24"/>
        </w:rPr>
        <w:t xml:space="preserve"> </w:t>
      </w:r>
      <w:r>
        <w:rPr>
          <w:sz w:val="24"/>
        </w:rPr>
        <w:t>sample</w:t>
      </w:r>
    </w:p>
    <w:p w14:paraId="053FCBBD" w14:textId="77777777" w:rsidR="009D3EAA" w:rsidRDefault="009D3EAA" w:rsidP="006128E6">
      <w:pPr>
        <w:pStyle w:val="ListParagraph"/>
        <w:numPr>
          <w:ilvl w:val="4"/>
          <w:numId w:val="14"/>
        </w:numPr>
        <w:tabs>
          <w:tab w:val="left" w:pos="1768"/>
        </w:tabs>
        <w:ind w:hanging="361"/>
        <w:contextualSpacing w:val="0"/>
        <w:rPr>
          <w:sz w:val="24"/>
        </w:rPr>
      </w:pPr>
      <w:r>
        <w:rPr>
          <w:sz w:val="24"/>
        </w:rPr>
        <w:t>% sample spike duplicate</w:t>
      </w:r>
      <w:r>
        <w:rPr>
          <w:spacing w:val="-1"/>
          <w:sz w:val="24"/>
        </w:rPr>
        <w:t xml:space="preserve"> </w:t>
      </w:r>
      <w:r>
        <w:rPr>
          <w:sz w:val="24"/>
        </w:rPr>
        <w:t>recovery</w:t>
      </w:r>
    </w:p>
    <w:p w14:paraId="7B77C4D5" w14:textId="77777777" w:rsidR="009D3EAA" w:rsidRDefault="009D3EAA" w:rsidP="006128E6">
      <w:pPr>
        <w:pStyle w:val="ListParagraph"/>
        <w:numPr>
          <w:ilvl w:val="4"/>
          <w:numId w:val="14"/>
        </w:numPr>
        <w:tabs>
          <w:tab w:val="left" w:pos="1768"/>
        </w:tabs>
        <w:ind w:hanging="361"/>
        <w:contextualSpacing w:val="0"/>
        <w:rPr>
          <w:sz w:val="24"/>
        </w:rPr>
      </w:pPr>
      <w:r>
        <w:rPr>
          <w:sz w:val="24"/>
        </w:rPr>
        <w:t>Sample spiked duplicate</w:t>
      </w:r>
      <w:r>
        <w:rPr>
          <w:spacing w:val="-2"/>
          <w:sz w:val="24"/>
        </w:rPr>
        <w:t xml:space="preserve"> </w:t>
      </w:r>
      <w:r>
        <w:rPr>
          <w:sz w:val="24"/>
        </w:rPr>
        <w:t>RPD</w:t>
      </w:r>
    </w:p>
    <w:p w14:paraId="3CC721E8" w14:textId="77777777" w:rsidR="009D3EAA" w:rsidRDefault="009D3EAA" w:rsidP="006128E6">
      <w:pPr>
        <w:pStyle w:val="ListParagraph"/>
        <w:numPr>
          <w:ilvl w:val="4"/>
          <w:numId w:val="14"/>
        </w:numPr>
        <w:tabs>
          <w:tab w:val="left" w:pos="1768"/>
        </w:tabs>
        <w:ind w:hanging="361"/>
        <w:contextualSpacing w:val="0"/>
        <w:rPr>
          <w:sz w:val="24"/>
        </w:rPr>
      </w:pPr>
      <w:r>
        <w:rPr>
          <w:sz w:val="24"/>
        </w:rPr>
        <w:t>QAPP specified Accuracy</w:t>
      </w:r>
      <w:r>
        <w:rPr>
          <w:spacing w:val="-2"/>
          <w:sz w:val="24"/>
        </w:rPr>
        <w:t xml:space="preserve"> </w:t>
      </w:r>
      <w:r>
        <w:rPr>
          <w:sz w:val="24"/>
        </w:rPr>
        <w:t>MQO</w:t>
      </w:r>
    </w:p>
    <w:p w14:paraId="5D56CB93" w14:textId="3B8AB184" w:rsidR="009D3EAA" w:rsidRDefault="009D3EAA" w:rsidP="00877D5B">
      <w:pPr>
        <w:pStyle w:val="BodyText"/>
        <w:ind w:left="2128"/>
      </w:pPr>
      <w:r>
        <w:t>Note: Accuracy for spiked sample results is determined by calculation percent (%) spike recovery from sample spikes and duplicate sample spikes using the following algorithm:</w:t>
      </w:r>
    </w:p>
    <w:p w14:paraId="65CCBF2F" w14:textId="77777777" w:rsidR="009D3EAA" w:rsidRDefault="009D3EAA" w:rsidP="009D3EAA">
      <w:pPr>
        <w:pStyle w:val="BodyText"/>
      </w:pPr>
    </w:p>
    <w:p w14:paraId="2CE0A67A" w14:textId="77777777" w:rsidR="003E0C23" w:rsidRDefault="009D3EAA" w:rsidP="003E0C23">
      <w:pPr>
        <w:spacing w:before="1"/>
        <w:ind w:left="1408"/>
        <w:rPr>
          <w:sz w:val="26"/>
        </w:rPr>
      </w:pPr>
      <w:r>
        <w:rPr>
          <w:sz w:val="26"/>
        </w:rPr>
        <w:t>% spike recovery = (spike concentration - sample conc.)/spike conc. X 100</w:t>
      </w:r>
    </w:p>
    <w:p w14:paraId="0BE11CE2" w14:textId="77777777" w:rsidR="003E0C23" w:rsidRDefault="003E0C23" w:rsidP="003E0C23">
      <w:pPr>
        <w:spacing w:before="1"/>
        <w:rPr>
          <w:sz w:val="24"/>
        </w:rPr>
      </w:pPr>
    </w:p>
    <w:p w14:paraId="7D9430B3" w14:textId="2340E6C0" w:rsidR="009D3EAA" w:rsidRPr="003E0C23" w:rsidRDefault="009D3EAA" w:rsidP="006128E6">
      <w:pPr>
        <w:pStyle w:val="ListParagraph"/>
        <w:numPr>
          <w:ilvl w:val="0"/>
          <w:numId w:val="21"/>
        </w:numPr>
        <w:spacing w:before="1"/>
        <w:rPr>
          <w:sz w:val="26"/>
        </w:rPr>
      </w:pPr>
      <w:r w:rsidRPr="003E0C23">
        <w:rPr>
          <w:sz w:val="24"/>
        </w:rPr>
        <w:t>Data Completeness Assessment—Data Completeness Table listing each analyte measured the following:</w:t>
      </w:r>
      <w:r w:rsidRPr="003E0C23">
        <w:rPr>
          <w:spacing w:val="-2"/>
          <w:sz w:val="24"/>
        </w:rPr>
        <w:t xml:space="preserve"> </w:t>
      </w:r>
      <w:r w:rsidRPr="003E0C23">
        <w:rPr>
          <w:sz w:val="24"/>
        </w:rPr>
        <w:t>following:</w:t>
      </w:r>
    </w:p>
    <w:p w14:paraId="391D4674" w14:textId="77777777" w:rsidR="009D3EAA" w:rsidRDefault="009D3EAA" w:rsidP="006128E6">
      <w:pPr>
        <w:pStyle w:val="ListParagraph"/>
        <w:numPr>
          <w:ilvl w:val="4"/>
          <w:numId w:val="14"/>
        </w:numPr>
        <w:tabs>
          <w:tab w:val="left" w:pos="1768"/>
        </w:tabs>
        <w:spacing w:line="274" w:lineRule="exact"/>
        <w:contextualSpacing w:val="0"/>
        <w:rPr>
          <w:sz w:val="24"/>
        </w:rPr>
      </w:pPr>
      <w:r>
        <w:rPr>
          <w:sz w:val="24"/>
        </w:rPr>
        <w:t>Number of samples scheduled to be collected/analyzed as specified in the</w:t>
      </w:r>
      <w:r>
        <w:rPr>
          <w:spacing w:val="-17"/>
          <w:sz w:val="24"/>
        </w:rPr>
        <w:t xml:space="preserve"> </w:t>
      </w:r>
      <w:r>
        <w:rPr>
          <w:sz w:val="24"/>
        </w:rPr>
        <w:t>QAPP.</w:t>
      </w:r>
    </w:p>
    <w:p w14:paraId="3324A616" w14:textId="77777777" w:rsidR="009D3EAA" w:rsidRDefault="009D3EAA" w:rsidP="006128E6">
      <w:pPr>
        <w:pStyle w:val="ListParagraph"/>
        <w:numPr>
          <w:ilvl w:val="4"/>
          <w:numId w:val="14"/>
        </w:numPr>
        <w:tabs>
          <w:tab w:val="left" w:pos="1768"/>
        </w:tabs>
        <w:ind w:hanging="361"/>
        <w:contextualSpacing w:val="0"/>
        <w:rPr>
          <w:sz w:val="24"/>
        </w:rPr>
      </w:pPr>
      <w:r>
        <w:rPr>
          <w:sz w:val="24"/>
        </w:rPr>
        <w:t>Number of samples collected/analyzed and reported as valid</w:t>
      </w:r>
      <w:r>
        <w:rPr>
          <w:spacing w:val="-4"/>
          <w:sz w:val="24"/>
        </w:rPr>
        <w:t xml:space="preserve"> </w:t>
      </w:r>
      <w:r>
        <w:rPr>
          <w:sz w:val="24"/>
        </w:rPr>
        <w:t>data.</w:t>
      </w:r>
    </w:p>
    <w:p w14:paraId="20045A95" w14:textId="77777777" w:rsidR="009D3EAA" w:rsidRDefault="009D3EAA" w:rsidP="006128E6">
      <w:pPr>
        <w:pStyle w:val="ListParagraph"/>
        <w:numPr>
          <w:ilvl w:val="4"/>
          <w:numId w:val="14"/>
        </w:numPr>
        <w:tabs>
          <w:tab w:val="left" w:pos="1768"/>
        </w:tabs>
        <w:ind w:hanging="361"/>
        <w:contextualSpacing w:val="0"/>
        <w:rPr>
          <w:sz w:val="24"/>
        </w:rPr>
      </w:pPr>
      <w:r>
        <w:rPr>
          <w:sz w:val="24"/>
        </w:rPr>
        <w:t>QAPP required Data Completeness</w:t>
      </w:r>
      <w:r>
        <w:rPr>
          <w:spacing w:val="-3"/>
          <w:sz w:val="24"/>
        </w:rPr>
        <w:t xml:space="preserve"> </w:t>
      </w:r>
      <w:r>
        <w:rPr>
          <w:sz w:val="24"/>
        </w:rPr>
        <w:t>requirement.</w:t>
      </w:r>
    </w:p>
    <w:p w14:paraId="6213CFA2" w14:textId="77777777" w:rsidR="009D3EAA" w:rsidRDefault="009D3EAA" w:rsidP="009D3EAA">
      <w:pPr>
        <w:pStyle w:val="BodyText"/>
        <w:spacing w:before="2"/>
      </w:pPr>
    </w:p>
    <w:p w14:paraId="2D115AF6" w14:textId="77777777" w:rsidR="009D3EAA" w:rsidRDefault="009D3EAA" w:rsidP="003E0C23">
      <w:pPr>
        <w:pStyle w:val="Heading2"/>
        <w:spacing w:before="1"/>
        <w:ind w:left="0"/>
      </w:pPr>
      <w:bookmarkStart w:id="229" w:name="_Toc96073983"/>
      <w:bookmarkStart w:id="230" w:name="_Toc117087866"/>
      <w:r>
        <w:t>Agency Baseline</w:t>
      </w:r>
      <w:bookmarkEnd w:id="229"/>
      <w:bookmarkEnd w:id="230"/>
    </w:p>
    <w:p w14:paraId="0DDB526E" w14:textId="77777777" w:rsidR="009D3EAA" w:rsidRDefault="009D3EAA" w:rsidP="003E0C23">
      <w:pPr>
        <w:pStyle w:val="BodyText"/>
        <w:ind w:right="388"/>
      </w:pPr>
      <w:r w:rsidRPr="00877D5B">
        <w:rPr>
          <w:highlight w:val="yellow"/>
        </w:rPr>
        <w:t>A comprehensive report will be produced every 5 years. An open data report will be produced within one year of data collection.</w:t>
      </w:r>
      <w:r>
        <w:t xml:space="preserve"> The open data reports will be available on line through a lin</w:t>
      </w:r>
      <w:hyperlink r:id="rId35">
        <w:r>
          <w:t xml:space="preserve">k at http://www.kenaiwatershed.org. </w:t>
        </w:r>
      </w:hyperlink>
      <w:r>
        <w:t>The Program Manager is responsible for report production and distribution. Summaries of all reports, highlighting the assessment results, and project status will be made available to the local public through the Kenai River Center and Kenai Watershed Forum web centers and at the local public libraries.</w:t>
      </w:r>
    </w:p>
    <w:p w14:paraId="31F60F3E" w14:textId="77777777" w:rsidR="009D3EAA" w:rsidRDefault="009D3EAA" w:rsidP="009D3EAA">
      <w:pPr>
        <w:pStyle w:val="BodyText"/>
        <w:rPr>
          <w:sz w:val="26"/>
        </w:rPr>
      </w:pPr>
    </w:p>
    <w:p w14:paraId="47B389BA" w14:textId="77777777" w:rsidR="009D3EAA" w:rsidRDefault="009D3EAA" w:rsidP="009D3EAA">
      <w:pPr>
        <w:pStyle w:val="BodyText"/>
        <w:spacing w:before="1"/>
        <w:rPr>
          <w:sz w:val="22"/>
        </w:rPr>
      </w:pPr>
    </w:p>
    <w:p w14:paraId="4DB773FE" w14:textId="2F3134FE" w:rsidR="009D3EAA" w:rsidRDefault="009D3EAA" w:rsidP="003E0C23">
      <w:pPr>
        <w:pStyle w:val="Heading2"/>
        <w:ind w:left="0"/>
      </w:pPr>
      <w:bookmarkStart w:id="231" w:name="D1._DATA_REVIEW,_VALIDATION_AND_VERIFICA"/>
      <w:bookmarkStart w:id="232" w:name="_Toc96073985"/>
      <w:bookmarkStart w:id="233" w:name="_Toc117087867"/>
      <w:bookmarkEnd w:id="231"/>
      <w:r>
        <w:t>D1.</w:t>
      </w:r>
      <w:r w:rsidR="00B075AD">
        <w:t xml:space="preserve"> </w:t>
      </w:r>
      <w:r>
        <w:t>D</w:t>
      </w:r>
      <w:r w:rsidR="00FE2174">
        <w:t>ata</w:t>
      </w:r>
      <w:r>
        <w:t xml:space="preserve"> R</w:t>
      </w:r>
      <w:r w:rsidR="00FE2174">
        <w:t>eview</w:t>
      </w:r>
      <w:r>
        <w:t>, V</w:t>
      </w:r>
      <w:r w:rsidR="00FE2174">
        <w:t>alidation</w:t>
      </w:r>
      <w:r w:rsidR="00B075AD">
        <w:t>,</w:t>
      </w:r>
      <w:r w:rsidR="00FE2174">
        <w:t xml:space="preserve"> and</w:t>
      </w:r>
      <w:r>
        <w:t xml:space="preserve"> </w:t>
      </w:r>
      <w:bookmarkEnd w:id="232"/>
      <w:r w:rsidR="00B075AD">
        <w:t>Verification Requirements</w:t>
      </w:r>
      <w:bookmarkEnd w:id="233"/>
    </w:p>
    <w:p w14:paraId="11E9C5CC" w14:textId="77777777" w:rsidR="009D3EAA" w:rsidRDefault="009D3EAA" w:rsidP="009D3EAA">
      <w:pPr>
        <w:pStyle w:val="BodyText"/>
        <w:spacing w:before="9"/>
        <w:rPr>
          <w:b/>
          <w:sz w:val="23"/>
        </w:rPr>
      </w:pPr>
    </w:p>
    <w:p w14:paraId="2749D122" w14:textId="53918669" w:rsidR="009D3EAA" w:rsidRDefault="009D3EAA" w:rsidP="003E0C23">
      <w:pPr>
        <w:pStyle w:val="BodyText"/>
        <w:ind w:right="296"/>
      </w:pPr>
      <w:r>
        <w:t>The Project Manager and the Quality Assurance Officer will conduct data review and</w:t>
      </w:r>
      <w:r w:rsidR="00146D46">
        <w:t xml:space="preserve"> </w:t>
      </w:r>
      <w:r>
        <w:t>validation. This process for data review is described under Sections B10 and A7. Data that are obtained using equipment that has been stored and calibrated correctly and that meets the accuracy, precision and QC limits will be used. Data that does not meet the accuracy, precision and QC limits may be used if justification is reasonable, data is qualified with data use limitations applied and with ADEC project manager/ADEC Water QA Officer concurrence.</w:t>
      </w:r>
      <w:r w:rsidR="003E0C23">
        <w:t xml:space="preserve"> </w:t>
      </w:r>
    </w:p>
    <w:p w14:paraId="7972B9A6" w14:textId="77777777" w:rsidR="003E0C23" w:rsidRDefault="003E0C23" w:rsidP="003E0C23">
      <w:pPr>
        <w:pStyle w:val="BodyText"/>
        <w:ind w:left="687" w:right="296"/>
      </w:pPr>
    </w:p>
    <w:p w14:paraId="55E8C437" w14:textId="24E86202" w:rsidR="009D3EAA" w:rsidRDefault="009D3EAA" w:rsidP="00146D46">
      <w:pPr>
        <w:pStyle w:val="Heading2"/>
        <w:ind w:left="0"/>
      </w:pPr>
      <w:bookmarkStart w:id="234" w:name="D2._VALIDATION_AND_VERIFICATION_METHODS"/>
      <w:bookmarkStart w:id="235" w:name="_Toc96073986"/>
      <w:bookmarkStart w:id="236" w:name="_Toc117087868"/>
      <w:bookmarkEnd w:id="234"/>
      <w:r>
        <w:t>D2. V</w:t>
      </w:r>
      <w:r w:rsidR="00411993">
        <w:t>alidation and</w:t>
      </w:r>
      <w:r>
        <w:t xml:space="preserve"> V</w:t>
      </w:r>
      <w:r w:rsidR="00411993">
        <w:t>erification</w:t>
      </w:r>
      <w:r>
        <w:t xml:space="preserve"> M</w:t>
      </w:r>
      <w:bookmarkEnd w:id="235"/>
      <w:r w:rsidR="00411993">
        <w:t>ethods</w:t>
      </w:r>
      <w:bookmarkEnd w:id="236"/>
    </w:p>
    <w:p w14:paraId="5DBC5B07" w14:textId="77777777" w:rsidR="009D3EAA" w:rsidRDefault="009D3EAA" w:rsidP="009D3EAA">
      <w:pPr>
        <w:pStyle w:val="BodyText"/>
        <w:spacing w:before="9"/>
        <w:rPr>
          <w:b/>
          <w:sz w:val="23"/>
        </w:rPr>
      </w:pPr>
    </w:p>
    <w:p w14:paraId="102A1691" w14:textId="2AB80F67" w:rsidR="009D3EAA" w:rsidRDefault="009D3EAA" w:rsidP="00146D46">
      <w:pPr>
        <w:pStyle w:val="BodyText"/>
        <w:jc w:val="both"/>
      </w:pPr>
      <w:r>
        <w:t>Project QA Officer and Project Manager will conduct data validation and verification.</w:t>
      </w:r>
      <w:r w:rsidR="00146D46">
        <w:t xml:space="preserve"> </w:t>
      </w:r>
      <w:r>
        <w:t>Project QA Officer and Project Manager review data and flag, but not delete, any values which fall outside of the expected range for each parameter. Errors in data entry will be corrected and inconsistencies will be flagged for further review.</w:t>
      </w:r>
    </w:p>
    <w:p w14:paraId="39B05FDD" w14:textId="77777777" w:rsidR="009D3EAA" w:rsidRDefault="009D3EAA" w:rsidP="009D3EAA">
      <w:pPr>
        <w:pStyle w:val="BodyText"/>
        <w:spacing w:before="11"/>
        <w:rPr>
          <w:sz w:val="23"/>
        </w:rPr>
      </w:pPr>
    </w:p>
    <w:p w14:paraId="3E5A7B0D" w14:textId="77777777" w:rsidR="009D3EAA" w:rsidRDefault="009D3EAA" w:rsidP="00146D46">
      <w:pPr>
        <w:pStyle w:val="BodyText"/>
        <w:ind w:right="302"/>
      </w:pPr>
      <w:r>
        <w:t xml:space="preserve">The Project QA Officer is responsible for ensuring that maintenance and calibration records show all monitoring equipment in use to </w:t>
      </w:r>
      <w:proofErr w:type="gramStart"/>
      <w:r>
        <w:t>be in compliance with</w:t>
      </w:r>
      <w:proofErr w:type="gramEnd"/>
      <w:r>
        <w:t xml:space="preserve"> the requirements of this QAPP (see Sections B6, B7, &amp; B8). If data quality questions cannot be adequately resolved, data will not be entered into any database without being flagged as questionable. The Project QA Officer will arrange for corrective measures (i.e. monitor re-training, equipment re- calibration, etc.).</w:t>
      </w:r>
    </w:p>
    <w:p w14:paraId="302F6C6D" w14:textId="77777777" w:rsidR="009D3EAA" w:rsidRDefault="009D3EAA" w:rsidP="009D3EAA">
      <w:pPr>
        <w:pStyle w:val="BodyText"/>
        <w:rPr>
          <w:sz w:val="26"/>
        </w:rPr>
      </w:pPr>
    </w:p>
    <w:p w14:paraId="265F6F1C" w14:textId="77777777" w:rsidR="009D3EAA" w:rsidRDefault="009D3EAA" w:rsidP="009D3EAA">
      <w:pPr>
        <w:pStyle w:val="BodyText"/>
        <w:spacing w:before="3"/>
        <w:rPr>
          <w:sz w:val="22"/>
        </w:rPr>
      </w:pPr>
    </w:p>
    <w:p w14:paraId="36365306" w14:textId="77777777" w:rsidR="009D3EAA" w:rsidRPr="00F961E9" w:rsidRDefault="009D3EAA" w:rsidP="00F961E9">
      <w:pPr>
        <w:pStyle w:val="BodyText"/>
        <w:rPr>
          <w:b/>
          <w:i/>
        </w:rPr>
      </w:pPr>
      <w:bookmarkStart w:id="237" w:name="_Toc96073987"/>
      <w:r w:rsidRPr="00F961E9">
        <w:rPr>
          <w:b/>
          <w:i/>
        </w:rPr>
        <w:t>Laboratory Quality Control (QC) Measures</w:t>
      </w:r>
      <w:bookmarkEnd w:id="237"/>
    </w:p>
    <w:p w14:paraId="5D1BDC74" w14:textId="77777777" w:rsidR="009D3EAA" w:rsidRDefault="009D3EAA" w:rsidP="009D3EAA">
      <w:pPr>
        <w:pStyle w:val="BodyText"/>
        <w:spacing w:before="9"/>
        <w:rPr>
          <w:b/>
          <w:i/>
          <w:sz w:val="23"/>
        </w:rPr>
      </w:pPr>
    </w:p>
    <w:p w14:paraId="10E52EBA" w14:textId="77777777" w:rsidR="009D3EAA" w:rsidRDefault="009D3EAA" w:rsidP="00F961E9">
      <w:pPr>
        <w:pStyle w:val="BodyText"/>
      </w:pPr>
      <w:r>
        <w:t>Laboratory QC includes the following:</w:t>
      </w:r>
    </w:p>
    <w:p w14:paraId="51C2342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calibrated with the analytical</w:t>
      </w:r>
      <w:r w:rsidRPr="00F961E9">
        <w:rPr>
          <w:spacing w:val="-5"/>
          <w:sz w:val="24"/>
        </w:rPr>
        <w:t xml:space="preserve"> </w:t>
      </w:r>
      <w:r w:rsidRPr="00F961E9">
        <w:rPr>
          <w:sz w:val="24"/>
        </w:rPr>
        <w:t>procedure.</w:t>
      </w:r>
    </w:p>
    <w:p w14:paraId="3DBF6E55"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instrumentation maintained in accordance with the instrument manufacturer’s specifications, the laboratory’s QAP and Standard Operating Procedures</w:t>
      </w:r>
      <w:r w:rsidRPr="00F961E9">
        <w:rPr>
          <w:spacing w:val="-10"/>
          <w:sz w:val="24"/>
        </w:rPr>
        <w:t xml:space="preserve"> </w:t>
      </w:r>
      <w:r w:rsidRPr="00F961E9">
        <w:rPr>
          <w:sz w:val="24"/>
        </w:rPr>
        <w:t>(SOPs).</w:t>
      </w:r>
    </w:p>
    <w:p w14:paraId="798496D3"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Matrix spike/matrix spike duplicates, sample duplicates, calibration verification checks, surrogate standards, external standards, etc. per the laboratory’s QAP and</w:t>
      </w:r>
      <w:r w:rsidRPr="00F961E9">
        <w:rPr>
          <w:spacing w:val="-9"/>
          <w:sz w:val="24"/>
        </w:rPr>
        <w:t xml:space="preserve"> </w:t>
      </w:r>
      <w:r w:rsidRPr="00F961E9">
        <w:rPr>
          <w:sz w:val="24"/>
        </w:rPr>
        <w:t>SOPs.</w:t>
      </w:r>
    </w:p>
    <w:p w14:paraId="34D7E6FF" w14:textId="77777777" w:rsidR="00F961E9" w:rsidRDefault="009D3EAA" w:rsidP="006128E6">
      <w:pPr>
        <w:pStyle w:val="ListParagraph"/>
        <w:numPr>
          <w:ilvl w:val="0"/>
          <w:numId w:val="21"/>
        </w:numPr>
        <w:tabs>
          <w:tab w:val="left" w:pos="810"/>
        </w:tabs>
        <w:spacing w:before="1" w:line="293" w:lineRule="exact"/>
        <w:ind w:left="720"/>
        <w:rPr>
          <w:sz w:val="24"/>
        </w:rPr>
      </w:pPr>
      <w:r w:rsidRPr="00F961E9">
        <w:rPr>
          <w:sz w:val="24"/>
        </w:rPr>
        <w:t>Specific QC activities prescribed in the project’s</w:t>
      </w:r>
      <w:r w:rsidRPr="00F961E9">
        <w:rPr>
          <w:spacing w:val="-7"/>
          <w:sz w:val="24"/>
        </w:rPr>
        <w:t xml:space="preserve"> </w:t>
      </w:r>
      <w:r w:rsidRPr="00F961E9">
        <w:rPr>
          <w:sz w:val="24"/>
        </w:rPr>
        <w:t>QAPP.</w:t>
      </w:r>
    </w:p>
    <w:p w14:paraId="266BD1F5" w14:textId="4C6AB613" w:rsidR="009D3EAA" w:rsidRPr="00F961E9" w:rsidRDefault="009D3EAA" w:rsidP="006128E6">
      <w:pPr>
        <w:pStyle w:val="ListParagraph"/>
        <w:numPr>
          <w:ilvl w:val="0"/>
          <w:numId w:val="21"/>
        </w:numPr>
        <w:tabs>
          <w:tab w:val="left" w:pos="810"/>
        </w:tabs>
        <w:spacing w:before="1" w:line="293" w:lineRule="exact"/>
        <w:ind w:left="720"/>
        <w:rPr>
          <w:sz w:val="24"/>
        </w:rPr>
      </w:pPr>
      <w:r w:rsidRPr="00F961E9">
        <w:rPr>
          <w:sz w:val="24"/>
        </w:rPr>
        <w:t>Laboratory data verification and validation prior to sending data results to ADEC and/or permitted</w:t>
      </w:r>
      <w:r w:rsidRPr="00F961E9">
        <w:rPr>
          <w:spacing w:val="-1"/>
          <w:sz w:val="24"/>
        </w:rPr>
        <w:t xml:space="preserve"> </w:t>
      </w:r>
      <w:r w:rsidRPr="00F961E9">
        <w:rPr>
          <w:sz w:val="24"/>
        </w:rPr>
        <w:t>facility.</w:t>
      </w:r>
    </w:p>
    <w:p w14:paraId="0BD69195" w14:textId="77777777" w:rsidR="00F961E9" w:rsidRDefault="00F961E9" w:rsidP="00F961E9">
      <w:pPr>
        <w:pStyle w:val="BodyText"/>
        <w:ind w:right="234"/>
        <w:rPr>
          <w:sz w:val="23"/>
        </w:rPr>
      </w:pPr>
    </w:p>
    <w:p w14:paraId="0815B514" w14:textId="59C59449" w:rsidR="009D3EAA" w:rsidRDefault="009D3EAA" w:rsidP="00F961E9">
      <w:pPr>
        <w:pStyle w:val="BodyText"/>
        <w:ind w:right="234"/>
      </w:pPr>
      <w:r>
        <w:t>Contracted laboratories will provide analytical results after verification and validation by the laboratory QA Officer. The laboratory must provide all relevant QC information with its summary of data results so that the project manager and project QA officer can perform field data verification and validation and review the laboratory reports. The Project Manager reviews these data to ensure that the required QC measurement criteria have been met. If a QC concern is identified in the review process, the Project Manager and Project QA Officer will seek additional information from the contracted laboratory to resolve the issue/s and take appropriate corrective action.</w:t>
      </w:r>
    </w:p>
    <w:p w14:paraId="43D07B16" w14:textId="77777777" w:rsidR="009D3EAA" w:rsidRDefault="009D3EAA" w:rsidP="009D3EAA">
      <w:pPr>
        <w:pStyle w:val="BodyText"/>
        <w:spacing w:before="2"/>
      </w:pPr>
    </w:p>
    <w:p w14:paraId="300EC506" w14:textId="5245CE7F" w:rsidR="009D3EAA" w:rsidRDefault="009D3EAA" w:rsidP="00DD7EEA">
      <w:pPr>
        <w:pStyle w:val="Heading2"/>
        <w:ind w:left="0"/>
      </w:pPr>
      <w:bookmarkStart w:id="238" w:name="D3._RECONCILIATION_WITH_DATA_QUALITY_OBJ"/>
      <w:bookmarkStart w:id="239" w:name="_Toc96073988"/>
      <w:bookmarkStart w:id="240" w:name="_Toc117087869"/>
      <w:bookmarkEnd w:id="238"/>
      <w:r>
        <w:t>D3.</w:t>
      </w:r>
      <w:r w:rsidR="003A402A">
        <w:t xml:space="preserve"> </w:t>
      </w:r>
      <w:r>
        <w:t>R</w:t>
      </w:r>
      <w:r w:rsidR="003A402A">
        <w:t>econciliation</w:t>
      </w:r>
      <w:r>
        <w:t xml:space="preserve"> </w:t>
      </w:r>
      <w:r w:rsidR="00877D5B">
        <w:t>with</w:t>
      </w:r>
      <w:r>
        <w:t xml:space="preserve"> D</w:t>
      </w:r>
      <w:r w:rsidR="003A402A">
        <w:t>ata</w:t>
      </w:r>
      <w:r>
        <w:t xml:space="preserve"> Q</w:t>
      </w:r>
      <w:r w:rsidR="003A402A">
        <w:t>uality</w:t>
      </w:r>
      <w:r>
        <w:rPr>
          <w:spacing w:val="-4"/>
        </w:rPr>
        <w:t xml:space="preserve"> </w:t>
      </w:r>
      <w:r>
        <w:t>O</w:t>
      </w:r>
      <w:bookmarkEnd w:id="239"/>
      <w:r w:rsidR="003A402A">
        <w:t>bjectives</w:t>
      </w:r>
      <w:bookmarkEnd w:id="240"/>
    </w:p>
    <w:p w14:paraId="41A93C57" w14:textId="77777777" w:rsidR="009D3EAA" w:rsidRDefault="009D3EAA" w:rsidP="009D3EAA">
      <w:pPr>
        <w:pStyle w:val="BodyText"/>
        <w:spacing w:before="9"/>
        <w:rPr>
          <w:b/>
          <w:sz w:val="23"/>
        </w:rPr>
      </w:pPr>
    </w:p>
    <w:p w14:paraId="1A5C05DD" w14:textId="7CF3886B" w:rsidR="003E0C23" w:rsidRDefault="009D3EAA" w:rsidP="00DD7EEA">
      <w:pPr>
        <w:pStyle w:val="BodyText"/>
        <w:spacing w:before="1"/>
        <w:ind w:right="89"/>
      </w:pPr>
      <w:r>
        <w:t>The Project QA Officer and/or the Project Manager will compare the results and associated variability, accuracy, precision, and completeness with project objectives. If data quality indicators do not meet program specifications (see Tables 1</w:t>
      </w:r>
      <w:r w:rsidR="00877D5B">
        <w:t xml:space="preserve"> through Table 6</w:t>
      </w:r>
      <w:r>
        <w:t xml:space="preserve">) data will not </w:t>
      </w:r>
      <w:proofErr w:type="spellStart"/>
      <w:r>
        <w:t>be</w:t>
      </w:r>
      <w:del w:id="241" w:author="ben" w:date="2022-11-01T11:37:00Z">
        <w:r w:rsidDel="00877D5B">
          <w:delText xml:space="preserve"> </w:delText>
        </w:r>
      </w:del>
      <w:ins w:id="242" w:author="ben" w:date="2022-11-01T11:37:00Z">
        <w:r w:rsidR="00877D5B">
          <w:t>uplifted</w:t>
        </w:r>
        <w:proofErr w:type="spellEnd"/>
        <w:r w:rsidR="00877D5B">
          <w:t xml:space="preserve"> to AQWMS nor </w:t>
        </w:r>
      </w:ins>
      <w:ins w:id="243" w:author="ben" w:date="2022-11-01T11:38:00Z">
        <w:r w:rsidR="00877D5B">
          <w:t>to the EPA WQX</w:t>
        </w:r>
      </w:ins>
      <w:del w:id="244" w:author="ben" w:date="2022-11-01T11:37:00Z">
        <w:r w:rsidDel="00877D5B">
          <w:delText>entered in the data system</w:delText>
        </w:r>
      </w:del>
      <w:r>
        <w:t xml:space="preserve">. The cause of failure will be evaluated. If the cause is found to be equipment failure, calibration and maintenance procedures will be reassessed and improved. In some </w:t>
      </w:r>
      <w:proofErr w:type="gramStart"/>
      <w:r>
        <w:t>cases</w:t>
      </w:r>
      <w:proofErr w:type="gramEnd"/>
      <w:r>
        <w:t xml:space="preserve"> accuracy project criteria may be modified with prior approval by ADEC project management and ADEC Water QA Officer. In </w:t>
      </w:r>
      <w:r>
        <w:lastRenderedPageBreak/>
        <w:t>this case the justification for modification, problems associated with collecting and analyzing data, as well as potential solutions will be reported</w:t>
      </w:r>
      <w:r w:rsidR="003E0C23">
        <w:t xml:space="preserve">. </w:t>
      </w:r>
    </w:p>
    <w:p w14:paraId="4BF4F97F" w14:textId="77777777" w:rsidR="00DD7EEA" w:rsidRDefault="00DD7EEA" w:rsidP="00DD7EEA">
      <w:pPr>
        <w:pStyle w:val="BodyText"/>
        <w:spacing w:before="1"/>
        <w:ind w:right="89"/>
      </w:pPr>
    </w:p>
    <w:p w14:paraId="5AA040BC" w14:textId="66D87DB9" w:rsidR="009D3EAA" w:rsidRDefault="009D3EAA" w:rsidP="003E0C23">
      <w:pPr>
        <w:pStyle w:val="BodyText"/>
        <w:spacing w:before="89"/>
        <w:ind w:right="266"/>
      </w:pPr>
      <w:r>
        <w:t>If failure to meet program specifications is found to be unrelated to equipment, methods, or monitor error, specifications may be revised. Revisions to this QAPP will be submitted to the designated state ADEC and federal EPA, Region 10 Quality Assurance Officers for approval.</w:t>
      </w:r>
    </w:p>
    <w:p w14:paraId="63D56E3E" w14:textId="77777777" w:rsidR="009D3EAA" w:rsidRDefault="009D3EAA" w:rsidP="00C161F5">
      <w:pPr>
        <w:pStyle w:val="BodyText"/>
        <w:spacing w:before="1"/>
        <w:ind w:right="268"/>
      </w:pPr>
    </w:p>
    <w:p w14:paraId="33B683AA" w14:textId="7BE5F1B6" w:rsidR="00BA7093" w:rsidRDefault="00BA7093" w:rsidP="00C161F5">
      <w:pPr>
        <w:pStyle w:val="BodyText"/>
        <w:spacing w:before="1"/>
        <w:ind w:right="268"/>
      </w:pPr>
    </w:p>
    <w:p w14:paraId="3F76D4F8" w14:textId="4CD4FFB1" w:rsidR="00BA7093" w:rsidRDefault="00BA7093" w:rsidP="00C161F5">
      <w:pPr>
        <w:pStyle w:val="BodyText"/>
        <w:spacing w:before="1"/>
        <w:ind w:right="268"/>
      </w:pPr>
    </w:p>
    <w:p w14:paraId="2261FBB9" w14:textId="2402BA8E" w:rsidR="00BA7093" w:rsidRDefault="00BA7093" w:rsidP="00C161F5">
      <w:pPr>
        <w:pStyle w:val="BodyText"/>
        <w:spacing w:before="1"/>
        <w:ind w:right="268"/>
      </w:pPr>
    </w:p>
    <w:p w14:paraId="17BBA4F7" w14:textId="14B4673B" w:rsidR="00BA7093" w:rsidRDefault="00BA7093" w:rsidP="00C161F5">
      <w:pPr>
        <w:pStyle w:val="BodyText"/>
        <w:spacing w:before="1"/>
        <w:ind w:right="268"/>
      </w:pPr>
    </w:p>
    <w:p w14:paraId="67E9118E" w14:textId="73536D98" w:rsidR="00BA7093" w:rsidRDefault="00BA7093" w:rsidP="00C161F5">
      <w:pPr>
        <w:pStyle w:val="BodyText"/>
        <w:spacing w:before="1"/>
        <w:ind w:right="268"/>
      </w:pPr>
    </w:p>
    <w:p w14:paraId="01B0540A" w14:textId="77777777" w:rsidR="0044308E" w:rsidRDefault="0044308E" w:rsidP="00530E7B">
      <w:pPr>
        <w:pStyle w:val="BodyText"/>
        <w:ind w:right="696"/>
      </w:pPr>
    </w:p>
    <w:p w14:paraId="38303F9F" w14:textId="77777777" w:rsidR="0044308E" w:rsidRDefault="0044308E" w:rsidP="00530E7B">
      <w:pPr>
        <w:pStyle w:val="BodyText"/>
        <w:ind w:right="696"/>
      </w:pPr>
    </w:p>
    <w:p w14:paraId="27DF463B" w14:textId="77777777" w:rsidR="0044308E" w:rsidRDefault="0044308E" w:rsidP="00530E7B">
      <w:pPr>
        <w:pStyle w:val="BodyText"/>
        <w:ind w:right="696"/>
      </w:pPr>
    </w:p>
    <w:p w14:paraId="6038D244" w14:textId="06725042" w:rsidR="0044308E" w:rsidRDefault="0044308E" w:rsidP="00530E7B">
      <w:pPr>
        <w:pStyle w:val="BodyText"/>
        <w:ind w:right="696"/>
        <w:sectPr w:rsidR="0044308E" w:rsidSect="0044308E">
          <w:pgSz w:w="12240" w:h="15840"/>
          <w:pgMar w:top="1440" w:right="1440" w:bottom="1440" w:left="1440" w:header="720" w:footer="720" w:gutter="0"/>
          <w:cols w:space="720"/>
          <w:docGrid w:linePitch="360"/>
        </w:sectPr>
      </w:pPr>
    </w:p>
    <w:p w14:paraId="1C13A30D" w14:textId="77777777" w:rsidR="006836A7" w:rsidRPr="00E946A5" w:rsidRDefault="006836A7" w:rsidP="006836A7">
      <w:pPr>
        <w:pStyle w:val="AppendixSubheadings"/>
        <w:rPr>
          <w:sz w:val="24"/>
          <w:szCs w:val="24"/>
        </w:rPr>
      </w:pPr>
    </w:p>
    <w:p w14:paraId="080F3A4B" w14:textId="77777777" w:rsidR="00197400" w:rsidRPr="00DD7EEA" w:rsidRDefault="00197400" w:rsidP="00461CAC">
      <w:pPr>
        <w:pStyle w:val="AppendixSubheadings"/>
        <w:rPr>
          <w:sz w:val="24"/>
          <w:szCs w:val="24"/>
        </w:rPr>
      </w:pPr>
    </w:p>
    <w:p w14:paraId="268595F1" w14:textId="77777777" w:rsidR="008043F1" w:rsidRDefault="00461CAC" w:rsidP="008043F1">
      <w:pPr>
        <w:pStyle w:val="AppendixSubheadings"/>
        <w:jc w:val="center"/>
        <w:rPr>
          <w:b/>
          <w:sz w:val="24"/>
          <w:szCs w:val="24"/>
        </w:rPr>
      </w:pPr>
      <w:bookmarkStart w:id="245" w:name="_Toc112073505"/>
      <w:commentRangeStart w:id="246"/>
      <w:commentRangeStart w:id="247"/>
      <w:r w:rsidRPr="00DD7EEA">
        <w:rPr>
          <w:b/>
          <w:sz w:val="24"/>
          <w:szCs w:val="24"/>
        </w:rPr>
        <w:t xml:space="preserve">Appendix </w:t>
      </w:r>
      <w:bookmarkEnd w:id="245"/>
      <w:r w:rsidR="00DD7EEA" w:rsidRPr="00DD7EEA">
        <w:rPr>
          <w:b/>
          <w:sz w:val="24"/>
          <w:szCs w:val="24"/>
        </w:rPr>
        <w:t>A</w:t>
      </w:r>
      <w:commentRangeEnd w:id="246"/>
      <w:r w:rsidR="00DD7EEA">
        <w:rPr>
          <w:rStyle w:val="CommentReference"/>
        </w:rPr>
        <w:commentReference w:id="246"/>
      </w:r>
      <w:commentRangeEnd w:id="247"/>
      <w:r w:rsidR="00307E5C">
        <w:rPr>
          <w:rStyle w:val="CommentReference"/>
        </w:rPr>
        <w:commentReference w:id="247"/>
      </w:r>
      <w:r w:rsidR="008043F1">
        <w:rPr>
          <w:b/>
          <w:sz w:val="24"/>
          <w:szCs w:val="24"/>
        </w:rPr>
        <w:t xml:space="preserve"> </w:t>
      </w:r>
    </w:p>
    <w:p w14:paraId="45B830F0" w14:textId="77777777" w:rsidR="008043F1" w:rsidRDefault="00DD7EEA" w:rsidP="008043F1">
      <w:pPr>
        <w:pStyle w:val="AppendixSubheadings"/>
        <w:jc w:val="center"/>
        <w:rPr>
          <w:b/>
          <w:sz w:val="24"/>
        </w:rPr>
      </w:pPr>
      <w:r>
        <w:rPr>
          <w:b/>
          <w:sz w:val="24"/>
        </w:rPr>
        <w:t xml:space="preserve">Kenai Watershed Forum </w:t>
      </w:r>
    </w:p>
    <w:p w14:paraId="28ACCA19" w14:textId="6DD5FF83" w:rsidR="00DD7EEA" w:rsidRPr="008043F1" w:rsidRDefault="00DD7EEA" w:rsidP="008043F1">
      <w:pPr>
        <w:pStyle w:val="AppendixSubheadings"/>
        <w:jc w:val="center"/>
        <w:rPr>
          <w:b/>
          <w:sz w:val="24"/>
          <w:szCs w:val="24"/>
        </w:rPr>
      </w:pPr>
      <w:r>
        <w:rPr>
          <w:b/>
          <w:sz w:val="24"/>
        </w:rPr>
        <w:t>Technical Advisory Committee</w:t>
      </w:r>
    </w:p>
    <w:p w14:paraId="07D1F4E4" w14:textId="77777777" w:rsidR="00DD7EEA" w:rsidRDefault="00DD7EEA" w:rsidP="00DD7EEA">
      <w:pPr>
        <w:pStyle w:val="BodyText"/>
        <w:rPr>
          <w:b/>
          <w:sz w:val="26"/>
        </w:rPr>
      </w:pPr>
    </w:p>
    <w:p w14:paraId="1CAC84D1" w14:textId="77777777" w:rsidR="00DD7EEA" w:rsidRDefault="00DD7EEA" w:rsidP="00DD7EEA">
      <w:pPr>
        <w:pStyle w:val="BodyText"/>
        <w:rPr>
          <w:b/>
          <w:sz w:val="22"/>
        </w:rPr>
      </w:pPr>
    </w:p>
    <w:p w14:paraId="217007AD" w14:textId="77777777" w:rsidR="00DD7EEA" w:rsidRDefault="00DD7EEA" w:rsidP="00DD7EEA">
      <w:pPr>
        <w:pStyle w:val="Heading2"/>
      </w:pPr>
      <w:bookmarkStart w:id="248" w:name="_Toc96073990"/>
      <w:bookmarkStart w:id="249" w:name="_Toc117087870"/>
      <w:r>
        <w:t>Scott Curtin</w:t>
      </w:r>
      <w:bookmarkEnd w:id="248"/>
      <w:bookmarkEnd w:id="249"/>
    </w:p>
    <w:p w14:paraId="266C1315" w14:textId="77777777" w:rsidR="008043F1" w:rsidRDefault="00DD7EEA" w:rsidP="008043F1">
      <w:pPr>
        <w:pStyle w:val="BodyText"/>
        <w:ind w:left="688"/>
      </w:pPr>
      <w:r>
        <w:t xml:space="preserve">City of Kenai Wastewater Treatment Plant </w:t>
      </w:r>
    </w:p>
    <w:p w14:paraId="61E34D74" w14:textId="2E810365" w:rsidR="00DD7EEA" w:rsidRDefault="00DD7EEA" w:rsidP="008043F1">
      <w:pPr>
        <w:pStyle w:val="BodyText"/>
        <w:ind w:left="688"/>
      </w:pPr>
      <w:r>
        <w:t xml:space="preserve">210 </w:t>
      </w:r>
      <w:proofErr w:type="spellStart"/>
      <w:r>
        <w:t>Fidalgo</w:t>
      </w:r>
      <w:proofErr w:type="spellEnd"/>
      <w:r>
        <w:t xml:space="preserve"> Ave., Suite 200</w:t>
      </w:r>
    </w:p>
    <w:p w14:paraId="681F35EA" w14:textId="77777777" w:rsidR="00DD7EEA" w:rsidRDefault="00DD7EEA" w:rsidP="00DD7EEA">
      <w:pPr>
        <w:pStyle w:val="BodyText"/>
        <w:ind w:left="688"/>
      </w:pPr>
      <w:r>
        <w:t>Kenai, AK 99611</w:t>
      </w:r>
    </w:p>
    <w:p w14:paraId="10644134" w14:textId="77777777" w:rsidR="00DD7EEA" w:rsidRDefault="00DD7EEA" w:rsidP="00DD7EEA">
      <w:pPr>
        <w:pStyle w:val="BodyText"/>
        <w:ind w:left="688"/>
      </w:pPr>
      <w:r>
        <w:t>Phone: 907-283-8240</w:t>
      </w:r>
    </w:p>
    <w:p w14:paraId="712630A5" w14:textId="77777777" w:rsidR="00DD7EEA" w:rsidRDefault="00DD7EEA" w:rsidP="00DD7EEA">
      <w:pPr>
        <w:pStyle w:val="BodyText"/>
        <w:spacing w:before="2"/>
      </w:pPr>
    </w:p>
    <w:p w14:paraId="61251217" w14:textId="77777777" w:rsidR="00DD7EEA" w:rsidRDefault="00DD7EEA" w:rsidP="00DD7EEA">
      <w:pPr>
        <w:pStyle w:val="Heading2"/>
      </w:pPr>
      <w:bookmarkStart w:id="250" w:name="_Toc96073991"/>
      <w:bookmarkStart w:id="251" w:name="_Toc117087871"/>
      <w:r>
        <w:t>Jeff Anderson</w:t>
      </w:r>
      <w:bookmarkEnd w:id="250"/>
      <w:bookmarkEnd w:id="251"/>
    </w:p>
    <w:p w14:paraId="6633E8C6" w14:textId="77777777" w:rsidR="00DD7EEA" w:rsidRDefault="00DD7EEA" w:rsidP="00DD7EEA">
      <w:pPr>
        <w:pStyle w:val="BodyText"/>
        <w:spacing w:line="275" w:lineRule="exact"/>
        <w:ind w:left="688"/>
      </w:pPr>
      <w:r>
        <w:t>Ecological Services</w:t>
      </w:r>
    </w:p>
    <w:p w14:paraId="1BB94B0D" w14:textId="77777777" w:rsidR="008043F1" w:rsidRDefault="00DD7EEA" w:rsidP="008043F1">
      <w:pPr>
        <w:pStyle w:val="BodyText"/>
        <w:ind w:left="688"/>
      </w:pPr>
      <w:r>
        <w:t>U.S. Fish and Wildlife</w:t>
      </w:r>
      <w:r w:rsidR="008043F1">
        <w:t xml:space="preserve"> </w:t>
      </w:r>
      <w:r>
        <w:t xml:space="preserve">Service </w:t>
      </w:r>
    </w:p>
    <w:p w14:paraId="6FECCF4F" w14:textId="77777777" w:rsidR="008043F1" w:rsidRDefault="00DD7EEA" w:rsidP="008043F1">
      <w:pPr>
        <w:pStyle w:val="BodyText"/>
        <w:ind w:left="688"/>
      </w:pPr>
      <w:r>
        <w:t xml:space="preserve">43655 </w:t>
      </w:r>
      <w:proofErr w:type="spellStart"/>
      <w:r>
        <w:t>Kalifornsky</w:t>
      </w:r>
      <w:proofErr w:type="spellEnd"/>
      <w:r>
        <w:t xml:space="preserve"> Beach Road </w:t>
      </w:r>
    </w:p>
    <w:p w14:paraId="7075EDC3" w14:textId="1B24DADB" w:rsidR="00DD7EEA" w:rsidRDefault="00DD7EEA" w:rsidP="008043F1">
      <w:pPr>
        <w:pStyle w:val="BodyText"/>
        <w:ind w:left="688"/>
      </w:pPr>
      <w:r>
        <w:t>Soldotna, AK 99669</w:t>
      </w:r>
    </w:p>
    <w:p w14:paraId="772F3903" w14:textId="77777777" w:rsidR="00DD7EEA" w:rsidRDefault="00DD7EEA" w:rsidP="00DD7EEA">
      <w:pPr>
        <w:pStyle w:val="BodyText"/>
        <w:ind w:left="688"/>
      </w:pPr>
      <w:r>
        <w:t>Phone: 907-260-0132</w:t>
      </w:r>
    </w:p>
    <w:p w14:paraId="69AB2CEF" w14:textId="77777777" w:rsidR="00DD7EEA" w:rsidRDefault="00DD7EEA" w:rsidP="00DD7EEA">
      <w:pPr>
        <w:pStyle w:val="BodyText"/>
        <w:spacing w:before="2"/>
      </w:pPr>
    </w:p>
    <w:p w14:paraId="66E7CEF9" w14:textId="77777777" w:rsidR="00DD7EEA" w:rsidRDefault="00DD7EEA" w:rsidP="00DD7EEA">
      <w:pPr>
        <w:pStyle w:val="Heading2"/>
      </w:pPr>
      <w:bookmarkStart w:id="252" w:name="_Toc96073992"/>
      <w:bookmarkStart w:id="253" w:name="_Toc117087872"/>
      <w:r>
        <w:t>Jack Blackwell</w:t>
      </w:r>
      <w:bookmarkEnd w:id="252"/>
      <w:bookmarkEnd w:id="253"/>
    </w:p>
    <w:p w14:paraId="65FC13DA" w14:textId="77777777" w:rsidR="00DD7EEA" w:rsidRDefault="00DD7EEA" w:rsidP="00DD7EEA">
      <w:pPr>
        <w:pStyle w:val="BodyText"/>
        <w:spacing w:line="275" w:lineRule="exact"/>
        <w:ind w:left="688"/>
      </w:pPr>
      <w:r>
        <w:t>Alaska State Parks</w:t>
      </w:r>
    </w:p>
    <w:p w14:paraId="12927388" w14:textId="77777777" w:rsidR="00DD7EEA" w:rsidRDefault="00DD7EEA" w:rsidP="00DD7EEA">
      <w:pPr>
        <w:pStyle w:val="BodyText"/>
        <w:ind w:left="688"/>
      </w:pPr>
      <w:r>
        <w:t>Kenai River Special Management Area</w:t>
      </w:r>
    </w:p>
    <w:p w14:paraId="1BA9DC9E" w14:textId="77777777" w:rsidR="008043F1" w:rsidRDefault="00DD7EEA" w:rsidP="008043F1">
      <w:pPr>
        <w:pStyle w:val="BodyText"/>
        <w:ind w:left="688"/>
      </w:pPr>
      <w:r>
        <w:t xml:space="preserve">P.O. Box 1247 Soldotna, AK 99669 </w:t>
      </w:r>
    </w:p>
    <w:p w14:paraId="1766DA03" w14:textId="3AE91A7C" w:rsidR="00DD7EEA" w:rsidRDefault="00DD7EEA" w:rsidP="008043F1">
      <w:pPr>
        <w:pStyle w:val="BodyText"/>
        <w:ind w:left="688"/>
      </w:pPr>
      <w:r>
        <w:t>Phone:</w:t>
      </w:r>
      <w:r>
        <w:rPr>
          <w:spacing w:val="18"/>
        </w:rPr>
        <w:t xml:space="preserve"> </w:t>
      </w:r>
      <w:r>
        <w:rPr>
          <w:spacing w:val="-3"/>
        </w:rPr>
        <w:t>907-262-5581</w:t>
      </w:r>
    </w:p>
    <w:p w14:paraId="5FC66201" w14:textId="77777777" w:rsidR="00DD7EEA" w:rsidRDefault="00DD7EEA" w:rsidP="00DD7EEA">
      <w:pPr>
        <w:pStyle w:val="BodyText"/>
        <w:spacing w:before="1"/>
      </w:pPr>
    </w:p>
    <w:p w14:paraId="58AAB40D" w14:textId="77777777" w:rsidR="00DD7EEA" w:rsidRPr="008043F1" w:rsidRDefault="00DD7EEA" w:rsidP="00DD7EEA">
      <w:pPr>
        <w:pStyle w:val="Heading2"/>
        <w:spacing w:before="1"/>
      </w:pPr>
      <w:bookmarkStart w:id="254" w:name="_Toc96073993"/>
      <w:bookmarkStart w:id="255" w:name="_Toc117087873"/>
      <w:commentRangeStart w:id="256"/>
      <w:r w:rsidRPr="008043F1">
        <w:t>Francisco B</w:t>
      </w:r>
      <w:r w:rsidRPr="008043F1">
        <w:rPr>
          <w:spacing w:val="-8"/>
        </w:rPr>
        <w:t xml:space="preserve"> </w:t>
      </w:r>
      <w:r w:rsidRPr="008043F1">
        <w:t>Sanchez</w:t>
      </w:r>
      <w:bookmarkEnd w:id="254"/>
      <w:bookmarkEnd w:id="255"/>
      <w:commentRangeEnd w:id="256"/>
      <w:r w:rsidR="00307E5C">
        <w:rPr>
          <w:rStyle w:val="CommentReference"/>
          <w:b w:val="0"/>
          <w:bCs w:val="0"/>
          <w:i w:val="0"/>
        </w:rPr>
        <w:commentReference w:id="256"/>
      </w:r>
    </w:p>
    <w:p w14:paraId="3B06D661" w14:textId="77777777" w:rsidR="008043F1" w:rsidRPr="008043F1" w:rsidRDefault="00DD7EEA" w:rsidP="008043F1">
      <w:pPr>
        <w:pStyle w:val="BodyText"/>
        <w:ind w:left="688"/>
      </w:pPr>
      <w:r w:rsidRPr="008043F1">
        <w:t xml:space="preserve">U.S. Forest Service </w:t>
      </w:r>
    </w:p>
    <w:p w14:paraId="27CA41F2" w14:textId="009DA670" w:rsidR="00DD7EEA" w:rsidRPr="008043F1" w:rsidRDefault="00DD7EEA" w:rsidP="008043F1">
      <w:pPr>
        <w:pStyle w:val="BodyText"/>
        <w:ind w:left="688"/>
      </w:pPr>
      <w:r w:rsidRPr="008043F1">
        <w:t>Chugach</w:t>
      </w:r>
      <w:r w:rsidR="00907836" w:rsidRPr="008043F1">
        <w:t xml:space="preserve"> </w:t>
      </w:r>
      <w:r w:rsidRPr="008043F1">
        <w:t>National Forest Seward Ranger District</w:t>
      </w:r>
    </w:p>
    <w:p w14:paraId="1550B7FC" w14:textId="77777777" w:rsidR="00DD7EEA" w:rsidRPr="008043F1" w:rsidRDefault="00DD7EEA" w:rsidP="00DD7EEA">
      <w:pPr>
        <w:pStyle w:val="BodyText"/>
        <w:ind w:left="688" w:right="6039"/>
      </w:pPr>
      <w:r w:rsidRPr="008043F1">
        <w:t>33599 Ranger Station Spur (mile marker 23.5)</w:t>
      </w:r>
    </w:p>
    <w:p w14:paraId="54AEF492" w14:textId="77777777" w:rsidR="00DD7EEA" w:rsidRPr="008043F1" w:rsidRDefault="00DD7EEA" w:rsidP="00DD7EEA">
      <w:pPr>
        <w:pStyle w:val="BodyText"/>
        <w:ind w:left="688"/>
      </w:pPr>
      <w:r w:rsidRPr="008043F1">
        <w:t>Seward, AK 99664</w:t>
      </w:r>
    </w:p>
    <w:p w14:paraId="56E95D74" w14:textId="77777777" w:rsidR="00DD7EEA" w:rsidRDefault="00DD7EEA" w:rsidP="00DD7EEA">
      <w:pPr>
        <w:pStyle w:val="BodyText"/>
        <w:ind w:left="688"/>
      </w:pPr>
      <w:r w:rsidRPr="008043F1">
        <w:t>Phone: 907-288-3178</w:t>
      </w:r>
    </w:p>
    <w:p w14:paraId="5BA4EA24" w14:textId="77777777" w:rsidR="00DD7EEA" w:rsidRDefault="00DD7EEA" w:rsidP="00DD7EEA">
      <w:pPr>
        <w:pStyle w:val="BodyText"/>
        <w:spacing w:before="4"/>
        <w:rPr>
          <w:sz w:val="22"/>
        </w:rPr>
      </w:pPr>
    </w:p>
    <w:p w14:paraId="60B74F60" w14:textId="77777777" w:rsidR="00DD7EEA" w:rsidRDefault="00DD7EEA" w:rsidP="00DD7EEA">
      <w:pPr>
        <w:pStyle w:val="Heading2"/>
      </w:pPr>
      <w:bookmarkStart w:id="257" w:name="_Toc96073994"/>
      <w:bookmarkStart w:id="258" w:name="_Toc117087874"/>
      <w:r>
        <w:t>Dean Day</w:t>
      </w:r>
      <w:bookmarkEnd w:id="257"/>
      <w:bookmarkEnd w:id="258"/>
    </w:p>
    <w:p w14:paraId="2BAF3375" w14:textId="1F6DD165" w:rsidR="00907836" w:rsidRDefault="00DD7EEA" w:rsidP="008043F1">
      <w:pPr>
        <w:pStyle w:val="BodyText"/>
        <w:ind w:left="688"/>
      </w:pPr>
      <w:r>
        <w:t>Executive</w:t>
      </w:r>
      <w:r w:rsidR="00907836">
        <w:t xml:space="preserve"> </w:t>
      </w:r>
      <w:r>
        <w:t xml:space="preserve">Director </w:t>
      </w:r>
    </w:p>
    <w:p w14:paraId="736D1015" w14:textId="1AAA1743" w:rsidR="00DD7EEA" w:rsidRDefault="00DD7EEA" w:rsidP="008043F1">
      <w:pPr>
        <w:pStyle w:val="BodyText"/>
        <w:ind w:left="688"/>
      </w:pPr>
      <w:r>
        <w:t>Cook Inle</w:t>
      </w:r>
      <w:r w:rsidR="00907836">
        <w:t xml:space="preserve">t </w:t>
      </w:r>
      <w:r>
        <w:t>Aquaculture</w:t>
      </w:r>
    </w:p>
    <w:p w14:paraId="18119225" w14:textId="77777777" w:rsidR="008043F1" w:rsidRDefault="00DD7EEA" w:rsidP="008043F1">
      <w:pPr>
        <w:pStyle w:val="BodyText"/>
        <w:ind w:left="688"/>
      </w:pPr>
      <w:r>
        <w:t xml:space="preserve">40610 </w:t>
      </w:r>
      <w:proofErr w:type="spellStart"/>
      <w:r>
        <w:t>Kalifornsky</w:t>
      </w:r>
      <w:proofErr w:type="spellEnd"/>
      <w:r>
        <w:t xml:space="preserve"> Beach Rd. </w:t>
      </w:r>
    </w:p>
    <w:p w14:paraId="3A0ED949" w14:textId="1043E76A" w:rsidR="00DD7EEA" w:rsidRDefault="00DD7EEA" w:rsidP="008043F1">
      <w:pPr>
        <w:pStyle w:val="BodyText"/>
        <w:ind w:left="688"/>
      </w:pPr>
      <w:r>
        <w:t>Kenai, AK 99611</w:t>
      </w:r>
    </w:p>
    <w:p w14:paraId="66B28F79" w14:textId="77777777" w:rsidR="00DD7EEA" w:rsidRDefault="00DD7EEA" w:rsidP="00DD7EEA">
      <w:pPr>
        <w:pStyle w:val="BodyText"/>
        <w:ind w:left="688"/>
      </w:pPr>
      <w:r>
        <w:t>Phone: 907-283-5761</w:t>
      </w:r>
    </w:p>
    <w:p w14:paraId="6B36F982" w14:textId="77777777" w:rsidR="00DD7EEA" w:rsidRDefault="00DD7EEA" w:rsidP="00DD7EEA">
      <w:pPr>
        <w:pStyle w:val="BodyText"/>
        <w:spacing w:before="2"/>
      </w:pPr>
    </w:p>
    <w:p w14:paraId="370EE74A" w14:textId="40FF6872" w:rsidR="00DD7EEA" w:rsidRDefault="008043F1" w:rsidP="00DD7EEA">
      <w:pPr>
        <w:pStyle w:val="Heading2"/>
      </w:pPr>
      <w:bookmarkStart w:id="259" w:name="_Toc117087875"/>
      <w:r>
        <w:t>Justin Nelson</w:t>
      </w:r>
      <w:bookmarkEnd w:id="259"/>
    </w:p>
    <w:p w14:paraId="51CBCD7C" w14:textId="77777777" w:rsidR="00DD7EEA" w:rsidRDefault="00DD7EEA" w:rsidP="00DD7EEA">
      <w:pPr>
        <w:pStyle w:val="BodyText"/>
        <w:spacing w:line="275" w:lineRule="exact"/>
        <w:ind w:left="688"/>
      </w:pPr>
      <w:r>
        <w:t>Client Service Manager</w:t>
      </w:r>
    </w:p>
    <w:p w14:paraId="1296F274" w14:textId="77777777" w:rsidR="00DD7EEA" w:rsidRDefault="00DD7EEA" w:rsidP="008043F1">
      <w:pPr>
        <w:pStyle w:val="BodyText"/>
        <w:ind w:left="688"/>
      </w:pPr>
      <w:r>
        <w:t>SGS Environmental Laboratory Services</w:t>
      </w:r>
    </w:p>
    <w:p w14:paraId="43E00EE7" w14:textId="77777777" w:rsidR="00DD7EEA" w:rsidRDefault="00DD7EEA" w:rsidP="008043F1">
      <w:pPr>
        <w:pStyle w:val="BodyText"/>
        <w:ind w:left="688"/>
      </w:pPr>
      <w:r>
        <w:t>200 W Potter Dr Anchorage, AK</w:t>
      </w:r>
      <w:r>
        <w:rPr>
          <w:spacing w:val="-5"/>
        </w:rPr>
        <w:t xml:space="preserve"> </w:t>
      </w:r>
      <w:r>
        <w:rPr>
          <w:spacing w:val="-3"/>
        </w:rPr>
        <w:t>99518</w:t>
      </w:r>
    </w:p>
    <w:p w14:paraId="05A887B1" w14:textId="77777777" w:rsidR="00DD7EEA" w:rsidRDefault="00DD7EEA" w:rsidP="00DD7EEA">
      <w:pPr>
        <w:pStyle w:val="BodyText"/>
        <w:ind w:left="688"/>
      </w:pPr>
      <w:r>
        <w:t>Phone:</w:t>
      </w:r>
      <w:r>
        <w:rPr>
          <w:spacing w:val="-2"/>
        </w:rPr>
        <w:t xml:space="preserve"> </w:t>
      </w:r>
      <w:r>
        <w:t>907-562-2343</w:t>
      </w:r>
    </w:p>
    <w:p w14:paraId="2D6A47A0" w14:textId="77777777" w:rsidR="00DD7EEA" w:rsidRDefault="00DD7EEA" w:rsidP="00DD7EEA">
      <w:pPr>
        <w:pStyle w:val="BodyText"/>
        <w:spacing w:before="2"/>
      </w:pPr>
    </w:p>
    <w:p w14:paraId="614A930C" w14:textId="77777777" w:rsidR="00DD7EEA" w:rsidRDefault="00DD7EEA" w:rsidP="00DD7EEA">
      <w:pPr>
        <w:pStyle w:val="Heading2"/>
      </w:pPr>
      <w:bookmarkStart w:id="260" w:name="_Toc96073996"/>
      <w:bookmarkStart w:id="261" w:name="_Toc117087876"/>
      <w:r>
        <w:lastRenderedPageBreak/>
        <w:t>Jon Essert</w:t>
      </w:r>
      <w:bookmarkEnd w:id="260"/>
      <w:bookmarkEnd w:id="261"/>
    </w:p>
    <w:p w14:paraId="04F82FF8" w14:textId="77777777" w:rsidR="00DD7EEA" w:rsidRDefault="00DD7EEA" w:rsidP="00DD7EEA">
      <w:pPr>
        <w:pStyle w:val="BodyText"/>
        <w:spacing w:line="275" w:lineRule="exact"/>
        <w:ind w:left="688"/>
      </w:pPr>
      <w:r>
        <w:t>Utility Department Manager</w:t>
      </w:r>
    </w:p>
    <w:p w14:paraId="4054F331" w14:textId="77777777" w:rsidR="00DD7EEA" w:rsidRDefault="00DD7EEA" w:rsidP="008043F1">
      <w:pPr>
        <w:pStyle w:val="BodyText"/>
        <w:ind w:left="688"/>
      </w:pPr>
      <w:r>
        <w:t>City of Soldotna Wastewater Treatment Plant</w:t>
      </w:r>
    </w:p>
    <w:p w14:paraId="16027E30" w14:textId="77777777" w:rsidR="00DD7EEA" w:rsidRDefault="00DD7EEA" w:rsidP="008043F1">
      <w:pPr>
        <w:pStyle w:val="BodyText"/>
        <w:ind w:left="688"/>
      </w:pPr>
      <w:r>
        <w:t>215 S Kobuk St Soldotna, AK 99669</w:t>
      </w:r>
    </w:p>
    <w:p w14:paraId="78AFB3AD" w14:textId="77777777" w:rsidR="00DD7EEA" w:rsidRDefault="00DD7EEA" w:rsidP="00DD7EEA">
      <w:pPr>
        <w:pStyle w:val="BodyText"/>
        <w:ind w:left="688"/>
      </w:pPr>
      <w:r>
        <w:t>Phone: 907-262-4205</w:t>
      </w:r>
    </w:p>
    <w:p w14:paraId="60354AD3" w14:textId="66F3F717" w:rsidR="00DD7EEA" w:rsidRDefault="00DD7EEA" w:rsidP="00461CAC">
      <w:pPr>
        <w:pStyle w:val="AppendixSubheadings"/>
      </w:pPr>
    </w:p>
    <w:p w14:paraId="385B119C" w14:textId="18BF68DD" w:rsidR="00DD7EEA" w:rsidRDefault="00DD7EEA" w:rsidP="00461CAC">
      <w:pPr>
        <w:pStyle w:val="AppendixSubheadings"/>
      </w:pPr>
    </w:p>
    <w:p w14:paraId="02269BF0" w14:textId="1E38FBC3" w:rsidR="00DD7EEA" w:rsidRDefault="00DD7EEA" w:rsidP="00461CAC">
      <w:pPr>
        <w:pStyle w:val="AppendixSubheadings"/>
      </w:pPr>
    </w:p>
    <w:p w14:paraId="77BC4971" w14:textId="77777777" w:rsidR="00DD7EEA" w:rsidRDefault="00DD7EEA" w:rsidP="00461CAC">
      <w:pPr>
        <w:pStyle w:val="AppendixSubheadings"/>
      </w:pPr>
    </w:p>
    <w:p w14:paraId="578C2D06" w14:textId="4CEA9116" w:rsidR="00461CAC" w:rsidRDefault="00461CAC" w:rsidP="009A297F">
      <w:pPr>
        <w:rPr>
          <w:b/>
          <w:sz w:val="24"/>
          <w:szCs w:val="24"/>
        </w:rPr>
      </w:pPr>
    </w:p>
    <w:p w14:paraId="5DCCD2AE" w14:textId="15BB4750" w:rsidR="008043F1" w:rsidRDefault="008043F1" w:rsidP="009A297F">
      <w:pPr>
        <w:rPr>
          <w:b/>
          <w:sz w:val="24"/>
          <w:szCs w:val="24"/>
        </w:rPr>
      </w:pPr>
    </w:p>
    <w:p w14:paraId="4CAB8355" w14:textId="6FC90A75" w:rsidR="008043F1" w:rsidRDefault="008043F1" w:rsidP="009A297F">
      <w:pPr>
        <w:rPr>
          <w:b/>
          <w:sz w:val="24"/>
          <w:szCs w:val="24"/>
        </w:rPr>
      </w:pPr>
    </w:p>
    <w:p w14:paraId="0EA30E9D" w14:textId="731FFD18" w:rsidR="008043F1" w:rsidRDefault="008043F1" w:rsidP="009A297F">
      <w:pPr>
        <w:rPr>
          <w:b/>
          <w:sz w:val="24"/>
          <w:szCs w:val="24"/>
        </w:rPr>
      </w:pPr>
    </w:p>
    <w:p w14:paraId="2D3D8418" w14:textId="4B0A3B17" w:rsidR="008043F1" w:rsidRDefault="008043F1" w:rsidP="009A297F">
      <w:pPr>
        <w:rPr>
          <w:b/>
          <w:sz w:val="24"/>
          <w:szCs w:val="24"/>
        </w:rPr>
      </w:pPr>
    </w:p>
    <w:p w14:paraId="6289BA12" w14:textId="4DDA4089" w:rsidR="008043F1" w:rsidRDefault="008043F1" w:rsidP="009A297F">
      <w:pPr>
        <w:rPr>
          <w:b/>
          <w:sz w:val="24"/>
          <w:szCs w:val="24"/>
        </w:rPr>
      </w:pPr>
    </w:p>
    <w:p w14:paraId="48EAA1FC" w14:textId="2515D4D0" w:rsidR="008043F1" w:rsidRDefault="008043F1" w:rsidP="009A297F">
      <w:pPr>
        <w:rPr>
          <w:b/>
          <w:sz w:val="24"/>
          <w:szCs w:val="24"/>
        </w:rPr>
      </w:pPr>
    </w:p>
    <w:p w14:paraId="5191F7A5" w14:textId="0B9EA28F" w:rsidR="008043F1" w:rsidRDefault="008043F1" w:rsidP="009A297F">
      <w:pPr>
        <w:rPr>
          <w:b/>
          <w:sz w:val="24"/>
          <w:szCs w:val="24"/>
        </w:rPr>
      </w:pPr>
    </w:p>
    <w:p w14:paraId="5FCF0A56" w14:textId="50CEA514" w:rsidR="008043F1" w:rsidRDefault="008043F1" w:rsidP="009A297F">
      <w:pPr>
        <w:rPr>
          <w:b/>
          <w:sz w:val="24"/>
          <w:szCs w:val="24"/>
        </w:rPr>
      </w:pPr>
    </w:p>
    <w:p w14:paraId="229FD81E" w14:textId="1A30DC0C" w:rsidR="008043F1" w:rsidRDefault="008043F1" w:rsidP="009A297F">
      <w:pPr>
        <w:rPr>
          <w:b/>
          <w:sz w:val="24"/>
          <w:szCs w:val="24"/>
        </w:rPr>
      </w:pPr>
    </w:p>
    <w:p w14:paraId="5F767DBE" w14:textId="355D673E" w:rsidR="008043F1" w:rsidRDefault="008043F1" w:rsidP="009A297F">
      <w:pPr>
        <w:rPr>
          <w:b/>
          <w:sz w:val="24"/>
          <w:szCs w:val="24"/>
        </w:rPr>
      </w:pPr>
    </w:p>
    <w:p w14:paraId="5B4E8399" w14:textId="7E908094" w:rsidR="008043F1" w:rsidRDefault="008043F1" w:rsidP="009A297F">
      <w:pPr>
        <w:rPr>
          <w:b/>
          <w:sz w:val="24"/>
          <w:szCs w:val="24"/>
        </w:rPr>
      </w:pPr>
    </w:p>
    <w:p w14:paraId="08A1AFB2" w14:textId="7D0F69E3" w:rsidR="008043F1" w:rsidRDefault="008043F1" w:rsidP="009A297F">
      <w:pPr>
        <w:rPr>
          <w:b/>
          <w:sz w:val="24"/>
          <w:szCs w:val="24"/>
        </w:rPr>
      </w:pPr>
    </w:p>
    <w:p w14:paraId="535E180F" w14:textId="5C75044A" w:rsidR="008043F1" w:rsidRDefault="008043F1" w:rsidP="009A297F">
      <w:pPr>
        <w:rPr>
          <w:b/>
          <w:sz w:val="24"/>
          <w:szCs w:val="24"/>
        </w:rPr>
      </w:pPr>
    </w:p>
    <w:p w14:paraId="10326C98" w14:textId="4F129D03" w:rsidR="008043F1" w:rsidRDefault="008043F1" w:rsidP="009A297F">
      <w:pPr>
        <w:rPr>
          <w:b/>
          <w:sz w:val="24"/>
          <w:szCs w:val="24"/>
        </w:rPr>
      </w:pPr>
    </w:p>
    <w:p w14:paraId="181E5C9A" w14:textId="2298BB4C" w:rsidR="008043F1" w:rsidRDefault="008043F1" w:rsidP="009A297F">
      <w:pPr>
        <w:rPr>
          <w:b/>
          <w:sz w:val="24"/>
          <w:szCs w:val="24"/>
        </w:rPr>
      </w:pPr>
    </w:p>
    <w:p w14:paraId="585617D8" w14:textId="5E64CA3C" w:rsidR="008043F1" w:rsidRDefault="008043F1" w:rsidP="009A297F">
      <w:pPr>
        <w:rPr>
          <w:b/>
          <w:sz w:val="24"/>
          <w:szCs w:val="24"/>
        </w:rPr>
      </w:pPr>
    </w:p>
    <w:p w14:paraId="5BAF42DA" w14:textId="40A43CB9" w:rsidR="008043F1" w:rsidRDefault="008043F1" w:rsidP="009A297F">
      <w:pPr>
        <w:rPr>
          <w:b/>
          <w:sz w:val="24"/>
          <w:szCs w:val="24"/>
        </w:rPr>
      </w:pPr>
    </w:p>
    <w:p w14:paraId="77BA6C28" w14:textId="6F242A30" w:rsidR="008043F1" w:rsidRDefault="008043F1" w:rsidP="009A297F">
      <w:pPr>
        <w:rPr>
          <w:b/>
          <w:sz w:val="24"/>
          <w:szCs w:val="24"/>
        </w:rPr>
      </w:pPr>
    </w:p>
    <w:p w14:paraId="59735EF5" w14:textId="27F28FBB" w:rsidR="008043F1" w:rsidRDefault="008043F1" w:rsidP="009A297F">
      <w:pPr>
        <w:rPr>
          <w:b/>
          <w:sz w:val="24"/>
          <w:szCs w:val="24"/>
        </w:rPr>
      </w:pPr>
    </w:p>
    <w:p w14:paraId="1F80D1F3" w14:textId="7546973C" w:rsidR="008043F1" w:rsidRDefault="008043F1" w:rsidP="009A297F">
      <w:pPr>
        <w:rPr>
          <w:b/>
          <w:sz w:val="24"/>
          <w:szCs w:val="24"/>
        </w:rPr>
      </w:pPr>
    </w:p>
    <w:p w14:paraId="3024CB4A" w14:textId="0FE0237F" w:rsidR="008043F1" w:rsidRDefault="008043F1" w:rsidP="009A297F">
      <w:pPr>
        <w:rPr>
          <w:b/>
          <w:sz w:val="24"/>
          <w:szCs w:val="24"/>
        </w:rPr>
      </w:pPr>
    </w:p>
    <w:p w14:paraId="24BE832C" w14:textId="03B85D7B" w:rsidR="008043F1" w:rsidRDefault="008043F1" w:rsidP="009A297F">
      <w:pPr>
        <w:rPr>
          <w:b/>
          <w:sz w:val="24"/>
          <w:szCs w:val="24"/>
        </w:rPr>
      </w:pPr>
    </w:p>
    <w:p w14:paraId="52E6F86C" w14:textId="62F64F4B" w:rsidR="008043F1" w:rsidRDefault="008043F1" w:rsidP="009A297F">
      <w:pPr>
        <w:rPr>
          <w:b/>
          <w:sz w:val="24"/>
          <w:szCs w:val="24"/>
        </w:rPr>
      </w:pPr>
    </w:p>
    <w:p w14:paraId="1E4CC97D" w14:textId="694DDC68" w:rsidR="008043F1" w:rsidRDefault="008043F1" w:rsidP="009A297F">
      <w:pPr>
        <w:rPr>
          <w:b/>
          <w:sz w:val="24"/>
          <w:szCs w:val="24"/>
        </w:rPr>
      </w:pPr>
    </w:p>
    <w:p w14:paraId="6B0D80B5" w14:textId="35A331F3" w:rsidR="008043F1" w:rsidRDefault="008043F1" w:rsidP="009A297F">
      <w:pPr>
        <w:rPr>
          <w:b/>
          <w:sz w:val="24"/>
          <w:szCs w:val="24"/>
        </w:rPr>
      </w:pPr>
    </w:p>
    <w:p w14:paraId="50BFFBD6" w14:textId="525E07AD" w:rsidR="008043F1" w:rsidRDefault="008043F1" w:rsidP="009A297F">
      <w:pPr>
        <w:rPr>
          <w:b/>
          <w:sz w:val="24"/>
          <w:szCs w:val="24"/>
        </w:rPr>
      </w:pPr>
    </w:p>
    <w:p w14:paraId="7C594D43" w14:textId="5D39B7F2" w:rsidR="008043F1" w:rsidRDefault="008043F1" w:rsidP="009A297F">
      <w:pPr>
        <w:rPr>
          <w:b/>
          <w:sz w:val="24"/>
          <w:szCs w:val="24"/>
        </w:rPr>
      </w:pPr>
    </w:p>
    <w:p w14:paraId="0A529682" w14:textId="2142994A" w:rsidR="008043F1" w:rsidRDefault="008043F1" w:rsidP="009A297F">
      <w:pPr>
        <w:rPr>
          <w:b/>
          <w:sz w:val="24"/>
          <w:szCs w:val="24"/>
        </w:rPr>
      </w:pPr>
    </w:p>
    <w:p w14:paraId="12FF6E33" w14:textId="2D84009F" w:rsidR="008043F1" w:rsidRDefault="008043F1" w:rsidP="009A297F">
      <w:pPr>
        <w:rPr>
          <w:b/>
          <w:sz w:val="24"/>
          <w:szCs w:val="24"/>
        </w:rPr>
      </w:pPr>
    </w:p>
    <w:p w14:paraId="3C189FBD" w14:textId="3610FA19" w:rsidR="008043F1" w:rsidRDefault="008043F1" w:rsidP="009A297F">
      <w:pPr>
        <w:rPr>
          <w:b/>
          <w:sz w:val="24"/>
          <w:szCs w:val="24"/>
        </w:rPr>
      </w:pPr>
    </w:p>
    <w:p w14:paraId="44575C29" w14:textId="1E34FA44" w:rsidR="008043F1" w:rsidRDefault="008043F1" w:rsidP="009A297F">
      <w:pPr>
        <w:rPr>
          <w:b/>
          <w:sz w:val="24"/>
          <w:szCs w:val="24"/>
        </w:rPr>
      </w:pPr>
    </w:p>
    <w:p w14:paraId="7171D1AD" w14:textId="6E0D94C8" w:rsidR="008043F1" w:rsidRDefault="008043F1" w:rsidP="009A297F">
      <w:pPr>
        <w:rPr>
          <w:b/>
          <w:sz w:val="24"/>
          <w:szCs w:val="24"/>
        </w:rPr>
      </w:pPr>
    </w:p>
    <w:p w14:paraId="1A11B691" w14:textId="06A1E4C2" w:rsidR="008043F1" w:rsidRDefault="008043F1" w:rsidP="009A297F">
      <w:pPr>
        <w:rPr>
          <w:b/>
          <w:sz w:val="24"/>
          <w:szCs w:val="24"/>
        </w:rPr>
      </w:pPr>
    </w:p>
    <w:p w14:paraId="0BD1A798" w14:textId="7DE8E244" w:rsidR="008043F1" w:rsidRDefault="008043F1" w:rsidP="009A297F">
      <w:pPr>
        <w:rPr>
          <w:b/>
          <w:sz w:val="24"/>
          <w:szCs w:val="24"/>
        </w:rPr>
      </w:pPr>
    </w:p>
    <w:p w14:paraId="6A3D480E" w14:textId="463A33D7" w:rsidR="008043F1" w:rsidRDefault="008043F1" w:rsidP="009A297F">
      <w:pPr>
        <w:rPr>
          <w:b/>
          <w:sz w:val="24"/>
          <w:szCs w:val="24"/>
        </w:rPr>
      </w:pPr>
    </w:p>
    <w:p w14:paraId="41E391FA" w14:textId="5263F99D" w:rsidR="008043F1" w:rsidRDefault="008043F1" w:rsidP="009A297F">
      <w:pPr>
        <w:rPr>
          <w:b/>
          <w:sz w:val="24"/>
          <w:szCs w:val="24"/>
        </w:rPr>
      </w:pPr>
    </w:p>
    <w:p w14:paraId="606BD50C" w14:textId="77777777" w:rsidR="008043F1" w:rsidRDefault="008043F1" w:rsidP="009A297F">
      <w:pPr>
        <w:rPr>
          <w:b/>
          <w:sz w:val="24"/>
          <w:szCs w:val="24"/>
        </w:rPr>
      </w:pPr>
    </w:p>
    <w:p w14:paraId="079CA96D" w14:textId="77777777" w:rsidR="008043F1" w:rsidRDefault="00461CAC" w:rsidP="008043F1">
      <w:pPr>
        <w:pStyle w:val="AppendixSubheadings"/>
        <w:jc w:val="center"/>
        <w:rPr>
          <w:b/>
          <w:sz w:val="24"/>
          <w:szCs w:val="24"/>
        </w:rPr>
      </w:pPr>
      <w:bookmarkStart w:id="262" w:name="_Toc112073506"/>
      <w:r w:rsidRPr="008043F1">
        <w:rPr>
          <w:b/>
          <w:sz w:val="24"/>
          <w:szCs w:val="24"/>
        </w:rPr>
        <w:lastRenderedPageBreak/>
        <w:t xml:space="preserve">Appendix </w:t>
      </w:r>
      <w:bookmarkEnd w:id="262"/>
      <w:r w:rsidR="00DD7EEA" w:rsidRPr="008043F1">
        <w:rPr>
          <w:b/>
          <w:sz w:val="24"/>
          <w:szCs w:val="24"/>
        </w:rPr>
        <w:t>B</w:t>
      </w:r>
      <w:r w:rsidR="008043F1">
        <w:rPr>
          <w:b/>
          <w:sz w:val="24"/>
          <w:szCs w:val="24"/>
        </w:rPr>
        <w:t xml:space="preserve"> </w:t>
      </w:r>
    </w:p>
    <w:p w14:paraId="208234D5" w14:textId="7A8F8582" w:rsidR="008043F1" w:rsidRDefault="008043F1" w:rsidP="008043F1">
      <w:pPr>
        <w:pStyle w:val="AppendixSubheadings"/>
        <w:jc w:val="center"/>
        <w:rPr>
          <w:b/>
          <w:sz w:val="24"/>
          <w:szCs w:val="24"/>
        </w:rPr>
      </w:pPr>
      <w:r w:rsidRPr="008043F1">
        <w:rPr>
          <w:b/>
          <w:sz w:val="24"/>
          <w:szCs w:val="24"/>
        </w:rPr>
        <w:t>Fieldwork Sampling SOP</w:t>
      </w:r>
    </w:p>
    <w:p w14:paraId="6F01B74C" w14:textId="2FE1CE2E" w:rsidR="00C01915" w:rsidRDefault="00C01915" w:rsidP="008043F1">
      <w:pPr>
        <w:pStyle w:val="AppendixSubheadings"/>
        <w:jc w:val="center"/>
        <w:rPr>
          <w:b/>
          <w:sz w:val="24"/>
          <w:szCs w:val="24"/>
        </w:rPr>
      </w:pPr>
    </w:p>
    <w:p w14:paraId="3E1BDF48" w14:textId="77777777" w:rsidR="00C01915" w:rsidRPr="007F6044" w:rsidRDefault="00C01915" w:rsidP="00C01915">
      <w:pPr>
        <w:widowControl/>
        <w:autoSpaceDE/>
        <w:autoSpaceDN/>
        <w:rPr>
          <w:rFonts w:ascii="Times" w:eastAsia="Times" w:hAnsi="Times"/>
          <w:b/>
          <w:sz w:val="24"/>
          <w:szCs w:val="20"/>
        </w:rPr>
      </w:pPr>
    </w:p>
    <w:p w14:paraId="4E51987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27025D98" wp14:editId="20CD60FE">
            <wp:extent cx="1403499" cy="765544"/>
            <wp:effectExtent l="0" t="0" r="6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WF_logo.png"/>
                    <pic:cNvPicPr/>
                  </pic:nvPicPr>
                  <pic:blipFill>
                    <a:blip r:embed="rId36">
                      <a:extLst>
                        <a:ext uri="{28A0092B-C50C-407E-A947-70E740481C1C}">
                          <a14:useLocalDpi xmlns:a14="http://schemas.microsoft.com/office/drawing/2010/main" val="0"/>
                        </a:ext>
                      </a:extLst>
                    </a:blip>
                    <a:stretch>
                      <a:fillRect/>
                    </a:stretch>
                  </pic:blipFill>
                  <pic:spPr>
                    <a:xfrm>
                      <a:off x="0" y="0"/>
                      <a:ext cx="1432261" cy="781233"/>
                    </a:xfrm>
                    <a:prstGeom prst="rect">
                      <a:avLst/>
                    </a:prstGeom>
                  </pic:spPr>
                </pic:pic>
              </a:graphicData>
            </a:graphic>
          </wp:inline>
        </w:drawing>
      </w:r>
    </w:p>
    <w:p w14:paraId="2B52AF66" w14:textId="77777777" w:rsidR="00C01915" w:rsidRPr="007F6044" w:rsidRDefault="00C01915" w:rsidP="00C01915">
      <w:pPr>
        <w:widowControl/>
        <w:autoSpaceDE/>
        <w:autoSpaceDN/>
        <w:jc w:val="center"/>
        <w:rPr>
          <w:rFonts w:ascii="Times" w:eastAsia="Times" w:hAnsi="Times"/>
          <w:i/>
        </w:rPr>
      </w:pPr>
      <w:r w:rsidRPr="007F6044">
        <w:rPr>
          <w:rFonts w:ascii="Times" w:eastAsia="Times" w:hAnsi="Times"/>
          <w:i/>
        </w:rPr>
        <w:t>“Research, Restoration, Education”</w:t>
      </w:r>
    </w:p>
    <w:p w14:paraId="1E1FAF4D" w14:textId="77777777" w:rsidR="00C01915" w:rsidRPr="007F6044" w:rsidRDefault="00C01915" w:rsidP="00C01915">
      <w:pPr>
        <w:widowControl/>
        <w:autoSpaceDE/>
        <w:autoSpaceDN/>
        <w:jc w:val="center"/>
        <w:rPr>
          <w:rFonts w:ascii="Times" w:eastAsia="Times" w:hAnsi="Times"/>
          <w:b/>
          <w:sz w:val="20"/>
          <w:szCs w:val="20"/>
        </w:rPr>
      </w:pPr>
      <w:r w:rsidRPr="007F6044">
        <w:rPr>
          <w:rFonts w:ascii="Times" w:eastAsia="Times" w:hAnsi="Times"/>
          <w:b/>
          <w:sz w:val="20"/>
          <w:szCs w:val="20"/>
        </w:rPr>
        <w:t xml:space="preserve">Benjamin Meyer | Water Quality Coordinator | </w:t>
      </w:r>
      <w:hyperlink r:id="rId37" w:history="1">
        <w:r w:rsidRPr="007F6044">
          <w:rPr>
            <w:rFonts w:ascii="Times" w:eastAsia="Times" w:hAnsi="Times"/>
            <w:b/>
            <w:color w:val="0563C1"/>
            <w:sz w:val="20"/>
            <w:szCs w:val="20"/>
            <w:u w:val="single"/>
          </w:rPr>
          <w:t>ben@kenaiwatershed.org</w:t>
        </w:r>
      </w:hyperlink>
      <w:r w:rsidRPr="007F6044">
        <w:rPr>
          <w:rFonts w:ascii="Times" w:eastAsia="Times" w:hAnsi="Times"/>
          <w:b/>
          <w:sz w:val="20"/>
          <w:szCs w:val="20"/>
        </w:rPr>
        <w:t xml:space="preserve"> | (907) 232-0280</w:t>
      </w:r>
    </w:p>
    <w:p w14:paraId="4094EF3F" w14:textId="77777777" w:rsidR="00C01915" w:rsidRPr="007F6044" w:rsidRDefault="00C01915" w:rsidP="00C01915">
      <w:pPr>
        <w:widowControl/>
        <w:autoSpaceDE/>
        <w:autoSpaceDN/>
        <w:jc w:val="center"/>
        <w:rPr>
          <w:rFonts w:ascii="Times" w:eastAsia="Times" w:hAnsi="Times"/>
          <w:b/>
          <w:sz w:val="24"/>
          <w:szCs w:val="20"/>
        </w:rPr>
      </w:pPr>
    </w:p>
    <w:p w14:paraId="2CAB084C"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 xml:space="preserve">KENAI RIVER BASELINE WATER QUALITY MONITORING </w:t>
      </w:r>
    </w:p>
    <w:p w14:paraId="386A1F3B"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SAMPLE COLLECTION PROCEDURES</w:t>
      </w:r>
    </w:p>
    <w:p w14:paraId="5A3CE92F" w14:textId="77777777" w:rsidR="00C01915" w:rsidRPr="007F6044" w:rsidRDefault="00C01915" w:rsidP="00C01915">
      <w:pPr>
        <w:widowControl/>
        <w:autoSpaceDE/>
        <w:autoSpaceDN/>
        <w:jc w:val="center"/>
        <w:rPr>
          <w:rFonts w:ascii="Times" w:eastAsia="Times" w:hAnsi="Times"/>
          <w:b/>
          <w:sz w:val="24"/>
          <w:szCs w:val="20"/>
        </w:rPr>
      </w:pPr>
    </w:p>
    <w:p w14:paraId="6DCA863D"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Fieldwork Preparation ………………………………………………………………….1</w:t>
      </w:r>
    </w:p>
    <w:p w14:paraId="0D8CCE0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General Sampling Protocol …………………………………………………………</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6DC85308"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Preparing for Sample Collection……………………………………………………</w:t>
      </w:r>
      <w:proofErr w:type="gramStart"/>
      <w:r w:rsidRPr="007F6044">
        <w:rPr>
          <w:rFonts w:ascii="Times" w:eastAsia="Times" w:hAnsi="Times"/>
          <w:b/>
          <w:sz w:val="24"/>
          <w:szCs w:val="20"/>
        </w:rPr>
        <w:t>…..</w:t>
      </w:r>
      <w:proofErr w:type="gramEnd"/>
      <w:r w:rsidRPr="007F6044">
        <w:rPr>
          <w:rFonts w:ascii="Times" w:eastAsia="Times" w:hAnsi="Times"/>
          <w:b/>
          <w:sz w:val="24"/>
          <w:szCs w:val="20"/>
        </w:rPr>
        <w:t>2</w:t>
      </w:r>
    </w:p>
    <w:p w14:paraId="3926431B"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roofErr w:type="gramStart"/>
      <w:r w:rsidRPr="007F6044">
        <w:rPr>
          <w:rFonts w:ascii="Times" w:eastAsia="Times" w:hAnsi="Times"/>
          <w:b/>
          <w:sz w:val="24"/>
          <w:szCs w:val="20"/>
        </w:rPr>
        <w:t>…..</w:t>
      </w:r>
      <w:proofErr w:type="gramEnd"/>
      <w:r w:rsidRPr="007F6044">
        <w:rPr>
          <w:rFonts w:ascii="Times" w:eastAsia="Times" w:hAnsi="Times"/>
          <w:b/>
          <w:sz w:val="24"/>
          <w:szCs w:val="20"/>
        </w:rPr>
        <w:t>3</w:t>
      </w:r>
    </w:p>
    <w:p w14:paraId="0BE93D8D"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Fecal Coliform …………………………………………………………………...3</w:t>
      </w:r>
    </w:p>
    <w:p w14:paraId="0DEAFC6E"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Dissolved Metals …………………………………………………………………4</w:t>
      </w:r>
    </w:p>
    <w:p w14:paraId="0AE2AFE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BTEX (Hydrocarbons) ………………………………………………………….5</w:t>
      </w:r>
    </w:p>
    <w:p w14:paraId="3582DD47"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metals ……………………………………………………………………...6</w:t>
      </w:r>
    </w:p>
    <w:p w14:paraId="786FB4A5"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Nitrogen and Phosphorus ………………………………………………………6</w:t>
      </w:r>
    </w:p>
    <w:p w14:paraId="7072258F" w14:textId="77777777" w:rsidR="00C01915" w:rsidRPr="007F6044" w:rsidRDefault="00C01915" w:rsidP="006128E6">
      <w:pPr>
        <w:widowControl/>
        <w:numPr>
          <w:ilvl w:val="1"/>
          <w:numId w:val="23"/>
        </w:numPr>
        <w:autoSpaceDE/>
        <w:autoSpaceDN/>
        <w:rPr>
          <w:rFonts w:ascii="Times" w:eastAsia="Times" w:hAnsi="Times"/>
          <w:b/>
          <w:sz w:val="24"/>
          <w:szCs w:val="20"/>
        </w:rPr>
      </w:pPr>
      <w:r w:rsidRPr="007F6044">
        <w:rPr>
          <w:rFonts w:ascii="Times" w:eastAsia="Times" w:hAnsi="Times"/>
          <w:b/>
          <w:sz w:val="24"/>
          <w:szCs w:val="20"/>
        </w:rPr>
        <w:t>Total Suspended Solids …………………………………………………………7</w:t>
      </w:r>
    </w:p>
    <w:p w14:paraId="6617D675" w14:textId="77777777" w:rsidR="00C01915" w:rsidRPr="007F6044" w:rsidRDefault="00C01915" w:rsidP="006128E6">
      <w:pPr>
        <w:widowControl/>
        <w:numPr>
          <w:ilvl w:val="0"/>
          <w:numId w:val="23"/>
        </w:numPr>
        <w:autoSpaceDE/>
        <w:autoSpaceDN/>
        <w:rPr>
          <w:rFonts w:ascii="Times" w:eastAsia="Times" w:hAnsi="Times"/>
          <w:b/>
          <w:sz w:val="24"/>
          <w:szCs w:val="20"/>
        </w:rPr>
      </w:pPr>
      <w:r w:rsidRPr="007F6044">
        <w:rPr>
          <w:rFonts w:ascii="Times" w:eastAsia="Times" w:hAnsi="Times"/>
          <w:b/>
          <w:sz w:val="24"/>
          <w:szCs w:val="20"/>
        </w:rPr>
        <w:t>Appendix A – Clean Hands, Dirty Hands …………………………………………</w:t>
      </w:r>
      <w:proofErr w:type="gramStart"/>
      <w:r w:rsidRPr="007F6044">
        <w:rPr>
          <w:rFonts w:ascii="Times" w:eastAsia="Times" w:hAnsi="Times"/>
          <w:b/>
          <w:sz w:val="24"/>
          <w:szCs w:val="20"/>
        </w:rPr>
        <w:t>…..</w:t>
      </w:r>
      <w:proofErr w:type="gramEnd"/>
      <w:r w:rsidRPr="007F6044">
        <w:rPr>
          <w:rFonts w:ascii="Times" w:eastAsia="Times" w:hAnsi="Times"/>
          <w:b/>
          <w:sz w:val="24"/>
          <w:szCs w:val="20"/>
        </w:rPr>
        <w:t>8</w:t>
      </w:r>
    </w:p>
    <w:p w14:paraId="3B8B3BEB" w14:textId="77777777" w:rsidR="00C01915" w:rsidRPr="007F6044" w:rsidRDefault="00C01915" w:rsidP="00C01915">
      <w:pPr>
        <w:widowControl/>
        <w:autoSpaceDE/>
        <w:autoSpaceDN/>
        <w:rPr>
          <w:rFonts w:ascii="Times" w:eastAsia="Times" w:hAnsi="Times"/>
          <w:b/>
          <w:sz w:val="24"/>
          <w:szCs w:val="20"/>
        </w:rPr>
      </w:pPr>
    </w:p>
    <w:p w14:paraId="6786720C" w14:textId="77777777" w:rsidR="00C01915" w:rsidRPr="007F6044" w:rsidRDefault="00C01915" w:rsidP="00C01915">
      <w:pPr>
        <w:widowControl/>
        <w:autoSpaceDE/>
        <w:autoSpaceDN/>
        <w:rPr>
          <w:rFonts w:ascii="Times" w:eastAsia="Times" w:hAnsi="Times"/>
          <w:b/>
          <w:sz w:val="24"/>
          <w:szCs w:val="20"/>
        </w:rPr>
      </w:pPr>
    </w:p>
    <w:p w14:paraId="2BD221BC" w14:textId="77777777" w:rsidR="00C01915" w:rsidRPr="007F6044" w:rsidRDefault="00C01915" w:rsidP="006128E6">
      <w:pPr>
        <w:widowControl/>
        <w:numPr>
          <w:ilvl w:val="0"/>
          <w:numId w:val="30"/>
        </w:numPr>
        <w:autoSpaceDE/>
        <w:autoSpaceDN/>
        <w:rPr>
          <w:rFonts w:ascii="Times" w:eastAsia="Times" w:hAnsi="Times"/>
          <w:sz w:val="24"/>
          <w:szCs w:val="20"/>
        </w:rPr>
      </w:pPr>
      <w:r w:rsidRPr="007F6044">
        <w:rPr>
          <w:rFonts w:ascii="Times" w:eastAsia="Times" w:hAnsi="Times"/>
          <w:b/>
          <w:sz w:val="24"/>
          <w:szCs w:val="20"/>
        </w:rPr>
        <w:t>FIELDWORK PREPARATION</w:t>
      </w:r>
    </w:p>
    <w:p w14:paraId="3764E7F0"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Six weeks prior to sampling date</w:t>
      </w:r>
    </w:p>
    <w:p w14:paraId="3522B655" w14:textId="77777777" w:rsidR="00C01915" w:rsidRPr="007F6044" w:rsidRDefault="00C01915" w:rsidP="006128E6">
      <w:pPr>
        <w:widowControl/>
        <w:numPr>
          <w:ilvl w:val="2"/>
          <w:numId w:val="30"/>
        </w:numPr>
        <w:autoSpaceDE/>
        <w:autoSpaceDN/>
        <w:rPr>
          <w:rFonts w:ascii="Times" w:eastAsia="Times" w:hAnsi="Times"/>
          <w:b/>
          <w:sz w:val="24"/>
          <w:szCs w:val="20"/>
        </w:rPr>
      </w:pPr>
      <w:r w:rsidRPr="007F6044">
        <w:rPr>
          <w:rFonts w:ascii="Times" w:eastAsia="Times" w:hAnsi="Times"/>
          <w:sz w:val="24"/>
          <w:szCs w:val="20"/>
        </w:rPr>
        <w:t>The water quality coordinator will contact you by email. Please RSVP as soon as possible if you are participating.</w:t>
      </w:r>
      <w:r w:rsidRPr="007F6044">
        <w:rPr>
          <w:rFonts w:ascii="Times" w:eastAsia="Times" w:hAnsi="Times"/>
          <w:b/>
          <w:sz w:val="24"/>
          <w:szCs w:val="20"/>
        </w:rPr>
        <w:t xml:space="preserve">  </w:t>
      </w:r>
    </w:p>
    <w:p w14:paraId="0FB9B40C"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week prior to sampling date</w:t>
      </w:r>
      <w:r w:rsidRPr="007F6044">
        <w:rPr>
          <w:rFonts w:ascii="Times" w:eastAsia="Times" w:hAnsi="Times"/>
          <w:b/>
          <w:sz w:val="24"/>
          <w:szCs w:val="20"/>
        </w:rPr>
        <w:t xml:space="preserve">  </w:t>
      </w:r>
    </w:p>
    <w:p w14:paraId="623CE9AE" w14:textId="28B29F48"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Confirm plans with you</w:t>
      </w:r>
      <w:r>
        <w:rPr>
          <w:rFonts w:ascii="Times" w:eastAsia="Times" w:hAnsi="Times"/>
          <w:sz w:val="24"/>
          <w:szCs w:val="20"/>
        </w:rPr>
        <w:t>r</w:t>
      </w:r>
      <w:r w:rsidRPr="007F6044">
        <w:rPr>
          <w:rFonts w:ascii="Times" w:eastAsia="Times" w:hAnsi="Times"/>
          <w:sz w:val="24"/>
          <w:szCs w:val="20"/>
        </w:rPr>
        <w:t xml:space="preserve"> fieldwork partners and supervisor. </w:t>
      </w:r>
    </w:p>
    <w:p w14:paraId="55DD9053" w14:textId="77777777" w:rsidR="00C01915" w:rsidRPr="007F6044" w:rsidRDefault="00C01915" w:rsidP="006128E6">
      <w:pPr>
        <w:widowControl/>
        <w:numPr>
          <w:ilvl w:val="3"/>
          <w:numId w:val="31"/>
        </w:numPr>
        <w:autoSpaceDE/>
        <w:autoSpaceDN/>
        <w:rPr>
          <w:rFonts w:ascii="Times" w:eastAsia="Times" w:hAnsi="Times"/>
          <w:sz w:val="24"/>
          <w:szCs w:val="20"/>
        </w:rPr>
      </w:pPr>
      <w:r w:rsidRPr="007F6044">
        <w:rPr>
          <w:rFonts w:ascii="Times" w:eastAsia="Times" w:hAnsi="Times"/>
          <w:sz w:val="24"/>
          <w:szCs w:val="20"/>
        </w:rPr>
        <w:t>Know meeting time and place.</w:t>
      </w:r>
    </w:p>
    <w:p w14:paraId="2FF6B15F"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 xml:space="preserve">Review current sampling protocol (this document). </w:t>
      </w:r>
    </w:p>
    <w:p w14:paraId="25FF4E99" w14:textId="77777777" w:rsidR="00C01915" w:rsidRPr="007F6044" w:rsidRDefault="00C01915" w:rsidP="006128E6">
      <w:pPr>
        <w:widowControl/>
        <w:numPr>
          <w:ilvl w:val="2"/>
          <w:numId w:val="31"/>
        </w:numPr>
        <w:autoSpaceDE/>
        <w:autoSpaceDN/>
        <w:rPr>
          <w:rFonts w:ascii="Times" w:eastAsia="Times" w:hAnsi="Times"/>
          <w:sz w:val="24"/>
          <w:szCs w:val="20"/>
        </w:rPr>
      </w:pPr>
      <w:r w:rsidRPr="007F6044">
        <w:rPr>
          <w:rFonts w:ascii="Times" w:eastAsia="Times" w:hAnsi="Times"/>
          <w:sz w:val="24"/>
          <w:szCs w:val="20"/>
        </w:rPr>
        <w:t>Ask the Water Quality Coordinator if you have questions (see top of this form for contact info).</w:t>
      </w:r>
    </w:p>
    <w:p w14:paraId="4E770931" w14:textId="77777777" w:rsidR="00C01915" w:rsidRPr="007F6044" w:rsidRDefault="00C01915" w:rsidP="006128E6">
      <w:pPr>
        <w:widowControl/>
        <w:numPr>
          <w:ilvl w:val="1"/>
          <w:numId w:val="30"/>
        </w:numPr>
        <w:autoSpaceDE/>
        <w:autoSpaceDN/>
        <w:rPr>
          <w:rFonts w:ascii="Times" w:eastAsia="Times" w:hAnsi="Times"/>
          <w:b/>
          <w:sz w:val="24"/>
          <w:szCs w:val="20"/>
        </w:rPr>
      </w:pPr>
      <w:r w:rsidRPr="007F6044">
        <w:rPr>
          <w:rFonts w:ascii="Times" w:eastAsia="Times" w:hAnsi="Times"/>
          <w:b/>
          <w:sz w:val="24"/>
          <w:szCs w:val="20"/>
          <w:u w:val="single"/>
        </w:rPr>
        <w:t>One day prior to sampling date</w:t>
      </w:r>
    </w:p>
    <w:p w14:paraId="47A86CD3"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At least one team member will pick up water quality sampling equipment from the Water Quality Coordinator. Your confirmation email will describe pick-up time and location.</w:t>
      </w:r>
    </w:p>
    <w:p w14:paraId="2363B432" w14:textId="77777777" w:rsidR="00C01915" w:rsidRPr="007F6044" w:rsidRDefault="00C01915" w:rsidP="006128E6">
      <w:pPr>
        <w:widowControl/>
        <w:numPr>
          <w:ilvl w:val="2"/>
          <w:numId w:val="30"/>
        </w:numPr>
        <w:autoSpaceDE/>
        <w:autoSpaceDN/>
        <w:rPr>
          <w:rFonts w:ascii="Times" w:eastAsia="Times" w:hAnsi="Times"/>
          <w:sz w:val="24"/>
          <w:szCs w:val="20"/>
        </w:rPr>
      </w:pPr>
      <w:r w:rsidRPr="007F6044">
        <w:rPr>
          <w:rFonts w:ascii="Times" w:eastAsia="Times" w:hAnsi="Times"/>
          <w:sz w:val="24"/>
          <w:szCs w:val="20"/>
        </w:rPr>
        <w:t xml:space="preserve">Keep </w:t>
      </w:r>
      <w:r w:rsidRPr="007F6044">
        <w:rPr>
          <w:rFonts w:ascii="Times" w:eastAsia="Times" w:hAnsi="Times"/>
          <w:b/>
          <w:sz w:val="24"/>
          <w:szCs w:val="20"/>
        </w:rPr>
        <w:t xml:space="preserve">ice packs </w:t>
      </w:r>
      <w:r w:rsidRPr="007F6044">
        <w:rPr>
          <w:rFonts w:ascii="Times" w:eastAsia="Times" w:hAnsi="Times"/>
          <w:sz w:val="24"/>
          <w:szCs w:val="20"/>
        </w:rPr>
        <w:t>for the sample cooler frozen until the morning of sampling, put reminder note in car.</w:t>
      </w:r>
    </w:p>
    <w:p w14:paraId="430497F6" w14:textId="77777777" w:rsidR="00C01915" w:rsidRPr="007F6044" w:rsidRDefault="00C01915" w:rsidP="00C01915">
      <w:pPr>
        <w:widowControl/>
        <w:autoSpaceDE/>
        <w:autoSpaceDN/>
        <w:rPr>
          <w:rFonts w:ascii="Times" w:eastAsia="Times" w:hAnsi="Times"/>
          <w:b/>
          <w:sz w:val="24"/>
          <w:szCs w:val="20"/>
        </w:rPr>
      </w:pPr>
    </w:p>
    <w:p w14:paraId="2246A23E" w14:textId="77777777" w:rsidR="00C01915" w:rsidRPr="007F6044" w:rsidRDefault="00C01915" w:rsidP="00C01915">
      <w:pPr>
        <w:widowControl/>
        <w:autoSpaceDE/>
        <w:autoSpaceDN/>
        <w:rPr>
          <w:rFonts w:ascii="Times" w:eastAsia="Times" w:hAnsi="Times"/>
          <w:b/>
          <w:sz w:val="24"/>
          <w:szCs w:val="20"/>
        </w:rPr>
      </w:pPr>
    </w:p>
    <w:p w14:paraId="0ACAF141" w14:textId="77777777" w:rsidR="00C01915" w:rsidRPr="007F6044" w:rsidRDefault="00C01915" w:rsidP="00C01915">
      <w:pPr>
        <w:widowControl/>
        <w:autoSpaceDE/>
        <w:autoSpaceDN/>
        <w:rPr>
          <w:rFonts w:ascii="Times" w:eastAsia="Times" w:hAnsi="Times"/>
          <w:b/>
          <w:sz w:val="24"/>
          <w:szCs w:val="20"/>
        </w:rPr>
      </w:pPr>
    </w:p>
    <w:p w14:paraId="2695FE17" w14:textId="77777777" w:rsidR="00C01915" w:rsidRPr="007F6044" w:rsidRDefault="00C01915" w:rsidP="00C01915">
      <w:pPr>
        <w:widowControl/>
        <w:autoSpaceDE/>
        <w:autoSpaceDN/>
        <w:rPr>
          <w:rFonts w:ascii="Times" w:eastAsia="Times" w:hAnsi="Times"/>
          <w:b/>
          <w:sz w:val="24"/>
          <w:szCs w:val="20"/>
        </w:rPr>
      </w:pPr>
    </w:p>
    <w:p w14:paraId="63418A07" w14:textId="77777777" w:rsidR="00C01915" w:rsidRPr="007F6044" w:rsidRDefault="00C01915" w:rsidP="00C01915">
      <w:pPr>
        <w:widowControl/>
        <w:autoSpaceDE/>
        <w:autoSpaceDN/>
        <w:rPr>
          <w:rFonts w:ascii="Times" w:eastAsia="Times" w:hAnsi="Times"/>
          <w:b/>
          <w:sz w:val="24"/>
          <w:szCs w:val="20"/>
        </w:rPr>
      </w:pPr>
    </w:p>
    <w:p w14:paraId="645907E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6922A0D" w14:textId="77777777" w:rsidR="00C01915" w:rsidRPr="007F6044" w:rsidRDefault="00C01915" w:rsidP="00C01915">
      <w:pPr>
        <w:widowControl/>
        <w:autoSpaceDE/>
        <w:autoSpaceDN/>
        <w:rPr>
          <w:rFonts w:ascii="Times" w:eastAsia="Times" w:hAnsi="Times"/>
          <w:b/>
          <w:sz w:val="24"/>
          <w:szCs w:val="20"/>
        </w:rPr>
      </w:pPr>
    </w:p>
    <w:p w14:paraId="70640079"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GENERAL SAMPLING PROTOCOL</w:t>
      </w:r>
    </w:p>
    <w:p w14:paraId="4773144C" w14:textId="77777777" w:rsidR="00C01915" w:rsidRPr="007F6044" w:rsidRDefault="00C01915" w:rsidP="00C01915">
      <w:pPr>
        <w:widowControl/>
        <w:autoSpaceDE/>
        <w:autoSpaceDN/>
        <w:rPr>
          <w:rFonts w:ascii="Times" w:eastAsia="Times" w:hAnsi="Times"/>
          <w:b/>
          <w:sz w:val="24"/>
          <w:szCs w:val="20"/>
        </w:rPr>
      </w:pPr>
    </w:p>
    <w:p w14:paraId="24DE88A5" w14:textId="77777777" w:rsidR="00C01915" w:rsidRPr="007F6044" w:rsidRDefault="00C01915" w:rsidP="006128E6">
      <w:pPr>
        <w:widowControl/>
        <w:numPr>
          <w:ilvl w:val="0"/>
          <w:numId w:val="32"/>
        </w:numPr>
        <w:autoSpaceDE/>
        <w:autoSpaceDN/>
        <w:rPr>
          <w:rFonts w:ascii="Times" w:eastAsia="Times" w:hAnsi="Times"/>
          <w:b/>
          <w:i/>
          <w:sz w:val="24"/>
          <w:szCs w:val="20"/>
        </w:rPr>
      </w:pPr>
      <w:r w:rsidRPr="007F6044">
        <w:rPr>
          <w:rFonts w:ascii="Times" w:eastAsia="Times" w:hAnsi="Times"/>
          <w:b/>
          <w:sz w:val="24"/>
          <w:szCs w:val="20"/>
        </w:rPr>
        <w:t>Once you’re at the site, there are some important things to do BEFORE opening the cooler.</w:t>
      </w:r>
    </w:p>
    <w:p w14:paraId="082CDE0A"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At the site, make a judgment call as to whether the site is representative</w:t>
      </w:r>
    </w:p>
    <w:p w14:paraId="3C4ECCAC"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 river bottom stirred up?</w:t>
      </w:r>
    </w:p>
    <w:p w14:paraId="360EAE50"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Is there something atypical, like a moose carcass just upstream?</w:t>
      </w:r>
    </w:p>
    <w:p w14:paraId="6C42060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Are other boats nearby?</w:t>
      </w:r>
    </w:p>
    <w:p w14:paraId="3BED577D" w14:textId="77777777" w:rsidR="00C01915" w:rsidRPr="007F6044" w:rsidRDefault="00C01915" w:rsidP="006128E6">
      <w:pPr>
        <w:widowControl/>
        <w:numPr>
          <w:ilvl w:val="3"/>
          <w:numId w:val="32"/>
        </w:numPr>
        <w:autoSpaceDE/>
        <w:autoSpaceDN/>
        <w:rPr>
          <w:rFonts w:ascii="Times" w:eastAsia="Times" w:hAnsi="Times"/>
          <w:sz w:val="24"/>
          <w:szCs w:val="20"/>
        </w:rPr>
      </w:pPr>
      <w:r w:rsidRPr="007F6044">
        <w:rPr>
          <w:rFonts w:ascii="Times" w:eastAsia="Times" w:hAnsi="Times"/>
          <w:sz w:val="24"/>
          <w:szCs w:val="20"/>
        </w:rPr>
        <w:t>If site at the coordinates are not representative, either wait until conditions return to normal or slightly modify location.</w:t>
      </w:r>
    </w:p>
    <w:p w14:paraId="1B422B75" w14:textId="77777777" w:rsidR="00C01915" w:rsidRPr="007F6044" w:rsidRDefault="00C01915" w:rsidP="006128E6">
      <w:pPr>
        <w:widowControl/>
        <w:numPr>
          <w:ilvl w:val="1"/>
          <w:numId w:val="32"/>
        </w:numPr>
        <w:autoSpaceDE/>
        <w:autoSpaceDN/>
        <w:rPr>
          <w:rFonts w:ascii="Times" w:eastAsia="Times" w:hAnsi="Times"/>
          <w:sz w:val="24"/>
          <w:szCs w:val="20"/>
        </w:rPr>
      </w:pPr>
      <w:r w:rsidRPr="007F6044">
        <w:rPr>
          <w:rFonts w:ascii="Times" w:eastAsia="Times" w:hAnsi="Times"/>
          <w:sz w:val="24"/>
          <w:szCs w:val="20"/>
        </w:rPr>
        <w:t>Leave cell phones turned on for project communications</w:t>
      </w:r>
    </w:p>
    <w:p w14:paraId="5489E133" w14:textId="77777777" w:rsidR="00C01915" w:rsidRPr="007F6044" w:rsidRDefault="00C01915" w:rsidP="00C01915">
      <w:pPr>
        <w:widowControl/>
        <w:autoSpaceDE/>
        <w:autoSpaceDN/>
        <w:rPr>
          <w:rFonts w:ascii="Times" w:eastAsia="Times" w:hAnsi="Times"/>
          <w:sz w:val="24"/>
          <w:szCs w:val="20"/>
        </w:rPr>
      </w:pPr>
    </w:p>
    <w:p w14:paraId="4891361F" w14:textId="77777777" w:rsidR="00C01915" w:rsidRPr="007F6044" w:rsidRDefault="00C01915" w:rsidP="006128E6">
      <w:pPr>
        <w:widowControl/>
        <w:numPr>
          <w:ilvl w:val="1"/>
          <w:numId w:val="32"/>
        </w:numPr>
        <w:autoSpaceDE/>
        <w:autoSpaceDN/>
        <w:rPr>
          <w:rFonts w:ascii="Times" w:eastAsia="Times" w:hAnsi="Times"/>
          <w:b/>
          <w:sz w:val="24"/>
          <w:szCs w:val="20"/>
        </w:rPr>
      </w:pPr>
      <w:r w:rsidRPr="007F6044">
        <w:rPr>
          <w:rFonts w:ascii="Times" w:eastAsia="Times" w:hAnsi="Times"/>
          <w:b/>
          <w:sz w:val="24"/>
          <w:szCs w:val="20"/>
        </w:rPr>
        <w:t>Choose a collection location</w:t>
      </w:r>
    </w:p>
    <w:p w14:paraId="05D61FE1"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in the main stem of the river should be collected at least ten feet from the riverbank. </w:t>
      </w:r>
    </w:p>
    <w:p w14:paraId="02919B56"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sz w:val="24"/>
          <w:szCs w:val="20"/>
        </w:rPr>
        <w:t xml:space="preserve">Samples collected from tributaries should be collected upstream of the mixing zone with the main stem. </w:t>
      </w:r>
    </w:p>
    <w:p w14:paraId="2700E63F" w14:textId="77777777" w:rsidR="00C01915" w:rsidRPr="007F6044" w:rsidRDefault="00C01915" w:rsidP="006128E6">
      <w:pPr>
        <w:widowControl/>
        <w:numPr>
          <w:ilvl w:val="2"/>
          <w:numId w:val="32"/>
        </w:numPr>
        <w:autoSpaceDE/>
        <w:autoSpaceDN/>
        <w:rPr>
          <w:rFonts w:ascii="Times" w:eastAsia="Times" w:hAnsi="Times"/>
          <w:sz w:val="24"/>
          <w:szCs w:val="20"/>
        </w:rPr>
      </w:pPr>
      <w:r w:rsidRPr="007F6044">
        <w:rPr>
          <w:rFonts w:ascii="Times" w:eastAsia="Times" w:hAnsi="Times"/>
          <w:b/>
          <w:sz w:val="24"/>
          <w:szCs w:val="20"/>
        </w:rPr>
        <w:t>Collect Site information</w:t>
      </w:r>
    </w:p>
    <w:p w14:paraId="688DB49C"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Use pre-printed Rite-in-the-Rain field forms to record data with a pencil</w:t>
      </w:r>
    </w:p>
    <w:p w14:paraId="1F56BE95"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Record GPS coordinates on paper at each sampling location</w:t>
      </w:r>
    </w:p>
    <w:p w14:paraId="5DDA21E9" w14:textId="77777777" w:rsidR="00C01915" w:rsidRPr="007F6044" w:rsidRDefault="00C01915" w:rsidP="006128E6">
      <w:pPr>
        <w:widowControl/>
        <w:numPr>
          <w:ilvl w:val="3"/>
          <w:numId w:val="22"/>
        </w:numPr>
        <w:autoSpaceDE/>
        <w:autoSpaceDN/>
        <w:rPr>
          <w:rFonts w:ascii="Times" w:eastAsia="Times" w:hAnsi="Times"/>
          <w:i/>
          <w:sz w:val="24"/>
          <w:szCs w:val="20"/>
        </w:rPr>
      </w:pPr>
      <w:r w:rsidRPr="007F6044">
        <w:rPr>
          <w:rFonts w:ascii="Times" w:eastAsia="Times" w:hAnsi="Times"/>
          <w:i/>
          <w:sz w:val="24"/>
          <w:szCs w:val="20"/>
        </w:rPr>
        <w:t>You can use the Google Maps app on your smart phone to get coordinates even when out of cell reception. Ask the Water Quality Coordinator if you have questions how to do it.</w:t>
      </w:r>
    </w:p>
    <w:p w14:paraId="1453C1F0"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a photograph at each location with a person holding a sign indicating the sampling location.</w:t>
      </w:r>
    </w:p>
    <w:p w14:paraId="6C43C2F1"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Deploy water and air thermometers, take readings before you leave the site</w:t>
      </w:r>
    </w:p>
    <w:p w14:paraId="7E9A7E93" w14:textId="77777777" w:rsidR="00C01915" w:rsidRPr="007F6044" w:rsidRDefault="00C01915" w:rsidP="006128E6">
      <w:pPr>
        <w:widowControl/>
        <w:numPr>
          <w:ilvl w:val="2"/>
          <w:numId w:val="22"/>
        </w:numPr>
        <w:autoSpaceDE/>
        <w:autoSpaceDN/>
        <w:rPr>
          <w:rFonts w:ascii="Times" w:eastAsia="Times" w:hAnsi="Times"/>
          <w:sz w:val="24"/>
          <w:szCs w:val="20"/>
        </w:rPr>
      </w:pPr>
      <w:r w:rsidRPr="007F6044">
        <w:rPr>
          <w:rFonts w:ascii="Times" w:eastAsia="Times" w:hAnsi="Times"/>
          <w:sz w:val="24"/>
          <w:szCs w:val="20"/>
        </w:rPr>
        <w:t>Collect samples only from the assigned creek or river for your group</w:t>
      </w:r>
    </w:p>
    <w:p w14:paraId="07F6C451" w14:textId="77777777" w:rsidR="00C01915" w:rsidRPr="007F6044" w:rsidRDefault="00C01915" w:rsidP="00C01915">
      <w:pPr>
        <w:widowControl/>
        <w:autoSpaceDE/>
        <w:autoSpaceDN/>
        <w:rPr>
          <w:rFonts w:ascii="Times" w:eastAsia="Times" w:hAnsi="Times"/>
          <w:sz w:val="24"/>
          <w:szCs w:val="20"/>
        </w:rPr>
      </w:pPr>
    </w:p>
    <w:p w14:paraId="20D61518"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4FF40000" w14:textId="77777777" w:rsidR="00C01915" w:rsidRPr="007F6044" w:rsidRDefault="00C01915" w:rsidP="00C01915">
      <w:pPr>
        <w:widowControl/>
        <w:autoSpaceDE/>
        <w:autoSpaceDN/>
        <w:rPr>
          <w:rFonts w:ascii="Times" w:eastAsia="Times" w:hAnsi="Times"/>
          <w:sz w:val="24"/>
          <w:szCs w:val="20"/>
        </w:rPr>
      </w:pPr>
    </w:p>
    <w:p w14:paraId="5EB0E860" w14:textId="77777777" w:rsidR="00C01915" w:rsidRPr="007F6044" w:rsidRDefault="00C01915" w:rsidP="00C01915">
      <w:pPr>
        <w:widowControl/>
        <w:autoSpaceDE/>
        <w:autoSpaceDN/>
        <w:rPr>
          <w:rFonts w:ascii="Times" w:eastAsia="Times" w:hAnsi="Times"/>
          <w:sz w:val="24"/>
          <w:szCs w:val="20"/>
        </w:rPr>
      </w:pPr>
    </w:p>
    <w:p w14:paraId="43CF85B0"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 xml:space="preserve">PREPARING FOR SAMPLE COLLECTION </w:t>
      </w:r>
    </w:p>
    <w:p w14:paraId="0B48907A" w14:textId="77777777" w:rsidR="00C01915" w:rsidRPr="007F6044" w:rsidRDefault="00C01915" w:rsidP="00C01915">
      <w:pPr>
        <w:widowControl/>
        <w:autoSpaceDE/>
        <w:autoSpaceDN/>
        <w:ind w:left="720"/>
        <w:rPr>
          <w:rFonts w:ascii="Times" w:eastAsia="Times" w:hAnsi="Times"/>
          <w:b/>
          <w:sz w:val="24"/>
          <w:szCs w:val="20"/>
        </w:rPr>
      </w:pPr>
    </w:p>
    <w:p w14:paraId="79DB3C22"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sz w:val="24"/>
          <w:szCs w:val="20"/>
        </w:rPr>
        <w:t>Once you’ve established that your sampling location is ready…</w:t>
      </w:r>
    </w:p>
    <w:p w14:paraId="6A9EDDCF" w14:textId="77777777" w:rsidR="00C01915" w:rsidRPr="007F6044" w:rsidRDefault="00C01915" w:rsidP="00C01915">
      <w:pPr>
        <w:widowControl/>
        <w:autoSpaceDE/>
        <w:autoSpaceDN/>
        <w:rPr>
          <w:rFonts w:ascii="Times" w:eastAsia="Times" w:hAnsi="Times"/>
          <w:sz w:val="24"/>
          <w:szCs w:val="20"/>
        </w:rPr>
      </w:pPr>
    </w:p>
    <w:p w14:paraId="6BB038F8"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to use “Clean Hands / Dirty Hands” technique</w:t>
      </w:r>
    </w:p>
    <w:p w14:paraId="62867C13"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b/>
          <w:i/>
          <w:sz w:val="24"/>
          <w:szCs w:val="20"/>
        </w:rPr>
        <w:t>NEW FOR 2022</w:t>
      </w:r>
      <w:r w:rsidRPr="007F6044">
        <w:rPr>
          <w:rFonts w:ascii="Times" w:eastAsia="Times" w:hAnsi="Times"/>
          <w:b/>
          <w:sz w:val="24"/>
          <w:szCs w:val="20"/>
        </w:rPr>
        <w:t>:</w:t>
      </w:r>
      <w:r w:rsidRPr="007F6044">
        <w:rPr>
          <w:rFonts w:ascii="Times" w:eastAsia="Times" w:hAnsi="Times"/>
          <w:sz w:val="24"/>
          <w:szCs w:val="20"/>
        </w:rPr>
        <w:t xml:space="preserve"> Designate one person as “Clean Hands” who will only handle sample bottles, and one person as “Dirty Hands” who will perform all other steps. The water quality coordinator will provide training and explanation on clean hands / dirty hands technique on sample kit pick-up day. See Appendix A for further detail.</w:t>
      </w:r>
    </w:p>
    <w:p w14:paraId="5C52DA04"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Prepare sample labels</w:t>
      </w:r>
    </w:p>
    <w:p w14:paraId="7182A19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lastRenderedPageBreak/>
        <w:t xml:space="preserve">Write on bottle label stickers </w:t>
      </w:r>
      <w:r w:rsidRPr="007F6044">
        <w:rPr>
          <w:rFonts w:ascii="Times" w:eastAsia="Times" w:hAnsi="Times"/>
          <w:b/>
          <w:sz w:val="24"/>
          <w:szCs w:val="20"/>
        </w:rPr>
        <w:t>prior</w:t>
      </w:r>
      <w:r w:rsidRPr="007F6044">
        <w:rPr>
          <w:rFonts w:ascii="Times" w:eastAsia="Times" w:hAnsi="Times"/>
          <w:sz w:val="24"/>
          <w:szCs w:val="20"/>
        </w:rPr>
        <w:t xml:space="preserve"> to applying them to the bottles, and apply them to the bottles </w:t>
      </w:r>
      <w:r w:rsidRPr="007F6044">
        <w:rPr>
          <w:rFonts w:ascii="Times" w:eastAsia="Times" w:hAnsi="Times"/>
          <w:b/>
          <w:sz w:val="24"/>
          <w:szCs w:val="20"/>
        </w:rPr>
        <w:t>before</w:t>
      </w:r>
      <w:r w:rsidRPr="007F6044">
        <w:rPr>
          <w:rFonts w:ascii="Times" w:eastAsia="Times" w:hAnsi="Times"/>
          <w:sz w:val="24"/>
          <w:szCs w:val="20"/>
        </w:rPr>
        <w:t xml:space="preserve"> they are wet. (Labels are waterproof).</w:t>
      </w:r>
    </w:p>
    <w:p w14:paraId="3B7F2641"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Other sample label notes</w:t>
      </w:r>
    </w:p>
    <w:p w14:paraId="17EB6F32"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Complete the fields on the bottle labels for </w:t>
      </w:r>
      <w:r w:rsidRPr="007F6044">
        <w:rPr>
          <w:rFonts w:ascii="Times" w:eastAsia="Times" w:hAnsi="Times"/>
          <w:b/>
          <w:sz w:val="24"/>
          <w:szCs w:val="20"/>
        </w:rPr>
        <w:t xml:space="preserve">TIME and INITIALS. </w:t>
      </w:r>
    </w:p>
    <w:p w14:paraId="3E159400"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b/>
          <w:sz w:val="24"/>
          <w:szCs w:val="20"/>
        </w:rPr>
        <w:t>INITIALS</w:t>
      </w:r>
      <w:r w:rsidRPr="007F6044">
        <w:rPr>
          <w:rFonts w:ascii="Times" w:eastAsia="Times" w:hAnsi="Times"/>
          <w:sz w:val="24"/>
          <w:szCs w:val="20"/>
        </w:rPr>
        <w:t xml:space="preserve"> should be those of the team leader </w:t>
      </w:r>
      <w:r w:rsidRPr="007F6044">
        <w:rPr>
          <w:rFonts w:ascii="Times" w:eastAsia="Times" w:hAnsi="Times"/>
          <w:b/>
          <w:sz w:val="24"/>
          <w:szCs w:val="20"/>
        </w:rPr>
        <w:t>only.</w:t>
      </w:r>
    </w:p>
    <w:p w14:paraId="5CDB9EBD"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 xml:space="preserve">Use the </w:t>
      </w:r>
      <w:r w:rsidRPr="007F6044">
        <w:rPr>
          <w:rFonts w:ascii="Times" w:eastAsia="Times" w:hAnsi="Times"/>
          <w:b/>
          <w:sz w:val="24"/>
          <w:szCs w:val="20"/>
        </w:rPr>
        <w:t>IDENTICAL TIME</w:t>
      </w:r>
      <w:r w:rsidRPr="007F6044">
        <w:rPr>
          <w:rFonts w:ascii="Times" w:eastAsia="Times" w:hAnsi="Times"/>
          <w:sz w:val="24"/>
          <w:szCs w:val="20"/>
        </w:rPr>
        <w:t xml:space="preserve"> for all sample containers at a site</w:t>
      </w:r>
      <w:r w:rsidRPr="007F6044">
        <w:rPr>
          <w:rFonts w:ascii="Times" w:eastAsia="Times" w:hAnsi="Times"/>
          <w:sz w:val="24"/>
          <w:szCs w:val="20"/>
          <w:vertAlign w:val="superscript"/>
        </w:rPr>
        <w:footnoteReference w:id="5"/>
      </w:r>
      <w:r w:rsidRPr="007F6044">
        <w:rPr>
          <w:rFonts w:ascii="Times" w:eastAsia="Times" w:hAnsi="Times"/>
          <w:sz w:val="24"/>
          <w:szCs w:val="20"/>
        </w:rPr>
        <w:t>.</w:t>
      </w:r>
    </w:p>
    <w:p w14:paraId="70659139"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Sites are designated with Kenai River main stem River Mile (RM) and site name.</w:t>
      </w:r>
    </w:p>
    <w:p w14:paraId="03812C60" w14:textId="77777777" w:rsidR="00C01915" w:rsidRPr="007F6044" w:rsidRDefault="00C01915" w:rsidP="006128E6">
      <w:pPr>
        <w:widowControl/>
        <w:numPr>
          <w:ilvl w:val="3"/>
          <w:numId w:val="37"/>
        </w:numPr>
        <w:autoSpaceDE/>
        <w:autoSpaceDN/>
        <w:rPr>
          <w:rFonts w:ascii="Times" w:eastAsia="Times" w:hAnsi="Times"/>
          <w:b/>
          <w:sz w:val="24"/>
          <w:szCs w:val="20"/>
        </w:rPr>
      </w:pPr>
      <w:r w:rsidRPr="007F6044">
        <w:rPr>
          <w:rFonts w:ascii="Times" w:eastAsia="Times" w:hAnsi="Times"/>
          <w:sz w:val="24"/>
          <w:szCs w:val="20"/>
        </w:rPr>
        <w:t xml:space="preserve">Duplicate samples are indicated by using the abbreviation DUP, as in “RM 10 – Site name - DUP.” </w:t>
      </w:r>
    </w:p>
    <w:p w14:paraId="0D900B50"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sz w:val="24"/>
          <w:szCs w:val="20"/>
        </w:rPr>
        <w:t>If necessary, write additional information with a black sharpie on plastic HDPE bottles.</w:t>
      </w:r>
    </w:p>
    <w:p w14:paraId="6A0EA486" w14:textId="77777777" w:rsidR="00C01915" w:rsidRPr="007F6044" w:rsidRDefault="00C01915" w:rsidP="006128E6">
      <w:pPr>
        <w:widowControl/>
        <w:numPr>
          <w:ilvl w:val="3"/>
          <w:numId w:val="37"/>
        </w:numPr>
        <w:autoSpaceDE/>
        <w:autoSpaceDN/>
        <w:rPr>
          <w:rFonts w:ascii="Times" w:eastAsia="Times" w:hAnsi="Times"/>
          <w:sz w:val="24"/>
          <w:szCs w:val="20"/>
        </w:rPr>
      </w:pPr>
      <w:r w:rsidRPr="007F6044">
        <w:rPr>
          <w:rFonts w:ascii="Times" w:eastAsia="Times" w:hAnsi="Times"/>
          <w:b/>
          <w:i/>
          <w:sz w:val="24"/>
          <w:szCs w:val="20"/>
          <w:highlight w:val="yellow"/>
        </w:rPr>
        <w:t>Do NOT use sharpies on the hydrocarbon (BTEX) samples vials, they will contaminate the sample.</w:t>
      </w:r>
    </w:p>
    <w:p w14:paraId="4ECA85D1" w14:textId="77777777" w:rsidR="00C01915" w:rsidRPr="007F6044" w:rsidRDefault="00C01915" w:rsidP="006128E6">
      <w:pPr>
        <w:widowControl/>
        <w:numPr>
          <w:ilvl w:val="0"/>
          <w:numId w:val="37"/>
        </w:numPr>
        <w:autoSpaceDE/>
        <w:autoSpaceDN/>
        <w:rPr>
          <w:rFonts w:ascii="Times" w:eastAsia="Times" w:hAnsi="Times"/>
          <w:b/>
          <w:sz w:val="24"/>
          <w:szCs w:val="20"/>
        </w:rPr>
      </w:pPr>
      <w:r w:rsidRPr="007F6044">
        <w:rPr>
          <w:rFonts w:ascii="Times" w:eastAsia="Times" w:hAnsi="Times"/>
          <w:b/>
          <w:sz w:val="24"/>
          <w:szCs w:val="20"/>
        </w:rPr>
        <w:t>Other General Sampling Notes</w:t>
      </w:r>
    </w:p>
    <w:p w14:paraId="4A7C744C"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Put on new clean gloves if you suspect contamination at any point in sampling process.</w:t>
      </w:r>
    </w:p>
    <w:p w14:paraId="23866B7E"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 xml:space="preserve">In </w:t>
      </w:r>
      <w:proofErr w:type="gramStart"/>
      <w:r w:rsidRPr="007F6044">
        <w:rPr>
          <w:rFonts w:ascii="Times" w:eastAsia="Times" w:hAnsi="Times"/>
          <w:sz w:val="24"/>
          <w:szCs w:val="20"/>
        </w:rPr>
        <w:t>general</w:t>
      </w:r>
      <w:proofErr w:type="gramEnd"/>
      <w:r w:rsidRPr="007F6044">
        <w:rPr>
          <w:rFonts w:ascii="Times" w:eastAsia="Times" w:hAnsi="Times"/>
          <w:sz w:val="24"/>
          <w:szCs w:val="20"/>
        </w:rPr>
        <w:t xml:space="preserve"> always, ensure that the inside of the bottle caps are not contaminated:</w:t>
      </w:r>
    </w:p>
    <w:p w14:paraId="76D6791E"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put bottle caps in your pocket.</w:t>
      </w:r>
    </w:p>
    <w:p w14:paraId="1CF16485" w14:textId="77777777" w:rsidR="00C01915" w:rsidRPr="007F6044" w:rsidRDefault="00C01915" w:rsidP="006128E6">
      <w:pPr>
        <w:widowControl/>
        <w:numPr>
          <w:ilvl w:val="2"/>
          <w:numId w:val="37"/>
        </w:numPr>
        <w:autoSpaceDE/>
        <w:autoSpaceDN/>
        <w:rPr>
          <w:rFonts w:ascii="Times" w:eastAsia="Times" w:hAnsi="Times"/>
          <w:b/>
          <w:sz w:val="24"/>
          <w:szCs w:val="20"/>
        </w:rPr>
      </w:pPr>
      <w:r w:rsidRPr="007F6044">
        <w:rPr>
          <w:rFonts w:ascii="Times" w:eastAsia="Times" w:hAnsi="Times"/>
          <w:sz w:val="24"/>
          <w:szCs w:val="20"/>
        </w:rPr>
        <w:t>Do not touch inside of cap or bottle.</w:t>
      </w:r>
    </w:p>
    <w:p w14:paraId="73A9F617" w14:textId="77777777" w:rsidR="00C01915" w:rsidRPr="007F6044" w:rsidRDefault="00C01915" w:rsidP="006128E6">
      <w:pPr>
        <w:widowControl/>
        <w:numPr>
          <w:ilvl w:val="1"/>
          <w:numId w:val="37"/>
        </w:numPr>
        <w:autoSpaceDE/>
        <w:autoSpaceDN/>
        <w:rPr>
          <w:rFonts w:ascii="Times" w:eastAsia="Times" w:hAnsi="Times"/>
          <w:b/>
          <w:sz w:val="24"/>
          <w:szCs w:val="20"/>
        </w:rPr>
      </w:pPr>
      <w:r w:rsidRPr="007F6044">
        <w:rPr>
          <w:rFonts w:ascii="Times" w:eastAsia="Times" w:hAnsi="Times"/>
          <w:sz w:val="24"/>
          <w:szCs w:val="20"/>
        </w:rPr>
        <w:t>Employ “Clean Hands / Dirty Hands” technique throughout sampling process. The water quality coordinator will provide a demonstration on cooler pick-up day. See Appendix A of this document for more details.</w:t>
      </w:r>
    </w:p>
    <w:p w14:paraId="5A52BDE6" w14:textId="77777777" w:rsidR="00C01915" w:rsidRPr="007F6044" w:rsidRDefault="00C01915" w:rsidP="00C01915">
      <w:pPr>
        <w:widowControl/>
        <w:autoSpaceDE/>
        <w:autoSpaceDN/>
        <w:rPr>
          <w:rFonts w:ascii="Times" w:eastAsia="Times" w:hAnsi="Times"/>
          <w:b/>
          <w:sz w:val="24"/>
          <w:szCs w:val="20"/>
        </w:rPr>
      </w:pPr>
    </w:p>
    <w:p w14:paraId="334C0FF9"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When sample collection is complete at all sites, return to sample drop-off location in Soldotna as quickly as feasible.  </w:t>
      </w:r>
    </w:p>
    <w:p w14:paraId="080DA11F" w14:textId="77777777" w:rsidR="00C01915" w:rsidRPr="007F6044" w:rsidRDefault="00C01915" w:rsidP="00C01915">
      <w:pPr>
        <w:widowControl/>
        <w:autoSpaceDE/>
        <w:autoSpaceDN/>
        <w:rPr>
          <w:rFonts w:ascii="Times" w:eastAsia="Times" w:hAnsi="Times"/>
          <w:sz w:val="24"/>
          <w:szCs w:val="20"/>
        </w:rPr>
      </w:pPr>
    </w:p>
    <w:p w14:paraId="0DEAD7B0"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Some samples cannot be analyzed if they exceed a holding period, thus timely delivery is important!!!</w:t>
      </w:r>
    </w:p>
    <w:p w14:paraId="056141F9"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If your route to the next sampling site passes by the sample drop-off location, please drop them off even if you are not yet done for the day.</w:t>
      </w:r>
    </w:p>
    <w:p w14:paraId="7F2CA86C" w14:textId="77777777" w:rsidR="00C01915" w:rsidRPr="007F6044" w:rsidRDefault="00C01915" w:rsidP="006128E6">
      <w:pPr>
        <w:widowControl/>
        <w:numPr>
          <w:ilvl w:val="0"/>
          <w:numId w:val="33"/>
        </w:numPr>
        <w:autoSpaceDE/>
        <w:autoSpaceDN/>
        <w:rPr>
          <w:rFonts w:ascii="Times" w:eastAsia="Times" w:hAnsi="Times"/>
          <w:sz w:val="24"/>
          <w:szCs w:val="20"/>
        </w:rPr>
      </w:pPr>
      <w:r w:rsidRPr="007F6044">
        <w:rPr>
          <w:rFonts w:ascii="Times" w:eastAsia="Times" w:hAnsi="Times"/>
          <w:sz w:val="24"/>
          <w:szCs w:val="20"/>
        </w:rPr>
        <w:t>Thank you!!!!</w:t>
      </w:r>
    </w:p>
    <w:p w14:paraId="6F463590"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______________________________________________________________________________</w:t>
      </w:r>
    </w:p>
    <w:p w14:paraId="7381B8BD" w14:textId="77777777" w:rsidR="00C01915" w:rsidRPr="007F6044" w:rsidRDefault="00C01915" w:rsidP="00C01915">
      <w:pPr>
        <w:widowControl/>
        <w:autoSpaceDE/>
        <w:autoSpaceDN/>
        <w:rPr>
          <w:rFonts w:ascii="Times" w:eastAsia="Times" w:hAnsi="Times"/>
          <w:b/>
          <w:sz w:val="24"/>
          <w:szCs w:val="20"/>
        </w:rPr>
      </w:pPr>
    </w:p>
    <w:p w14:paraId="52992C5C" w14:textId="77777777" w:rsidR="00C01915" w:rsidRPr="007F6044" w:rsidRDefault="00C01915" w:rsidP="006128E6">
      <w:pPr>
        <w:widowControl/>
        <w:numPr>
          <w:ilvl w:val="0"/>
          <w:numId w:val="29"/>
        </w:numPr>
        <w:autoSpaceDE/>
        <w:autoSpaceDN/>
        <w:rPr>
          <w:rFonts w:ascii="Times" w:eastAsia="Times" w:hAnsi="Times"/>
          <w:b/>
          <w:sz w:val="24"/>
          <w:szCs w:val="20"/>
        </w:rPr>
      </w:pPr>
      <w:r w:rsidRPr="007F6044">
        <w:rPr>
          <w:rFonts w:ascii="Times" w:eastAsia="Times" w:hAnsi="Times"/>
          <w:b/>
          <w:sz w:val="24"/>
          <w:szCs w:val="20"/>
        </w:rPr>
        <w:t>SAMPLE COLLECTION PROCEDURES BY SAMPLE TYPE</w:t>
      </w:r>
    </w:p>
    <w:p w14:paraId="5947AF72" w14:textId="77777777" w:rsidR="00C01915" w:rsidRPr="007F6044" w:rsidRDefault="00C01915" w:rsidP="00C01915">
      <w:pPr>
        <w:widowControl/>
        <w:autoSpaceDE/>
        <w:autoSpaceDN/>
        <w:rPr>
          <w:rFonts w:ascii="Times" w:eastAsia="Times" w:hAnsi="Times"/>
          <w:b/>
          <w:sz w:val="24"/>
          <w:szCs w:val="20"/>
        </w:rPr>
      </w:pPr>
    </w:p>
    <w:p w14:paraId="2E228314" w14:textId="77777777" w:rsidR="00C01915" w:rsidRPr="007F6044" w:rsidRDefault="00C01915" w:rsidP="00C01915">
      <w:pPr>
        <w:widowControl/>
        <w:autoSpaceDE/>
        <w:autoSpaceDN/>
        <w:rPr>
          <w:rFonts w:ascii="Times" w:eastAsia="Times" w:hAnsi="Times"/>
          <w:b/>
          <w:sz w:val="32"/>
          <w:szCs w:val="32"/>
          <w:u w:val="single"/>
        </w:rPr>
        <w:sectPr w:rsidR="00C01915" w:rsidRPr="007F6044">
          <w:headerReference w:type="default" r:id="rId38"/>
          <w:footerReference w:type="default" r:id="rId39"/>
          <w:pgSz w:w="12240" w:h="15840"/>
          <w:pgMar w:top="1440" w:right="1440" w:bottom="1440" w:left="1440" w:header="720" w:footer="720" w:gutter="0"/>
          <w:cols w:space="720"/>
          <w:docGrid w:linePitch="360"/>
        </w:sectPr>
      </w:pPr>
    </w:p>
    <w:p w14:paraId="7D0B67DC"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Fecal coliform</w:t>
      </w:r>
      <w:r w:rsidRPr="007F6044">
        <w:rPr>
          <w:rFonts w:ascii="Times" w:eastAsia="Times" w:hAnsi="Times"/>
          <w:b/>
          <w:sz w:val="24"/>
          <w:szCs w:val="20"/>
        </w:rPr>
        <w:t xml:space="preserve"> </w:t>
      </w:r>
      <w:r w:rsidRPr="007F6044">
        <w:rPr>
          <w:rFonts w:ascii="Times" w:eastAsia="Times" w:hAnsi="Times"/>
          <w:i/>
        </w:rPr>
        <w:t xml:space="preserve">is a </w:t>
      </w:r>
      <w:proofErr w:type="gramStart"/>
      <w:r w:rsidRPr="007F6044">
        <w:rPr>
          <w:rFonts w:ascii="Times" w:eastAsia="Times" w:hAnsi="Times"/>
          <w:i/>
        </w:rPr>
        <w:t>bacteria</w:t>
      </w:r>
      <w:proofErr w:type="gramEnd"/>
      <w:r w:rsidRPr="007F6044">
        <w:rPr>
          <w:rFonts w:ascii="Times" w:eastAsia="Times" w:hAnsi="Times"/>
          <w:i/>
        </w:rPr>
        <w:t xml:space="preserve"> that exists naturally in the wild that is found in feces of warm-blooded animals. It can reach elevated levels when animals concentrate, like gulls flocking to carcasses, or from human sources, such as a leaking septic tank.</w:t>
      </w:r>
    </w:p>
    <w:p w14:paraId="399C5BB5"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noProof/>
          <w:sz w:val="24"/>
          <w:szCs w:val="20"/>
        </w:rPr>
        <w:drawing>
          <wp:inline distT="0" distB="0" distL="0" distR="0" wp14:anchorId="020EC2C6" wp14:editId="0B52D8E2">
            <wp:extent cx="872122" cy="709943"/>
            <wp:effectExtent l="4763" t="0" r="9207" b="9208"/>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7152.jpg"/>
                    <pic:cNvPicPr/>
                  </pic:nvPicPr>
                  <pic:blipFill rotWithShape="1">
                    <a:blip r:embed="rId40" cstate="print">
                      <a:extLst>
                        <a:ext uri="{28A0092B-C50C-407E-A947-70E740481C1C}">
                          <a14:useLocalDpi xmlns:a14="http://schemas.microsoft.com/office/drawing/2010/main" val="0"/>
                        </a:ext>
                      </a:extLst>
                    </a:blip>
                    <a:srcRect l="18656" t="8450" r="8158" b="12115"/>
                    <a:stretch/>
                  </pic:blipFill>
                  <pic:spPr bwMode="auto">
                    <a:xfrm rot="5400000">
                      <a:off x="0" y="0"/>
                      <a:ext cx="889344" cy="723963"/>
                    </a:xfrm>
                    <a:prstGeom prst="rect">
                      <a:avLst/>
                    </a:prstGeom>
                    <a:ln>
                      <a:noFill/>
                    </a:ln>
                    <a:extLst>
                      <a:ext uri="{53640926-AAD7-44D8-BBD7-CCE9431645EC}">
                        <a14:shadowObscured xmlns:a14="http://schemas.microsoft.com/office/drawing/2010/main"/>
                      </a:ext>
                    </a:extLst>
                  </pic:spPr>
                </pic:pic>
              </a:graphicData>
            </a:graphic>
          </wp:inline>
        </w:drawing>
      </w:r>
    </w:p>
    <w:p w14:paraId="3E77011A" w14:textId="77777777" w:rsidR="00C01915" w:rsidRPr="007F6044" w:rsidRDefault="00C01915" w:rsidP="00C01915">
      <w:pPr>
        <w:widowControl/>
        <w:autoSpaceDE/>
        <w:autoSpaceDN/>
        <w:rPr>
          <w:rFonts w:ascii="Times" w:eastAsia="Times" w:hAnsi="Times"/>
          <w:sz w:val="24"/>
          <w:szCs w:val="20"/>
        </w:rPr>
      </w:pPr>
    </w:p>
    <w:p w14:paraId="76720DD2" w14:textId="77777777" w:rsidR="00C01915" w:rsidRPr="007F6044" w:rsidRDefault="00C01915" w:rsidP="006128E6">
      <w:pPr>
        <w:widowControl/>
        <w:numPr>
          <w:ilvl w:val="0"/>
          <w:numId w:val="24"/>
        </w:numPr>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10892728" w14:textId="77777777" w:rsidR="00C01915" w:rsidRPr="007F6044" w:rsidRDefault="00C01915" w:rsidP="006128E6">
      <w:pPr>
        <w:widowControl/>
        <w:numPr>
          <w:ilvl w:val="0"/>
          <w:numId w:val="24"/>
        </w:numPr>
        <w:autoSpaceDE/>
        <w:autoSpaceDN/>
        <w:rPr>
          <w:rFonts w:ascii="Times" w:eastAsia="Times" w:hAnsi="Times"/>
          <w:sz w:val="24"/>
          <w:szCs w:val="20"/>
        </w:rPr>
      </w:pPr>
      <w:r w:rsidRPr="007F6044">
        <w:rPr>
          <w:rFonts w:ascii="Times" w:eastAsia="Times" w:hAnsi="Times"/>
          <w:b/>
          <w:sz w:val="24"/>
          <w:szCs w:val="20"/>
        </w:rPr>
        <w:t xml:space="preserve">Collect the “Fecal Coliform” sample. </w:t>
      </w:r>
    </w:p>
    <w:p w14:paraId="78AFD25D"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lastRenderedPageBreak/>
        <w:t xml:space="preserve">The fecal coliform bottle is 100 ml clear plastic bottle with white powder (sodium thiosulfate-fixing agent) and may have a </w:t>
      </w:r>
      <w:r w:rsidRPr="007F6044">
        <w:rPr>
          <w:rFonts w:ascii="Times" w:eastAsia="Times" w:hAnsi="Times"/>
          <w:i/>
          <w:sz w:val="24"/>
          <w:szCs w:val="20"/>
        </w:rPr>
        <w:t xml:space="preserve">labeled paper seal over the lid.  </w:t>
      </w:r>
      <w:r w:rsidRPr="007F6044">
        <w:rPr>
          <w:rFonts w:ascii="Times" w:eastAsia="Times" w:hAnsi="Times"/>
          <w:sz w:val="24"/>
          <w:szCs w:val="20"/>
        </w:rPr>
        <w:t>The lid may be labeled “FC.”</w:t>
      </w:r>
    </w:p>
    <w:p w14:paraId="0C2639C4"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Break the seal, either plastic or paper</w:t>
      </w:r>
    </w:p>
    <w:p w14:paraId="3182D0F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2979FDA"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 xml:space="preserve">Carefully open the container, keeping the lid in one hand and the bottle in the other hand.  </w:t>
      </w:r>
    </w:p>
    <w:p w14:paraId="0DDC14F0" w14:textId="77777777" w:rsidR="00C01915" w:rsidRPr="007F6044" w:rsidRDefault="00C01915" w:rsidP="006128E6">
      <w:pPr>
        <w:widowControl/>
        <w:numPr>
          <w:ilvl w:val="3"/>
          <w:numId w:val="29"/>
        </w:numPr>
        <w:autoSpaceDE/>
        <w:autoSpaceDN/>
        <w:rPr>
          <w:rFonts w:ascii="Times" w:eastAsia="Times" w:hAnsi="Times"/>
          <w:sz w:val="24"/>
          <w:szCs w:val="20"/>
        </w:rPr>
      </w:pPr>
      <w:r w:rsidRPr="007F6044">
        <w:rPr>
          <w:rFonts w:ascii="Times" w:eastAsia="Times" w:hAnsi="Times"/>
          <w:b/>
          <w:i/>
          <w:sz w:val="24"/>
          <w:szCs w:val="20"/>
        </w:rPr>
        <w:t>Do not touch the inside of the bottle or lid.</w:t>
      </w:r>
    </w:p>
    <w:p w14:paraId="4F1BEB25"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Always collect samples facing upstream with the flow of the river coming at you.</w:t>
      </w:r>
    </w:p>
    <w:p w14:paraId="7D18BE82"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sz w:val="24"/>
          <w:szCs w:val="20"/>
        </w:rPr>
        <w:t>Fill the sample bottle with one smooth motion to just over the 100 ml mark.  It is necessary to leave some room in the bottle because it will have to be inverted 25 X in the lab.</w:t>
      </w:r>
    </w:p>
    <w:p w14:paraId="395179C9" w14:textId="77777777" w:rsidR="00C01915" w:rsidRPr="007F6044" w:rsidRDefault="00C01915" w:rsidP="006128E6">
      <w:pPr>
        <w:widowControl/>
        <w:numPr>
          <w:ilvl w:val="2"/>
          <w:numId w:val="29"/>
        </w:numPr>
        <w:autoSpaceDE/>
        <w:autoSpaceDN/>
        <w:rPr>
          <w:rFonts w:ascii="Times" w:eastAsia="Times" w:hAnsi="Times"/>
          <w:sz w:val="24"/>
          <w:szCs w:val="20"/>
        </w:rPr>
      </w:pPr>
      <w:r w:rsidRPr="007F6044">
        <w:rPr>
          <w:rFonts w:ascii="Times" w:eastAsia="Times" w:hAnsi="Times"/>
          <w:b/>
          <w:sz w:val="24"/>
          <w:szCs w:val="20"/>
        </w:rPr>
        <w:t>Place sealed bottle in cooler with ice.</w:t>
      </w:r>
    </w:p>
    <w:p w14:paraId="05B9F7E7" w14:textId="77777777" w:rsidR="00C01915" w:rsidRPr="007F6044" w:rsidRDefault="00C01915" w:rsidP="00C01915">
      <w:pPr>
        <w:widowControl/>
        <w:autoSpaceDE/>
        <w:autoSpaceDN/>
        <w:rPr>
          <w:rFonts w:ascii="Times" w:eastAsia="Times" w:hAnsi="Times"/>
          <w:sz w:val="24"/>
          <w:szCs w:val="20"/>
        </w:rPr>
      </w:pPr>
    </w:p>
    <w:p w14:paraId="4A681144" w14:textId="77777777" w:rsidR="00C01915" w:rsidRPr="007F6044" w:rsidRDefault="00C01915" w:rsidP="00C01915">
      <w:pPr>
        <w:widowControl/>
        <w:autoSpaceDE/>
        <w:autoSpaceDN/>
        <w:jc w:val="center"/>
        <w:rPr>
          <w:rFonts w:ascii="Times" w:eastAsia="Times" w:hAnsi="Times"/>
          <w:b/>
          <w:sz w:val="24"/>
          <w:szCs w:val="20"/>
        </w:rPr>
      </w:pPr>
      <w:r w:rsidRPr="007F6044">
        <w:rPr>
          <w:rFonts w:ascii="Times" w:eastAsia="Times" w:hAnsi="Times"/>
          <w:b/>
          <w:sz w:val="24"/>
          <w:szCs w:val="20"/>
        </w:rPr>
        <w:t>****************************************************************************</w:t>
      </w:r>
    </w:p>
    <w:p w14:paraId="156B27F6" w14:textId="77777777" w:rsidR="00C01915" w:rsidRPr="007F6044" w:rsidRDefault="00C01915" w:rsidP="00C01915">
      <w:pPr>
        <w:widowControl/>
        <w:autoSpaceDE/>
        <w:autoSpaceDN/>
        <w:rPr>
          <w:rFonts w:ascii="Times" w:eastAsia="Times" w:hAnsi="Times"/>
          <w:b/>
          <w:color w:val="C00000"/>
          <w:sz w:val="24"/>
          <w:szCs w:val="20"/>
        </w:rPr>
      </w:pPr>
    </w:p>
    <w:p w14:paraId="4AE8BC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5D83BEC0"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Dissolved metals</w:t>
      </w:r>
      <w:r w:rsidRPr="007F6044">
        <w:rPr>
          <w:rFonts w:ascii="Times" w:eastAsia="Times" w:hAnsi="Times"/>
          <w:b/>
          <w:sz w:val="24"/>
          <w:szCs w:val="20"/>
        </w:rPr>
        <w:t xml:space="preserve"> </w:t>
      </w:r>
      <w:proofErr w:type="gramStart"/>
      <w:r w:rsidRPr="007F6044">
        <w:rPr>
          <w:rFonts w:ascii="Times" w:eastAsia="Times" w:hAnsi="Times"/>
          <w:i/>
        </w:rPr>
        <w:t>refers</w:t>
      </w:r>
      <w:proofErr w:type="gramEnd"/>
      <w:r w:rsidRPr="007F6044">
        <w:rPr>
          <w:rFonts w:ascii="Times" w:eastAsia="Times" w:hAnsi="Times"/>
          <w:i/>
        </w:rPr>
        <w:t xml:space="preserve"> to substances such as zinc, copper, lead, arsenic, and others that exist in a </w:t>
      </w:r>
      <w:r w:rsidRPr="007F6044">
        <w:rPr>
          <w:rFonts w:ascii="Times" w:eastAsia="Times" w:hAnsi="Times"/>
          <w:i/>
          <w:u w:val="single"/>
        </w:rPr>
        <w:t>soluble</w:t>
      </w:r>
      <w:r w:rsidRPr="007F6044">
        <w:rPr>
          <w:rFonts w:ascii="Times" w:eastAsia="Times" w:hAnsi="Times"/>
          <w:i/>
        </w:rPr>
        <w:t xml:space="preserve"> (dissolved) form in water. These elements exist naturally in the environment in rocks and soils, and also have anthropogenic sources such as runoff from roads and agriculture, industrial processes, and fuel combustion.</w:t>
      </w:r>
    </w:p>
    <w:p w14:paraId="2239BF24" w14:textId="77777777" w:rsidR="00C01915" w:rsidRPr="007F6044" w:rsidRDefault="00C01915" w:rsidP="00C01915">
      <w:pPr>
        <w:widowControl/>
        <w:autoSpaceDE/>
        <w:autoSpaceDN/>
        <w:rPr>
          <w:rFonts w:ascii="Times" w:eastAsia="Times" w:hAnsi="Times"/>
          <w:i/>
        </w:rPr>
      </w:pPr>
    </w:p>
    <w:p w14:paraId="1C66976E"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04571D5D" wp14:editId="1D0E394B">
            <wp:extent cx="1306515" cy="979886"/>
            <wp:effectExtent l="0" t="8255"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7723.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1308243" cy="981182"/>
                    </a:xfrm>
                    <a:prstGeom prst="rect">
                      <a:avLst/>
                    </a:prstGeom>
                  </pic:spPr>
                </pic:pic>
              </a:graphicData>
            </a:graphic>
          </wp:inline>
        </w:drawing>
      </w:r>
    </w:p>
    <w:p w14:paraId="26CC1827" w14:textId="77777777" w:rsidR="00C01915" w:rsidRPr="007F6044" w:rsidRDefault="00C01915" w:rsidP="00C01915">
      <w:pPr>
        <w:widowControl/>
        <w:autoSpaceDE/>
        <w:autoSpaceDN/>
        <w:rPr>
          <w:rFonts w:ascii="Times" w:eastAsia="Times" w:hAnsi="Times"/>
          <w:b/>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7EC744B0" w14:textId="77777777" w:rsidR="00C01915" w:rsidRPr="007F6044" w:rsidRDefault="00C01915" w:rsidP="00C01915">
      <w:pPr>
        <w:widowControl/>
        <w:autoSpaceDE/>
        <w:autoSpaceDN/>
        <w:rPr>
          <w:rFonts w:ascii="Times" w:eastAsia="Times" w:hAnsi="Times"/>
          <w:b/>
          <w:sz w:val="24"/>
          <w:szCs w:val="20"/>
        </w:rPr>
      </w:pPr>
    </w:p>
    <w:p w14:paraId="3DA320CE"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sz w:val="24"/>
          <w:szCs w:val="20"/>
        </w:rPr>
        <w:t xml:space="preserve">Not all sites collect </w:t>
      </w:r>
      <w:r w:rsidRPr="007F6044">
        <w:rPr>
          <w:rFonts w:ascii="Times" w:eastAsia="Times" w:hAnsi="Times"/>
          <w:b/>
          <w:sz w:val="24"/>
          <w:szCs w:val="20"/>
          <w:u w:val="single"/>
        </w:rPr>
        <w:t>dissolved</w:t>
      </w:r>
      <w:r w:rsidRPr="007F6044">
        <w:rPr>
          <w:rFonts w:ascii="Times" w:eastAsia="Times" w:hAnsi="Times"/>
          <w:b/>
          <w:sz w:val="24"/>
          <w:szCs w:val="20"/>
        </w:rPr>
        <w:t xml:space="preserve"> metals samples. Check your kit packing list to see if your sites do.</w:t>
      </w:r>
    </w:p>
    <w:p w14:paraId="362E44E5" w14:textId="77777777" w:rsidR="00C01915" w:rsidRPr="007F6044" w:rsidRDefault="00C01915" w:rsidP="006128E6">
      <w:pPr>
        <w:widowControl/>
        <w:numPr>
          <w:ilvl w:val="0"/>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PLEASE NOTE NEW CHANGES TO DISSOLVED METALS COLLECTION BEGINNING JULY 2022:</w:t>
      </w:r>
    </w:p>
    <w:p w14:paraId="2815D8AA" w14:textId="77777777" w:rsidR="00C01915" w:rsidRPr="007F6044" w:rsidRDefault="00C01915" w:rsidP="006128E6">
      <w:pPr>
        <w:widowControl/>
        <w:numPr>
          <w:ilvl w:val="1"/>
          <w:numId w:val="38"/>
        </w:numPr>
        <w:autoSpaceDE/>
        <w:autoSpaceDN/>
        <w:rPr>
          <w:rFonts w:ascii="Times" w:eastAsia="Times" w:hAnsi="Times"/>
          <w:b/>
          <w:color w:val="C00000"/>
          <w:sz w:val="24"/>
          <w:szCs w:val="20"/>
          <w:u w:val="single"/>
        </w:rPr>
      </w:pPr>
      <w:r w:rsidRPr="007F6044">
        <w:rPr>
          <w:rFonts w:ascii="Times" w:eastAsia="Times" w:hAnsi="Times"/>
          <w:b/>
          <w:color w:val="C00000"/>
          <w:sz w:val="24"/>
          <w:szCs w:val="20"/>
          <w:u w:val="single"/>
        </w:rPr>
        <w:t>No filtration in the field is required for any samples. The dissolved metals sample will be filtered in the lab. No syringes or filters are provided.</w:t>
      </w:r>
    </w:p>
    <w:p w14:paraId="6925B292" w14:textId="77777777" w:rsidR="00C01915" w:rsidRPr="007F6044" w:rsidRDefault="00C01915" w:rsidP="00C01915">
      <w:pPr>
        <w:widowControl/>
        <w:autoSpaceDE/>
        <w:autoSpaceDN/>
        <w:rPr>
          <w:rFonts w:ascii="Times" w:eastAsia="Times" w:hAnsi="Times"/>
          <w:b/>
          <w:sz w:val="24"/>
          <w:szCs w:val="20"/>
        </w:rPr>
      </w:pPr>
    </w:p>
    <w:p w14:paraId="66406972" w14:textId="77777777" w:rsidR="00C01915" w:rsidRPr="007F6044" w:rsidRDefault="00C01915" w:rsidP="006128E6">
      <w:pPr>
        <w:widowControl/>
        <w:numPr>
          <w:ilvl w:val="0"/>
          <w:numId w:val="34"/>
        </w:numPr>
        <w:autoSpaceDE/>
        <w:autoSpaceDN/>
        <w:rPr>
          <w:rFonts w:ascii="Times" w:eastAsia="Times" w:hAnsi="Times"/>
          <w:b/>
          <w:sz w:val="24"/>
          <w:szCs w:val="20"/>
        </w:rPr>
      </w:pPr>
      <w:r w:rsidRPr="007F6044">
        <w:rPr>
          <w:rFonts w:ascii="Times" w:eastAsia="Times" w:hAnsi="Times"/>
          <w:b/>
          <w:sz w:val="24"/>
          <w:szCs w:val="20"/>
        </w:rPr>
        <w:t>Collect the “Dissolved Metals” sample (if applicable)</w:t>
      </w:r>
    </w:p>
    <w:p w14:paraId="501A3585"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Please note, only sites including and downstream of RM 30 will sample for dissolved metals.</w:t>
      </w:r>
      <w:r w:rsidRPr="007F6044">
        <w:rPr>
          <w:rFonts w:ascii="Times" w:eastAsia="Times" w:hAnsi="Times"/>
          <w:b/>
          <w:i/>
          <w:sz w:val="24"/>
          <w:szCs w:val="20"/>
        </w:rPr>
        <w:t xml:space="preserve">  </w:t>
      </w:r>
    </w:p>
    <w:p w14:paraId="188419DE" w14:textId="77777777" w:rsidR="00C01915" w:rsidRPr="007F6044" w:rsidRDefault="00C01915" w:rsidP="006128E6">
      <w:pPr>
        <w:widowControl/>
        <w:numPr>
          <w:ilvl w:val="0"/>
          <w:numId w:val="25"/>
        </w:numPr>
        <w:autoSpaceDE/>
        <w:autoSpaceDN/>
        <w:rPr>
          <w:rFonts w:ascii="Times" w:eastAsia="Times" w:hAnsi="Times"/>
          <w:b/>
          <w:i/>
          <w:sz w:val="24"/>
          <w:szCs w:val="20"/>
        </w:rPr>
      </w:pPr>
      <w:r w:rsidRPr="007F6044">
        <w:rPr>
          <w:rFonts w:ascii="Times" w:eastAsia="Times" w:hAnsi="Times"/>
          <w:b/>
          <w:i/>
          <w:sz w:val="24"/>
          <w:szCs w:val="20"/>
          <w:highlight w:val="yellow"/>
        </w:rPr>
        <w:t>Proceed to Step 3 if no dissolved metals sample is to be collected.</w:t>
      </w:r>
    </w:p>
    <w:p w14:paraId="1EE1185E"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 xml:space="preserve">The dissolved metals sample collection bottle is a 250 ml plastic bottle with </w:t>
      </w:r>
      <w:r>
        <w:rPr>
          <w:rFonts w:ascii="Times" w:eastAsia="Times" w:hAnsi="Times"/>
          <w:sz w:val="24"/>
          <w:szCs w:val="20"/>
        </w:rPr>
        <w:t>no stickers.</w:t>
      </w:r>
    </w:p>
    <w:p w14:paraId="3C7082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435A86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02EA7BA5"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Fill the TSS bottle (1 L plastic bottle) using a slow sweeping motion at a depth of six inches.</w:t>
      </w:r>
    </w:p>
    <w:p w14:paraId="7896172B"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lastRenderedPageBreak/>
        <w:t>Remove the cap of the dissolved metals bottle. Fill this bottle to the shoulder with sample water from the 1 L TSS bottle, then replace the caps on both bottles.</w:t>
      </w:r>
    </w:p>
    <w:p w14:paraId="3103CF9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dissolved metals bottle in cooler with ice.</w:t>
      </w:r>
    </w:p>
    <w:p w14:paraId="7A3FFE9D" w14:textId="77777777" w:rsidR="00C01915" w:rsidRPr="007F6044" w:rsidRDefault="00C01915" w:rsidP="00C01915">
      <w:pPr>
        <w:widowControl/>
        <w:autoSpaceDE/>
        <w:autoSpaceDN/>
        <w:rPr>
          <w:rFonts w:ascii="Times" w:eastAsia="Times" w:hAnsi="Times"/>
          <w:sz w:val="24"/>
          <w:szCs w:val="20"/>
        </w:rPr>
      </w:pPr>
    </w:p>
    <w:p w14:paraId="0417CBAB" w14:textId="77777777" w:rsidR="00C01915" w:rsidRPr="007F6044" w:rsidRDefault="00C01915" w:rsidP="00C01915">
      <w:pPr>
        <w:widowControl/>
        <w:autoSpaceDE/>
        <w:autoSpaceDN/>
        <w:rPr>
          <w:rFonts w:ascii="Times" w:eastAsia="Times" w:hAnsi="Times"/>
          <w:sz w:val="24"/>
          <w:szCs w:val="20"/>
        </w:rPr>
      </w:pPr>
    </w:p>
    <w:p w14:paraId="1FED11B3"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space="720"/>
          <w:docGrid w:linePitch="360"/>
        </w:sectPr>
      </w:pPr>
      <w:r w:rsidRPr="007F6044">
        <w:rPr>
          <w:rFonts w:ascii="Times" w:eastAsia="Times" w:hAnsi="Times"/>
          <w:b/>
          <w:sz w:val="24"/>
          <w:szCs w:val="20"/>
        </w:rPr>
        <w:t>****************************************************************************</w:t>
      </w:r>
    </w:p>
    <w:p w14:paraId="64CCCACE"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Hydrocarbons (BTEX)</w:t>
      </w:r>
      <w:r w:rsidRPr="007F6044">
        <w:rPr>
          <w:rFonts w:ascii="Times" w:eastAsia="Times" w:hAnsi="Times"/>
          <w:b/>
          <w:sz w:val="24"/>
          <w:szCs w:val="20"/>
        </w:rPr>
        <w:t xml:space="preserve"> </w:t>
      </w:r>
      <w:r w:rsidRPr="007F6044">
        <w:rPr>
          <w:rFonts w:ascii="Times" w:eastAsia="Times" w:hAnsi="Times"/>
          <w:i/>
        </w:rPr>
        <w:t>are substances found in petroleum products, such as fuel for boats and vehicles. These substances can enter the water from several sources including older or improperly maintained boat engines, fuel leaks from homes or vehicles, and products such as paints and plastics. BTEX stands for benzene, toluene, ethylbenzene, and xylene.</w:t>
      </w:r>
    </w:p>
    <w:p w14:paraId="1F8D2551" w14:textId="77777777" w:rsidR="00C01915" w:rsidRPr="007F6044" w:rsidRDefault="00C01915" w:rsidP="00C01915">
      <w:pPr>
        <w:widowControl/>
        <w:autoSpaceDE/>
        <w:autoSpaceDN/>
        <w:rPr>
          <w:rFonts w:ascii="Times" w:eastAsia="Times" w:hAnsi="Times"/>
          <w:b/>
          <w:sz w:val="24"/>
          <w:szCs w:val="20"/>
        </w:rPr>
      </w:pPr>
      <w:r w:rsidRPr="007F6044">
        <w:rPr>
          <w:rFonts w:ascii="Times" w:eastAsia="Times" w:hAnsi="Times"/>
          <w:b/>
          <w:noProof/>
          <w:sz w:val="24"/>
          <w:szCs w:val="20"/>
        </w:rPr>
        <w:drawing>
          <wp:inline distT="0" distB="0" distL="0" distR="0" wp14:anchorId="45B8A586" wp14:editId="57B2F03A">
            <wp:extent cx="1409167" cy="1246788"/>
            <wp:effectExtent l="5080" t="0" r="5715"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7153.jpg"/>
                    <pic:cNvPicPr/>
                  </pic:nvPicPr>
                  <pic:blipFill rotWithShape="1">
                    <a:blip r:embed="rId42" cstate="print">
                      <a:extLst>
                        <a:ext uri="{28A0092B-C50C-407E-A947-70E740481C1C}">
                          <a14:useLocalDpi xmlns:a14="http://schemas.microsoft.com/office/drawing/2010/main" val="0"/>
                        </a:ext>
                      </a:extLst>
                    </a:blip>
                    <a:srcRect l="15232"/>
                    <a:stretch/>
                  </pic:blipFill>
                  <pic:spPr bwMode="auto">
                    <a:xfrm rot="5400000">
                      <a:off x="0" y="0"/>
                      <a:ext cx="1417310" cy="1253993"/>
                    </a:xfrm>
                    <a:prstGeom prst="rect">
                      <a:avLst/>
                    </a:prstGeom>
                    <a:ln>
                      <a:noFill/>
                    </a:ln>
                    <a:extLst>
                      <a:ext uri="{53640926-AAD7-44D8-BBD7-CCE9431645EC}">
                        <a14:shadowObscured xmlns:a14="http://schemas.microsoft.com/office/drawing/2010/main"/>
                      </a:ext>
                    </a:extLst>
                  </pic:spPr>
                </pic:pic>
              </a:graphicData>
            </a:graphic>
          </wp:inline>
        </w:drawing>
      </w:r>
    </w:p>
    <w:p w14:paraId="04DD5E29" w14:textId="77777777" w:rsidR="00C01915" w:rsidRPr="007F6044" w:rsidRDefault="00C01915" w:rsidP="00C01915">
      <w:pPr>
        <w:widowControl/>
        <w:autoSpaceDE/>
        <w:autoSpaceDN/>
        <w:rPr>
          <w:rFonts w:ascii="Times" w:eastAsia="Times" w:hAnsi="Times"/>
          <w:b/>
          <w:color w:val="C00000"/>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B71F42E" w14:textId="77777777" w:rsidR="00C01915" w:rsidRPr="007F6044" w:rsidRDefault="00C01915" w:rsidP="00C01915">
      <w:pPr>
        <w:widowControl/>
        <w:autoSpaceDE/>
        <w:autoSpaceDN/>
        <w:rPr>
          <w:rFonts w:ascii="Times" w:eastAsia="Times" w:hAnsi="Times"/>
          <w:b/>
          <w:color w:val="C00000"/>
          <w:sz w:val="24"/>
          <w:szCs w:val="20"/>
        </w:rPr>
      </w:pPr>
    </w:p>
    <w:p w14:paraId="1DB165C6" w14:textId="77777777" w:rsidR="00C01915" w:rsidRPr="007F6044" w:rsidRDefault="00C01915" w:rsidP="00C01915">
      <w:pPr>
        <w:widowControl/>
        <w:autoSpaceDE/>
        <w:autoSpaceDN/>
        <w:rPr>
          <w:rFonts w:ascii="Times" w:eastAsia="Times" w:hAnsi="Times"/>
          <w:b/>
          <w:i/>
          <w:sz w:val="24"/>
          <w:szCs w:val="20"/>
        </w:rPr>
      </w:pPr>
      <w:r w:rsidRPr="007F6044">
        <w:rPr>
          <w:rFonts w:ascii="Times" w:eastAsia="Times" w:hAnsi="Times"/>
          <w:b/>
          <w:sz w:val="24"/>
          <w:szCs w:val="20"/>
        </w:rPr>
        <w:t xml:space="preserve">Hydrocarbon samples are collected in Summer only, not Spring, and not all sites collect these samples. Check to see if your kit does. </w:t>
      </w:r>
      <w:r w:rsidRPr="007F6044">
        <w:rPr>
          <w:rFonts w:ascii="Times" w:eastAsia="Times" w:hAnsi="Times"/>
          <w:b/>
          <w:i/>
          <w:sz w:val="24"/>
          <w:szCs w:val="20"/>
        </w:rPr>
        <w:t>This is our most detail-oriented type of sample collection, so proceed carefully.</w:t>
      </w:r>
    </w:p>
    <w:p w14:paraId="399A2756"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Please note, only RM 1.5, 6.5, 40 and 43 sites will be sampled for BTEX and only during summer (not spring) sampling events!</w:t>
      </w:r>
    </w:p>
    <w:p w14:paraId="69E3CFE1" w14:textId="77777777" w:rsidR="00C01915" w:rsidRPr="007F6044" w:rsidRDefault="00C01915" w:rsidP="006128E6">
      <w:pPr>
        <w:widowControl/>
        <w:numPr>
          <w:ilvl w:val="0"/>
          <w:numId w:val="26"/>
        </w:numPr>
        <w:autoSpaceDE/>
        <w:autoSpaceDN/>
        <w:rPr>
          <w:rFonts w:ascii="Times" w:eastAsia="Times" w:hAnsi="Times"/>
          <w:sz w:val="24"/>
          <w:szCs w:val="20"/>
          <w:highlight w:val="yellow"/>
        </w:rPr>
      </w:pPr>
      <w:r w:rsidRPr="007F6044">
        <w:rPr>
          <w:rFonts w:ascii="Times" w:eastAsia="Times" w:hAnsi="Times"/>
          <w:b/>
          <w:i/>
          <w:sz w:val="24"/>
          <w:szCs w:val="20"/>
          <w:highlight w:val="yellow"/>
        </w:rPr>
        <w:t>Proceed to Step 4 if no BTEX sample is to be collected</w:t>
      </w:r>
    </w:p>
    <w:p w14:paraId="63AAC912"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The BTEX sample vials are three 40 ml brown glass vials preserved with hydrochloric acid (HCl)</w:t>
      </w:r>
    </w:p>
    <w:p w14:paraId="29F0ABAE"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Record sampling time, crew leader initials, and vial sequence (# of 3) on the label and apply to the vials lengthwise.</w:t>
      </w:r>
    </w:p>
    <w:p w14:paraId="10F6FA85"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Do not rinse these vials.</w:t>
      </w:r>
    </w:p>
    <w:p w14:paraId="6DF57EA7"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sz w:val="24"/>
          <w:szCs w:val="20"/>
        </w:rPr>
        <w:t>Fill the 1 L TSS bottle with sample water:</w:t>
      </w:r>
    </w:p>
    <w:p w14:paraId="7E08D1A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Face upstream with the flow of the river coming at you.</w:t>
      </w:r>
    </w:p>
    <w:p w14:paraId="3360507C"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Remove the lid, turn the bottle upside down, go to a depth of 6”, and allow the bottle to fill, remove the bottle from the water, and discard a small amount so that the fluid level reaches the shoulder of the bottle.</w:t>
      </w:r>
    </w:p>
    <w:p w14:paraId="10FC63EA"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Carefully </w:t>
      </w:r>
      <w:r w:rsidRPr="007F6044">
        <w:rPr>
          <w:rFonts w:ascii="Times" w:eastAsia="Times" w:hAnsi="Times"/>
          <w:b/>
          <w:sz w:val="24"/>
          <w:szCs w:val="20"/>
        </w:rPr>
        <w:t>fill all three</w:t>
      </w:r>
      <w:r w:rsidRPr="007F6044">
        <w:rPr>
          <w:rFonts w:ascii="Times" w:eastAsia="Times" w:hAnsi="Times"/>
          <w:sz w:val="24"/>
          <w:szCs w:val="20"/>
        </w:rPr>
        <w:t xml:space="preserve"> 40 ml vials until a mound of water (meniscus) is formed on top of the vial.  </w:t>
      </w:r>
    </w:p>
    <w:p w14:paraId="3D91CAB2"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i/>
          <w:sz w:val="24"/>
          <w:szCs w:val="20"/>
        </w:rPr>
        <w:t>Do not overflow the vials excessively as they contain Hydrochloric Acid (HCl) as a preservative.</w:t>
      </w:r>
    </w:p>
    <w:p w14:paraId="1D19DB78"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sz w:val="24"/>
          <w:szCs w:val="20"/>
        </w:rPr>
        <w:t>Cap the vials and place in cooler with ice.</w:t>
      </w:r>
    </w:p>
    <w:p w14:paraId="0405450B" w14:textId="77777777" w:rsidR="00C01915" w:rsidRPr="007F6044" w:rsidRDefault="00C01915" w:rsidP="006128E6">
      <w:pPr>
        <w:widowControl/>
        <w:numPr>
          <w:ilvl w:val="0"/>
          <w:numId w:val="26"/>
        </w:numPr>
        <w:autoSpaceDE/>
        <w:autoSpaceDN/>
        <w:rPr>
          <w:rFonts w:ascii="Times" w:eastAsia="Times" w:hAnsi="Times"/>
          <w:sz w:val="24"/>
          <w:szCs w:val="20"/>
        </w:rPr>
      </w:pPr>
      <w:r w:rsidRPr="007F6044">
        <w:rPr>
          <w:rFonts w:ascii="Times" w:eastAsia="Times" w:hAnsi="Times"/>
          <w:b/>
          <w:color w:val="FF0000"/>
          <w:sz w:val="24"/>
          <w:szCs w:val="20"/>
        </w:rPr>
        <w:t>Special notes concerning the collection of BTEX samples.</w:t>
      </w:r>
    </w:p>
    <w:p w14:paraId="59365E2F" w14:textId="77777777" w:rsidR="00C01915" w:rsidRPr="007F6044" w:rsidRDefault="00C01915" w:rsidP="00C01915">
      <w:pPr>
        <w:widowControl/>
        <w:autoSpaceDE/>
        <w:autoSpaceDN/>
        <w:ind w:left="720"/>
        <w:rPr>
          <w:rFonts w:ascii="Times" w:eastAsia="Times" w:hAnsi="Times"/>
          <w:sz w:val="24"/>
          <w:szCs w:val="20"/>
        </w:rPr>
      </w:pPr>
    </w:p>
    <w:p w14:paraId="15C80AD7"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b/>
          <w:sz w:val="24"/>
          <w:szCs w:val="20"/>
        </w:rPr>
        <w:t xml:space="preserve">For BTEX-Volatile </w:t>
      </w:r>
      <w:proofErr w:type="spellStart"/>
      <w:r w:rsidRPr="007F6044">
        <w:rPr>
          <w:rFonts w:ascii="Times" w:eastAsia="Times" w:hAnsi="Times"/>
          <w:b/>
          <w:sz w:val="24"/>
          <w:szCs w:val="20"/>
        </w:rPr>
        <w:t>Organics</w:t>
      </w:r>
      <w:proofErr w:type="spellEnd"/>
      <w:r w:rsidRPr="007F6044">
        <w:rPr>
          <w:rFonts w:ascii="Times" w:eastAsia="Times" w:hAnsi="Times"/>
          <w:b/>
          <w:sz w:val="24"/>
          <w:szCs w:val="20"/>
        </w:rPr>
        <w:t xml:space="preserve"> Compounds (VOC)- it is critically important to NOT have any air bubbles (or headspace) in the vials after sampling.</w:t>
      </w:r>
    </w:p>
    <w:p w14:paraId="3654A4C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Sampling Teams using a boat</w:t>
      </w:r>
    </w:p>
    <w:p w14:paraId="684376B5"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Have a designated driver and only the driver handles gas can and drives the motor.</w:t>
      </w:r>
    </w:p>
    <w:p w14:paraId="7F2DF1F7"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lastRenderedPageBreak/>
        <w:t>Boat driver does not handle BTEX Bottles.</w:t>
      </w:r>
    </w:p>
    <w:p w14:paraId="20A8865F" w14:textId="77777777" w:rsidR="00C01915" w:rsidRPr="007F6044" w:rsidRDefault="00C01915" w:rsidP="006128E6">
      <w:pPr>
        <w:widowControl/>
        <w:numPr>
          <w:ilvl w:val="1"/>
          <w:numId w:val="26"/>
        </w:numPr>
        <w:autoSpaceDE/>
        <w:autoSpaceDN/>
        <w:rPr>
          <w:rFonts w:ascii="Times" w:eastAsia="Times" w:hAnsi="Times"/>
          <w:sz w:val="24"/>
          <w:szCs w:val="20"/>
        </w:rPr>
      </w:pPr>
      <w:r w:rsidRPr="007F6044">
        <w:rPr>
          <w:rFonts w:ascii="Times" w:eastAsia="Times" w:hAnsi="Times"/>
          <w:sz w:val="24"/>
          <w:szCs w:val="20"/>
        </w:rPr>
        <w:t xml:space="preserve">   All teams</w:t>
      </w:r>
    </w:p>
    <w:p w14:paraId="7C37A4E1"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If you filled up a vehicle with gas the day of sampling, do not handle the BTEX vials.</w:t>
      </w:r>
    </w:p>
    <w:p w14:paraId="7DBD38AE" w14:textId="77777777" w:rsidR="00C01915" w:rsidRPr="007F6044" w:rsidRDefault="00C01915" w:rsidP="006128E6">
      <w:pPr>
        <w:widowControl/>
        <w:numPr>
          <w:ilvl w:val="2"/>
          <w:numId w:val="26"/>
        </w:numPr>
        <w:autoSpaceDE/>
        <w:autoSpaceDN/>
        <w:rPr>
          <w:rFonts w:ascii="Times" w:eastAsia="Times" w:hAnsi="Times"/>
          <w:sz w:val="24"/>
          <w:szCs w:val="20"/>
        </w:rPr>
      </w:pPr>
      <w:r w:rsidRPr="007F6044">
        <w:rPr>
          <w:rFonts w:ascii="Times" w:eastAsia="Times" w:hAnsi="Times"/>
          <w:sz w:val="24"/>
          <w:szCs w:val="20"/>
        </w:rPr>
        <w:t>Avoid handling or contact with all chemicals and/or solvents.</w:t>
      </w:r>
    </w:p>
    <w:p w14:paraId="5F346F9C" w14:textId="77777777" w:rsidR="00C01915" w:rsidRPr="007F6044" w:rsidRDefault="00C01915" w:rsidP="00C01915">
      <w:pPr>
        <w:widowControl/>
        <w:autoSpaceDE/>
        <w:autoSpaceDN/>
        <w:rPr>
          <w:rFonts w:ascii="Times" w:eastAsia="Times" w:hAnsi="Times"/>
          <w:sz w:val="24"/>
          <w:szCs w:val="20"/>
        </w:rPr>
      </w:pPr>
    </w:p>
    <w:p w14:paraId="79AA8C02" w14:textId="77777777" w:rsidR="00C01915" w:rsidRPr="007F6044" w:rsidRDefault="00C01915" w:rsidP="00C01915">
      <w:pPr>
        <w:widowControl/>
        <w:autoSpaceDE/>
        <w:autoSpaceDN/>
        <w:rPr>
          <w:rFonts w:ascii="Times" w:eastAsia="Times" w:hAnsi="Times"/>
          <w:b/>
          <w:color w:val="C00000"/>
          <w:sz w:val="24"/>
          <w:szCs w:val="20"/>
          <w:u w:val="single"/>
        </w:rPr>
      </w:pPr>
      <w:r w:rsidRPr="007F6044">
        <w:rPr>
          <w:rFonts w:ascii="Times" w:eastAsia="Times" w:hAnsi="Times"/>
          <w:b/>
          <w:sz w:val="24"/>
          <w:szCs w:val="20"/>
        </w:rPr>
        <w:t>****************************************************************************</w:t>
      </w:r>
    </w:p>
    <w:p w14:paraId="1ECA2EDA" w14:textId="77777777" w:rsidR="00C01915" w:rsidRPr="007F6044" w:rsidRDefault="00C01915" w:rsidP="00C01915">
      <w:pPr>
        <w:widowControl/>
        <w:autoSpaceDE/>
        <w:autoSpaceDN/>
        <w:rPr>
          <w:rFonts w:ascii="Times" w:eastAsia="Times" w:hAnsi="Times"/>
          <w:b/>
          <w:color w:val="C00000"/>
          <w:sz w:val="24"/>
          <w:szCs w:val="20"/>
          <w:u w:val="single"/>
        </w:rPr>
      </w:pPr>
    </w:p>
    <w:p w14:paraId="4D741A11"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7A18D2D7" w14:textId="77777777" w:rsidR="00C01915" w:rsidRPr="007F6044" w:rsidRDefault="00C01915" w:rsidP="00C01915">
      <w:pPr>
        <w:widowControl/>
        <w:autoSpaceDE/>
        <w:autoSpaceDN/>
        <w:rPr>
          <w:rFonts w:ascii="Times" w:eastAsia="Times" w:hAnsi="Times"/>
          <w:i/>
          <w:sz w:val="24"/>
          <w:szCs w:val="20"/>
        </w:rPr>
      </w:pPr>
      <w:r w:rsidRPr="007F6044">
        <w:rPr>
          <w:rFonts w:ascii="Times" w:eastAsia="Times" w:hAnsi="Times"/>
          <w:b/>
          <w:sz w:val="32"/>
          <w:szCs w:val="32"/>
          <w:u w:val="single"/>
        </w:rPr>
        <w:t>Total metals</w:t>
      </w:r>
      <w:r w:rsidRPr="007F6044">
        <w:rPr>
          <w:rFonts w:ascii="Times" w:eastAsia="Times" w:hAnsi="Times"/>
          <w:b/>
          <w:sz w:val="24"/>
          <w:szCs w:val="20"/>
        </w:rPr>
        <w:t xml:space="preserve"> </w:t>
      </w:r>
      <w:proofErr w:type="gramStart"/>
      <w:r w:rsidRPr="007F6044">
        <w:rPr>
          <w:rFonts w:ascii="Times" w:eastAsia="Times" w:hAnsi="Times"/>
          <w:i/>
          <w:sz w:val="24"/>
          <w:szCs w:val="20"/>
        </w:rPr>
        <w:t>includes</w:t>
      </w:r>
      <w:proofErr w:type="gramEnd"/>
      <w:r w:rsidRPr="007F6044">
        <w:rPr>
          <w:rFonts w:ascii="Times" w:eastAsia="Times" w:hAnsi="Times"/>
          <w:i/>
          <w:sz w:val="24"/>
          <w:szCs w:val="20"/>
        </w:rPr>
        <w:t xml:space="preserve"> all the metals within a water sample, including BOTH dissolved metals AND non-soluble (particulate) metals. These elements, including zinc, copper, lead, arsenic, and others exist naturally in the environment in rocks and soils, and also have anthropogenic sources such as runoff from roads and agriculture, industrial processes, and fuel combustion.</w:t>
      </w:r>
    </w:p>
    <w:p w14:paraId="255D8C0D" w14:textId="77777777" w:rsidR="00C01915" w:rsidRPr="007F6044" w:rsidRDefault="00C01915" w:rsidP="00C01915">
      <w:pPr>
        <w:widowControl/>
        <w:autoSpaceDE/>
        <w:autoSpaceDN/>
        <w:rPr>
          <w:rFonts w:ascii="Times" w:eastAsia="Times" w:hAnsi="Times"/>
          <w:i/>
          <w:sz w:val="24"/>
          <w:szCs w:val="20"/>
        </w:rPr>
      </w:pPr>
    </w:p>
    <w:p w14:paraId="10D291A3" w14:textId="77777777" w:rsidR="00C01915" w:rsidRPr="007F6044" w:rsidRDefault="00C01915" w:rsidP="00C01915">
      <w:pPr>
        <w:widowControl/>
        <w:autoSpaceDE/>
        <w:autoSpaceDN/>
        <w:rPr>
          <w:rFonts w:ascii="Times" w:eastAsia="Times" w:hAnsi="Times"/>
          <w:i/>
          <w:sz w:val="24"/>
          <w:szCs w:val="20"/>
        </w:rPr>
        <w:sectPr w:rsidR="00C01915" w:rsidRPr="007F6044" w:rsidSect="00F13846">
          <w:type w:val="continuous"/>
          <w:pgSz w:w="12240" w:h="15840"/>
          <w:pgMar w:top="1440" w:right="1440" w:bottom="1440" w:left="1440" w:header="720" w:footer="720" w:gutter="0"/>
          <w:cols w:num="2" w:space="720"/>
          <w:docGrid w:linePitch="360"/>
        </w:sectPr>
      </w:pPr>
      <w:r w:rsidRPr="007F6044">
        <w:rPr>
          <w:rFonts w:ascii="Times" w:eastAsia="Times" w:hAnsi="Times"/>
          <w:i/>
          <w:noProof/>
        </w:rPr>
        <w:drawing>
          <wp:inline distT="0" distB="0" distL="0" distR="0" wp14:anchorId="06B6C627" wp14:editId="2CDC7AEB">
            <wp:extent cx="1778030" cy="1522172"/>
            <wp:effectExtent l="0" t="5398" r="7303" b="7302"/>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7150.jpg"/>
                    <pic:cNvPicPr/>
                  </pic:nvPicPr>
                  <pic:blipFill rotWithShape="1">
                    <a:blip r:embed="rId43" cstate="print">
                      <a:extLst>
                        <a:ext uri="{28A0092B-C50C-407E-A947-70E740481C1C}">
                          <a14:useLocalDpi xmlns:a14="http://schemas.microsoft.com/office/drawing/2010/main" val="0"/>
                        </a:ext>
                      </a:extLst>
                    </a:blip>
                    <a:srcRect l="24216" t="18105" r="4038"/>
                    <a:stretch/>
                  </pic:blipFill>
                  <pic:spPr bwMode="auto">
                    <a:xfrm rot="5400000">
                      <a:off x="0" y="0"/>
                      <a:ext cx="1783616" cy="1526954"/>
                    </a:xfrm>
                    <a:prstGeom prst="rect">
                      <a:avLst/>
                    </a:prstGeom>
                    <a:ln>
                      <a:noFill/>
                    </a:ln>
                    <a:extLst>
                      <a:ext uri="{53640926-AAD7-44D8-BBD7-CCE9431645EC}">
                        <a14:shadowObscured xmlns:a14="http://schemas.microsoft.com/office/drawing/2010/main"/>
                      </a:ext>
                    </a:extLst>
                  </pic:spPr>
                </pic:pic>
              </a:graphicData>
            </a:graphic>
          </wp:inline>
        </w:drawing>
      </w:r>
    </w:p>
    <w:p w14:paraId="7929D58E" w14:textId="77777777" w:rsidR="00C01915" w:rsidRPr="007F6044" w:rsidRDefault="00C01915" w:rsidP="00C01915">
      <w:pPr>
        <w:widowControl/>
        <w:autoSpaceDE/>
        <w:autoSpaceDN/>
        <w:rPr>
          <w:rFonts w:ascii="Times" w:eastAsia="Times" w:hAnsi="Times"/>
          <w:sz w:val="24"/>
          <w:szCs w:val="20"/>
        </w:rPr>
      </w:pPr>
    </w:p>
    <w:p w14:paraId="54F2A364" w14:textId="77777777" w:rsidR="00C01915" w:rsidRPr="007F6044" w:rsidRDefault="00C01915" w:rsidP="006128E6">
      <w:pPr>
        <w:widowControl/>
        <w:numPr>
          <w:ilvl w:val="0"/>
          <w:numId w:val="35"/>
        </w:numPr>
        <w:autoSpaceDE/>
        <w:autoSpaceDN/>
        <w:rPr>
          <w:rFonts w:ascii="Times" w:eastAsia="Times" w:hAnsi="Times"/>
          <w:sz w:val="24"/>
          <w:szCs w:val="20"/>
        </w:rPr>
      </w:pPr>
      <w:r w:rsidRPr="007F6044">
        <w:rPr>
          <w:rFonts w:ascii="Times" w:eastAsia="Times" w:hAnsi="Times"/>
          <w:b/>
          <w:sz w:val="24"/>
          <w:szCs w:val="20"/>
        </w:rPr>
        <w:t xml:space="preserve">Collect the </w:t>
      </w:r>
      <w:r w:rsidRPr="007F6044">
        <w:rPr>
          <w:rFonts w:ascii="Times" w:eastAsia="Times" w:hAnsi="Times"/>
          <w:b/>
          <w:sz w:val="24"/>
          <w:szCs w:val="20"/>
          <w:u w:val="single"/>
        </w:rPr>
        <w:t>unfiltered</w:t>
      </w:r>
      <w:r w:rsidRPr="007F6044">
        <w:rPr>
          <w:rFonts w:ascii="Times" w:eastAsia="Times" w:hAnsi="Times"/>
          <w:b/>
          <w:sz w:val="24"/>
          <w:szCs w:val="20"/>
        </w:rPr>
        <w:t xml:space="preserve"> “Total Metals” sample</w:t>
      </w:r>
    </w:p>
    <w:p w14:paraId="7B732870"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The unfiltered total metals sample collection bottle is a 250 ml plastic bottle with a red sticker (denoting HNO</w:t>
      </w:r>
      <w:r w:rsidRPr="007F6044">
        <w:rPr>
          <w:rFonts w:ascii="Times" w:eastAsia="Times" w:hAnsi="Times"/>
          <w:sz w:val="24"/>
          <w:szCs w:val="20"/>
          <w:vertAlign w:val="subscript"/>
        </w:rPr>
        <w:t>3</w:t>
      </w:r>
      <w:r w:rsidRPr="007F6044">
        <w:rPr>
          <w:rFonts w:ascii="Times" w:eastAsia="Times" w:hAnsi="Times"/>
          <w:sz w:val="24"/>
          <w:szCs w:val="20"/>
        </w:rPr>
        <w:t>; Nitric acid)</w:t>
      </w:r>
    </w:p>
    <w:p w14:paraId="0BE34D39"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2A1632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Do not rinse this bottle.</w:t>
      </w:r>
    </w:p>
    <w:p w14:paraId="30AEDEFD"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3FAD69E6" w14:textId="77777777" w:rsidR="00C01915" w:rsidRPr="007F6044" w:rsidRDefault="00C01915" w:rsidP="006128E6">
      <w:pPr>
        <w:widowControl/>
        <w:numPr>
          <w:ilvl w:val="0"/>
          <w:numId w:val="27"/>
        </w:numPr>
        <w:autoSpaceDE/>
        <w:autoSpaceDN/>
        <w:rPr>
          <w:rFonts w:ascii="Times" w:eastAsia="Times" w:hAnsi="Times"/>
          <w:sz w:val="24"/>
          <w:szCs w:val="20"/>
        </w:rPr>
      </w:pPr>
      <w:r w:rsidRPr="007F6044">
        <w:rPr>
          <w:rFonts w:ascii="Times" w:eastAsia="Times" w:hAnsi="Times"/>
          <w:sz w:val="24"/>
          <w:szCs w:val="20"/>
        </w:rPr>
        <w:t>Place bottle in cooler with ice.</w:t>
      </w:r>
    </w:p>
    <w:p w14:paraId="7AC47C29" w14:textId="77777777" w:rsidR="00C01915" w:rsidRPr="007F6044" w:rsidRDefault="00C01915" w:rsidP="00C01915">
      <w:pPr>
        <w:widowControl/>
        <w:autoSpaceDE/>
        <w:autoSpaceDN/>
        <w:rPr>
          <w:rFonts w:ascii="Times" w:eastAsia="Times" w:hAnsi="Times"/>
          <w:sz w:val="24"/>
          <w:szCs w:val="20"/>
        </w:rPr>
      </w:pPr>
    </w:p>
    <w:p w14:paraId="5EDC2867" w14:textId="77777777" w:rsidR="00C01915" w:rsidRPr="007F6044" w:rsidRDefault="00C01915" w:rsidP="00C01915">
      <w:pPr>
        <w:widowControl/>
        <w:autoSpaceDE/>
        <w:autoSpaceDN/>
        <w:rPr>
          <w:rFonts w:ascii="Times" w:eastAsia="Times" w:hAnsi="Times"/>
          <w:sz w:val="24"/>
          <w:szCs w:val="20"/>
        </w:rPr>
      </w:pPr>
    </w:p>
    <w:p w14:paraId="3F06ECD5"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w:t>
      </w:r>
    </w:p>
    <w:p w14:paraId="07B8730F" w14:textId="77777777" w:rsidR="00C01915" w:rsidRPr="007F6044" w:rsidRDefault="00C01915" w:rsidP="00C01915">
      <w:pPr>
        <w:widowControl/>
        <w:autoSpaceDE/>
        <w:autoSpaceDN/>
        <w:rPr>
          <w:rFonts w:ascii="Times" w:eastAsia="Times" w:hAnsi="Times"/>
          <w:b/>
          <w:sz w:val="32"/>
          <w:szCs w:val="32"/>
          <w:u w:val="single"/>
        </w:rPr>
        <w:sectPr w:rsidR="00C01915" w:rsidRPr="007F6044" w:rsidSect="00F13846">
          <w:type w:val="continuous"/>
          <w:pgSz w:w="12240" w:h="15840"/>
          <w:pgMar w:top="1440" w:right="1440" w:bottom="1440" w:left="1440" w:header="720" w:footer="720" w:gutter="0"/>
          <w:cols w:space="720"/>
          <w:docGrid w:linePitch="360"/>
        </w:sectPr>
      </w:pPr>
    </w:p>
    <w:p w14:paraId="4A22CB75" w14:textId="77777777" w:rsidR="00C01915" w:rsidRPr="007F6044" w:rsidRDefault="00C01915" w:rsidP="00C01915">
      <w:pPr>
        <w:widowControl/>
        <w:autoSpaceDE/>
        <w:autoSpaceDN/>
        <w:rPr>
          <w:rFonts w:ascii="Times" w:eastAsia="Times" w:hAnsi="Times"/>
          <w:b/>
          <w:sz w:val="32"/>
          <w:szCs w:val="32"/>
          <w:u w:val="single"/>
        </w:rPr>
      </w:pPr>
    </w:p>
    <w:p w14:paraId="33E42C82"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Nitrogen and phosphorus</w:t>
      </w:r>
      <w:r w:rsidRPr="007F6044">
        <w:rPr>
          <w:rFonts w:ascii="Times" w:eastAsia="Times" w:hAnsi="Times"/>
          <w:b/>
          <w:sz w:val="24"/>
          <w:szCs w:val="20"/>
        </w:rPr>
        <w:t xml:space="preserve"> </w:t>
      </w:r>
      <w:r w:rsidRPr="007F6044">
        <w:rPr>
          <w:rFonts w:ascii="Times" w:eastAsia="Times" w:hAnsi="Times"/>
          <w:i/>
        </w:rPr>
        <w:t>are essential for plant and animal growth and nourishment, but the overabundance in water can cause adverse health and ecological effects. Although nitrogen and phosphorus are abundant naturally in the environment, they are also introduced through sewage and fertilizers.</w:t>
      </w:r>
    </w:p>
    <w:p w14:paraId="538C4B5F" w14:textId="77777777" w:rsidR="00C01915" w:rsidRPr="007F6044" w:rsidRDefault="00C01915" w:rsidP="00C01915">
      <w:pPr>
        <w:widowControl/>
        <w:autoSpaceDE/>
        <w:autoSpaceDN/>
        <w:rPr>
          <w:rFonts w:ascii="Times" w:eastAsia="Times" w:hAnsi="Times"/>
          <w:i/>
        </w:rPr>
      </w:pPr>
    </w:p>
    <w:p w14:paraId="483454AD" w14:textId="77777777" w:rsidR="00C01915" w:rsidRPr="007F6044" w:rsidRDefault="00C01915" w:rsidP="00C01915">
      <w:pPr>
        <w:widowControl/>
        <w:autoSpaceDE/>
        <w:autoSpaceDN/>
        <w:rPr>
          <w:rFonts w:ascii="Times" w:eastAsia="Times" w:hAnsi="Times"/>
          <w:i/>
        </w:rPr>
      </w:pPr>
      <w:r w:rsidRPr="007F6044">
        <w:rPr>
          <w:rFonts w:ascii="Times" w:eastAsia="Times" w:hAnsi="Times"/>
          <w:i/>
          <w:noProof/>
        </w:rPr>
        <w:drawing>
          <wp:inline distT="0" distB="0" distL="0" distR="0" wp14:anchorId="21645E6B" wp14:editId="2286E891">
            <wp:extent cx="969283" cy="964869"/>
            <wp:effectExtent l="2222" t="0" r="4763" b="4762"/>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7151.jpg"/>
                    <pic:cNvPicPr/>
                  </pic:nvPicPr>
                  <pic:blipFill rotWithShape="1">
                    <a:blip r:embed="rId44" cstate="print">
                      <a:extLst>
                        <a:ext uri="{28A0092B-C50C-407E-A947-70E740481C1C}">
                          <a14:useLocalDpi xmlns:a14="http://schemas.microsoft.com/office/drawing/2010/main" val="0"/>
                        </a:ext>
                      </a:extLst>
                    </a:blip>
                    <a:srcRect l="12500" r="12157"/>
                    <a:stretch/>
                  </pic:blipFill>
                  <pic:spPr bwMode="auto">
                    <a:xfrm rot="5400000">
                      <a:off x="0" y="0"/>
                      <a:ext cx="984299" cy="979817"/>
                    </a:xfrm>
                    <a:prstGeom prst="rect">
                      <a:avLst/>
                    </a:prstGeom>
                    <a:ln>
                      <a:noFill/>
                    </a:ln>
                    <a:extLst>
                      <a:ext uri="{53640926-AAD7-44D8-BBD7-CCE9431645EC}">
                        <a14:shadowObscured xmlns:a14="http://schemas.microsoft.com/office/drawing/2010/main"/>
                      </a:ext>
                    </a:extLst>
                  </pic:spPr>
                </pic:pic>
              </a:graphicData>
            </a:graphic>
          </wp:inline>
        </w:drawing>
      </w:r>
    </w:p>
    <w:p w14:paraId="1AA15089" w14:textId="77777777" w:rsidR="00C01915" w:rsidRPr="007F6044" w:rsidRDefault="00C01915" w:rsidP="00C01915">
      <w:pPr>
        <w:widowControl/>
        <w:autoSpaceDE/>
        <w:autoSpaceDN/>
        <w:rPr>
          <w:rFonts w:ascii="Times" w:eastAsia="Times" w:hAnsi="Times"/>
          <w:sz w:val="24"/>
          <w:szCs w:val="20"/>
        </w:rPr>
        <w:sectPr w:rsidR="00C01915" w:rsidRPr="007F6044" w:rsidSect="00F13846">
          <w:type w:val="continuous"/>
          <w:pgSz w:w="12240" w:h="15840"/>
          <w:pgMar w:top="1440" w:right="1440" w:bottom="1440" w:left="1440" w:header="720" w:footer="720" w:gutter="0"/>
          <w:cols w:num="2" w:space="720"/>
          <w:docGrid w:linePitch="360"/>
        </w:sectPr>
      </w:pPr>
    </w:p>
    <w:p w14:paraId="399B4986" w14:textId="77777777" w:rsidR="00C01915" w:rsidRPr="007F6044" w:rsidRDefault="00C01915" w:rsidP="00C01915">
      <w:pPr>
        <w:widowControl/>
        <w:autoSpaceDE/>
        <w:autoSpaceDN/>
        <w:rPr>
          <w:rFonts w:ascii="Times" w:eastAsia="Times" w:hAnsi="Times"/>
          <w:sz w:val="24"/>
          <w:szCs w:val="20"/>
        </w:rPr>
      </w:pPr>
    </w:p>
    <w:p w14:paraId="15606489" w14:textId="77777777" w:rsidR="00C01915" w:rsidRPr="007F6044" w:rsidRDefault="00C01915" w:rsidP="006128E6">
      <w:pPr>
        <w:widowControl/>
        <w:numPr>
          <w:ilvl w:val="0"/>
          <w:numId w:val="36"/>
        </w:numPr>
        <w:autoSpaceDE/>
        <w:autoSpaceDN/>
        <w:rPr>
          <w:rFonts w:ascii="Times" w:eastAsia="Times" w:hAnsi="Times"/>
          <w:b/>
          <w:sz w:val="24"/>
          <w:szCs w:val="20"/>
        </w:rPr>
      </w:pPr>
      <w:r w:rsidRPr="007F6044">
        <w:rPr>
          <w:rFonts w:ascii="Times" w:eastAsia="Times" w:hAnsi="Times"/>
          <w:b/>
          <w:sz w:val="24"/>
          <w:szCs w:val="20"/>
        </w:rPr>
        <w:t xml:space="preserve">Collect the </w:t>
      </w:r>
      <w:proofErr w:type="spellStart"/>
      <w:r w:rsidRPr="007F6044">
        <w:rPr>
          <w:rFonts w:ascii="Times" w:eastAsia="Times" w:hAnsi="Times"/>
          <w:b/>
          <w:sz w:val="24"/>
          <w:szCs w:val="20"/>
        </w:rPr>
        <w:t>Nitrate+Nitrite</w:t>
      </w:r>
      <w:proofErr w:type="spellEnd"/>
      <w:r w:rsidRPr="007F6044">
        <w:rPr>
          <w:rFonts w:ascii="Times" w:eastAsia="Times" w:hAnsi="Times"/>
          <w:b/>
          <w:sz w:val="24"/>
          <w:szCs w:val="20"/>
        </w:rPr>
        <w:t>/Total Phosphorus sample</w:t>
      </w:r>
    </w:p>
    <w:p w14:paraId="2DFDA0DB"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 xml:space="preserve">The </w:t>
      </w:r>
      <w:proofErr w:type="spellStart"/>
      <w:r w:rsidRPr="007F6044">
        <w:rPr>
          <w:rFonts w:ascii="Times" w:eastAsia="Times" w:hAnsi="Times"/>
          <w:sz w:val="24"/>
          <w:szCs w:val="20"/>
        </w:rPr>
        <w:t>Nitrate+Nitrite</w:t>
      </w:r>
      <w:proofErr w:type="spellEnd"/>
      <w:r w:rsidRPr="007F6044">
        <w:rPr>
          <w:rFonts w:ascii="Times" w:eastAsia="Times" w:hAnsi="Times"/>
          <w:sz w:val="24"/>
          <w:szCs w:val="20"/>
        </w:rPr>
        <w:t>/Total Phosphorus bottle is a 250 ml plastic bottle, with a yellow sticker (denoting H</w:t>
      </w:r>
      <w:r w:rsidRPr="007F6044">
        <w:rPr>
          <w:rFonts w:ascii="Times" w:eastAsia="Times" w:hAnsi="Times"/>
          <w:sz w:val="24"/>
          <w:szCs w:val="20"/>
          <w:vertAlign w:val="subscript"/>
        </w:rPr>
        <w:t>2</w:t>
      </w:r>
      <w:r w:rsidRPr="007F6044">
        <w:rPr>
          <w:rFonts w:ascii="Times" w:eastAsia="Times" w:hAnsi="Times"/>
          <w:sz w:val="24"/>
          <w:szCs w:val="20"/>
        </w:rPr>
        <w:t>SO</w:t>
      </w:r>
      <w:r w:rsidRPr="007F6044">
        <w:rPr>
          <w:rFonts w:ascii="Times" w:eastAsia="Times" w:hAnsi="Times"/>
          <w:sz w:val="24"/>
          <w:szCs w:val="20"/>
          <w:vertAlign w:val="subscript"/>
        </w:rPr>
        <w:t>4</w:t>
      </w:r>
      <w:r w:rsidRPr="007F6044">
        <w:rPr>
          <w:rFonts w:ascii="Times" w:eastAsia="Times" w:hAnsi="Times"/>
          <w:sz w:val="24"/>
          <w:szCs w:val="20"/>
        </w:rPr>
        <w:t>, sulfuric acid)</w:t>
      </w:r>
    </w:p>
    <w:p w14:paraId="7610B72A" w14:textId="77777777" w:rsidR="00C01915" w:rsidRPr="007F6044"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7A4FBCA4" w14:textId="77777777" w:rsidR="00C01915" w:rsidRDefault="00C01915" w:rsidP="006128E6">
      <w:pPr>
        <w:widowControl/>
        <w:numPr>
          <w:ilvl w:val="0"/>
          <w:numId w:val="28"/>
        </w:numPr>
        <w:autoSpaceDE/>
        <w:autoSpaceDN/>
        <w:rPr>
          <w:rFonts w:ascii="Times" w:eastAsia="Times" w:hAnsi="Times"/>
          <w:sz w:val="24"/>
          <w:szCs w:val="20"/>
        </w:rPr>
      </w:pPr>
      <w:r w:rsidRPr="007F6044">
        <w:rPr>
          <w:rFonts w:ascii="Times" w:eastAsia="Times" w:hAnsi="Times"/>
          <w:sz w:val="24"/>
          <w:szCs w:val="20"/>
        </w:rPr>
        <w:t>Remove the cap, fill the bottle to the shoulder with sample water from the TSS bottle, and replace the cap.</w:t>
      </w:r>
    </w:p>
    <w:p w14:paraId="6004DF7B" w14:textId="77777777" w:rsidR="00C01915" w:rsidRPr="007F6044" w:rsidRDefault="00C01915" w:rsidP="00C01915">
      <w:pPr>
        <w:widowControl/>
        <w:autoSpaceDE/>
        <w:autoSpaceDN/>
        <w:rPr>
          <w:rFonts w:ascii="Times" w:eastAsia="Times" w:hAnsi="Times"/>
          <w:sz w:val="24"/>
          <w:szCs w:val="20"/>
        </w:rPr>
      </w:pPr>
    </w:p>
    <w:p w14:paraId="35FE4DEC" w14:textId="77777777" w:rsidR="00C01915" w:rsidRPr="004911DB" w:rsidRDefault="00C01915" w:rsidP="00C01915">
      <w:pPr>
        <w:widowControl/>
        <w:autoSpaceDE/>
        <w:autoSpaceDN/>
        <w:jc w:val="center"/>
        <w:rPr>
          <w:rFonts w:ascii="Times" w:eastAsia="Times" w:hAnsi="Times"/>
          <w:sz w:val="24"/>
          <w:szCs w:val="20"/>
        </w:rPr>
      </w:pPr>
      <w:r w:rsidRPr="004911DB">
        <w:rPr>
          <w:rFonts w:ascii="Times" w:eastAsia="Times" w:hAnsi="Times"/>
          <w:b/>
          <w:sz w:val="24"/>
          <w:szCs w:val="20"/>
        </w:rPr>
        <w:t>****************************************************************************</w:t>
      </w:r>
    </w:p>
    <w:p w14:paraId="78002136" w14:textId="77777777" w:rsidR="00C01915" w:rsidRDefault="00C01915" w:rsidP="00C01915">
      <w:pPr>
        <w:widowControl/>
        <w:autoSpaceDE/>
        <w:autoSpaceDN/>
        <w:rPr>
          <w:rFonts w:ascii="Times" w:eastAsia="Times" w:hAnsi="Times"/>
          <w:b/>
          <w:sz w:val="32"/>
          <w:szCs w:val="32"/>
          <w:u w:val="single"/>
        </w:rPr>
      </w:pPr>
    </w:p>
    <w:p w14:paraId="38070396" w14:textId="77777777" w:rsidR="00C01915" w:rsidRPr="007F6044" w:rsidRDefault="00C01915" w:rsidP="00C01915">
      <w:pPr>
        <w:widowControl/>
        <w:autoSpaceDE/>
        <w:autoSpaceDN/>
        <w:rPr>
          <w:rFonts w:ascii="Times" w:eastAsia="Times" w:hAnsi="Times"/>
          <w:i/>
        </w:rPr>
      </w:pPr>
      <w:r w:rsidRPr="007F6044">
        <w:rPr>
          <w:rFonts w:ascii="Times" w:eastAsia="Times" w:hAnsi="Times"/>
          <w:b/>
          <w:sz w:val="32"/>
          <w:szCs w:val="32"/>
          <w:u w:val="single"/>
        </w:rPr>
        <w:t>Total Suspended Solids</w:t>
      </w:r>
      <w:r w:rsidRPr="007F6044">
        <w:rPr>
          <w:rFonts w:ascii="Times" w:eastAsia="Times" w:hAnsi="Times"/>
          <w:b/>
          <w:sz w:val="24"/>
          <w:szCs w:val="20"/>
        </w:rPr>
        <w:t xml:space="preserve">, </w:t>
      </w:r>
      <w:r w:rsidRPr="007F6044">
        <w:rPr>
          <w:rFonts w:ascii="Times" w:eastAsia="Times" w:hAnsi="Times"/>
          <w:i/>
        </w:rPr>
        <w:t>or TSS, stands for total suspended solids, and refers to waterborne particles that exceed 2 microns in size. TSS commonly consists of items like clay, gravel, sand, silt, and vegetation. TSS can increase due to erosion, algae growth, and sediment disruption. TSS levels can affect dissolved oxygen content, which affects aquatic life like fish.</w:t>
      </w:r>
    </w:p>
    <w:p w14:paraId="00216BC9" w14:textId="77777777" w:rsidR="00C01915" w:rsidRPr="007F6044" w:rsidRDefault="00C01915" w:rsidP="00C01915">
      <w:pPr>
        <w:widowControl/>
        <w:autoSpaceDE/>
        <w:autoSpaceDN/>
        <w:rPr>
          <w:rFonts w:ascii="Times" w:eastAsia="Times" w:hAnsi="Times"/>
          <w:i/>
        </w:rPr>
      </w:pPr>
    </w:p>
    <w:p w14:paraId="1D30ACC7" w14:textId="77777777" w:rsidR="00C01915" w:rsidRDefault="00C01915" w:rsidP="00C01915">
      <w:pPr>
        <w:widowControl/>
        <w:autoSpaceDE/>
        <w:autoSpaceDN/>
        <w:jc w:val="center"/>
        <w:rPr>
          <w:rFonts w:ascii="Times" w:eastAsia="Times" w:hAnsi="Times"/>
          <w:b/>
          <w:sz w:val="24"/>
          <w:szCs w:val="20"/>
        </w:rPr>
      </w:pPr>
      <w:r w:rsidRPr="007F6044">
        <w:rPr>
          <w:rFonts w:ascii="Times" w:eastAsia="Times" w:hAnsi="Times"/>
          <w:i/>
          <w:noProof/>
        </w:rPr>
        <w:drawing>
          <wp:inline distT="0" distB="0" distL="0" distR="0" wp14:anchorId="2C94D745" wp14:editId="65134EAD">
            <wp:extent cx="1551551" cy="1362075"/>
            <wp:effectExtent l="0" t="635"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7148.jpg"/>
                    <pic:cNvPicPr/>
                  </pic:nvPicPr>
                  <pic:blipFill rotWithShape="1">
                    <a:blip r:embed="rId45" cstate="print">
                      <a:extLst>
                        <a:ext uri="{28A0092B-C50C-407E-A947-70E740481C1C}">
                          <a14:useLocalDpi xmlns:a14="http://schemas.microsoft.com/office/drawing/2010/main" val="0"/>
                        </a:ext>
                      </a:extLst>
                    </a:blip>
                    <a:srcRect l="8696" r="5871"/>
                    <a:stretch/>
                  </pic:blipFill>
                  <pic:spPr bwMode="auto">
                    <a:xfrm rot="5400000">
                      <a:off x="0" y="0"/>
                      <a:ext cx="1553646" cy="1363914"/>
                    </a:xfrm>
                    <a:prstGeom prst="rect">
                      <a:avLst/>
                    </a:prstGeom>
                    <a:ln>
                      <a:noFill/>
                    </a:ln>
                    <a:extLst>
                      <a:ext uri="{53640926-AAD7-44D8-BBD7-CCE9431645EC}">
                        <a14:shadowObscured xmlns:a14="http://schemas.microsoft.com/office/drawing/2010/main"/>
                      </a:ext>
                    </a:extLst>
                  </pic:spPr>
                </pic:pic>
              </a:graphicData>
            </a:graphic>
          </wp:inline>
        </w:drawing>
      </w:r>
    </w:p>
    <w:p w14:paraId="6F610EF4" w14:textId="77777777" w:rsidR="00C01915" w:rsidRDefault="00C01915" w:rsidP="00C01915">
      <w:pPr>
        <w:widowControl/>
        <w:autoSpaceDE/>
        <w:autoSpaceDN/>
        <w:rPr>
          <w:rFonts w:ascii="Times" w:eastAsia="Times" w:hAnsi="Times"/>
          <w:b/>
          <w:sz w:val="24"/>
          <w:szCs w:val="20"/>
        </w:rPr>
      </w:pPr>
    </w:p>
    <w:p w14:paraId="7987ABDC" w14:textId="77777777" w:rsidR="00C01915" w:rsidRPr="007F6044" w:rsidRDefault="00C01915" w:rsidP="00C01915">
      <w:pPr>
        <w:widowControl/>
        <w:autoSpaceDE/>
        <w:autoSpaceDN/>
        <w:rPr>
          <w:rFonts w:ascii="Times" w:eastAsia="Times" w:hAnsi="Times"/>
          <w:sz w:val="24"/>
          <w:szCs w:val="20"/>
        </w:rPr>
      </w:pPr>
      <w:r w:rsidRPr="007F6044">
        <w:rPr>
          <w:rFonts w:ascii="Times" w:eastAsia="Times" w:hAnsi="Times"/>
          <w:b/>
          <w:sz w:val="24"/>
          <w:szCs w:val="20"/>
        </w:rPr>
        <w:t xml:space="preserve">Collect the “TSS”-Total Suspended Solids </w:t>
      </w:r>
    </w:p>
    <w:p w14:paraId="64D915A0"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The Total Suspended Solids bottle is a 1 L plastic bottle</w:t>
      </w:r>
    </w:p>
    <w:p w14:paraId="771F7AF5"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b/>
          <w:sz w:val="24"/>
          <w:szCs w:val="20"/>
        </w:rPr>
        <w:t>Record sampling time and crew leader initials on the label and apply to bottle.</w:t>
      </w:r>
    </w:p>
    <w:p w14:paraId="0DBCEF0F"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Fill the TSS bottle with the same methods outlined in the “Dissolved Metals” Section.</w:t>
      </w:r>
    </w:p>
    <w:p w14:paraId="242BD536" w14:textId="77777777" w:rsidR="00C01915" w:rsidRPr="007F6044" w:rsidRDefault="00C01915" w:rsidP="006128E6">
      <w:pPr>
        <w:widowControl/>
        <w:numPr>
          <w:ilvl w:val="2"/>
          <w:numId w:val="24"/>
        </w:numPr>
        <w:autoSpaceDE/>
        <w:autoSpaceDN/>
        <w:rPr>
          <w:rFonts w:ascii="Times" w:eastAsia="Times" w:hAnsi="Times"/>
          <w:sz w:val="24"/>
          <w:szCs w:val="20"/>
        </w:rPr>
      </w:pPr>
      <w:r w:rsidRPr="007F6044">
        <w:rPr>
          <w:rFonts w:ascii="Times" w:eastAsia="Times" w:hAnsi="Times"/>
          <w:sz w:val="24"/>
          <w:szCs w:val="20"/>
        </w:rPr>
        <w:t>Cap the bottle and place bottle in cooler with ice.</w:t>
      </w:r>
    </w:p>
    <w:p w14:paraId="409F4C63" w14:textId="77777777" w:rsidR="00C01915" w:rsidRPr="007F6044" w:rsidRDefault="00C01915" w:rsidP="00C01915">
      <w:pPr>
        <w:widowControl/>
        <w:autoSpaceDE/>
        <w:autoSpaceDN/>
        <w:rPr>
          <w:rFonts w:ascii="Times" w:eastAsia="Times" w:hAnsi="Times"/>
          <w:sz w:val="24"/>
          <w:szCs w:val="20"/>
        </w:rPr>
      </w:pPr>
    </w:p>
    <w:p w14:paraId="3A424EA7" w14:textId="77777777" w:rsidR="00C01915" w:rsidRPr="007F6044" w:rsidRDefault="00C01915" w:rsidP="00C01915">
      <w:pPr>
        <w:widowControl/>
        <w:autoSpaceDE/>
        <w:autoSpaceDN/>
        <w:rPr>
          <w:rFonts w:ascii="Times" w:eastAsia="Times" w:hAnsi="Times"/>
          <w:sz w:val="24"/>
          <w:szCs w:val="20"/>
        </w:rPr>
      </w:pPr>
    </w:p>
    <w:p w14:paraId="1CD02A99" w14:textId="77777777" w:rsidR="00C01915" w:rsidRPr="007F6044" w:rsidRDefault="00C01915" w:rsidP="00C01915">
      <w:pPr>
        <w:widowControl/>
        <w:autoSpaceDE/>
        <w:autoSpaceDN/>
        <w:rPr>
          <w:rFonts w:ascii="Times" w:eastAsia="Times" w:hAnsi="Times"/>
          <w:sz w:val="24"/>
          <w:szCs w:val="20"/>
        </w:rPr>
      </w:pPr>
    </w:p>
    <w:p w14:paraId="78FEDF75" w14:textId="77777777" w:rsidR="00C01915" w:rsidRPr="007F6044" w:rsidRDefault="00C01915" w:rsidP="00C01915">
      <w:pPr>
        <w:widowControl/>
        <w:autoSpaceDE/>
        <w:autoSpaceDN/>
        <w:rPr>
          <w:rFonts w:ascii="Times" w:eastAsia="Times" w:hAnsi="Times"/>
          <w:sz w:val="24"/>
          <w:szCs w:val="20"/>
        </w:rPr>
      </w:pPr>
    </w:p>
    <w:p w14:paraId="64CF8E54" w14:textId="77777777" w:rsidR="00C01915" w:rsidRPr="007F6044" w:rsidRDefault="00C01915" w:rsidP="00C01915">
      <w:pPr>
        <w:widowControl/>
        <w:autoSpaceDE/>
        <w:autoSpaceDN/>
        <w:rPr>
          <w:rFonts w:ascii="Times" w:eastAsia="Times" w:hAnsi="Times"/>
          <w:sz w:val="24"/>
          <w:szCs w:val="20"/>
        </w:rPr>
      </w:pPr>
    </w:p>
    <w:p w14:paraId="09940C0E" w14:textId="77777777" w:rsidR="00C01915" w:rsidRPr="007F6044" w:rsidRDefault="00C01915" w:rsidP="00C01915">
      <w:pPr>
        <w:widowControl/>
        <w:autoSpaceDE/>
        <w:autoSpaceDN/>
        <w:rPr>
          <w:rFonts w:ascii="Times" w:eastAsia="Times" w:hAnsi="Times"/>
          <w:sz w:val="24"/>
          <w:szCs w:val="20"/>
        </w:rPr>
      </w:pPr>
    </w:p>
    <w:p w14:paraId="0F9F18E8" w14:textId="77777777" w:rsidR="00C01915" w:rsidRPr="007F6044" w:rsidRDefault="00C01915" w:rsidP="00C01915">
      <w:pPr>
        <w:widowControl/>
        <w:autoSpaceDE/>
        <w:autoSpaceDN/>
        <w:rPr>
          <w:rFonts w:ascii="Times" w:eastAsia="Times" w:hAnsi="Times"/>
          <w:sz w:val="24"/>
          <w:szCs w:val="20"/>
        </w:rPr>
      </w:pPr>
    </w:p>
    <w:p w14:paraId="658B2903" w14:textId="77777777" w:rsidR="00C01915" w:rsidRPr="007F6044" w:rsidRDefault="00C01915" w:rsidP="00C01915">
      <w:pPr>
        <w:widowControl/>
        <w:autoSpaceDE/>
        <w:autoSpaceDN/>
        <w:rPr>
          <w:rFonts w:ascii="Times" w:eastAsia="Times" w:hAnsi="Times"/>
          <w:sz w:val="24"/>
          <w:szCs w:val="20"/>
        </w:rPr>
      </w:pPr>
    </w:p>
    <w:p w14:paraId="26B142CA" w14:textId="77777777" w:rsidR="00C01915" w:rsidRPr="007F6044" w:rsidRDefault="00C01915" w:rsidP="00C01915">
      <w:pPr>
        <w:widowControl/>
        <w:autoSpaceDE/>
        <w:autoSpaceDN/>
        <w:rPr>
          <w:rFonts w:ascii="Times" w:eastAsia="Times" w:hAnsi="Times"/>
          <w:sz w:val="24"/>
          <w:szCs w:val="20"/>
        </w:rPr>
      </w:pPr>
    </w:p>
    <w:p w14:paraId="795C0C08" w14:textId="77777777" w:rsidR="00C01915" w:rsidRPr="007F6044" w:rsidRDefault="00C01915" w:rsidP="00C01915">
      <w:pPr>
        <w:widowControl/>
        <w:autoSpaceDE/>
        <w:autoSpaceDN/>
        <w:rPr>
          <w:rFonts w:ascii="Times" w:eastAsia="Times" w:hAnsi="Times"/>
          <w:sz w:val="24"/>
          <w:szCs w:val="20"/>
        </w:rPr>
      </w:pPr>
    </w:p>
    <w:p w14:paraId="5B468824" w14:textId="77777777" w:rsidR="00C01915" w:rsidRPr="007F6044" w:rsidRDefault="00C01915" w:rsidP="00C01915">
      <w:pPr>
        <w:widowControl/>
        <w:autoSpaceDE/>
        <w:autoSpaceDN/>
        <w:rPr>
          <w:rFonts w:ascii="Times" w:eastAsia="Times" w:hAnsi="Times"/>
          <w:sz w:val="24"/>
          <w:szCs w:val="20"/>
        </w:rPr>
      </w:pPr>
    </w:p>
    <w:p w14:paraId="3BE1A305" w14:textId="77777777" w:rsidR="00C01915" w:rsidRPr="007F6044" w:rsidRDefault="00C01915" w:rsidP="00C01915">
      <w:pPr>
        <w:widowControl/>
        <w:autoSpaceDE/>
        <w:autoSpaceDN/>
        <w:rPr>
          <w:rFonts w:ascii="Times" w:eastAsia="Times" w:hAnsi="Times"/>
          <w:sz w:val="24"/>
          <w:szCs w:val="20"/>
        </w:rPr>
      </w:pPr>
    </w:p>
    <w:p w14:paraId="6DCC796D" w14:textId="77777777" w:rsidR="00C01915" w:rsidRPr="007F6044" w:rsidRDefault="00C01915" w:rsidP="00C01915">
      <w:pPr>
        <w:widowControl/>
        <w:autoSpaceDE/>
        <w:autoSpaceDN/>
        <w:rPr>
          <w:rFonts w:ascii="Times" w:eastAsia="Times" w:hAnsi="Times"/>
          <w:sz w:val="24"/>
          <w:szCs w:val="20"/>
        </w:rPr>
      </w:pPr>
    </w:p>
    <w:p w14:paraId="585B3D29" w14:textId="77777777" w:rsidR="00C01915" w:rsidRPr="007F6044" w:rsidRDefault="00C01915" w:rsidP="00C01915">
      <w:pPr>
        <w:widowControl/>
        <w:autoSpaceDE/>
        <w:autoSpaceDN/>
        <w:rPr>
          <w:rFonts w:ascii="Times" w:eastAsia="Times" w:hAnsi="Times"/>
          <w:sz w:val="24"/>
          <w:szCs w:val="20"/>
        </w:rPr>
      </w:pPr>
    </w:p>
    <w:p w14:paraId="3F4643C2" w14:textId="77777777" w:rsidR="00C01915" w:rsidRPr="007F6044" w:rsidRDefault="00C01915" w:rsidP="00C01915">
      <w:pPr>
        <w:widowControl/>
        <w:adjustRightInd w:val="0"/>
        <w:rPr>
          <w:rFonts w:ascii="Calibri" w:eastAsia="Calibri" w:hAnsi="Calibri" w:cs="Calibri"/>
          <w:b/>
          <w:bCs/>
          <w:color w:val="2D74B5"/>
          <w:sz w:val="26"/>
          <w:szCs w:val="26"/>
        </w:rPr>
      </w:pPr>
      <w:r w:rsidRPr="007F6044">
        <w:rPr>
          <w:rFonts w:ascii="Calibri" w:eastAsia="Calibri" w:hAnsi="Calibri" w:cs="Calibri"/>
          <w:b/>
          <w:bCs/>
          <w:color w:val="2D74B5"/>
          <w:sz w:val="26"/>
          <w:szCs w:val="26"/>
        </w:rPr>
        <w:t>Appendix A: “Clean Hands, Dirty Hands” Sampling Technique</w:t>
      </w:r>
    </w:p>
    <w:p w14:paraId="05A2389B" w14:textId="77777777" w:rsidR="00C01915" w:rsidRPr="007F6044" w:rsidRDefault="00C01915" w:rsidP="00C01915">
      <w:pPr>
        <w:widowControl/>
        <w:adjustRightInd w:val="0"/>
        <w:rPr>
          <w:rFonts w:ascii="Calibri" w:eastAsia="Calibri" w:hAnsi="Calibri" w:cs="Calibri"/>
          <w:color w:val="2D74B5"/>
          <w:sz w:val="26"/>
          <w:szCs w:val="26"/>
        </w:rPr>
      </w:pPr>
    </w:p>
    <w:p w14:paraId="3B623E98"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What is ‘Clean Hands, Dirty Hands’ (CHDH)? </w:t>
      </w:r>
    </w:p>
    <w:p w14:paraId="43080E1B"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The Clean Hands Dirty Hands sampling technique of EPA-1669 was developed for low level mercury testing but is often applied to trace metals sampling. This method minimizes potential sample contamination by designating one person to be ‘clean hands’ (CH) and another as ‘Dirty Hands’ (DH). DH handles all sampling equipment and CH handles all sample bottles. </w:t>
      </w:r>
    </w:p>
    <w:p w14:paraId="27120730" w14:textId="77777777" w:rsidR="00C01915" w:rsidRPr="007F6044" w:rsidRDefault="00C01915" w:rsidP="00C01915">
      <w:pPr>
        <w:widowControl/>
        <w:adjustRightInd w:val="0"/>
        <w:rPr>
          <w:rFonts w:ascii="Calibri" w:eastAsia="Calibri" w:hAnsi="Calibri" w:cs="Calibri"/>
          <w:color w:val="1F4D78"/>
        </w:rPr>
      </w:pPr>
    </w:p>
    <w:p w14:paraId="79AA8D0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Field Application </w:t>
      </w:r>
    </w:p>
    <w:p w14:paraId="1EF2636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Clean Hands </w:t>
      </w:r>
      <w:r w:rsidRPr="007F6044">
        <w:rPr>
          <w:rFonts w:ascii="Calibri" w:eastAsia="Calibri" w:hAnsi="Calibri" w:cs="Calibri"/>
          <w:color w:val="000000"/>
        </w:rPr>
        <w:t xml:space="preserve">– The person designated as Clean Hands (CH) will handle the actual sample bottles. CH will fill and label the bottles. CH is responsible for keeping hands clean during sampling events, and changing gloves if contamination occurs. CH is responsible for communicating with other crew members to open coolers, handle sampling equipment, etc., as CH should not be handling any sampling items except for the sample bottles themselves. </w:t>
      </w:r>
    </w:p>
    <w:p w14:paraId="53DB1524"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Field Sampling Crew </w:t>
      </w:r>
      <w:r w:rsidRPr="007F6044">
        <w:rPr>
          <w:rFonts w:ascii="Calibri" w:eastAsia="Calibri" w:hAnsi="Calibri" w:cs="Calibri"/>
          <w:color w:val="000000"/>
        </w:rPr>
        <w:t xml:space="preserve">– The field sampling crew will be Dirty Hands (DH). DH will open/close the cooler, handle the sealed (in Ziplock) bag of sample bottles, handle the water collection bottle, and record data. </w:t>
      </w:r>
    </w:p>
    <w:p w14:paraId="16C6F9EC"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b/>
          <w:bCs/>
          <w:color w:val="000000"/>
        </w:rPr>
        <w:t xml:space="preserve">Boat Crew </w:t>
      </w:r>
      <w:r w:rsidRPr="007F6044">
        <w:rPr>
          <w:rFonts w:ascii="Calibri" w:eastAsia="Calibri" w:hAnsi="Calibri" w:cs="Calibri"/>
          <w:color w:val="000000"/>
        </w:rPr>
        <w:t xml:space="preserve">– The boat operator will be in contact with motor oil, galvanized metals, etc. and therefore should not be handling the actual sample bottles. The boat operator will be responsible for maintaining the boat in position for sampling and safely transporting the crew from one site to the next. The boat operator may help with data recording and other tasks as needed that do not involve directly handling sample bottles. </w:t>
      </w:r>
    </w:p>
    <w:p w14:paraId="6A6E7F2A" w14:textId="77777777" w:rsidR="00C01915" w:rsidRPr="007F6044" w:rsidRDefault="00C01915" w:rsidP="00C01915">
      <w:pPr>
        <w:widowControl/>
        <w:adjustRightInd w:val="0"/>
        <w:rPr>
          <w:rFonts w:ascii="Calibri" w:eastAsia="Calibri" w:hAnsi="Calibri" w:cs="Calibri"/>
          <w:color w:val="1F4D78"/>
        </w:rPr>
      </w:pPr>
    </w:p>
    <w:p w14:paraId="2C116372"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Required Preparation </w:t>
      </w:r>
    </w:p>
    <w:p w14:paraId="3220E98D"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Practice makes perfect – The field sampling team will practice sample collection using the CHDH technique. At least one practice sample collection will be demonstrated on sample cooler pickup day, and the other on fieldwork day prior to the first sample collection.</w:t>
      </w:r>
    </w:p>
    <w:p w14:paraId="33AC979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Pre-sampling preparation – Bottles will be carefully handled with gloved hands, labeled, and placed into double layer Ziplock bags. DO NOT open bottles before actual sample collection. </w:t>
      </w:r>
    </w:p>
    <w:p w14:paraId="7F408618"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Supplies – The Project Manager will make sure that the field team has enough nitrile gloves, </w:t>
      </w:r>
      <w:proofErr w:type="spellStart"/>
      <w:r w:rsidRPr="007F6044">
        <w:rPr>
          <w:rFonts w:ascii="Calibri" w:eastAsia="Calibri" w:hAnsi="Calibri" w:cs="Calibri"/>
          <w:color w:val="000000"/>
        </w:rPr>
        <w:t>Ziplocks</w:t>
      </w:r>
      <w:proofErr w:type="spellEnd"/>
      <w:r w:rsidRPr="007F6044">
        <w:rPr>
          <w:rFonts w:ascii="Calibri" w:eastAsia="Calibri" w:hAnsi="Calibri" w:cs="Calibri"/>
          <w:color w:val="000000"/>
        </w:rPr>
        <w:t xml:space="preserve"> and other tools required to complete field work. </w:t>
      </w:r>
    </w:p>
    <w:p w14:paraId="69654BCA" w14:textId="77777777" w:rsidR="00C01915" w:rsidRPr="007F6044" w:rsidRDefault="00C01915" w:rsidP="00C01915">
      <w:pPr>
        <w:widowControl/>
        <w:adjustRightInd w:val="0"/>
        <w:rPr>
          <w:rFonts w:ascii="Calibri" w:eastAsia="Calibri" w:hAnsi="Calibri" w:cs="Calibri"/>
          <w:color w:val="000000"/>
        </w:rPr>
      </w:pPr>
    </w:p>
    <w:p w14:paraId="6E1974FF" w14:textId="77777777" w:rsidR="00C01915" w:rsidRPr="007F6044" w:rsidRDefault="00C01915" w:rsidP="00C01915">
      <w:pPr>
        <w:widowControl/>
        <w:adjustRightInd w:val="0"/>
        <w:rPr>
          <w:rFonts w:ascii="Calibri" w:eastAsia="Calibri" w:hAnsi="Calibri" w:cs="Calibri"/>
          <w:color w:val="1F4D78"/>
        </w:rPr>
      </w:pPr>
      <w:r w:rsidRPr="007F6044">
        <w:rPr>
          <w:rFonts w:ascii="Calibri" w:eastAsia="Calibri" w:hAnsi="Calibri" w:cs="Calibri"/>
          <w:color w:val="1F4D78"/>
        </w:rPr>
        <w:t xml:space="preserve">Sunscreen, jewelry, and galvanized metals </w:t>
      </w:r>
    </w:p>
    <w:p w14:paraId="61AA5B10"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Many cosmetic products including sunscreen contain zinc. It’s important to protect you skin against UV, however if you wear sunscreen DO NOT touch your face during active sampling. If you do, change gloves, and start over. Alternatively, wear physical sun protection such as a sun hat, face mask/gaiter, long sleeved shirt, etc. </w:t>
      </w:r>
    </w:p>
    <w:p w14:paraId="5F745B8A"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Avoid wearing jewelry on your hands and/or wrists. Earrings and necklaces are fine, just avoid touching them during active sampling. If you touch metal jewelry, even if it’s not </w:t>
      </w:r>
      <w:proofErr w:type="gramStart"/>
      <w:r w:rsidRPr="007F6044">
        <w:rPr>
          <w:rFonts w:ascii="Calibri" w:eastAsia="Calibri" w:hAnsi="Calibri" w:cs="Calibri"/>
          <w:color w:val="000000"/>
        </w:rPr>
        <w:t>zinc</w:t>
      </w:r>
      <w:proofErr w:type="gramEnd"/>
      <w:r w:rsidRPr="007F6044">
        <w:rPr>
          <w:rFonts w:ascii="Calibri" w:eastAsia="Calibri" w:hAnsi="Calibri" w:cs="Calibri"/>
          <w:color w:val="000000"/>
        </w:rPr>
        <w:t xml:space="preserve"> based, change your gloves immediately. </w:t>
      </w:r>
    </w:p>
    <w:p w14:paraId="0DE89819" w14:textId="77777777" w:rsidR="00C01915" w:rsidRPr="007F6044" w:rsidRDefault="00C01915" w:rsidP="00C01915">
      <w:pPr>
        <w:widowControl/>
        <w:adjustRightInd w:val="0"/>
        <w:rPr>
          <w:rFonts w:ascii="Calibri" w:eastAsia="Calibri" w:hAnsi="Calibri" w:cs="Calibri"/>
          <w:color w:val="000000"/>
        </w:rPr>
      </w:pPr>
      <w:r w:rsidRPr="007F6044">
        <w:rPr>
          <w:rFonts w:ascii="Calibri" w:eastAsia="Calibri" w:hAnsi="Calibri" w:cs="Calibri"/>
          <w:color w:val="000000"/>
        </w:rPr>
        <w:t xml:space="preserve">• Galvanized metals are metals coated in zinc oxides. No one actively collecting samples should touch galvanized surfaces during active sample collection. If samplers accidentally touch galvanized metal they should stop, remove the contaminated gloves, and replace contaminated gloves with clean cloves. </w:t>
      </w:r>
    </w:p>
    <w:p w14:paraId="6FD01FBC" w14:textId="77777777" w:rsidR="00C01915" w:rsidRPr="007F6044" w:rsidRDefault="00C01915" w:rsidP="00C01915">
      <w:pPr>
        <w:widowControl/>
        <w:adjustRightInd w:val="0"/>
        <w:rPr>
          <w:rFonts w:ascii="Calibri" w:eastAsia="Calibri" w:hAnsi="Calibri" w:cs="Calibri"/>
          <w:color w:val="000000"/>
        </w:rPr>
      </w:pPr>
    </w:p>
    <w:p w14:paraId="24CF3E75" w14:textId="77777777" w:rsidR="00B61701" w:rsidRDefault="00C01915" w:rsidP="00B61701">
      <w:pPr>
        <w:widowControl/>
        <w:autoSpaceDE/>
        <w:autoSpaceDN/>
        <w:rPr>
          <w:rFonts w:ascii="Times" w:eastAsia="Times" w:hAnsi="Times"/>
          <w:i/>
          <w:sz w:val="24"/>
          <w:szCs w:val="20"/>
        </w:rPr>
      </w:pPr>
      <w:r w:rsidRPr="007F6044">
        <w:rPr>
          <w:rFonts w:ascii="Times" w:eastAsia="Times" w:hAnsi="Times"/>
          <w:i/>
          <w:sz w:val="24"/>
          <w:szCs w:val="20"/>
        </w:rPr>
        <w:t xml:space="preserve">Adapted from Appendix F in </w:t>
      </w:r>
      <w:proofErr w:type="spellStart"/>
      <w:r w:rsidRPr="007F6044">
        <w:rPr>
          <w:rFonts w:ascii="Times" w:eastAsia="Times" w:hAnsi="Times"/>
          <w:i/>
          <w:sz w:val="24"/>
          <w:szCs w:val="20"/>
        </w:rPr>
        <w:t>Apsens</w:t>
      </w:r>
      <w:proofErr w:type="spellEnd"/>
      <w:r w:rsidRPr="007F6044">
        <w:rPr>
          <w:rFonts w:ascii="Times" w:eastAsia="Times" w:hAnsi="Times"/>
          <w:i/>
          <w:sz w:val="24"/>
          <w:szCs w:val="20"/>
        </w:rPr>
        <w:t xml:space="preserve">, S., and </w:t>
      </w:r>
      <w:proofErr w:type="spellStart"/>
      <w:r w:rsidRPr="007F6044">
        <w:rPr>
          <w:rFonts w:ascii="Times" w:eastAsia="Times" w:hAnsi="Times"/>
          <w:i/>
          <w:sz w:val="24"/>
          <w:szCs w:val="20"/>
        </w:rPr>
        <w:t>Petitt</w:t>
      </w:r>
      <w:proofErr w:type="spellEnd"/>
      <w:r w:rsidRPr="007F6044">
        <w:rPr>
          <w:rFonts w:ascii="Times" w:eastAsia="Times" w:hAnsi="Times"/>
          <w:i/>
          <w:sz w:val="24"/>
          <w:szCs w:val="20"/>
        </w:rPr>
        <w:t>, J. 2022. Kenai River, Alaska Field Report 2021. Alaska Department of Environmental Conservation.</w:t>
      </w:r>
    </w:p>
    <w:p w14:paraId="1D1138FA" w14:textId="77777777" w:rsidR="00B61701" w:rsidRDefault="00B61701" w:rsidP="00B61701">
      <w:pPr>
        <w:widowControl/>
        <w:autoSpaceDE/>
        <w:autoSpaceDN/>
        <w:rPr>
          <w:rFonts w:ascii="Times" w:eastAsia="Times" w:hAnsi="Times"/>
          <w:i/>
          <w:sz w:val="24"/>
          <w:szCs w:val="20"/>
        </w:rPr>
      </w:pPr>
    </w:p>
    <w:p w14:paraId="48234416" w14:textId="77777777" w:rsidR="00DC0631" w:rsidRDefault="00DC0631" w:rsidP="00B61701">
      <w:pPr>
        <w:widowControl/>
        <w:autoSpaceDE/>
        <w:autoSpaceDN/>
        <w:rPr>
          <w:rFonts w:ascii="Times" w:eastAsia="Times" w:hAnsi="Times"/>
          <w:i/>
          <w:sz w:val="24"/>
          <w:szCs w:val="20"/>
        </w:rPr>
        <w:sectPr w:rsidR="00DC0631">
          <w:headerReference w:type="default" r:id="rId46"/>
          <w:footerReference w:type="default" r:id="rId47"/>
          <w:pgSz w:w="12240" w:h="15840"/>
          <w:pgMar w:top="1440" w:right="1440" w:bottom="1440" w:left="1440" w:header="720" w:footer="720" w:gutter="0"/>
          <w:cols w:space="720"/>
          <w:docGrid w:linePitch="360"/>
        </w:sectPr>
      </w:pPr>
    </w:p>
    <w:p w14:paraId="1E0502CE" w14:textId="37AB77E4" w:rsidR="00C01915" w:rsidRPr="007F6044" w:rsidRDefault="00B61701" w:rsidP="00B61701">
      <w:pPr>
        <w:widowControl/>
        <w:autoSpaceDE/>
        <w:autoSpaceDN/>
        <w:rPr>
          <w:rFonts w:ascii="Times" w:eastAsia="Times" w:hAnsi="Times"/>
          <w:i/>
          <w:sz w:val="24"/>
          <w:szCs w:val="20"/>
        </w:rPr>
      </w:pPr>
      <w:r w:rsidRPr="007F6044">
        <w:rPr>
          <w:rFonts w:ascii="Times" w:eastAsia="Times" w:hAnsi="Times"/>
          <w:i/>
          <w:sz w:val="24"/>
          <w:szCs w:val="20"/>
        </w:rPr>
        <w:lastRenderedPageBreak/>
        <w:t xml:space="preserve"> </w:t>
      </w:r>
    </w:p>
    <w:p w14:paraId="04AF8006" w14:textId="6ED1AAA7" w:rsidR="00C01915" w:rsidRPr="009D2B50" w:rsidRDefault="009D2B50" w:rsidP="009D2B50">
      <w:pPr>
        <w:pStyle w:val="AppendixHeading"/>
        <w:jc w:val="center"/>
        <w:rPr>
          <w:rFonts w:ascii="Times New Roman" w:hAnsi="Times New Roman" w:cs="Times New Roman"/>
          <w:b/>
          <w:szCs w:val="24"/>
        </w:rPr>
      </w:pPr>
      <w:r w:rsidRPr="009D2B50">
        <w:rPr>
          <w:rFonts w:ascii="Times New Roman" w:hAnsi="Times New Roman" w:cs="Times New Roman"/>
          <w:b/>
          <w:szCs w:val="24"/>
        </w:rPr>
        <w:t>Appendix C</w:t>
      </w:r>
    </w:p>
    <w:p w14:paraId="6A849703" w14:textId="32FD20D0" w:rsidR="00DC2B02" w:rsidRPr="00F5489C" w:rsidRDefault="009D2B50" w:rsidP="00F5489C">
      <w:pPr>
        <w:ind w:left="2371" w:right="2382"/>
        <w:jc w:val="center"/>
        <w:rPr>
          <w:b/>
          <w:sz w:val="24"/>
          <w:szCs w:val="24"/>
        </w:rPr>
      </w:pPr>
      <w:r w:rsidRPr="009D2B50">
        <w:rPr>
          <w:b/>
          <w:sz w:val="24"/>
          <w:szCs w:val="24"/>
        </w:rPr>
        <w:t>Kenai River Watershed Water Quality Monitoring Field Data Form KWF-WQ</w:t>
      </w:r>
      <w:r w:rsidR="00DC2B02">
        <w:rPr>
          <w:b/>
          <w:sz w:val="24"/>
          <w:szCs w:val="24"/>
        </w:rPr>
        <w:t xml:space="preserve"> Form 6.1</w:t>
      </w:r>
    </w:p>
    <w:p w14:paraId="046C4C26" w14:textId="77777777" w:rsidR="00DC2B02" w:rsidRPr="00DC2B02" w:rsidRDefault="00DC2B02" w:rsidP="00DC2B02">
      <w:pPr>
        <w:pStyle w:val="AppendixSubheadings"/>
        <w:rPr>
          <w:b/>
          <w:sz w:val="24"/>
          <w:szCs w:val="24"/>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764"/>
        <w:gridCol w:w="901"/>
        <w:gridCol w:w="828"/>
        <w:gridCol w:w="750"/>
        <w:gridCol w:w="998"/>
        <w:gridCol w:w="1160"/>
        <w:gridCol w:w="1156"/>
        <w:gridCol w:w="1028"/>
        <w:gridCol w:w="914"/>
        <w:gridCol w:w="870"/>
        <w:gridCol w:w="1225"/>
        <w:gridCol w:w="1261"/>
        <w:gridCol w:w="1170"/>
      </w:tblGrid>
      <w:tr w:rsidR="00DC2B02" w:rsidRPr="00DC2B02" w14:paraId="7965F743" w14:textId="77777777" w:rsidTr="00524538">
        <w:trPr>
          <w:trHeight w:val="551"/>
        </w:trPr>
        <w:tc>
          <w:tcPr>
            <w:tcW w:w="632" w:type="dxa"/>
          </w:tcPr>
          <w:p w14:paraId="49B212D0" w14:textId="77777777" w:rsidR="00DC2B02" w:rsidRPr="00DC2B02" w:rsidRDefault="00DC2B02" w:rsidP="00DC2B02">
            <w:pPr>
              <w:pStyle w:val="AppendixSubheadings"/>
              <w:rPr>
                <w:sz w:val="24"/>
                <w:szCs w:val="24"/>
              </w:rPr>
            </w:pPr>
          </w:p>
        </w:tc>
        <w:tc>
          <w:tcPr>
            <w:tcW w:w="764" w:type="dxa"/>
          </w:tcPr>
          <w:p w14:paraId="4F889A91" w14:textId="77777777" w:rsidR="00DC2B02" w:rsidRPr="00DC2B02" w:rsidRDefault="00DC2B02" w:rsidP="00DC2B02">
            <w:pPr>
              <w:pStyle w:val="AppendixSubheadings"/>
              <w:rPr>
                <w:sz w:val="24"/>
                <w:szCs w:val="24"/>
              </w:rPr>
            </w:pPr>
            <w:r w:rsidRPr="00DC2B02">
              <w:rPr>
                <w:sz w:val="24"/>
                <w:szCs w:val="24"/>
              </w:rPr>
              <w:t>Low Tide</w:t>
            </w:r>
          </w:p>
        </w:tc>
        <w:tc>
          <w:tcPr>
            <w:tcW w:w="901" w:type="dxa"/>
          </w:tcPr>
          <w:p w14:paraId="469E80D2" w14:textId="77777777" w:rsidR="00DC2B02" w:rsidRPr="00DC2B02" w:rsidRDefault="00DC2B02" w:rsidP="00DC2B02">
            <w:pPr>
              <w:pStyle w:val="AppendixSubheadings"/>
              <w:rPr>
                <w:sz w:val="24"/>
                <w:szCs w:val="24"/>
              </w:rPr>
            </w:pPr>
          </w:p>
        </w:tc>
        <w:tc>
          <w:tcPr>
            <w:tcW w:w="828" w:type="dxa"/>
          </w:tcPr>
          <w:p w14:paraId="49C0D174" w14:textId="77777777" w:rsidR="00DC2B02" w:rsidRPr="00DC2B02" w:rsidRDefault="00DC2B02" w:rsidP="00DC2B02">
            <w:pPr>
              <w:pStyle w:val="AppendixSubheadings"/>
              <w:rPr>
                <w:sz w:val="24"/>
                <w:szCs w:val="24"/>
              </w:rPr>
            </w:pPr>
          </w:p>
        </w:tc>
        <w:tc>
          <w:tcPr>
            <w:tcW w:w="750" w:type="dxa"/>
          </w:tcPr>
          <w:p w14:paraId="05302ED4" w14:textId="77777777" w:rsidR="00DC2B02" w:rsidRPr="00DC2B02" w:rsidRDefault="00DC2B02" w:rsidP="00DC2B02">
            <w:pPr>
              <w:pStyle w:val="AppendixSubheadings"/>
              <w:rPr>
                <w:sz w:val="24"/>
                <w:szCs w:val="24"/>
              </w:rPr>
            </w:pPr>
          </w:p>
          <w:p w14:paraId="24812CC5" w14:textId="77777777" w:rsidR="00DC2B02" w:rsidRPr="00DC2B02" w:rsidRDefault="00DC2B02" w:rsidP="00DC2B02">
            <w:pPr>
              <w:pStyle w:val="AppendixSubheadings"/>
              <w:rPr>
                <w:sz w:val="24"/>
                <w:szCs w:val="24"/>
              </w:rPr>
            </w:pPr>
            <w:r w:rsidRPr="00DC2B02">
              <w:rPr>
                <w:sz w:val="24"/>
                <w:szCs w:val="24"/>
              </w:rPr>
              <w:t>River</w:t>
            </w:r>
          </w:p>
        </w:tc>
        <w:tc>
          <w:tcPr>
            <w:tcW w:w="998" w:type="dxa"/>
          </w:tcPr>
          <w:p w14:paraId="0A9F4C6C" w14:textId="77777777" w:rsidR="00DC2B02" w:rsidRPr="00DC2B02" w:rsidRDefault="00DC2B02" w:rsidP="00DC2B02">
            <w:pPr>
              <w:pStyle w:val="AppendixSubheadings"/>
              <w:rPr>
                <w:sz w:val="24"/>
                <w:szCs w:val="24"/>
              </w:rPr>
            </w:pPr>
          </w:p>
        </w:tc>
        <w:tc>
          <w:tcPr>
            <w:tcW w:w="1160" w:type="dxa"/>
          </w:tcPr>
          <w:p w14:paraId="1C439052" w14:textId="77777777" w:rsidR="00DC2B02" w:rsidRPr="00DC2B02" w:rsidRDefault="00DC2B02" w:rsidP="00DC2B02">
            <w:pPr>
              <w:pStyle w:val="AppendixSubheadings"/>
              <w:rPr>
                <w:sz w:val="24"/>
                <w:szCs w:val="24"/>
              </w:rPr>
            </w:pPr>
          </w:p>
        </w:tc>
        <w:tc>
          <w:tcPr>
            <w:tcW w:w="1156" w:type="dxa"/>
          </w:tcPr>
          <w:p w14:paraId="67045F65" w14:textId="77777777" w:rsidR="00DC2B02" w:rsidRPr="00DC2B02" w:rsidRDefault="00DC2B02" w:rsidP="00DC2B02">
            <w:pPr>
              <w:pStyle w:val="AppendixSubheadings"/>
              <w:rPr>
                <w:sz w:val="24"/>
                <w:szCs w:val="24"/>
              </w:rPr>
            </w:pPr>
            <w:r w:rsidRPr="00DC2B02">
              <w:rPr>
                <w:sz w:val="24"/>
                <w:szCs w:val="24"/>
              </w:rPr>
              <w:t>Air temp.</w:t>
            </w:r>
          </w:p>
        </w:tc>
        <w:tc>
          <w:tcPr>
            <w:tcW w:w="1028" w:type="dxa"/>
          </w:tcPr>
          <w:p w14:paraId="2DCC9C14" w14:textId="77777777" w:rsidR="00DC2B02" w:rsidRPr="00DC2B02" w:rsidRDefault="00DC2B02" w:rsidP="00DC2B02">
            <w:pPr>
              <w:pStyle w:val="AppendixSubheadings"/>
              <w:rPr>
                <w:sz w:val="24"/>
                <w:szCs w:val="24"/>
              </w:rPr>
            </w:pPr>
            <w:r w:rsidRPr="00DC2B02">
              <w:rPr>
                <w:sz w:val="24"/>
                <w:szCs w:val="24"/>
              </w:rPr>
              <w:t>Weather</w:t>
            </w:r>
          </w:p>
        </w:tc>
        <w:tc>
          <w:tcPr>
            <w:tcW w:w="914" w:type="dxa"/>
          </w:tcPr>
          <w:p w14:paraId="1D8C84CF" w14:textId="77777777" w:rsidR="00DC2B02" w:rsidRPr="00DC2B02" w:rsidRDefault="00DC2B02" w:rsidP="00DC2B02">
            <w:pPr>
              <w:pStyle w:val="AppendixSubheadings"/>
              <w:rPr>
                <w:sz w:val="24"/>
                <w:szCs w:val="24"/>
              </w:rPr>
            </w:pPr>
            <w:r w:rsidRPr="00DC2B02">
              <w:rPr>
                <w:sz w:val="24"/>
                <w:szCs w:val="24"/>
              </w:rPr>
              <w:t>Boat traffic</w:t>
            </w:r>
          </w:p>
        </w:tc>
        <w:tc>
          <w:tcPr>
            <w:tcW w:w="870" w:type="dxa"/>
          </w:tcPr>
          <w:p w14:paraId="32CFAF00" w14:textId="77777777" w:rsidR="00DC2B02" w:rsidRPr="00DC2B02" w:rsidRDefault="00DC2B02" w:rsidP="00DC2B02">
            <w:pPr>
              <w:pStyle w:val="AppendixSubheadings"/>
              <w:rPr>
                <w:sz w:val="24"/>
                <w:szCs w:val="24"/>
              </w:rPr>
            </w:pPr>
            <w:r w:rsidRPr="00DC2B02">
              <w:rPr>
                <w:sz w:val="24"/>
                <w:szCs w:val="24"/>
              </w:rPr>
              <w:t>Photos</w:t>
            </w:r>
          </w:p>
        </w:tc>
        <w:tc>
          <w:tcPr>
            <w:tcW w:w="1225" w:type="dxa"/>
          </w:tcPr>
          <w:p w14:paraId="64795682" w14:textId="77777777" w:rsidR="00DC2B02" w:rsidRPr="00DC2B02" w:rsidRDefault="00DC2B02" w:rsidP="00DC2B02">
            <w:pPr>
              <w:pStyle w:val="AppendixSubheadings"/>
              <w:rPr>
                <w:sz w:val="24"/>
                <w:szCs w:val="24"/>
              </w:rPr>
            </w:pPr>
            <w:r w:rsidRPr="00DC2B02">
              <w:rPr>
                <w:sz w:val="24"/>
                <w:szCs w:val="24"/>
              </w:rPr>
              <w:t>Water Temp</w:t>
            </w:r>
          </w:p>
        </w:tc>
        <w:tc>
          <w:tcPr>
            <w:tcW w:w="1261" w:type="dxa"/>
          </w:tcPr>
          <w:p w14:paraId="1DF8AC52" w14:textId="77777777" w:rsidR="00DC2B02" w:rsidRPr="00DC2B02" w:rsidRDefault="00DC2B02" w:rsidP="00DC2B02">
            <w:pPr>
              <w:pStyle w:val="AppendixSubheadings"/>
              <w:rPr>
                <w:sz w:val="24"/>
                <w:szCs w:val="24"/>
              </w:rPr>
            </w:pPr>
            <w:r w:rsidRPr="00DC2B02">
              <w:rPr>
                <w:sz w:val="24"/>
                <w:szCs w:val="24"/>
              </w:rPr>
              <w:t>GPS</w:t>
            </w:r>
          </w:p>
          <w:p w14:paraId="67F77943" w14:textId="77777777" w:rsidR="00DC2B02" w:rsidRPr="00DC2B02" w:rsidRDefault="00DC2B02" w:rsidP="00DC2B02">
            <w:pPr>
              <w:pStyle w:val="AppendixSubheadings"/>
              <w:rPr>
                <w:sz w:val="24"/>
                <w:szCs w:val="24"/>
              </w:rPr>
            </w:pPr>
            <w:proofErr w:type="spellStart"/>
            <w:r w:rsidRPr="00DC2B02">
              <w:rPr>
                <w:sz w:val="24"/>
                <w:szCs w:val="24"/>
              </w:rPr>
              <w:t>coord</w:t>
            </w:r>
            <w:proofErr w:type="spellEnd"/>
          </w:p>
        </w:tc>
        <w:tc>
          <w:tcPr>
            <w:tcW w:w="1170" w:type="dxa"/>
          </w:tcPr>
          <w:p w14:paraId="1BF3F761" w14:textId="77777777" w:rsidR="00DC2B02" w:rsidRPr="00DC2B02" w:rsidRDefault="00DC2B02" w:rsidP="00DC2B02">
            <w:pPr>
              <w:pStyle w:val="AppendixSubheadings"/>
              <w:rPr>
                <w:sz w:val="24"/>
                <w:szCs w:val="24"/>
              </w:rPr>
            </w:pPr>
          </w:p>
        </w:tc>
      </w:tr>
      <w:tr w:rsidR="00DC2B02" w:rsidRPr="00DC2B02" w14:paraId="7F8962B4" w14:textId="77777777" w:rsidTr="00524538">
        <w:trPr>
          <w:trHeight w:val="506"/>
        </w:trPr>
        <w:tc>
          <w:tcPr>
            <w:tcW w:w="632" w:type="dxa"/>
          </w:tcPr>
          <w:p w14:paraId="57CBB9ED" w14:textId="77777777" w:rsidR="00DC2B02" w:rsidRPr="00DC2B02" w:rsidRDefault="00DC2B02" w:rsidP="00DC2B02">
            <w:pPr>
              <w:pStyle w:val="AppendixSubheadings"/>
              <w:rPr>
                <w:sz w:val="24"/>
                <w:szCs w:val="24"/>
              </w:rPr>
            </w:pPr>
            <w:r w:rsidRPr="00DC2B02">
              <w:rPr>
                <w:sz w:val="24"/>
                <w:szCs w:val="24"/>
              </w:rPr>
              <w:t>Date</w:t>
            </w:r>
          </w:p>
        </w:tc>
        <w:tc>
          <w:tcPr>
            <w:tcW w:w="764" w:type="dxa"/>
          </w:tcPr>
          <w:p w14:paraId="3DA8AB37" w14:textId="77777777" w:rsidR="00DC2B02" w:rsidRPr="00DC2B02" w:rsidRDefault="00DC2B02" w:rsidP="00DC2B02">
            <w:pPr>
              <w:pStyle w:val="AppendixSubheadings"/>
              <w:rPr>
                <w:sz w:val="24"/>
                <w:szCs w:val="24"/>
              </w:rPr>
            </w:pPr>
            <w:r w:rsidRPr="00DC2B02">
              <w:rPr>
                <w:sz w:val="24"/>
                <w:szCs w:val="24"/>
              </w:rPr>
              <w:t>Time</w:t>
            </w:r>
          </w:p>
        </w:tc>
        <w:tc>
          <w:tcPr>
            <w:tcW w:w="901" w:type="dxa"/>
          </w:tcPr>
          <w:p w14:paraId="0ABD28F6" w14:textId="77777777" w:rsidR="00DC2B02" w:rsidRPr="00DC2B02" w:rsidRDefault="00DC2B02" w:rsidP="00DC2B02">
            <w:pPr>
              <w:pStyle w:val="AppendixSubheadings"/>
              <w:rPr>
                <w:sz w:val="24"/>
                <w:szCs w:val="24"/>
              </w:rPr>
            </w:pPr>
            <w:r w:rsidRPr="00DC2B02">
              <w:rPr>
                <w:sz w:val="24"/>
                <w:szCs w:val="24"/>
              </w:rPr>
              <w:t>Agency</w:t>
            </w:r>
          </w:p>
        </w:tc>
        <w:tc>
          <w:tcPr>
            <w:tcW w:w="828" w:type="dxa"/>
          </w:tcPr>
          <w:p w14:paraId="15D91FE4" w14:textId="77777777" w:rsidR="00DC2B02" w:rsidRPr="00DC2B02" w:rsidRDefault="00DC2B02" w:rsidP="00DC2B02">
            <w:pPr>
              <w:pStyle w:val="AppendixSubheadings"/>
              <w:rPr>
                <w:sz w:val="24"/>
                <w:szCs w:val="24"/>
              </w:rPr>
            </w:pPr>
            <w:r w:rsidRPr="00DC2B02">
              <w:rPr>
                <w:sz w:val="24"/>
                <w:szCs w:val="24"/>
              </w:rPr>
              <w:t>Initials</w:t>
            </w:r>
          </w:p>
        </w:tc>
        <w:tc>
          <w:tcPr>
            <w:tcW w:w="750" w:type="dxa"/>
          </w:tcPr>
          <w:p w14:paraId="45A91BFC" w14:textId="77777777" w:rsidR="00DC2B02" w:rsidRPr="00DC2B02" w:rsidRDefault="00DC2B02" w:rsidP="00DC2B02">
            <w:pPr>
              <w:pStyle w:val="AppendixSubheadings"/>
              <w:rPr>
                <w:sz w:val="24"/>
                <w:szCs w:val="24"/>
              </w:rPr>
            </w:pPr>
            <w:r w:rsidRPr="00DC2B02">
              <w:rPr>
                <w:sz w:val="24"/>
                <w:szCs w:val="24"/>
              </w:rPr>
              <w:t>Mile</w:t>
            </w:r>
          </w:p>
        </w:tc>
        <w:tc>
          <w:tcPr>
            <w:tcW w:w="998" w:type="dxa"/>
          </w:tcPr>
          <w:p w14:paraId="03A36832" w14:textId="77777777" w:rsidR="00DC2B02" w:rsidRPr="00DC2B02" w:rsidRDefault="00DC2B02" w:rsidP="00DC2B02">
            <w:pPr>
              <w:pStyle w:val="AppendixSubheadings"/>
              <w:rPr>
                <w:sz w:val="24"/>
                <w:szCs w:val="24"/>
              </w:rPr>
            </w:pPr>
            <w:r w:rsidRPr="00DC2B02">
              <w:rPr>
                <w:sz w:val="24"/>
                <w:szCs w:val="24"/>
              </w:rPr>
              <w:t>Location</w:t>
            </w:r>
          </w:p>
        </w:tc>
        <w:tc>
          <w:tcPr>
            <w:tcW w:w="1160" w:type="dxa"/>
          </w:tcPr>
          <w:p w14:paraId="2EE0EAE1" w14:textId="77777777" w:rsidR="00DC2B02" w:rsidRPr="00DC2B02" w:rsidRDefault="00DC2B02" w:rsidP="00DC2B02">
            <w:pPr>
              <w:pStyle w:val="AppendixSubheadings"/>
              <w:rPr>
                <w:sz w:val="24"/>
                <w:szCs w:val="24"/>
              </w:rPr>
            </w:pPr>
            <w:r w:rsidRPr="00DC2B02">
              <w:rPr>
                <w:sz w:val="24"/>
                <w:szCs w:val="24"/>
              </w:rPr>
              <w:t>Location</w:t>
            </w:r>
          </w:p>
          <w:p w14:paraId="059F93BB" w14:textId="77777777" w:rsidR="00DC2B02" w:rsidRPr="00DC2B02" w:rsidRDefault="00DC2B02" w:rsidP="00DC2B02">
            <w:pPr>
              <w:pStyle w:val="AppendixSubheadings"/>
              <w:rPr>
                <w:sz w:val="24"/>
                <w:szCs w:val="24"/>
              </w:rPr>
            </w:pPr>
            <w:r w:rsidRPr="00DC2B02">
              <w:rPr>
                <w:sz w:val="24"/>
                <w:szCs w:val="24"/>
              </w:rPr>
              <w:t>of sample</w:t>
            </w:r>
          </w:p>
        </w:tc>
        <w:tc>
          <w:tcPr>
            <w:tcW w:w="1156" w:type="dxa"/>
          </w:tcPr>
          <w:p w14:paraId="55F3262E" w14:textId="77777777" w:rsidR="00DC2B02" w:rsidRPr="00DC2B02" w:rsidRDefault="00DC2B02" w:rsidP="00DC2B02">
            <w:pPr>
              <w:pStyle w:val="AppendixSubheadings"/>
              <w:rPr>
                <w:sz w:val="24"/>
                <w:szCs w:val="24"/>
              </w:rPr>
            </w:pPr>
            <w:r w:rsidRPr="00DC2B02">
              <w:rPr>
                <w:sz w:val="24"/>
                <w:szCs w:val="24"/>
              </w:rPr>
              <w:t>Fahrenheit</w:t>
            </w:r>
          </w:p>
        </w:tc>
        <w:tc>
          <w:tcPr>
            <w:tcW w:w="1028" w:type="dxa"/>
          </w:tcPr>
          <w:p w14:paraId="6C0C83DB" w14:textId="77777777" w:rsidR="00DC2B02" w:rsidRPr="00DC2B02" w:rsidRDefault="00DC2B02" w:rsidP="00DC2B02">
            <w:pPr>
              <w:pStyle w:val="AppendixSubheadings"/>
              <w:rPr>
                <w:sz w:val="24"/>
                <w:szCs w:val="24"/>
              </w:rPr>
            </w:pPr>
            <w:r w:rsidRPr="00DC2B02">
              <w:rPr>
                <w:sz w:val="24"/>
                <w:szCs w:val="24"/>
              </w:rPr>
              <w:t>S/R/C</w:t>
            </w:r>
          </w:p>
        </w:tc>
        <w:tc>
          <w:tcPr>
            <w:tcW w:w="914" w:type="dxa"/>
          </w:tcPr>
          <w:p w14:paraId="372B5DE6" w14:textId="77777777" w:rsidR="00DC2B02" w:rsidRPr="00DC2B02" w:rsidRDefault="00DC2B02" w:rsidP="00DC2B02">
            <w:pPr>
              <w:pStyle w:val="AppendixSubheadings"/>
              <w:rPr>
                <w:sz w:val="24"/>
                <w:szCs w:val="24"/>
              </w:rPr>
            </w:pPr>
            <w:r w:rsidRPr="00DC2B02">
              <w:rPr>
                <w:sz w:val="24"/>
                <w:szCs w:val="24"/>
              </w:rPr>
              <w:t>L/M/H</w:t>
            </w:r>
          </w:p>
        </w:tc>
        <w:tc>
          <w:tcPr>
            <w:tcW w:w="870" w:type="dxa"/>
          </w:tcPr>
          <w:p w14:paraId="15BE056B" w14:textId="77777777" w:rsidR="00DC2B02" w:rsidRPr="00DC2B02" w:rsidRDefault="00DC2B02" w:rsidP="00DC2B02">
            <w:pPr>
              <w:pStyle w:val="AppendixSubheadings"/>
              <w:rPr>
                <w:sz w:val="24"/>
                <w:szCs w:val="24"/>
              </w:rPr>
            </w:pPr>
            <w:r w:rsidRPr="00DC2B02">
              <w:rPr>
                <w:sz w:val="24"/>
                <w:szCs w:val="24"/>
              </w:rPr>
              <w:t>Y/N</w:t>
            </w:r>
          </w:p>
        </w:tc>
        <w:tc>
          <w:tcPr>
            <w:tcW w:w="1225" w:type="dxa"/>
          </w:tcPr>
          <w:p w14:paraId="35E28A93" w14:textId="77777777" w:rsidR="00DC2B02" w:rsidRPr="00DC2B02" w:rsidRDefault="00DC2B02" w:rsidP="00DC2B02">
            <w:pPr>
              <w:pStyle w:val="AppendixSubheadings"/>
              <w:rPr>
                <w:sz w:val="24"/>
                <w:szCs w:val="24"/>
              </w:rPr>
            </w:pPr>
            <w:r w:rsidRPr="00DC2B02">
              <w:rPr>
                <w:sz w:val="24"/>
                <w:szCs w:val="24"/>
              </w:rPr>
              <w:t>Centigrade</w:t>
            </w:r>
          </w:p>
        </w:tc>
        <w:tc>
          <w:tcPr>
            <w:tcW w:w="1261" w:type="dxa"/>
          </w:tcPr>
          <w:p w14:paraId="4EEB05CA" w14:textId="77777777" w:rsidR="00DC2B02" w:rsidRPr="00DC2B02" w:rsidRDefault="00DC2B02" w:rsidP="00DC2B02">
            <w:pPr>
              <w:pStyle w:val="AppendixSubheadings"/>
              <w:rPr>
                <w:sz w:val="24"/>
                <w:szCs w:val="24"/>
              </w:rPr>
            </w:pPr>
            <w:r w:rsidRPr="00DC2B02">
              <w:rPr>
                <w:sz w:val="24"/>
                <w:szCs w:val="24"/>
              </w:rPr>
              <w:t>Latitude</w:t>
            </w:r>
          </w:p>
          <w:p w14:paraId="2949EECD" w14:textId="77777777" w:rsidR="00DC2B02" w:rsidRPr="00DC2B02" w:rsidRDefault="00DC2B02" w:rsidP="00DC2B02">
            <w:pPr>
              <w:pStyle w:val="AppendixSubheadings"/>
              <w:rPr>
                <w:sz w:val="24"/>
                <w:szCs w:val="24"/>
              </w:rPr>
            </w:pPr>
            <w:r w:rsidRPr="00DC2B02">
              <w:rPr>
                <w:sz w:val="24"/>
                <w:szCs w:val="24"/>
              </w:rPr>
              <w:t>Longitude</w:t>
            </w:r>
          </w:p>
        </w:tc>
        <w:tc>
          <w:tcPr>
            <w:tcW w:w="1170" w:type="dxa"/>
          </w:tcPr>
          <w:p w14:paraId="145AEED7" w14:textId="77777777" w:rsidR="00DC2B02" w:rsidRPr="00DC2B02" w:rsidRDefault="00DC2B02" w:rsidP="00DC2B02">
            <w:pPr>
              <w:pStyle w:val="AppendixSubheadings"/>
              <w:rPr>
                <w:sz w:val="24"/>
                <w:szCs w:val="24"/>
              </w:rPr>
            </w:pPr>
            <w:r w:rsidRPr="00DC2B02">
              <w:rPr>
                <w:sz w:val="24"/>
                <w:szCs w:val="24"/>
              </w:rPr>
              <w:t>Comments</w:t>
            </w:r>
          </w:p>
        </w:tc>
      </w:tr>
      <w:tr w:rsidR="00DC2B02" w:rsidRPr="00DC2B02" w14:paraId="433B6B98" w14:textId="77777777" w:rsidTr="00524538">
        <w:trPr>
          <w:trHeight w:val="539"/>
        </w:trPr>
        <w:tc>
          <w:tcPr>
            <w:tcW w:w="632" w:type="dxa"/>
          </w:tcPr>
          <w:p w14:paraId="549C80DC" w14:textId="77777777" w:rsidR="00DC2B02" w:rsidRPr="00DC2B02" w:rsidRDefault="00DC2B02" w:rsidP="00DC2B02">
            <w:pPr>
              <w:pStyle w:val="AppendixSubheadings"/>
              <w:rPr>
                <w:b/>
                <w:sz w:val="24"/>
                <w:szCs w:val="24"/>
              </w:rPr>
            </w:pPr>
          </w:p>
        </w:tc>
        <w:tc>
          <w:tcPr>
            <w:tcW w:w="764" w:type="dxa"/>
          </w:tcPr>
          <w:p w14:paraId="1308604D" w14:textId="77777777" w:rsidR="00DC2B02" w:rsidRPr="00DC2B02" w:rsidRDefault="00DC2B02" w:rsidP="00DC2B02">
            <w:pPr>
              <w:pStyle w:val="AppendixSubheadings"/>
              <w:rPr>
                <w:b/>
                <w:sz w:val="24"/>
                <w:szCs w:val="24"/>
              </w:rPr>
            </w:pPr>
          </w:p>
        </w:tc>
        <w:tc>
          <w:tcPr>
            <w:tcW w:w="901" w:type="dxa"/>
          </w:tcPr>
          <w:p w14:paraId="43631E6C" w14:textId="77777777" w:rsidR="00DC2B02" w:rsidRPr="00DC2B02" w:rsidRDefault="00DC2B02" w:rsidP="00DC2B02">
            <w:pPr>
              <w:pStyle w:val="AppendixSubheadings"/>
              <w:rPr>
                <w:b/>
                <w:sz w:val="24"/>
                <w:szCs w:val="24"/>
              </w:rPr>
            </w:pPr>
          </w:p>
        </w:tc>
        <w:tc>
          <w:tcPr>
            <w:tcW w:w="828" w:type="dxa"/>
          </w:tcPr>
          <w:p w14:paraId="4C92F4C4" w14:textId="77777777" w:rsidR="00DC2B02" w:rsidRPr="00DC2B02" w:rsidRDefault="00DC2B02" w:rsidP="00DC2B02">
            <w:pPr>
              <w:pStyle w:val="AppendixSubheadings"/>
              <w:rPr>
                <w:b/>
                <w:sz w:val="24"/>
                <w:szCs w:val="24"/>
              </w:rPr>
            </w:pPr>
          </w:p>
        </w:tc>
        <w:tc>
          <w:tcPr>
            <w:tcW w:w="750" w:type="dxa"/>
          </w:tcPr>
          <w:p w14:paraId="3CC4F3BF" w14:textId="77777777" w:rsidR="00DC2B02" w:rsidRPr="00DC2B02" w:rsidRDefault="00DC2B02" w:rsidP="00DC2B02">
            <w:pPr>
              <w:pStyle w:val="AppendixSubheadings"/>
              <w:rPr>
                <w:b/>
                <w:sz w:val="24"/>
                <w:szCs w:val="24"/>
              </w:rPr>
            </w:pPr>
          </w:p>
        </w:tc>
        <w:tc>
          <w:tcPr>
            <w:tcW w:w="998" w:type="dxa"/>
          </w:tcPr>
          <w:p w14:paraId="6AC7B97B" w14:textId="77777777" w:rsidR="00DC2B02" w:rsidRPr="00DC2B02" w:rsidRDefault="00DC2B02" w:rsidP="00DC2B02">
            <w:pPr>
              <w:pStyle w:val="AppendixSubheadings"/>
              <w:rPr>
                <w:b/>
                <w:sz w:val="24"/>
                <w:szCs w:val="24"/>
              </w:rPr>
            </w:pPr>
          </w:p>
        </w:tc>
        <w:tc>
          <w:tcPr>
            <w:tcW w:w="1160" w:type="dxa"/>
          </w:tcPr>
          <w:p w14:paraId="0B238E63" w14:textId="77777777" w:rsidR="00DC2B02" w:rsidRPr="00DC2B02" w:rsidRDefault="00DC2B02" w:rsidP="00DC2B02">
            <w:pPr>
              <w:pStyle w:val="AppendixSubheadings"/>
              <w:rPr>
                <w:b/>
                <w:sz w:val="24"/>
                <w:szCs w:val="24"/>
              </w:rPr>
            </w:pPr>
          </w:p>
        </w:tc>
        <w:tc>
          <w:tcPr>
            <w:tcW w:w="1156" w:type="dxa"/>
          </w:tcPr>
          <w:p w14:paraId="6E1A1240" w14:textId="77777777" w:rsidR="00DC2B02" w:rsidRPr="00DC2B02" w:rsidRDefault="00DC2B02" w:rsidP="00DC2B02">
            <w:pPr>
              <w:pStyle w:val="AppendixSubheadings"/>
              <w:rPr>
                <w:b/>
                <w:sz w:val="24"/>
                <w:szCs w:val="24"/>
              </w:rPr>
            </w:pPr>
          </w:p>
        </w:tc>
        <w:tc>
          <w:tcPr>
            <w:tcW w:w="1028" w:type="dxa"/>
          </w:tcPr>
          <w:p w14:paraId="793B1A7B" w14:textId="77777777" w:rsidR="00DC2B02" w:rsidRPr="00DC2B02" w:rsidRDefault="00DC2B02" w:rsidP="00DC2B02">
            <w:pPr>
              <w:pStyle w:val="AppendixSubheadings"/>
              <w:rPr>
                <w:b/>
                <w:sz w:val="24"/>
                <w:szCs w:val="24"/>
              </w:rPr>
            </w:pPr>
          </w:p>
        </w:tc>
        <w:tc>
          <w:tcPr>
            <w:tcW w:w="914" w:type="dxa"/>
          </w:tcPr>
          <w:p w14:paraId="6B73DCFD" w14:textId="77777777" w:rsidR="00DC2B02" w:rsidRPr="00DC2B02" w:rsidRDefault="00DC2B02" w:rsidP="00DC2B02">
            <w:pPr>
              <w:pStyle w:val="AppendixSubheadings"/>
              <w:rPr>
                <w:b/>
                <w:sz w:val="24"/>
                <w:szCs w:val="24"/>
              </w:rPr>
            </w:pPr>
          </w:p>
        </w:tc>
        <w:tc>
          <w:tcPr>
            <w:tcW w:w="870" w:type="dxa"/>
          </w:tcPr>
          <w:p w14:paraId="56F1BCEF" w14:textId="77777777" w:rsidR="00DC2B02" w:rsidRPr="00DC2B02" w:rsidRDefault="00DC2B02" w:rsidP="00DC2B02">
            <w:pPr>
              <w:pStyle w:val="AppendixSubheadings"/>
              <w:rPr>
                <w:b/>
                <w:sz w:val="24"/>
                <w:szCs w:val="24"/>
              </w:rPr>
            </w:pPr>
          </w:p>
        </w:tc>
        <w:tc>
          <w:tcPr>
            <w:tcW w:w="1225" w:type="dxa"/>
          </w:tcPr>
          <w:p w14:paraId="12EA13BD" w14:textId="77777777" w:rsidR="00DC2B02" w:rsidRPr="00DC2B02" w:rsidRDefault="00DC2B02" w:rsidP="00DC2B02">
            <w:pPr>
              <w:pStyle w:val="AppendixSubheadings"/>
              <w:rPr>
                <w:b/>
                <w:sz w:val="24"/>
                <w:szCs w:val="24"/>
              </w:rPr>
            </w:pPr>
          </w:p>
        </w:tc>
        <w:tc>
          <w:tcPr>
            <w:tcW w:w="1261" w:type="dxa"/>
          </w:tcPr>
          <w:p w14:paraId="3903F741" w14:textId="77777777" w:rsidR="00DC2B02" w:rsidRPr="00DC2B02" w:rsidRDefault="00DC2B02" w:rsidP="00DC2B02">
            <w:pPr>
              <w:pStyle w:val="AppendixSubheadings"/>
              <w:rPr>
                <w:b/>
                <w:sz w:val="24"/>
                <w:szCs w:val="24"/>
              </w:rPr>
            </w:pPr>
          </w:p>
        </w:tc>
        <w:tc>
          <w:tcPr>
            <w:tcW w:w="1170" w:type="dxa"/>
          </w:tcPr>
          <w:p w14:paraId="683137ED" w14:textId="77777777" w:rsidR="00DC2B02" w:rsidRPr="00DC2B02" w:rsidRDefault="00DC2B02" w:rsidP="00DC2B02">
            <w:pPr>
              <w:pStyle w:val="AppendixSubheadings"/>
              <w:rPr>
                <w:b/>
                <w:sz w:val="24"/>
                <w:szCs w:val="24"/>
              </w:rPr>
            </w:pPr>
          </w:p>
        </w:tc>
      </w:tr>
      <w:tr w:rsidR="00DC2B02" w:rsidRPr="00DC2B02" w14:paraId="0E85D75A" w14:textId="77777777" w:rsidTr="00524538">
        <w:trPr>
          <w:trHeight w:val="530"/>
        </w:trPr>
        <w:tc>
          <w:tcPr>
            <w:tcW w:w="632" w:type="dxa"/>
          </w:tcPr>
          <w:p w14:paraId="599B80A8" w14:textId="77777777" w:rsidR="00DC2B02" w:rsidRPr="00DC2B02" w:rsidRDefault="00DC2B02" w:rsidP="00DC2B02">
            <w:pPr>
              <w:pStyle w:val="AppendixSubheadings"/>
              <w:rPr>
                <w:b/>
                <w:sz w:val="24"/>
                <w:szCs w:val="24"/>
              </w:rPr>
            </w:pPr>
          </w:p>
        </w:tc>
        <w:tc>
          <w:tcPr>
            <w:tcW w:w="764" w:type="dxa"/>
          </w:tcPr>
          <w:p w14:paraId="3DA39016" w14:textId="77777777" w:rsidR="00DC2B02" w:rsidRPr="00DC2B02" w:rsidRDefault="00DC2B02" w:rsidP="00DC2B02">
            <w:pPr>
              <w:pStyle w:val="AppendixSubheadings"/>
              <w:rPr>
                <w:b/>
                <w:sz w:val="24"/>
                <w:szCs w:val="24"/>
              </w:rPr>
            </w:pPr>
          </w:p>
        </w:tc>
        <w:tc>
          <w:tcPr>
            <w:tcW w:w="901" w:type="dxa"/>
          </w:tcPr>
          <w:p w14:paraId="46DB7AC7" w14:textId="77777777" w:rsidR="00DC2B02" w:rsidRPr="00DC2B02" w:rsidRDefault="00DC2B02" w:rsidP="00DC2B02">
            <w:pPr>
              <w:pStyle w:val="AppendixSubheadings"/>
              <w:rPr>
                <w:b/>
                <w:sz w:val="24"/>
                <w:szCs w:val="24"/>
              </w:rPr>
            </w:pPr>
          </w:p>
        </w:tc>
        <w:tc>
          <w:tcPr>
            <w:tcW w:w="828" w:type="dxa"/>
          </w:tcPr>
          <w:p w14:paraId="6D01F583" w14:textId="77777777" w:rsidR="00DC2B02" w:rsidRPr="00DC2B02" w:rsidRDefault="00DC2B02" w:rsidP="00DC2B02">
            <w:pPr>
              <w:pStyle w:val="AppendixSubheadings"/>
              <w:rPr>
                <w:b/>
                <w:sz w:val="24"/>
                <w:szCs w:val="24"/>
              </w:rPr>
            </w:pPr>
          </w:p>
        </w:tc>
        <w:tc>
          <w:tcPr>
            <w:tcW w:w="750" w:type="dxa"/>
          </w:tcPr>
          <w:p w14:paraId="7F349EE4" w14:textId="77777777" w:rsidR="00DC2B02" w:rsidRPr="00DC2B02" w:rsidRDefault="00DC2B02" w:rsidP="00DC2B02">
            <w:pPr>
              <w:pStyle w:val="AppendixSubheadings"/>
              <w:rPr>
                <w:b/>
                <w:sz w:val="24"/>
                <w:szCs w:val="24"/>
              </w:rPr>
            </w:pPr>
          </w:p>
        </w:tc>
        <w:tc>
          <w:tcPr>
            <w:tcW w:w="998" w:type="dxa"/>
          </w:tcPr>
          <w:p w14:paraId="20C09E38" w14:textId="77777777" w:rsidR="00DC2B02" w:rsidRPr="00DC2B02" w:rsidRDefault="00DC2B02" w:rsidP="00DC2B02">
            <w:pPr>
              <w:pStyle w:val="AppendixSubheadings"/>
              <w:rPr>
                <w:b/>
                <w:sz w:val="24"/>
                <w:szCs w:val="24"/>
              </w:rPr>
            </w:pPr>
          </w:p>
        </w:tc>
        <w:tc>
          <w:tcPr>
            <w:tcW w:w="1160" w:type="dxa"/>
          </w:tcPr>
          <w:p w14:paraId="18829AE5" w14:textId="77777777" w:rsidR="00DC2B02" w:rsidRPr="00DC2B02" w:rsidRDefault="00DC2B02" w:rsidP="00DC2B02">
            <w:pPr>
              <w:pStyle w:val="AppendixSubheadings"/>
              <w:rPr>
                <w:b/>
                <w:sz w:val="24"/>
                <w:szCs w:val="24"/>
              </w:rPr>
            </w:pPr>
          </w:p>
        </w:tc>
        <w:tc>
          <w:tcPr>
            <w:tcW w:w="1156" w:type="dxa"/>
          </w:tcPr>
          <w:p w14:paraId="657D00C8" w14:textId="77777777" w:rsidR="00DC2B02" w:rsidRPr="00DC2B02" w:rsidRDefault="00DC2B02" w:rsidP="00DC2B02">
            <w:pPr>
              <w:pStyle w:val="AppendixSubheadings"/>
              <w:rPr>
                <w:b/>
                <w:sz w:val="24"/>
                <w:szCs w:val="24"/>
              </w:rPr>
            </w:pPr>
          </w:p>
        </w:tc>
        <w:tc>
          <w:tcPr>
            <w:tcW w:w="1028" w:type="dxa"/>
          </w:tcPr>
          <w:p w14:paraId="0793DE56" w14:textId="77777777" w:rsidR="00DC2B02" w:rsidRPr="00DC2B02" w:rsidRDefault="00DC2B02" w:rsidP="00DC2B02">
            <w:pPr>
              <w:pStyle w:val="AppendixSubheadings"/>
              <w:rPr>
                <w:b/>
                <w:sz w:val="24"/>
                <w:szCs w:val="24"/>
              </w:rPr>
            </w:pPr>
          </w:p>
        </w:tc>
        <w:tc>
          <w:tcPr>
            <w:tcW w:w="914" w:type="dxa"/>
          </w:tcPr>
          <w:p w14:paraId="4EC54F60" w14:textId="77777777" w:rsidR="00DC2B02" w:rsidRPr="00DC2B02" w:rsidRDefault="00DC2B02" w:rsidP="00DC2B02">
            <w:pPr>
              <w:pStyle w:val="AppendixSubheadings"/>
              <w:rPr>
                <w:b/>
                <w:sz w:val="24"/>
                <w:szCs w:val="24"/>
              </w:rPr>
            </w:pPr>
          </w:p>
        </w:tc>
        <w:tc>
          <w:tcPr>
            <w:tcW w:w="870" w:type="dxa"/>
          </w:tcPr>
          <w:p w14:paraId="0282F051" w14:textId="77777777" w:rsidR="00DC2B02" w:rsidRPr="00DC2B02" w:rsidRDefault="00DC2B02" w:rsidP="00DC2B02">
            <w:pPr>
              <w:pStyle w:val="AppendixSubheadings"/>
              <w:rPr>
                <w:b/>
                <w:sz w:val="24"/>
                <w:szCs w:val="24"/>
              </w:rPr>
            </w:pPr>
          </w:p>
        </w:tc>
        <w:tc>
          <w:tcPr>
            <w:tcW w:w="1225" w:type="dxa"/>
          </w:tcPr>
          <w:p w14:paraId="744A101D" w14:textId="77777777" w:rsidR="00DC2B02" w:rsidRPr="00DC2B02" w:rsidRDefault="00DC2B02" w:rsidP="00DC2B02">
            <w:pPr>
              <w:pStyle w:val="AppendixSubheadings"/>
              <w:rPr>
                <w:b/>
                <w:sz w:val="24"/>
                <w:szCs w:val="24"/>
              </w:rPr>
            </w:pPr>
          </w:p>
        </w:tc>
        <w:tc>
          <w:tcPr>
            <w:tcW w:w="1261" w:type="dxa"/>
          </w:tcPr>
          <w:p w14:paraId="58592DAF" w14:textId="77777777" w:rsidR="00DC2B02" w:rsidRPr="00DC2B02" w:rsidRDefault="00DC2B02" w:rsidP="00DC2B02">
            <w:pPr>
              <w:pStyle w:val="AppendixSubheadings"/>
              <w:rPr>
                <w:b/>
                <w:sz w:val="24"/>
                <w:szCs w:val="24"/>
              </w:rPr>
            </w:pPr>
          </w:p>
        </w:tc>
        <w:tc>
          <w:tcPr>
            <w:tcW w:w="1170" w:type="dxa"/>
          </w:tcPr>
          <w:p w14:paraId="703A7ACC" w14:textId="77777777" w:rsidR="00DC2B02" w:rsidRPr="00DC2B02" w:rsidRDefault="00DC2B02" w:rsidP="00DC2B02">
            <w:pPr>
              <w:pStyle w:val="AppendixSubheadings"/>
              <w:rPr>
                <w:b/>
                <w:sz w:val="24"/>
                <w:szCs w:val="24"/>
              </w:rPr>
            </w:pPr>
          </w:p>
        </w:tc>
      </w:tr>
      <w:tr w:rsidR="00DC2B02" w:rsidRPr="00DC2B02" w14:paraId="37077A50" w14:textId="77777777" w:rsidTr="00524538">
        <w:trPr>
          <w:trHeight w:val="530"/>
        </w:trPr>
        <w:tc>
          <w:tcPr>
            <w:tcW w:w="632" w:type="dxa"/>
          </w:tcPr>
          <w:p w14:paraId="3FA35942" w14:textId="77777777" w:rsidR="00DC2B02" w:rsidRPr="00DC2B02" w:rsidRDefault="00DC2B02" w:rsidP="00DC2B02">
            <w:pPr>
              <w:pStyle w:val="AppendixSubheadings"/>
              <w:rPr>
                <w:b/>
                <w:sz w:val="24"/>
                <w:szCs w:val="24"/>
              </w:rPr>
            </w:pPr>
          </w:p>
        </w:tc>
        <w:tc>
          <w:tcPr>
            <w:tcW w:w="764" w:type="dxa"/>
          </w:tcPr>
          <w:p w14:paraId="78A41057" w14:textId="77777777" w:rsidR="00DC2B02" w:rsidRPr="00DC2B02" w:rsidRDefault="00DC2B02" w:rsidP="00DC2B02">
            <w:pPr>
              <w:pStyle w:val="AppendixSubheadings"/>
              <w:rPr>
                <w:b/>
                <w:sz w:val="24"/>
                <w:szCs w:val="24"/>
              </w:rPr>
            </w:pPr>
          </w:p>
        </w:tc>
        <w:tc>
          <w:tcPr>
            <w:tcW w:w="901" w:type="dxa"/>
          </w:tcPr>
          <w:p w14:paraId="4913D1DD" w14:textId="77777777" w:rsidR="00DC2B02" w:rsidRPr="00DC2B02" w:rsidRDefault="00DC2B02" w:rsidP="00DC2B02">
            <w:pPr>
              <w:pStyle w:val="AppendixSubheadings"/>
              <w:rPr>
                <w:b/>
                <w:sz w:val="24"/>
                <w:szCs w:val="24"/>
              </w:rPr>
            </w:pPr>
          </w:p>
        </w:tc>
        <w:tc>
          <w:tcPr>
            <w:tcW w:w="828" w:type="dxa"/>
          </w:tcPr>
          <w:p w14:paraId="1866F9A8" w14:textId="77777777" w:rsidR="00DC2B02" w:rsidRPr="00DC2B02" w:rsidRDefault="00DC2B02" w:rsidP="00DC2B02">
            <w:pPr>
              <w:pStyle w:val="AppendixSubheadings"/>
              <w:rPr>
                <w:b/>
                <w:sz w:val="24"/>
                <w:szCs w:val="24"/>
              </w:rPr>
            </w:pPr>
          </w:p>
        </w:tc>
        <w:tc>
          <w:tcPr>
            <w:tcW w:w="750" w:type="dxa"/>
          </w:tcPr>
          <w:p w14:paraId="41846ADD" w14:textId="77777777" w:rsidR="00DC2B02" w:rsidRPr="00DC2B02" w:rsidRDefault="00DC2B02" w:rsidP="00DC2B02">
            <w:pPr>
              <w:pStyle w:val="AppendixSubheadings"/>
              <w:rPr>
                <w:b/>
                <w:sz w:val="24"/>
                <w:szCs w:val="24"/>
              </w:rPr>
            </w:pPr>
          </w:p>
        </w:tc>
        <w:tc>
          <w:tcPr>
            <w:tcW w:w="998" w:type="dxa"/>
          </w:tcPr>
          <w:p w14:paraId="1004690B" w14:textId="77777777" w:rsidR="00DC2B02" w:rsidRPr="00DC2B02" w:rsidRDefault="00DC2B02" w:rsidP="00DC2B02">
            <w:pPr>
              <w:pStyle w:val="AppendixSubheadings"/>
              <w:rPr>
                <w:b/>
                <w:sz w:val="24"/>
                <w:szCs w:val="24"/>
              </w:rPr>
            </w:pPr>
          </w:p>
        </w:tc>
        <w:tc>
          <w:tcPr>
            <w:tcW w:w="1160" w:type="dxa"/>
          </w:tcPr>
          <w:p w14:paraId="143E8CC9" w14:textId="77777777" w:rsidR="00DC2B02" w:rsidRPr="00DC2B02" w:rsidRDefault="00DC2B02" w:rsidP="00DC2B02">
            <w:pPr>
              <w:pStyle w:val="AppendixSubheadings"/>
              <w:rPr>
                <w:b/>
                <w:sz w:val="24"/>
                <w:szCs w:val="24"/>
              </w:rPr>
            </w:pPr>
          </w:p>
        </w:tc>
        <w:tc>
          <w:tcPr>
            <w:tcW w:w="1156" w:type="dxa"/>
          </w:tcPr>
          <w:p w14:paraId="3EABC0EE" w14:textId="77777777" w:rsidR="00DC2B02" w:rsidRPr="00DC2B02" w:rsidRDefault="00DC2B02" w:rsidP="00DC2B02">
            <w:pPr>
              <w:pStyle w:val="AppendixSubheadings"/>
              <w:rPr>
                <w:b/>
                <w:sz w:val="24"/>
                <w:szCs w:val="24"/>
              </w:rPr>
            </w:pPr>
          </w:p>
        </w:tc>
        <w:tc>
          <w:tcPr>
            <w:tcW w:w="1028" w:type="dxa"/>
          </w:tcPr>
          <w:p w14:paraId="5E152FFE" w14:textId="77777777" w:rsidR="00DC2B02" w:rsidRPr="00DC2B02" w:rsidRDefault="00DC2B02" w:rsidP="00DC2B02">
            <w:pPr>
              <w:pStyle w:val="AppendixSubheadings"/>
              <w:rPr>
                <w:b/>
                <w:sz w:val="24"/>
                <w:szCs w:val="24"/>
              </w:rPr>
            </w:pPr>
          </w:p>
        </w:tc>
        <w:tc>
          <w:tcPr>
            <w:tcW w:w="914" w:type="dxa"/>
          </w:tcPr>
          <w:p w14:paraId="6DDF12B0" w14:textId="77777777" w:rsidR="00DC2B02" w:rsidRPr="00DC2B02" w:rsidRDefault="00DC2B02" w:rsidP="00DC2B02">
            <w:pPr>
              <w:pStyle w:val="AppendixSubheadings"/>
              <w:rPr>
                <w:b/>
                <w:sz w:val="24"/>
                <w:szCs w:val="24"/>
              </w:rPr>
            </w:pPr>
          </w:p>
        </w:tc>
        <w:tc>
          <w:tcPr>
            <w:tcW w:w="870" w:type="dxa"/>
          </w:tcPr>
          <w:p w14:paraId="21DCEDF7" w14:textId="77777777" w:rsidR="00DC2B02" w:rsidRPr="00DC2B02" w:rsidRDefault="00DC2B02" w:rsidP="00DC2B02">
            <w:pPr>
              <w:pStyle w:val="AppendixSubheadings"/>
              <w:rPr>
                <w:b/>
                <w:sz w:val="24"/>
                <w:szCs w:val="24"/>
              </w:rPr>
            </w:pPr>
          </w:p>
        </w:tc>
        <w:tc>
          <w:tcPr>
            <w:tcW w:w="1225" w:type="dxa"/>
          </w:tcPr>
          <w:p w14:paraId="33A1D24E" w14:textId="77777777" w:rsidR="00DC2B02" w:rsidRPr="00DC2B02" w:rsidRDefault="00DC2B02" w:rsidP="00DC2B02">
            <w:pPr>
              <w:pStyle w:val="AppendixSubheadings"/>
              <w:rPr>
                <w:b/>
                <w:sz w:val="24"/>
                <w:szCs w:val="24"/>
              </w:rPr>
            </w:pPr>
          </w:p>
        </w:tc>
        <w:tc>
          <w:tcPr>
            <w:tcW w:w="1261" w:type="dxa"/>
          </w:tcPr>
          <w:p w14:paraId="620DCF4E" w14:textId="77777777" w:rsidR="00DC2B02" w:rsidRPr="00DC2B02" w:rsidRDefault="00DC2B02" w:rsidP="00DC2B02">
            <w:pPr>
              <w:pStyle w:val="AppendixSubheadings"/>
              <w:rPr>
                <w:b/>
                <w:sz w:val="24"/>
                <w:szCs w:val="24"/>
              </w:rPr>
            </w:pPr>
          </w:p>
        </w:tc>
        <w:tc>
          <w:tcPr>
            <w:tcW w:w="1170" w:type="dxa"/>
          </w:tcPr>
          <w:p w14:paraId="46D6BC6D" w14:textId="77777777" w:rsidR="00DC2B02" w:rsidRPr="00DC2B02" w:rsidRDefault="00DC2B02" w:rsidP="00DC2B02">
            <w:pPr>
              <w:pStyle w:val="AppendixSubheadings"/>
              <w:rPr>
                <w:b/>
                <w:sz w:val="24"/>
                <w:szCs w:val="24"/>
              </w:rPr>
            </w:pPr>
          </w:p>
        </w:tc>
      </w:tr>
      <w:tr w:rsidR="00DC2B02" w:rsidRPr="00DC2B02" w14:paraId="3BC9CCB5" w14:textId="77777777" w:rsidTr="00524538">
        <w:trPr>
          <w:trHeight w:val="628"/>
        </w:trPr>
        <w:tc>
          <w:tcPr>
            <w:tcW w:w="632" w:type="dxa"/>
          </w:tcPr>
          <w:p w14:paraId="34EC2B4D" w14:textId="77777777" w:rsidR="00DC2B02" w:rsidRPr="00DC2B02" w:rsidRDefault="00DC2B02" w:rsidP="00DC2B02">
            <w:pPr>
              <w:pStyle w:val="AppendixSubheadings"/>
              <w:rPr>
                <w:b/>
                <w:sz w:val="24"/>
                <w:szCs w:val="24"/>
              </w:rPr>
            </w:pPr>
          </w:p>
        </w:tc>
        <w:tc>
          <w:tcPr>
            <w:tcW w:w="764" w:type="dxa"/>
          </w:tcPr>
          <w:p w14:paraId="6345F373" w14:textId="77777777" w:rsidR="00DC2B02" w:rsidRPr="00DC2B02" w:rsidRDefault="00DC2B02" w:rsidP="00DC2B02">
            <w:pPr>
              <w:pStyle w:val="AppendixSubheadings"/>
              <w:rPr>
                <w:b/>
                <w:sz w:val="24"/>
                <w:szCs w:val="24"/>
              </w:rPr>
            </w:pPr>
          </w:p>
        </w:tc>
        <w:tc>
          <w:tcPr>
            <w:tcW w:w="901" w:type="dxa"/>
          </w:tcPr>
          <w:p w14:paraId="0D9971C0" w14:textId="77777777" w:rsidR="00DC2B02" w:rsidRPr="00DC2B02" w:rsidRDefault="00DC2B02" w:rsidP="00DC2B02">
            <w:pPr>
              <w:pStyle w:val="AppendixSubheadings"/>
              <w:rPr>
                <w:b/>
                <w:sz w:val="24"/>
                <w:szCs w:val="24"/>
              </w:rPr>
            </w:pPr>
          </w:p>
        </w:tc>
        <w:tc>
          <w:tcPr>
            <w:tcW w:w="828" w:type="dxa"/>
          </w:tcPr>
          <w:p w14:paraId="52AD8699" w14:textId="77777777" w:rsidR="00DC2B02" w:rsidRPr="00DC2B02" w:rsidRDefault="00DC2B02" w:rsidP="00DC2B02">
            <w:pPr>
              <w:pStyle w:val="AppendixSubheadings"/>
              <w:rPr>
                <w:b/>
                <w:sz w:val="24"/>
                <w:szCs w:val="24"/>
              </w:rPr>
            </w:pPr>
          </w:p>
        </w:tc>
        <w:tc>
          <w:tcPr>
            <w:tcW w:w="750" w:type="dxa"/>
          </w:tcPr>
          <w:p w14:paraId="66119018" w14:textId="77777777" w:rsidR="00DC2B02" w:rsidRPr="00DC2B02" w:rsidRDefault="00DC2B02" w:rsidP="00DC2B02">
            <w:pPr>
              <w:pStyle w:val="AppendixSubheadings"/>
              <w:rPr>
                <w:b/>
                <w:sz w:val="24"/>
                <w:szCs w:val="24"/>
              </w:rPr>
            </w:pPr>
          </w:p>
        </w:tc>
        <w:tc>
          <w:tcPr>
            <w:tcW w:w="998" w:type="dxa"/>
          </w:tcPr>
          <w:p w14:paraId="4AD1D3DE" w14:textId="77777777" w:rsidR="00DC2B02" w:rsidRPr="00DC2B02" w:rsidRDefault="00DC2B02" w:rsidP="00DC2B02">
            <w:pPr>
              <w:pStyle w:val="AppendixSubheadings"/>
              <w:rPr>
                <w:b/>
                <w:sz w:val="24"/>
                <w:szCs w:val="24"/>
              </w:rPr>
            </w:pPr>
          </w:p>
        </w:tc>
        <w:tc>
          <w:tcPr>
            <w:tcW w:w="1160" w:type="dxa"/>
          </w:tcPr>
          <w:p w14:paraId="6EB9BBBF" w14:textId="77777777" w:rsidR="00DC2B02" w:rsidRPr="00DC2B02" w:rsidRDefault="00DC2B02" w:rsidP="00DC2B02">
            <w:pPr>
              <w:pStyle w:val="AppendixSubheadings"/>
              <w:rPr>
                <w:b/>
                <w:sz w:val="24"/>
                <w:szCs w:val="24"/>
              </w:rPr>
            </w:pPr>
          </w:p>
        </w:tc>
        <w:tc>
          <w:tcPr>
            <w:tcW w:w="1156" w:type="dxa"/>
          </w:tcPr>
          <w:p w14:paraId="66646EE4" w14:textId="77777777" w:rsidR="00DC2B02" w:rsidRPr="00DC2B02" w:rsidRDefault="00DC2B02" w:rsidP="00DC2B02">
            <w:pPr>
              <w:pStyle w:val="AppendixSubheadings"/>
              <w:rPr>
                <w:b/>
                <w:sz w:val="24"/>
                <w:szCs w:val="24"/>
              </w:rPr>
            </w:pPr>
          </w:p>
        </w:tc>
        <w:tc>
          <w:tcPr>
            <w:tcW w:w="1028" w:type="dxa"/>
          </w:tcPr>
          <w:p w14:paraId="35FF1F3C" w14:textId="77777777" w:rsidR="00DC2B02" w:rsidRPr="00DC2B02" w:rsidRDefault="00DC2B02" w:rsidP="00DC2B02">
            <w:pPr>
              <w:pStyle w:val="AppendixSubheadings"/>
              <w:rPr>
                <w:b/>
                <w:sz w:val="24"/>
                <w:szCs w:val="24"/>
              </w:rPr>
            </w:pPr>
          </w:p>
        </w:tc>
        <w:tc>
          <w:tcPr>
            <w:tcW w:w="914" w:type="dxa"/>
          </w:tcPr>
          <w:p w14:paraId="175E04AF" w14:textId="77777777" w:rsidR="00DC2B02" w:rsidRPr="00DC2B02" w:rsidRDefault="00DC2B02" w:rsidP="00DC2B02">
            <w:pPr>
              <w:pStyle w:val="AppendixSubheadings"/>
              <w:rPr>
                <w:b/>
                <w:sz w:val="24"/>
                <w:szCs w:val="24"/>
              </w:rPr>
            </w:pPr>
          </w:p>
        </w:tc>
        <w:tc>
          <w:tcPr>
            <w:tcW w:w="870" w:type="dxa"/>
          </w:tcPr>
          <w:p w14:paraId="0CE676C8" w14:textId="77777777" w:rsidR="00DC2B02" w:rsidRPr="00DC2B02" w:rsidRDefault="00DC2B02" w:rsidP="00DC2B02">
            <w:pPr>
              <w:pStyle w:val="AppendixSubheadings"/>
              <w:rPr>
                <w:b/>
                <w:sz w:val="24"/>
                <w:szCs w:val="24"/>
              </w:rPr>
            </w:pPr>
          </w:p>
        </w:tc>
        <w:tc>
          <w:tcPr>
            <w:tcW w:w="1225" w:type="dxa"/>
          </w:tcPr>
          <w:p w14:paraId="00679BE5" w14:textId="77777777" w:rsidR="00DC2B02" w:rsidRPr="00DC2B02" w:rsidRDefault="00DC2B02" w:rsidP="00DC2B02">
            <w:pPr>
              <w:pStyle w:val="AppendixSubheadings"/>
              <w:rPr>
                <w:b/>
                <w:sz w:val="24"/>
                <w:szCs w:val="24"/>
              </w:rPr>
            </w:pPr>
          </w:p>
        </w:tc>
        <w:tc>
          <w:tcPr>
            <w:tcW w:w="1261" w:type="dxa"/>
          </w:tcPr>
          <w:p w14:paraId="21D44D60" w14:textId="77777777" w:rsidR="00DC2B02" w:rsidRPr="00DC2B02" w:rsidRDefault="00DC2B02" w:rsidP="00DC2B02">
            <w:pPr>
              <w:pStyle w:val="AppendixSubheadings"/>
              <w:rPr>
                <w:b/>
                <w:sz w:val="24"/>
                <w:szCs w:val="24"/>
              </w:rPr>
            </w:pPr>
          </w:p>
        </w:tc>
        <w:tc>
          <w:tcPr>
            <w:tcW w:w="1170" w:type="dxa"/>
          </w:tcPr>
          <w:p w14:paraId="68A923A8" w14:textId="77777777" w:rsidR="00DC2B02" w:rsidRPr="00DC2B02" w:rsidRDefault="00DC2B02" w:rsidP="00DC2B02">
            <w:pPr>
              <w:pStyle w:val="AppendixSubheadings"/>
              <w:rPr>
                <w:b/>
                <w:sz w:val="24"/>
                <w:szCs w:val="24"/>
              </w:rPr>
            </w:pPr>
          </w:p>
        </w:tc>
      </w:tr>
    </w:tbl>
    <w:p w14:paraId="47BF0C14" w14:textId="77777777" w:rsidR="00DC2B02" w:rsidRPr="00DC2B02" w:rsidRDefault="00DC2B02" w:rsidP="00DC2B02">
      <w:pPr>
        <w:pStyle w:val="AppendixSubheadings"/>
        <w:rPr>
          <w:b/>
          <w:sz w:val="24"/>
          <w:szCs w:val="24"/>
        </w:rPr>
      </w:pPr>
    </w:p>
    <w:p w14:paraId="073F2A52" w14:textId="6484D86E" w:rsidR="00DC2B02" w:rsidRPr="00DC2B02" w:rsidRDefault="00DC2B02" w:rsidP="00DC2B02">
      <w:pPr>
        <w:pStyle w:val="AppendixSubheadings"/>
        <w:rPr>
          <w:sz w:val="20"/>
          <w:szCs w:val="20"/>
        </w:rPr>
      </w:pPr>
      <w:r w:rsidRPr="00DC2B02">
        <w:rPr>
          <w:sz w:val="24"/>
          <w:szCs w:val="24"/>
        </w:rPr>
        <w:t>Take all samples upstream from your position in the river</w:t>
      </w:r>
      <w:r w:rsidRPr="00DC2B02">
        <w:rPr>
          <w:sz w:val="24"/>
          <w:szCs w:val="24"/>
        </w:rPr>
        <w:tab/>
      </w:r>
      <w:r>
        <w:rPr>
          <w:sz w:val="24"/>
          <w:szCs w:val="24"/>
        </w:rPr>
        <w:tab/>
      </w:r>
      <w:r>
        <w:rPr>
          <w:sz w:val="24"/>
          <w:szCs w:val="24"/>
        </w:rPr>
        <w:tab/>
      </w:r>
      <w:r w:rsidRPr="00DC2B02">
        <w:rPr>
          <w:sz w:val="20"/>
          <w:szCs w:val="20"/>
        </w:rPr>
        <w:t>sunny</w:t>
      </w:r>
      <w:r w:rsidRPr="00DC2B02">
        <w:rPr>
          <w:sz w:val="20"/>
          <w:szCs w:val="20"/>
        </w:rPr>
        <w:tab/>
      </w:r>
      <w:r w:rsidRPr="00DC2B02">
        <w:rPr>
          <w:sz w:val="20"/>
          <w:szCs w:val="20"/>
        </w:rPr>
        <w:tab/>
        <w:t>low</w:t>
      </w:r>
      <w:r w:rsidRPr="00DC2B02">
        <w:rPr>
          <w:sz w:val="20"/>
          <w:szCs w:val="20"/>
        </w:rPr>
        <w:tab/>
        <w:t>yes</w:t>
      </w:r>
    </w:p>
    <w:p w14:paraId="59D19B39" w14:textId="77777777" w:rsidR="00DC2B02" w:rsidRPr="00DC2B02" w:rsidRDefault="00DC2B02" w:rsidP="00DC2B02">
      <w:pPr>
        <w:pStyle w:val="AppendixSubheadings"/>
        <w:ind w:left="6480" w:firstLine="720"/>
        <w:rPr>
          <w:sz w:val="20"/>
          <w:szCs w:val="20"/>
        </w:rPr>
      </w:pPr>
      <w:r w:rsidRPr="00DC2B02">
        <w:rPr>
          <w:sz w:val="20"/>
          <w:szCs w:val="20"/>
        </w:rPr>
        <w:t>rainy</w:t>
      </w:r>
      <w:r w:rsidRPr="00DC2B02">
        <w:rPr>
          <w:sz w:val="20"/>
          <w:szCs w:val="20"/>
        </w:rPr>
        <w:tab/>
      </w:r>
      <w:r w:rsidRPr="00DC2B02">
        <w:rPr>
          <w:sz w:val="20"/>
          <w:szCs w:val="20"/>
        </w:rPr>
        <w:tab/>
        <w:t>med</w:t>
      </w:r>
      <w:r w:rsidRPr="00DC2B02">
        <w:rPr>
          <w:sz w:val="20"/>
          <w:szCs w:val="20"/>
        </w:rPr>
        <w:tab/>
        <w:t xml:space="preserve"> no </w:t>
      </w:r>
    </w:p>
    <w:p w14:paraId="4F339DD1" w14:textId="5BCAFFDB" w:rsidR="00DC2B02" w:rsidRDefault="00DC2B02" w:rsidP="00DC2B02">
      <w:pPr>
        <w:pStyle w:val="AppendixSubheadings"/>
        <w:ind w:left="6480" w:firstLine="720"/>
        <w:rPr>
          <w:sz w:val="20"/>
          <w:szCs w:val="20"/>
        </w:rPr>
      </w:pPr>
      <w:r w:rsidRPr="00DC2B02">
        <w:rPr>
          <w:sz w:val="20"/>
          <w:szCs w:val="20"/>
        </w:rPr>
        <w:t>cloudy</w:t>
      </w:r>
      <w:r w:rsidRPr="00DC2B02">
        <w:rPr>
          <w:sz w:val="20"/>
          <w:szCs w:val="20"/>
        </w:rPr>
        <w:tab/>
      </w:r>
      <w:r w:rsidRPr="00DC2B02">
        <w:rPr>
          <w:sz w:val="20"/>
          <w:szCs w:val="20"/>
        </w:rPr>
        <w:tab/>
        <w:t>high</w:t>
      </w:r>
    </w:p>
    <w:p w14:paraId="15C65B23" w14:textId="77777777" w:rsidR="00DC2B02" w:rsidRPr="00DC2B02" w:rsidRDefault="00DC2B02" w:rsidP="00DC2B02">
      <w:pPr>
        <w:pStyle w:val="AppendixSubheadings"/>
        <w:ind w:left="6480" w:firstLine="720"/>
        <w:rPr>
          <w:sz w:val="20"/>
          <w:szCs w:val="20"/>
        </w:rPr>
      </w:pPr>
    </w:p>
    <w:p w14:paraId="0A3A3FEF" w14:textId="02801683" w:rsidR="00DC2B02" w:rsidRPr="00DC2B02" w:rsidRDefault="00DC2B02" w:rsidP="00DC2B02">
      <w:pPr>
        <w:pStyle w:val="AppendixSubheadings"/>
        <w:rPr>
          <w:sz w:val="24"/>
          <w:szCs w:val="24"/>
        </w:rPr>
      </w:pPr>
      <w:r w:rsidRPr="00DC2B02">
        <w:rPr>
          <w:sz w:val="24"/>
          <w:szCs w:val="24"/>
        </w:rPr>
        <w:t>YSI: Handheld Thermometer Serial Number</w:t>
      </w:r>
      <w:r w:rsidRPr="00DC2B02">
        <w:rPr>
          <w:sz w:val="24"/>
          <w:szCs w:val="24"/>
          <w:u w:val="single"/>
        </w:rPr>
        <w:t xml:space="preserve"> </w:t>
      </w:r>
      <w:r w:rsidRPr="00DC2B02">
        <w:rPr>
          <w:sz w:val="24"/>
          <w:szCs w:val="24"/>
          <w:u w:val="single"/>
        </w:rPr>
        <w:tab/>
      </w:r>
      <w:r>
        <w:rPr>
          <w:sz w:val="24"/>
          <w:szCs w:val="24"/>
          <w:u w:val="single"/>
        </w:rPr>
        <w:t>___________________________________________</w:t>
      </w:r>
    </w:p>
    <w:p w14:paraId="77B3619A" w14:textId="77777777" w:rsidR="00DC2B02" w:rsidRPr="00DC2B02" w:rsidRDefault="00DC2B02" w:rsidP="00DC2B02">
      <w:pPr>
        <w:pStyle w:val="AppendixSubheadings"/>
        <w:rPr>
          <w:sz w:val="24"/>
          <w:szCs w:val="24"/>
        </w:rPr>
      </w:pPr>
    </w:p>
    <w:p w14:paraId="37B45079" w14:textId="773B050E" w:rsidR="00DC2B02" w:rsidRPr="00DC2B02" w:rsidRDefault="00DC2B02" w:rsidP="00DC2B02">
      <w:pPr>
        <w:pStyle w:val="AppendixSubheadings"/>
        <w:rPr>
          <w:sz w:val="24"/>
          <w:szCs w:val="24"/>
        </w:rPr>
      </w:pPr>
      <w:r w:rsidRPr="00DC2B02">
        <w:rPr>
          <w:sz w:val="24"/>
          <w:szCs w:val="24"/>
        </w:rPr>
        <w:t>Team Members:</w:t>
      </w:r>
      <w:r w:rsidRPr="00DC2B02">
        <w:rPr>
          <w:sz w:val="24"/>
          <w:szCs w:val="24"/>
          <w:u w:val="single"/>
        </w:rPr>
        <w:t xml:space="preserve"> </w:t>
      </w:r>
      <w:r w:rsidRPr="00DC2B02">
        <w:rPr>
          <w:sz w:val="24"/>
          <w:szCs w:val="24"/>
          <w:u w:val="single"/>
        </w:rPr>
        <w:tab/>
      </w:r>
      <w:r>
        <w:rPr>
          <w:sz w:val="24"/>
          <w:szCs w:val="24"/>
          <w:u w:val="single"/>
        </w:rPr>
        <w:t>__________________________________________________________________________________________</w:t>
      </w:r>
    </w:p>
    <w:p w14:paraId="1B8011CB" w14:textId="77777777" w:rsidR="00DC2B02" w:rsidRPr="00DC2B02" w:rsidRDefault="00DC2B02" w:rsidP="00DC2B02">
      <w:pPr>
        <w:pStyle w:val="AppendixSubheadings"/>
        <w:rPr>
          <w:sz w:val="24"/>
          <w:szCs w:val="24"/>
        </w:rPr>
      </w:pPr>
    </w:p>
    <w:p w14:paraId="1B375870" w14:textId="46351537" w:rsidR="00DC2B02" w:rsidRPr="00DC2B02" w:rsidRDefault="00DC2B02" w:rsidP="00DC2B02">
      <w:pPr>
        <w:pStyle w:val="AppendixSubheadings"/>
        <w:rPr>
          <w:sz w:val="24"/>
          <w:szCs w:val="24"/>
        </w:rPr>
      </w:pPr>
      <w:r w:rsidRPr="00DC2B02">
        <w:rPr>
          <w:sz w:val="24"/>
          <w:szCs w:val="24"/>
        </w:rPr>
        <w:t>Samples Submitted 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3548834D" w14:textId="77777777" w:rsidR="00DC2B02" w:rsidRPr="00DC2B02" w:rsidRDefault="00DC2B02" w:rsidP="00DC2B02">
      <w:pPr>
        <w:pStyle w:val="AppendixSubheadings"/>
        <w:rPr>
          <w:sz w:val="24"/>
          <w:szCs w:val="24"/>
        </w:rPr>
      </w:pPr>
    </w:p>
    <w:p w14:paraId="2A6051C4" w14:textId="7D300065" w:rsidR="00DC2B02" w:rsidRPr="00DC2B02" w:rsidRDefault="00DC2B02" w:rsidP="00DC2B02">
      <w:pPr>
        <w:pStyle w:val="AppendixSubheadings"/>
        <w:rPr>
          <w:sz w:val="24"/>
          <w:szCs w:val="24"/>
        </w:rPr>
      </w:pPr>
      <w:r w:rsidRPr="00DC2B02">
        <w:rPr>
          <w:sz w:val="24"/>
          <w:szCs w:val="24"/>
        </w:rPr>
        <w:t xml:space="preserve">Samples </w:t>
      </w:r>
      <w:r>
        <w:rPr>
          <w:sz w:val="24"/>
          <w:szCs w:val="24"/>
        </w:rPr>
        <w:t xml:space="preserve">Received </w:t>
      </w:r>
      <w:r w:rsidRPr="00DC2B02">
        <w:rPr>
          <w:sz w:val="24"/>
          <w:szCs w:val="24"/>
        </w:rPr>
        <w:t>By:</w:t>
      </w:r>
      <w:r w:rsidRPr="00DC2B02">
        <w:rPr>
          <w:sz w:val="24"/>
          <w:szCs w:val="24"/>
          <w:u w:val="single"/>
        </w:rPr>
        <w:t xml:space="preserve"> </w:t>
      </w:r>
      <w:r w:rsidRPr="00DC2B02">
        <w:rPr>
          <w:sz w:val="24"/>
          <w:szCs w:val="24"/>
          <w:u w:val="single"/>
        </w:rPr>
        <w:tab/>
      </w:r>
      <w:r>
        <w:rPr>
          <w:sz w:val="24"/>
          <w:szCs w:val="24"/>
          <w:u w:val="single"/>
        </w:rPr>
        <w:t>________________</w:t>
      </w:r>
      <w:r w:rsidRPr="00DC2B02">
        <w:rPr>
          <w:sz w:val="24"/>
          <w:szCs w:val="24"/>
        </w:rPr>
        <w:t>Date:</w:t>
      </w:r>
      <w:r w:rsidRPr="00DC2B02">
        <w:rPr>
          <w:sz w:val="24"/>
          <w:szCs w:val="24"/>
          <w:u w:val="single"/>
        </w:rPr>
        <w:t xml:space="preserve"> </w:t>
      </w:r>
      <w:r w:rsidRPr="00DC2B02">
        <w:rPr>
          <w:sz w:val="24"/>
          <w:szCs w:val="24"/>
          <w:u w:val="single"/>
        </w:rPr>
        <w:tab/>
      </w:r>
      <w:r>
        <w:rPr>
          <w:sz w:val="24"/>
          <w:szCs w:val="24"/>
          <w:u w:val="single"/>
        </w:rPr>
        <w:t>_____________________________</w:t>
      </w:r>
      <w:r w:rsidRPr="00DC2B02">
        <w:rPr>
          <w:sz w:val="24"/>
          <w:szCs w:val="24"/>
        </w:rPr>
        <w:t>Time:</w:t>
      </w:r>
      <w:r w:rsidRPr="00DC2B02">
        <w:rPr>
          <w:sz w:val="24"/>
          <w:szCs w:val="24"/>
          <w:u w:val="single"/>
        </w:rPr>
        <w:t xml:space="preserve"> </w:t>
      </w:r>
      <w:r w:rsidRPr="00DC2B02">
        <w:rPr>
          <w:sz w:val="24"/>
          <w:szCs w:val="24"/>
          <w:u w:val="single"/>
        </w:rPr>
        <w:tab/>
      </w:r>
      <w:r>
        <w:rPr>
          <w:sz w:val="24"/>
          <w:szCs w:val="24"/>
          <w:u w:val="single"/>
        </w:rPr>
        <w:t>________________________</w:t>
      </w:r>
    </w:p>
    <w:p w14:paraId="25056A48" w14:textId="77777777" w:rsidR="00DC2B02" w:rsidRDefault="00DC2B02" w:rsidP="00DC2B02">
      <w:pPr>
        <w:pStyle w:val="AppendixSubheadings"/>
        <w:rPr>
          <w:sz w:val="24"/>
          <w:szCs w:val="24"/>
        </w:rPr>
      </w:pPr>
    </w:p>
    <w:p w14:paraId="4C2D9961" w14:textId="445C53BE" w:rsidR="00DC2B02" w:rsidRPr="00DC2B02" w:rsidRDefault="00DC2B02" w:rsidP="00DC2B02">
      <w:pPr>
        <w:pStyle w:val="AppendixSubheadings"/>
        <w:rPr>
          <w:sz w:val="20"/>
          <w:szCs w:val="20"/>
        </w:rPr>
      </w:pPr>
      <w:r w:rsidRPr="00DC2B02">
        <w:rPr>
          <w:sz w:val="20"/>
          <w:szCs w:val="20"/>
        </w:rPr>
        <w:t>Notes: On sampling day measure water temperature with YSI digital thermometer.</w:t>
      </w:r>
    </w:p>
    <w:p w14:paraId="6B338834" w14:textId="77777777" w:rsidR="00F5489C" w:rsidRDefault="00DC2B02" w:rsidP="00DC2B02">
      <w:pPr>
        <w:pStyle w:val="AppendixSubheadings"/>
        <w:rPr>
          <w:sz w:val="20"/>
          <w:szCs w:val="20"/>
        </w:rPr>
      </w:pPr>
      <w:r w:rsidRPr="00DC2B02">
        <w:rPr>
          <w:sz w:val="20"/>
          <w:szCs w:val="20"/>
        </w:rPr>
        <w:t>Turn in samples at drop-off point as notified by project coordinator.</w:t>
      </w:r>
    </w:p>
    <w:p w14:paraId="3C048715" w14:textId="50013E40" w:rsidR="00B61701" w:rsidRDefault="00DC2B02" w:rsidP="00F5489C">
      <w:pPr>
        <w:pStyle w:val="AppendixSubheadings"/>
        <w:rPr>
          <w:sz w:val="20"/>
          <w:szCs w:val="20"/>
        </w:rPr>
      </w:pPr>
      <w:r w:rsidRPr="00DC2B02">
        <w:rPr>
          <w:sz w:val="20"/>
          <w:szCs w:val="20"/>
        </w:rPr>
        <w:t>River Mile is the location on the main stem of the Kenai River or where the tributary enters the Kenai Rive</w:t>
      </w:r>
      <w:r w:rsidR="00F5489C">
        <w:rPr>
          <w:sz w:val="20"/>
          <w:szCs w:val="20"/>
        </w:rPr>
        <w:t>r</w:t>
      </w:r>
    </w:p>
    <w:p w14:paraId="5ABDF61D" w14:textId="4497A0B5" w:rsidR="00F5489C" w:rsidRDefault="00F5489C" w:rsidP="00F5489C">
      <w:pPr>
        <w:pStyle w:val="AppendixSubheadings"/>
        <w:rPr>
          <w:sz w:val="20"/>
          <w:szCs w:val="20"/>
        </w:rPr>
      </w:pPr>
    </w:p>
    <w:p w14:paraId="708D21D2" w14:textId="474D7E6E" w:rsidR="00F5489C" w:rsidRDefault="00F5489C" w:rsidP="00F5489C">
      <w:pPr>
        <w:spacing w:before="90"/>
        <w:ind w:left="1589"/>
        <w:rPr>
          <w:b/>
          <w:sz w:val="24"/>
        </w:rPr>
      </w:pPr>
      <w:r>
        <w:rPr>
          <w:b/>
          <w:sz w:val="24"/>
          <w:u w:val="thick"/>
        </w:rPr>
        <w:t xml:space="preserve">Kenai River Watershed Water Quality Monitoring, SGS Chain of Custody Form KWF-WQ </w:t>
      </w:r>
      <w:commentRangeStart w:id="263"/>
      <w:r>
        <w:rPr>
          <w:b/>
          <w:sz w:val="24"/>
          <w:u w:val="thick"/>
        </w:rPr>
        <w:t xml:space="preserve">Form </w:t>
      </w:r>
      <w:r w:rsidRPr="00F5489C">
        <w:rPr>
          <w:b/>
          <w:sz w:val="24"/>
          <w:highlight w:val="yellow"/>
          <w:u w:val="thick"/>
        </w:rPr>
        <w:t>6.3</w:t>
      </w:r>
      <w:commentRangeEnd w:id="263"/>
      <w:r>
        <w:rPr>
          <w:rStyle w:val="CommentReference"/>
        </w:rPr>
        <w:commentReference w:id="263"/>
      </w:r>
    </w:p>
    <w:p w14:paraId="715758CB" w14:textId="77777777" w:rsidR="00F5489C" w:rsidRDefault="00F5489C" w:rsidP="00F5489C">
      <w:pPr>
        <w:pStyle w:val="BodyText"/>
        <w:rPr>
          <w:b/>
          <w:sz w:val="20"/>
        </w:rPr>
      </w:pPr>
    </w:p>
    <w:p w14:paraId="07FD285C" w14:textId="3EF645FA" w:rsidR="00F5489C" w:rsidRDefault="00F5489C" w:rsidP="00F5489C">
      <w:pPr>
        <w:pStyle w:val="AppendixSubheadings"/>
        <w:rPr>
          <w:sz w:val="20"/>
          <w:szCs w:val="20"/>
        </w:rPr>
      </w:pPr>
      <w:r>
        <w:rPr>
          <w:noProof/>
        </w:rPr>
        <w:drawing>
          <wp:anchor distT="0" distB="0" distL="0" distR="0" simplePos="0" relativeHeight="251686912" behindDoc="0" locked="0" layoutInCell="1" allowOverlap="1" wp14:anchorId="08E766C2" wp14:editId="305DD946">
            <wp:simplePos x="0" y="0"/>
            <wp:positionH relativeFrom="page">
              <wp:posOffset>914400</wp:posOffset>
            </wp:positionH>
            <wp:positionV relativeFrom="paragraph">
              <wp:posOffset>204962</wp:posOffset>
            </wp:positionV>
            <wp:extent cx="7487831" cy="4776882"/>
            <wp:effectExtent l="0" t="0" r="0" b="0"/>
            <wp:wrapTopAndBottom/>
            <wp:docPr id="1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48" cstate="print"/>
                    <a:stretch>
                      <a:fillRect/>
                    </a:stretch>
                  </pic:blipFill>
                  <pic:spPr>
                    <a:xfrm>
                      <a:off x="0" y="0"/>
                      <a:ext cx="7487831" cy="4776882"/>
                    </a:xfrm>
                    <a:prstGeom prst="rect">
                      <a:avLst/>
                    </a:prstGeom>
                  </pic:spPr>
                </pic:pic>
              </a:graphicData>
            </a:graphic>
          </wp:anchor>
        </w:drawing>
      </w:r>
    </w:p>
    <w:p w14:paraId="668414E7" w14:textId="77777777" w:rsidR="00F5489C" w:rsidRDefault="00F5489C" w:rsidP="00F5489C">
      <w:pPr>
        <w:pStyle w:val="AppendixSubheadings"/>
      </w:pPr>
    </w:p>
    <w:p w14:paraId="125D150F" w14:textId="77777777" w:rsidR="00EB4E69" w:rsidRDefault="00EB4E69" w:rsidP="00F5489C">
      <w:pPr>
        <w:pStyle w:val="AppendixSubheadings"/>
      </w:pPr>
    </w:p>
    <w:p w14:paraId="750CC92F" w14:textId="77777777" w:rsidR="00EB4E69" w:rsidRDefault="00EB4E69" w:rsidP="00F5489C">
      <w:pPr>
        <w:pStyle w:val="AppendixSubheadings"/>
      </w:pPr>
    </w:p>
    <w:p w14:paraId="356B33D7" w14:textId="77777777" w:rsidR="00EB4E69" w:rsidRDefault="00EB4E69" w:rsidP="00F5489C">
      <w:pPr>
        <w:pStyle w:val="AppendixSubheadings"/>
      </w:pPr>
    </w:p>
    <w:p w14:paraId="4BC34649" w14:textId="77777777" w:rsidR="00EB4E69" w:rsidRDefault="00EB4E69" w:rsidP="00F5489C">
      <w:pPr>
        <w:pStyle w:val="AppendixSubheadings"/>
      </w:pPr>
    </w:p>
    <w:p w14:paraId="72556DF4" w14:textId="77777777" w:rsidR="00EB4E69" w:rsidRDefault="00EB4E69" w:rsidP="00F5489C">
      <w:pPr>
        <w:pStyle w:val="AppendixSubheadings"/>
      </w:pPr>
      <w:r>
        <w:t xml:space="preserve">Here: </w:t>
      </w:r>
    </w:p>
    <w:p w14:paraId="2CF93456" w14:textId="77777777" w:rsidR="00EB4E69" w:rsidRDefault="00EB4E69" w:rsidP="00EB4E69">
      <w:pPr>
        <w:pStyle w:val="AppendixSubheadings"/>
        <w:numPr>
          <w:ilvl w:val="4"/>
          <w:numId w:val="37"/>
        </w:numPr>
      </w:pPr>
      <w:proofErr w:type="spellStart"/>
      <w:r>
        <w:t>CoC</w:t>
      </w:r>
      <w:proofErr w:type="spellEnd"/>
      <w:r>
        <w:t xml:space="preserve"> for </w:t>
      </w:r>
      <w:proofErr w:type="spellStart"/>
      <w:r>
        <w:t>taurianen</w:t>
      </w:r>
      <w:proofErr w:type="spellEnd"/>
    </w:p>
    <w:p w14:paraId="36241258" w14:textId="2497CD3E" w:rsidR="00EB4E69" w:rsidRDefault="00EB4E69" w:rsidP="00EB4E69">
      <w:pPr>
        <w:pStyle w:val="AppendixSubheadings"/>
        <w:numPr>
          <w:ilvl w:val="1"/>
          <w:numId w:val="37"/>
        </w:numPr>
        <w:sectPr w:rsidR="00EB4E69" w:rsidSect="009D2B50">
          <w:pgSz w:w="15840" w:h="12240" w:orient="landscape"/>
          <w:pgMar w:top="1440" w:right="1440" w:bottom="1440" w:left="1440" w:header="720" w:footer="720" w:gutter="0"/>
          <w:cols w:space="720"/>
          <w:docGrid w:linePitch="360"/>
        </w:sectPr>
      </w:pPr>
      <w:r>
        <w:t>COC for SWWTP</w:t>
      </w:r>
    </w:p>
    <w:p w14:paraId="7F635660" w14:textId="4B2A7054" w:rsidR="00B61701" w:rsidRDefault="00B61701" w:rsidP="00F5489C">
      <w:pPr>
        <w:pStyle w:val="Heading2"/>
        <w:ind w:left="0"/>
      </w:pPr>
    </w:p>
    <w:p w14:paraId="6C2A7F66" w14:textId="77777777" w:rsidR="00F5489C" w:rsidRPr="00F5489C" w:rsidRDefault="00F5489C" w:rsidP="00F5489C">
      <w:pPr>
        <w:pStyle w:val="AppendixSubheadings"/>
        <w:jc w:val="center"/>
        <w:rPr>
          <w:b/>
          <w:sz w:val="24"/>
          <w:szCs w:val="24"/>
        </w:rPr>
      </w:pPr>
      <w:bookmarkStart w:id="264" w:name="_Hlk117091594"/>
      <w:r w:rsidRPr="00F5489C">
        <w:rPr>
          <w:b/>
          <w:sz w:val="24"/>
          <w:szCs w:val="24"/>
        </w:rPr>
        <w:t>Appendix D</w:t>
      </w:r>
    </w:p>
    <w:p w14:paraId="356668A9" w14:textId="02611787" w:rsidR="00F5489C" w:rsidRPr="00F5489C" w:rsidRDefault="00F5489C" w:rsidP="00F5489C">
      <w:pPr>
        <w:pStyle w:val="AppendixSubheadings"/>
        <w:jc w:val="center"/>
        <w:rPr>
          <w:b/>
          <w:sz w:val="24"/>
          <w:szCs w:val="24"/>
        </w:rPr>
      </w:pPr>
      <w:r w:rsidRPr="00F5489C">
        <w:rPr>
          <w:b/>
          <w:sz w:val="24"/>
          <w:szCs w:val="24"/>
        </w:rPr>
        <w:t>A</w:t>
      </w:r>
      <w:r>
        <w:rPr>
          <w:b/>
          <w:sz w:val="24"/>
          <w:szCs w:val="24"/>
        </w:rPr>
        <w:t>gency</w:t>
      </w:r>
      <w:r w:rsidRPr="00F5489C">
        <w:rPr>
          <w:b/>
          <w:sz w:val="24"/>
          <w:szCs w:val="24"/>
        </w:rPr>
        <w:t xml:space="preserve"> B</w:t>
      </w:r>
      <w:r>
        <w:rPr>
          <w:b/>
          <w:sz w:val="24"/>
          <w:szCs w:val="24"/>
        </w:rPr>
        <w:t>aseline</w:t>
      </w:r>
      <w:r w:rsidRPr="00F5489C">
        <w:rPr>
          <w:b/>
          <w:sz w:val="24"/>
          <w:szCs w:val="24"/>
        </w:rPr>
        <w:t xml:space="preserve"> L</w:t>
      </w:r>
      <w:r>
        <w:rPr>
          <w:b/>
          <w:sz w:val="24"/>
          <w:szCs w:val="24"/>
        </w:rPr>
        <w:t>ab</w:t>
      </w:r>
      <w:r w:rsidRPr="00F5489C">
        <w:rPr>
          <w:b/>
          <w:sz w:val="24"/>
          <w:szCs w:val="24"/>
        </w:rPr>
        <w:t xml:space="preserve"> T</w:t>
      </w:r>
      <w:r>
        <w:rPr>
          <w:b/>
          <w:sz w:val="24"/>
          <w:szCs w:val="24"/>
        </w:rPr>
        <w:t>est</w:t>
      </w:r>
      <w:r w:rsidRPr="00F5489C">
        <w:rPr>
          <w:b/>
          <w:sz w:val="24"/>
          <w:szCs w:val="24"/>
        </w:rPr>
        <w:t xml:space="preserve"> R</w:t>
      </w:r>
      <w:r>
        <w:rPr>
          <w:b/>
          <w:sz w:val="24"/>
          <w:szCs w:val="24"/>
        </w:rPr>
        <w:t>esults</w:t>
      </w:r>
      <w:r w:rsidRPr="00F5489C">
        <w:rPr>
          <w:b/>
          <w:sz w:val="24"/>
          <w:szCs w:val="24"/>
        </w:rPr>
        <w:t xml:space="preserve"> (KWF: WQ FORM 4)</w:t>
      </w:r>
    </w:p>
    <w:p w14:paraId="34C9F7EF" w14:textId="77777777" w:rsidR="00F5489C" w:rsidRDefault="00F5489C" w:rsidP="00F5489C">
      <w:pPr>
        <w:pStyle w:val="BodyText"/>
        <w:spacing w:before="10"/>
        <w:rPr>
          <w:b/>
          <w:sz w:val="19"/>
        </w:rPr>
      </w:pPr>
    </w:p>
    <w:p w14:paraId="43394BD0" w14:textId="77777777" w:rsidR="00F5489C" w:rsidRDefault="00F5489C" w:rsidP="00F5489C">
      <w:pPr>
        <w:tabs>
          <w:tab w:val="left" w:pos="5590"/>
        </w:tabs>
        <w:ind w:right="377"/>
        <w:jc w:val="center"/>
        <w:rPr>
          <w:sz w:val="20"/>
        </w:rPr>
      </w:pPr>
      <w:r>
        <w:rPr>
          <w:sz w:val="20"/>
        </w:rPr>
        <w:t>DATE:</w:t>
      </w:r>
      <w:r>
        <w:rPr>
          <w:sz w:val="20"/>
          <w:u w:val="single"/>
        </w:rPr>
        <w:t xml:space="preserve"> </w:t>
      </w:r>
      <w:r>
        <w:rPr>
          <w:sz w:val="20"/>
          <w:u w:val="single"/>
        </w:rPr>
        <w:tab/>
      </w:r>
    </w:p>
    <w:p w14:paraId="081E490D" w14:textId="77777777" w:rsidR="00F5489C" w:rsidRDefault="00F5489C" w:rsidP="00F5489C">
      <w:pPr>
        <w:pStyle w:val="BodyText"/>
        <w:spacing w:before="3"/>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1980"/>
        <w:gridCol w:w="1530"/>
        <w:gridCol w:w="1530"/>
        <w:gridCol w:w="900"/>
        <w:gridCol w:w="1350"/>
        <w:gridCol w:w="1260"/>
        <w:gridCol w:w="1260"/>
      </w:tblGrid>
      <w:tr w:rsidR="00F5489C" w14:paraId="7971282F" w14:textId="77777777" w:rsidTr="00524538">
        <w:trPr>
          <w:trHeight w:val="459"/>
        </w:trPr>
        <w:tc>
          <w:tcPr>
            <w:tcW w:w="810" w:type="dxa"/>
          </w:tcPr>
          <w:p w14:paraId="0CE52D13" w14:textId="77777777" w:rsidR="00F5489C" w:rsidRDefault="00F5489C" w:rsidP="00524538">
            <w:pPr>
              <w:pStyle w:val="TableParagraph"/>
              <w:spacing w:before="2" w:line="230" w:lineRule="exact"/>
              <w:ind w:left="107" w:right="195"/>
              <w:rPr>
                <w:b/>
                <w:sz w:val="20"/>
              </w:rPr>
            </w:pPr>
            <w:r>
              <w:rPr>
                <w:b/>
                <w:sz w:val="20"/>
              </w:rPr>
              <w:t>River Mile</w:t>
            </w:r>
          </w:p>
        </w:tc>
        <w:tc>
          <w:tcPr>
            <w:tcW w:w="1980" w:type="dxa"/>
          </w:tcPr>
          <w:p w14:paraId="4EFEF1F7" w14:textId="77777777" w:rsidR="00F5489C" w:rsidRDefault="00F5489C" w:rsidP="00524538">
            <w:pPr>
              <w:pStyle w:val="TableParagraph"/>
              <w:spacing w:line="229" w:lineRule="exact"/>
              <w:ind w:left="107"/>
              <w:rPr>
                <w:b/>
                <w:sz w:val="20"/>
              </w:rPr>
            </w:pPr>
            <w:r>
              <w:rPr>
                <w:b/>
                <w:sz w:val="20"/>
              </w:rPr>
              <w:t>Location</w:t>
            </w:r>
          </w:p>
        </w:tc>
        <w:tc>
          <w:tcPr>
            <w:tcW w:w="1530" w:type="dxa"/>
          </w:tcPr>
          <w:p w14:paraId="2595762F" w14:textId="77777777" w:rsidR="00F5489C" w:rsidRDefault="00F5489C" w:rsidP="00524538">
            <w:pPr>
              <w:pStyle w:val="TableParagraph"/>
              <w:spacing w:line="229" w:lineRule="exact"/>
              <w:ind w:left="107"/>
              <w:rPr>
                <w:b/>
                <w:sz w:val="20"/>
              </w:rPr>
            </w:pPr>
            <w:r>
              <w:rPr>
                <w:b/>
                <w:sz w:val="20"/>
              </w:rPr>
              <w:t>Temperature</w:t>
            </w:r>
          </w:p>
        </w:tc>
        <w:tc>
          <w:tcPr>
            <w:tcW w:w="1530" w:type="dxa"/>
          </w:tcPr>
          <w:p w14:paraId="71E3C0AA" w14:textId="77777777" w:rsidR="00F5489C" w:rsidRDefault="00F5489C" w:rsidP="00524538">
            <w:pPr>
              <w:pStyle w:val="TableParagraph"/>
              <w:spacing w:before="2" w:line="230" w:lineRule="exact"/>
              <w:ind w:left="107" w:right="281"/>
              <w:rPr>
                <w:b/>
                <w:sz w:val="20"/>
              </w:rPr>
            </w:pPr>
            <w:r>
              <w:rPr>
                <w:b/>
                <w:sz w:val="20"/>
              </w:rPr>
              <w:t>Conductivity us/cm</w:t>
            </w:r>
          </w:p>
        </w:tc>
        <w:tc>
          <w:tcPr>
            <w:tcW w:w="900" w:type="dxa"/>
          </w:tcPr>
          <w:p w14:paraId="4963208F" w14:textId="77777777" w:rsidR="00F5489C" w:rsidRDefault="00F5489C" w:rsidP="00524538">
            <w:pPr>
              <w:pStyle w:val="TableParagraph"/>
              <w:spacing w:line="229" w:lineRule="exact"/>
              <w:ind w:left="107"/>
              <w:rPr>
                <w:b/>
                <w:sz w:val="20"/>
              </w:rPr>
            </w:pPr>
            <w:r>
              <w:rPr>
                <w:b/>
                <w:sz w:val="20"/>
              </w:rPr>
              <w:t>pH</w:t>
            </w:r>
          </w:p>
        </w:tc>
        <w:tc>
          <w:tcPr>
            <w:tcW w:w="1350" w:type="dxa"/>
          </w:tcPr>
          <w:p w14:paraId="7AE4EFE1" w14:textId="77777777" w:rsidR="00F5489C" w:rsidRDefault="00F5489C" w:rsidP="00524538">
            <w:pPr>
              <w:pStyle w:val="TableParagraph"/>
              <w:spacing w:before="2" w:line="230" w:lineRule="exact"/>
              <w:ind w:left="107" w:right="379"/>
              <w:rPr>
                <w:b/>
                <w:sz w:val="20"/>
              </w:rPr>
            </w:pPr>
            <w:r>
              <w:rPr>
                <w:b/>
                <w:sz w:val="20"/>
              </w:rPr>
              <w:t>Turbidity NTU</w:t>
            </w:r>
          </w:p>
        </w:tc>
        <w:tc>
          <w:tcPr>
            <w:tcW w:w="1260" w:type="dxa"/>
          </w:tcPr>
          <w:p w14:paraId="3BD37417" w14:textId="77777777" w:rsidR="00F5489C" w:rsidRDefault="00F5489C" w:rsidP="00524538">
            <w:pPr>
              <w:pStyle w:val="TableParagraph"/>
              <w:spacing w:before="2" w:line="230" w:lineRule="exact"/>
              <w:ind w:left="107" w:right="106"/>
              <w:rPr>
                <w:b/>
                <w:sz w:val="20"/>
              </w:rPr>
            </w:pPr>
            <w:r>
              <w:rPr>
                <w:b/>
                <w:sz w:val="20"/>
              </w:rPr>
              <w:t>Turbidity Check NTU</w:t>
            </w:r>
          </w:p>
        </w:tc>
        <w:tc>
          <w:tcPr>
            <w:tcW w:w="1260" w:type="dxa"/>
          </w:tcPr>
          <w:p w14:paraId="3A1958D1" w14:textId="77777777" w:rsidR="00F5489C" w:rsidRDefault="00F5489C" w:rsidP="00524538">
            <w:pPr>
              <w:pStyle w:val="TableParagraph"/>
              <w:rPr>
                <w:sz w:val="18"/>
              </w:rPr>
            </w:pPr>
          </w:p>
        </w:tc>
      </w:tr>
      <w:tr w:rsidR="00F5489C" w14:paraId="17D21A21" w14:textId="77777777" w:rsidTr="00524538">
        <w:trPr>
          <w:trHeight w:val="457"/>
        </w:trPr>
        <w:tc>
          <w:tcPr>
            <w:tcW w:w="810" w:type="dxa"/>
          </w:tcPr>
          <w:p w14:paraId="051F8040" w14:textId="77777777" w:rsidR="00F5489C" w:rsidRDefault="00F5489C" w:rsidP="00524538">
            <w:pPr>
              <w:pStyle w:val="TableParagraph"/>
              <w:spacing w:before="5"/>
              <w:rPr>
                <w:sz w:val="19"/>
              </w:rPr>
            </w:pPr>
          </w:p>
          <w:p w14:paraId="2487BD64" w14:textId="77777777" w:rsidR="00F5489C" w:rsidRDefault="00F5489C" w:rsidP="00524538">
            <w:pPr>
              <w:pStyle w:val="TableParagraph"/>
              <w:spacing w:line="213" w:lineRule="exact"/>
              <w:ind w:left="107"/>
              <w:rPr>
                <w:sz w:val="20"/>
              </w:rPr>
            </w:pPr>
            <w:r>
              <w:rPr>
                <w:sz w:val="20"/>
              </w:rPr>
              <w:t>0</w:t>
            </w:r>
          </w:p>
        </w:tc>
        <w:tc>
          <w:tcPr>
            <w:tcW w:w="1980" w:type="dxa"/>
          </w:tcPr>
          <w:p w14:paraId="06796A44" w14:textId="77777777" w:rsidR="00F5489C" w:rsidRDefault="00F5489C" w:rsidP="00524538">
            <w:pPr>
              <w:pStyle w:val="TableParagraph"/>
              <w:spacing w:line="225" w:lineRule="exact"/>
              <w:ind w:left="107"/>
              <w:rPr>
                <w:sz w:val="20"/>
              </w:rPr>
            </w:pPr>
            <w:r>
              <w:rPr>
                <w:sz w:val="20"/>
              </w:rPr>
              <w:t>No Name Creek</w:t>
            </w:r>
          </w:p>
        </w:tc>
        <w:tc>
          <w:tcPr>
            <w:tcW w:w="1530" w:type="dxa"/>
          </w:tcPr>
          <w:p w14:paraId="7AEE6A5F" w14:textId="77777777" w:rsidR="00F5489C" w:rsidRDefault="00F5489C" w:rsidP="00524538">
            <w:pPr>
              <w:pStyle w:val="TableParagraph"/>
              <w:rPr>
                <w:sz w:val="18"/>
              </w:rPr>
            </w:pPr>
          </w:p>
        </w:tc>
        <w:tc>
          <w:tcPr>
            <w:tcW w:w="1530" w:type="dxa"/>
          </w:tcPr>
          <w:p w14:paraId="2773BD24" w14:textId="77777777" w:rsidR="00F5489C" w:rsidRDefault="00F5489C" w:rsidP="00524538">
            <w:pPr>
              <w:pStyle w:val="TableParagraph"/>
              <w:rPr>
                <w:sz w:val="18"/>
              </w:rPr>
            </w:pPr>
          </w:p>
        </w:tc>
        <w:tc>
          <w:tcPr>
            <w:tcW w:w="900" w:type="dxa"/>
          </w:tcPr>
          <w:p w14:paraId="1E2BE705" w14:textId="77777777" w:rsidR="00F5489C" w:rsidRDefault="00F5489C" w:rsidP="00524538">
            <w:pPr>
              <w:pStyle w:val="TableParagraph"/>
              <w:rPr>
                <w:sz w:val="18"/>
              </w:rPr>
            </w:pPr>
          </w:p>
        </w:tc>
        <w:tc>
          <w:tcPr>
            <w:tcW w:w="1350" w:type="dxa"/>
          </w:tcPr>
          <w:p w14:paraId="154A7599" w14:textId="77777777" w:rsidR="00F5489C" w:rsidRDefault="00F5489C" w:rsidP="00524538">
            <w:pPr>
              <w:pStyle w:val="TableParagraph"/>
              <w:rPr>
                <w:sz w:val="18"/>
              </w:rPr>
            </w:pPr>
          </w:p>
        </w:tc>
        <w:tc>
          <w:tcPr>
            <w:tcW w:w="1260" w:type="dxa"/>
          </w:tcPr>
          <w:p w14:paraId="648E2CB2" w14:textId="77777777" w:rsidR="00F5489C" w:rsidRDefault="00F5489C" w:rsidP="00524538">
            <w:pPr>
              <w:pStyle w:val="TableParagraph"/>
              <w:rPr>
                <w:sz w:val="18"/>
              </w:rPr>
            </w:pPr>
          </w:p>
        </w:tc>
        <w:tc>
          <w:tcPr>
            <w:tcW w:w="1260" w:type="dxa"/>
          </w:tcPr>
          <w:p w14:paraId="3D5598C2" w14:textId="77777777" w:rsidR="00F5489C" w:rsidRDefault="00F5489C" w:rsidP="00524538">
            <w:pPr>
              <w:pStyle w:val="TableParagraph"/>
              <w:rPr>
                <w:sz w:val="18"/>
              </w:rPr>
            </w:pPr>
          </w:p>
        </w:tc>
      </w:tr>
      <w:tr w:rsidR="00F5489C" w14:paraId="35621BA8" w14:textId="77777777" w:rsidTr="00524538">
        <w:trPr>
          <w:trHeight w:val="460"/>
        </w:trPr>
        <w:tc>
          <w:tcPr>
            <w:tcW w:w="810" w:type="dxa"/>
          </w:tcPr>
          <w:p w14:paraId="72411AAF" w14:textId="77777777" w:rsidR="00F5489C" w:rsidRDefault="00F5489C" w:rsidP="00524538">
            <w:pPr>
              <w:pStyle w:val="TableParagraph"/>
              <w:spacing w:line="227" w:lineRule="exact"/>
              <w:ind w:left="107"/>
              <w:rPr>
                <w:sz w:val="20"/>
              </w:rPr>
            </w:pPr>
            <w:r>
              <w:rPr>
                <w:sz w:val="20"/>
              </w:rPr>
              <w:t>1.5</w:t>
            </w:r>
          </w:p>
        </w:tc>
        <w:tc>
          <w:tcPr>
            <w:tcW w:w="1980" w:type="dxa"/>
          </w:tcPr>
          <w:p w14:paraId="46A99C57" w14:textId="77777777" w:rsidR="00F5489C" w:rsidRDefault="00F5489C" w:rsidP="00524538">
            <w:pPr>
              <w:pStyle w:val="TableParagraph"/>
              <w:spacing w:line="227" w:lineRule="exact"/>
              <w:ind w:left="107"/>
              <w:rPr>
                <w:sz w:val="20"/>
              </w:rPr>
            </w:pPr>
            <w:r>
              <w:rPr>
                <w:sz w:val="20"/>
              </w:rPr>
              <w:t>Kenai Dock</w:t>
            </w:r>
          </w:p>
        </w:tc>
        <w:tc>
          <w:tcPr>
            <w:tcW w:w="1530" w:type="dxa"/>
          </w:tcPr>
          <w:p w14:paraId="73DF9DAE" w14:textId="77777777" w:rsidR="00F5489C" w:rsidRDefault="00F5489C" w:rsidP="00524538">
            <w:pPr>
              <w:pStyle w:val="TableParagraph"/>
              <w:rPr>
                <w:sz w:val="18"/>
              </w:rPr>
            </w:pPr>
          </w:p>
        </w:tc>
        <w:tc>
          <w:tcPr>
            <w:tcW w:w="1530" w:type="dxa"/>
          </w:tcPr>
          <w:p w14:paraId="64B10183" w14:textId="77777777" w:rsidR="00F5489C" w:rsidRDefault="00F5489C" w:rsidP="00524538">
            <w:pPr>
              <w:pStyle w:val="TableParagraph"/>
              <w:rPr>
                <w:sz w:val="18"/>
              </w:rPr>
            </w:pPr>
          </w:p>
        </w:tc>
        <w:tc>
          <w:tcPr>
            <w:tcW w:w="900" w:type="dxa"/>
          </w:tcPr>
          <w:p w14:paraId="7593EE9B" w14:textId="77777777" w:rsidR="00F5489C" w:rsidRDefault="00F5489C" w:rsidP="00524538">
            <w:pPr>
              <w:pStyle w:val="TableParagraph"/>
              <w:rPr>
                <w:sz w:val="18"/>
              </w:rPr>
            </w:pPr>
          </w:p>
        </w:tc>
        <w:tc>
          <w:tcPr>
            <w:tcW w:w="1350" w:type="dxa"/>
          </w:tcPr>
          <w:p w14:paraId="47359F5A" w14:textId="77777777" w:rsidR="00F5489C" w:rsidRDefault="00F5489C" w:rsidP="00524538">
            <w:pPr>
              <w:pStyle w:val="TableParagraph"/>
              <w:rPr>
                <w:sz w:val="18"/>
              </w:rPr>
            </w:pPr>
          </w:p>
        </w:tc>
        <w:tc>
          <w:tcPr>
            <w:tcW w:w="1260" w:type="dxa"/>
          </w:tcPr>
          <w:p w14:paraId="6F2F2106" w14:textId="77777777" w:rsidR="00F5489C" w:rsidRDefault="00F5489C" w:rsidP="00524538">
            <w:pPr>
              <w:pStyle w:val="TableParagraph"/>
              <w:rPr>
                <w:sz w:val="18"/>
              </w:rPr>
            </w:pPr>
          </w:p>
        </w:tc>
        <w:tc>
          <w:tcPr>
            <w:tcW w:w="1260" w:type="dxa"/>
          </w:tcPr>
          <w:p w14:paraId="7E12E181" w14:textId="77777777" w:rsidR="00F5489C" w:rsidRDefault="00F5489C" w:rsidP="00524538">
            <w:pPr>
              <w:pStyle w:val="TableParagraph"/>
              <w:rPr>
                <w:sz w:val="18"/>
              </w:rPr>
            </w:pPr>
          </w:p>
        </w:tc>
      </w:tr>
      <w:tr w:rsidR="00F5489C" w14:paraId="1C7961A1" w14:textId="77777777" w:rsidTr="00524538">
        <w:trPr>
          <w:trHeight w:val="459"/>
        </w:trPr>
        <w:tc>
          <w:tcPr>
            <w:tcW w:w="810" w:type="dxa"/>
          </w:tcPr>
          <w:p w14:paraId="0FCBD75F" w14:textId="77777777" w:rsidR="00F5489C" w:rsidRDefault="00F5489C" w:rsidP="00524538">
            <w:pPr>
              <w:pStyle w:val="TableParagraph"/>
              <w:spacing w:line="227" w:lineRule="exact"/>
              <w:ind w:left="107"/>
              <w:rPr>
                <w:sz w:val="20"/>
              </w:rPr>
            </w:pPr>
            <w:r>
              <w:rPr>
                <w:sz w:val="20"/>
              </w:rPr>
              <w:t>6.5</w:t>
            </w:r>
          </w:p>
        </w:tc>
        <w:tc>
          <w:tcPr>
            <w:tcW w:w="1980" w:type="dxa"/>
          </w:tcPr>
          <w:p w14:paraId="1A121B1A" w14:textId="77777777" w:rsidR="00F5489C" w:rsidRDefault="00F5489C" w:rsidP="00524538">
            <w:pPr>
              <w:pStyle w:val="TableParagraph"/>
              <w:spacing w:line="227" w:lineRule="exact"/>
              <w:ind w:left="107"/>
              <w:rPr>
                <w:sz w:val="20"/>
              </w:rPr>
            </w:pPr>
            <w:r>
              <w:rPr>
                <w:sz w:val="20"/>
              </w:rPr>
              <w:t>Cunningham Park</w:t>
            </w:r>
          </w:p>
        </w:tc>
        <w:tc>
          <w:tcPr>
            <w:tcW w:w="1530" w:type="dxa"/>
          </w:tcPr>
          <w:p w14:paraId="43A661C7" w14:textId="77777777" w:rsidR="00F5489C" w:rsidRDefault="00F5489C" w:rsidP="00524538">
            <w:pPr>
              <w:pStyle w:val="TableParagraph"/>
              <w:rPr>
                <w:sz w:val="18"/>
              </w:rPr>
            </w:pPr>
          </w:p>
        </w:tc>
        <w:tc>
          <w:tcPr>
            <w:tcW w:w="1530" w:type="dxa"/>
          </w:tcPr>
          <w:p w14:paraId="6101E502" w14:textId="77777777" w:rsidR="00F5489C" w:rsidRDefault="00F5489C" w:rsidP="00524538">
            <w:pPr>
              <w:pStyle w:val="TableParagraph"/>
              <w:rPr>
                <w:sz w:val="18"/>
              </w:rPr>
            </w:pPr>
          </w:p>
        </w:tc>
        <w:tc>
          <w:tcPr>
            <w:tcW w:w="900" w:type="dxa"/>
          </w:tcPr>
          <w:p w14:paraId="20BB7623" w14:textId="77777777" w:rsidR="00F5489C" w:rsidRDefault="00F5489C" w:rsidP="00524538">
            <w:pPr>
              <w:pStyle w:val="TableParagraph"/>
              <w:rPr>
                <w:sz w:val="18"/>
              </w:rPr>
            </w:pPr>
          </w:p>
        </w:tc>
        <w:tc>
          <w:tcPr>
            <w:tcW w:w="1350" w:type="dxa"/>
          </w:tcPr>
          <w:p w14:paraId="52AFF295" w14:textId="77777777" w:rsidR="00F5489C" w:rsidRDefault="00F5489C" w:rsidP="00524538">
            <w:pPr>
              <w:pStyle w:val="TableParagraph"/>
              <w:rPr>
                <w:sz w:val="18"/>
              </w:rPr>
            </w:pPr>
          </w:p>
        </w:tc>
        <w:tc>
          <w:tcPr>
            <w:tcW w:w="1260" w:type="dxa"/>
          </w:tcPr>
          <w:p w14:paraId="42FA1E1D" w14:textId="77777777" w:rsidR="00F5489C" w:rsidRDefault="00F5489C" w:rsidP="00524538">
            <w:pPr>
              <w:pStyle w:val="TableParagraph"/>
              <w:rPr>
                <w:sz w:val="18"/>
              </w:rPr>
            </w:pPr>
          </w:p>
        </w:tc>
        <w:tc>
          <w:tcPr>
            <w:tcW w:w="1260" w:type="dxa"/>
          </w:tcPr>
          <w:p w14:paraId="10620C2A" w14:textId="77777777" w:rsidR="00F5489C" w:rsidRDefault="00F5489C" w:rsidP="00524538">
            <w:pPr>
              <w:pStyle w:val="TableParagraph"/>
              <w:rPr>
                <w:sz w:val="18"/>
              </w:rPr>
            </w:pPr>
          </w:p>
        </w:tc>
      </w:tr>
      <w:tr w:rsidR="00F5489C" w14:paraId="50657E5D" w14:textId="77777777" w:rsidTr="00524538">
        <w:trPr>
          <w:trHeight w:val="460"/>
        </w:trPr>
        <w:tc>
          <w:tcPr>
            <w:tcW w:w="810" w:type="dxa"/>
          </w:tcPr>
          <w:p w14:paraId="77A32411" w14:textId="77777777" w:rsidR="00F5489C" w:rsidRDefault="00F5489C" w:rsidP="00524538">
            <w:pPr>
              <w:pStyle w:val="TableParagraph"/>
              <w:spacing w:line="228" w:lineRule="exact"/>
              <w:ind w:left="107"/>
              <w:rPr>
                <w:sz w:val="20"/>
              </w:rPr>
            </w:pPr>
            <w:r>
              <w:rPr>
                <w:sz w:val="20"/>
              </w:rPr>
              <w:t>10</w:t>
            </w:r>
          </w:p>
        </w:tc>
        <w:tc>
          <w:tcPr>
            <w:tcW w:w="1980" w:type="dxa"/>
          </w:tcPr>
          <w:p w14:paraId="48ABA46D" w14:textId="77777777" w:rsidR="00F5489C" w:rsidRDefault="00F5489C" w:rsidP="00524538">
            <w:pPr>
              <w:pStyle w:val="TableParagraph"/>
              <w:spacing w:line="228" w:lineRule="exact"/>
              <w:ind w:left="107"/>
              <w:rPr>
                <w:sz w:val="20"/>
              </w:rPr>
            </w:pPr>
            <w:r>
              <w:rPr>
                <w:sz w:val="20"/>
              </w:rPr>
              <w:t>Beaver Creek</w:t>
            </w:r>
          </w:p>
        </w:tc>
        <w:tc>
          <w:tcPr>
            <w:tcW w:w="1530" w:type="dxa"/>
          </w:tcPr>
          <w:p w14:paraId="7BCFB400" w14:textId="77777777" w:rsidR="00F5489C" w:rsidRDefault="00F5489C" w:rsidP="00524538">
            <w:pPr>
              <w:pStyle w:val="TableParagraph"/>
              <w:rPr>
                <w:sz w:val="18"/>
              </w:rPr>
            </w:pPr>
          </w:p>
        </w:tc>
        <w:tc>
          <w:tcPr>
            <w:tcW w:w="1530" w:type="dxa"/>
          </w:tcPr>
          <w:p w14:paraId="6A394C00" w14:textId="77777777" w:rsidR="00F5489C" w:rsidRDefault="00F5489C" w:rsidP="00524538">
            <w:pPr>
              <w:pStyle w:val="TableParagraph"/>
              <w:rPr>
                <w:sz w:val="18"/>
              </w:rPr>
            </w:pPr>
          </w:p>
        </w:tc>
        <w:tc>
          <w:tcPr>
            <w:tcW w:w="900" w:type="dxa"/>
          </w:tcPr>
          <w:p w14:paraId="33257A56" w14:textId="77777777" w:rsidR="00F5489C" w:rsidRDefault="00F5489C" w:rsidP="00524538">
            <w:pPr>
              <w:pStyle w:val="TableParagraph"/>
              <w:rPr>
                <w:sz w:val="18"/>
              </w:rPr>
            </w:pPr>
          </w:p>
        </w:tc>
        <w:tc>
          <w:tcPr>
            <w:tcW w:w="1350" w:type="dxa"/>
          </w:tcPr>
          <w:p w14:paraId="3FD30305" w14:textId="77777777" w:rsidR="00F5489C" w:rsidRDefault="00F5489C" w:rsidP="00524538">
            <w:pPr>
              <w:pStyle w:val="TableParagraph"/>
              <w:rPr>
                <w:sz w:val="18"/>
              </w:rPr>
            </w:pPr>
          </w:p>
        </w:tc>
        <w:tc>
          <w:tcPr>
            <w:tcW w:w="1260" w:type="dxa"/>
          </w:tcPr>
          <w:p w14:paraId="1D279F20" w14:textId="77777777" w:rsidR="00F5489C" w:rsidRDefault="00F5489C" w:rsidP="00524538">
            <w:pPr>
              <w:pStyle w:val="TableParagraph"/>
              <w:rPr>
                <w:sz w:val="18"/>
              </w:rPr>
            </w:pPr>
          </w:p>
        </w:tc>
        <w:tc>
          <w:tcPr>
            <w:tcW w:w="1260" w:type="dxa"/>
          </w:tcPr>
          <w:p w14:paraId="14104CF8" w14:textId="77777777" w:rsidR="00F5489C" w:rsidRDefault="00F5489C" w:rsidP="00524538">
            <w:pPr>
              <w:pStyle w:val="TableParagraph"/>
              <w:rPr>
                <w:sz w:val="18"/>
              </w:rPr>
            </w:pPr>
          </w:p>
        </w:tc>
      </w:tr>
      <w:tr w:rsidR="00F5489C" w14:paraId="0F927F65" w14:textId="77777777" w:rsidTr="00524538">
        <w:trPr>
          <w:trHeight w:val="460"/>
        </w:trPr>
        <w:tc>
          <w:tcPr>
            <w:tcW w:w="810" w:type="dxa"/>
          </w:tcPr>
          <w:p w14:paraId="60AD9F6F" w14:textId="77777777" w:rsidR="00F5489C" w:rsidRDefault="00F5489C" w:rsidP="00524538">
            <w:pPr>
              <w:pStyle w:val="TableParagraph"/>
              <w:spacing w:line="227" w:lineRule="exact"/>
              <w:ind w:left="107"/>
              <w:rPr>
                <w:sz w:val="20"/>
              </w:rPr>
            </w:pPr>
            <w:r>
              <w:rPr>
                <w:sz w:val="20"/>
              </w:rPr>
              <w:t>10.1</w:t>
            </w:r>
          </w:p>
        </w:tc>
        <w:tc>
          <w:tcPr>
            <w:tcW w:w="1980" w:type="dxa"/>
          </w:tcPr>
          <w:p w14:paraId="7FCA4381" w14:textId="77777777" w:rsidR="00F5489C" w:rsidRDefault="00F5489C" w:rsidP="00524538">
            <w:pPr>
              <w:pStyle w:val="TableParagraph"/>
              <w:spacing w:line="227" w:lineRule="exact"/>
              <w:ind w:left="107"/>
              <w:rPr>
                <w:sz w:val="20"/>
              </w:rPr>
            </w:pPr>
            <w:r>
              <w:rPr>
                <w:sz w:val="20"/>
              </w:rPr>
              <w:t>Kenai River</w:t>
            </w:r>
          </w:p>
        </w:tc>
        <w:tc>
          <w:tcPr>
            <w:tcW w:w="1530" w:type="dxa"/>
          </w:tcPr>
          <w:p w14:paraId="0D8CB86F" w14:textId="77777777" w:rsidR="00F5489C" w:rsidRDefault="00F5489C" w:rsidP="00524538">
            <w:pPr>
              <w:pStyle w:val="TableParagraph"/>
              <w:rPr>
                <w:sz w:val="18"/>
              </w:rPr>
            </w:pPr>
          </w:p>
        </w:tc>
        <w:tc>
          <w:tcPr>
            <w:tcW w:w="1530" w:type="dxa"/>
          </w:tcPr>
          <w:p w14:paraId="6A8C2482" w14:textId="77777777" w:rsidR="00F5489C" w:rsidRDefault="00F5489C" w:rsidP="00524538">
            <w:pPr>
              <w:pStyle w:val="TableParagraph"/>
              <w:rPr>
                <w:sz w:val="18"/>
              </w:rPr>
            </w:pPr>
          </w:p>
        </w:tc>
        <w:tc>
          <w:tcPr>
            <w:tcW w:w="900" w:type="dxa"/>
          </w:tcPr>
          <w:p w14:paraId="1D61732F" w14:textId="77777777" w:rsidR="00F5489C" w:rsidRDefault="00F5489C" w:rsidP="00524538">
            <w:pPr>
              <w:pStyle w:val="TableParagraph"/>
              <w:rPr>
                <w:sz w:val="18"/>
              </w:rPr>
            </w:pPr>
          </w:p>
        </w:tc>
        <w:tc>
          <w:tcPr>
            <w:tcW w:w="1350" w:type="dxa"/>
          </w:tcPr>
          <w:p w14:paraId="3E8C9164" w14:textId="77777777" w:rsidR="00F5489C" w:rsidRDefault="00F5489C" w:rsidP="00524538">
            <w:pPr>
              <w:pStyle w:val="TableParagraph"/>
              <w:rPr>
                <w:sz w:val="18"/>
              </w:rPr>
            </w:pPr>
          </w:p>
        </w:tc>
        <w:tc>
          <w:tcPr>
            <w:tcW w:w="1260" w:type="dxa"/>
          </w:tcPr>
          <w:p w14:paraId="31B26F76" w14:textId="77777777" w:rsidR="00F5489C" w:rsidRDefault="00F5489C" w:rsidP="00524538">
            <w:pPr>
              <w:pStyle w:val="TableParagraph"/>
              <w:rPr>
                <w:sz w:val="18"/>
              </w:rPr>
            </w:pPr>
          </w:p>
        </w:tc>
        <w:tc>
          <w:tcPr>
            <w:tcW w:w="1260" w:type="dxa"/>
          </w:tcPr>
          <w:p w14:paraId="256ADC4F" w14:textId="77777777" w:rsidR="00F5489C" w:rsidRDefault="00F5489C" w:rsidP="00524538">
            <w:pPr>
              <w:pStyle w:val="TableParagraph"/>
              <w:rPr>
                <w:sz w:val="18"/>
              </w:rPr>
            </w:pPr>
          </w:p>
        </w:tc>
      </w:tr>
      <w:tr w:rsidR="00F5489C" w14:paraId="06B93B68" w14:textId="77777777" w:rsidTr="00524538">
        <w:trPr>
          <w:trHeight w:val="459"/>
        </w:trPr>
        <w:tc>
          <w:tcPr>
            <w:tcW w:w="810" w:type="dxa"/>
          </w:tcPr>
          <w:p w14:paraId="022DFE1E" w14:textId="77777777" w:rsidR="00F5489C" w:rsidRDefault="00F5489C" w:rsidP="00524538">
            <w:pPr>
              <w:pStyle w:val="TableParagraph"/>
              <w:spacing w:line="227" w:lineRule="exact"/>
              <w:ind w:left="107"/>
              <w:rPr>
                <w:sz w:val="20"/>
              </w:rPr>
            </w:pPr>
            <w:r>
              <w:rPr>
                <w:sz w:val="20"/>
              </w:rPr>
              <w:t>12.5</w:t>
            </w:r>
          </w:p>
        </w:tc>
        <w:tc>
          <w:tcPr>
            <w:tcW w:w="1980" w:type="dxa"/>
          </w:tcPr>
          <w:p w14:paraId="397A6FC2" w14:textId="77777777" w:rsidR="00F5489C" w:rsidRDefault="00F5489C" w:rsidP="00524538">
            <w:pPr>
              <w:pStyle w:val="TableParagraph"/>
              <w:spacing w:line="227" w:lineRule="exact"/>
              <w:ind w:left="107"/>
              <w:rPr>
                <w:sz w:val="20"/>
              </w:rPr>
            </w:pPr>
            <w:r>
              <w:rPr>
                <w:sz w:val="20"/>
              </w:rPr>
              <w:t>Pillars</w:t>
            </w:r>
          </w:p>
        </w:tc>
        <w:tc>
          <w:tcPr>
            <w:tcW w:w="1530" w:type="dxa"/>
          </w:tcPr>
          <w:p w14:paraId="291E3B6C" w14:textId="77777777" w:rsidR="00F5489C" w:rsidRDefault="00F5489C" w:rsidP="00524538">
            <w:pPr>
              <w:pStyle w:val="TableParagraph"/>
              <w:rPr>
                <w:sz w:val="18"/>
              </w:rPr>
            </w:pPr>
          </w:p>
        </w:tc>
        <w:tc>
          <w:tcPr>
            <w:tcW w:w="1530" w:type="dxa"/>
          </w:tcPr>
          <w:p w14:paraId="07DA75D4" w14:textId="77777777" w:rsidR="00F5489C" w:rsidRDefault="00F5489C" w:rsidP="00524538">
            <w:pPr>
              <w:pStyle w:val="TableParagraph"/>
              <w:rPr>
                <w:sz w:val="18"/>
              </w:rPr>
            </w:pPr>
          </w:p>
        </w:tc>
        <w:tc>
          <w:tcPr>
            <w:tcW w:w="900" w:type="dxa"/>
          </w:tcPr>
          <w:p w14:paraId="62E70674" w14:textId="77777777" w:rsidR="00F5489C" w:rsidRDefault="00F5489C" w:rsidP="00524538">
            <w:pPr>
              <w:pStyle w:val="TableParagraph"/>
              <w:rPr>
                <w:sz w:val="18"/>
              </w:rPr>
            </w:pPr>
          </w:p>
        </w:tc>
        <w:tc>
          <w:tcPr>
            <w:tcW w:w="1350" w:type="dxa"/>
          </w:tcPr>
          <w:p w14:paraId="53EF7212" w14:textId="77777777" w:rsidR="00F5489C" w:rsidRDefault="00F5489C" w:rsidP="00524538">
            <w:pPr>
              <w:pStyle w:val="TableParagraph"/>
              <w:rPr>
                <w:sz w:val="18"/>
              </w:rPr>
            </w:pPr>
          </w:p>
        </w:tc>
        <w:tc>
          <w:tcPr>
            <w:tcW w:w="1260" w:type="dxa"/>
          </w:tcPr>
          <w:p w14:paraId="23F805E4" w14:textId="77777777" w:rsidR="00F5489C" w:rsidRDefault="00F5489C" w:rsidP="00524538">
            <w:pPr>
              <w:pStyle w:val="TableParagraph"/>
              <w:rPr>
                <w:sz w:val="18"/>
              </w:rPr>
            </w:pPr>
          </w:p>
        </w:tc>
        <w:tc>
          <w:tcPr>
            <w:tcW w:w="1260" w:type="dxa"/>
          </w:tcPr>
          <w:p w14:paraId="7D06BE23" w14:textId="77777777" w:rsidR="00F5489C" w:rsidRDefault="00F5489C" w:rsidP="00524538">
            <w:pPr>
              <w:pStyle w:val="TableParagraph"/>
              <w:rPr>
                <w:sz w:val="18"/>
              </w:rPr>
            </w:pPr>
          </w:p>
        </w:tc>
      </w:tr>
      <w:tr w:rsidR="00F5489C" w14:paraId="2A1B6353" w14:textId="77777777" w:rsidTr="00524538">
        <w:trPr>
          <w:trHeight w:val="460"/>
        </w:trPr>
        <w:tc>
          <w:tcPr>
            <w:tcW w:w="810" w:type="dxa"/>
          </w:tcPr>
          <w:p w14:paraId="0B28AD79" w14:textId="77777777" w:rsidR="00F5489C" w:rsidRDefault="00F5489C" w:rsidP="00524538">
            <w:pPr>
              <w:pStyle w:val="TableParagraph"/>
              <w:spacing w:line="228" w:lineRule="exact"/>
              <w:ind w:left="107"/>
              <w:rPr>
                <w:sz w:val="20"/>
              </w:rPr>
            </w:pPr>
            <w:r>
              <w:rPr>
                <w:sz w:val="20"/>
              </w:rPr>
              <w:t>18</w:t>
            </w:r>
          </w:p>
        </w:tc>
        <w:tc>
          <w:tcPr>
            <w:tcW w:w="1980" w:type="dxa"/>
          </w:tcPr>
          <w:p w14:paraId="3293A046" w14:textId="77777777" w:rsidR="00F5489C" w:rsidRDefault="00F5489C" w:rsidP="00524538">
            <w:pPr>
              <w:pStyle w:val="TableParagraph"/>
              <w:spacing w:line="228" w:lineRule="exact"/>
              <w:ind w:left="107"/>
              <w:rPr>
                <w:sz w:val="20"/>
              </w:rPr>
            </w:pPr>
            <w:r>
              <w:rPr>
                <w:sz w:val="20"/>
              </w:rPr>
              <w:t>Poachers Cove</w:t>
            </w:r>
          </w:p>
        </w:tc>
        <w:tc>
          <w:tcPr>
            <w:tcW w:w="1530" w:type="dxa"/>
          </w:tcPr>
          <w:p w14:paraId="64786270" w14:textId="77777777" w:rsidR="00F5489C" w:rsidRDefault="00F5489C" w:rsidP="00524538">
            <w:pPr>
              <w:pStyle w:val="TableParagraph"/>
              <w:rPr>
                <w:sz w:val="18"/>
              </w:rPr>
            </w:pPr>
          </w:p>
        </w:tc>
        <w:tc>
          <w:tcPr>
            <w:tcW w:w="1530" w:type="dxa"/>
          </w:tcPr>
          <w:p w14:paraId="796547B0" w14:textId="77777777" w:rsidR="00F5489C" w:rsidRDefault="00F5489C" w:rsidP="00524538">
            <w:pPr>
              <w:pStyle w:val="TableParagraph"/>
              <w:rPr>
                <w:sz w:val="18"/>
              </w:rPr>
            </w:pPr>
          </w:p>
        </w:tc>
        <w:tc>
          <w:tcPr>
            <w:tcW w:w="900" w:type="dxa"/>
          </w:tcPr>
          <w:p w14:paraId="3D7C2572" w14:textId="77777777" w:rsidR="00F5489C" w:rsidRDefault="00F5489C" w:rsidP="00524538">
            <w:pPr>
              <w:pStyle w:val="TableParagraph"/>
              <w:rPr>
                <w:sz w:val="18"/>
              </w:rPr>
            </w:pPr>
          </w:p>
        </w:tc>
        <w:tc>
          <w:tcPr>
            <w:tcW w:w="1350" w:type="dxa"/>
          </w:tcPr>
          <w:p w14:paraId="5EB55FA7" w14:textId="77777777" w:rsidR="00F5489C" w:rsidRDefault="00F5489C" w:rsidP="00524538">
            <w:pPr>
              <w:pStyle w:val="TableParagraph"/>
              <w:rPr>
                <w:sz w:val="18"/>
              </w:rPr>
            </w:pPr>
          </w:p>
        </w:tc>
        <w:tc>
          <w:tcPr>
            <w:tcW w:w="1260" w:type="dxa"/>
          </w:tcPr>
          <w:p w14:paraId="6F237051" w14:textId="77777777" w:rsidR="00F5489C" w:rsidRDefault="00F5489C" w:rsidP="00524538">
            <w:pPr>
              <w:pStyle w:val="TableParagraph"/>
              <w:rPr>
                <w:sz w:val="18"/>
              </w:rPr>
            </w:pPr>
          </w:p>
        </w:tc>
        <w:tc>
          <w:tcPr>
            <w:tcW w:w="1260" w:type="dxa"/>
          </w:tcPr>
          <w:p w14:paraId="3D98CDC9" w14:textId="77777777" w:rsidR="00F5489C" w:rsidRDefault="00F5489C" w:rsidP="00524538">
            <w:pPr>
              <w:pStyle w:val="TableParagraph"/>
              <w:rPr>
                <w:sz w:val="18"/>
              </w:rPr>
            </w:pPr>
          </w:p>
        </w:tc>
      </w:tr>
      <w:tr w:rsidR="00F5489C" w14:paraId="1D175906" w14:textId="77777777" w:rsidTr="00524538">
        <w:trPr>
          <w:trHeight w:val="460"/>
        </w:trPr>
        <w:tc>
          <w:tcPr>
            <w:tcW w:w="810" w:type="dxa"/>
          </w:tcPr>
          <w:p w14:paraId="77BE2FAE" w14:textId="77777777" w:rsidR="00F5489C" w:rsidRDefault="00F5489C" w:rsidP="00524538">
            <w:pPr>
              <w:pStyle w:val="TableParagraph"/>
              <w:spacing w:line="227" w:lineRule="exact"/>
              <w:ind w:left="107"/>
              <w:rPr>
                <w:sz w:val="20"/>
              </w:rPr>
            </w:pPr>
            <w:r>
              <w:rPr>
                <w:sz w:val="20"/>
              </w:rPr>
              <w:t>21</w:t>
            </w:r>
          </w:p>
        </w:tc>
        <w:tc>
          <w:tcPr>
            <w:tcW w:w="1980" w:type="dxa"/>
          </w:tcPr>
          <w:p w14:paraId="56381FD2" w14:textId="77777777" w:rsidR="00F5489C" w:rsidRDefault="00F5489C" w:rsidP="00524538">
            <w:pPr>
              <w:pStyle w:val="TableParagraph"/>
              <w:spacing w:line="227" w:lineRule="exact"/>
              <w:ind w:left="107"/>
              <w:rPr>
                <w:sz w:val="20"/>
              </w:rPr>
            </w:pPr>
            <w:r>
              <w:rPr>
                <w:sz w:val="20"/>
              </w:rPr>
              <w:t>Soldotna Bridge</w:t>
            </w:r>
          </w:p>
        </w:tc>
        <w:tc>
          <w:tcPr>
            <w:tcW w:w="1530" w:type="dxa"/>
          </w:tcPr>
          <w:p w14:paraId="42298DA3" w14:textId="77777777" w:rsidR="00F5489C" w:rsidRDefault="00F5489C" w:rsidP="00524538">
            <w:pPr>
              <w:pStyle w:val="TableParagraph"/>
              <w:rPr>
                <w:sz w:val="18"/>
              </w:rPr>
            </w:pPr>
          </w:p>
        </w:tc>
        <w:tc>
          <w:tcPr>
            <w:tcW w:w="1530" w:type="dxa"/>
          </w:tcPr>
          <w:p w14:paraId="4F2B7198" w14:textId="77777777" w:rsidR="00F5489C" w:rsidRDefault="00F5489C" w:rsidP="00524538">
            <w:pPr>
              <w:pStyle w:val="TableParagraph"/>
              <w:rPr>
                <w:sz w:val="18"/>
              </w:rPr>
            </w:pPr>
          </w:p>
        </w:tc>
        <w:tc>
          <w:tcPr>
            <w:tcW w:w="900" w:type="dxa"/>
          </w:tcPr>
          <w:p w14:paraId="50B1A3B8" w14:textId="77777777" w:rsidR="00F5489C" w:rsidRDefault="00F5489C" w:rsidP="00524538">
            <w:pPr>
              <w:pStyle w:val="TableParagraph"/>
              <w:rPr>
                <w:sz w:val="18"/>
              </w:rPr>
            </w:pPr>
          </w:p>
        </w:tc>
        <w:tc>
          <w:tcPr>
            <w:tcW w:w="1350" w:type="dxa"/>
          </w:tcPr>
          <w:p w14:paraId="49E298F8" w14:textId="77777777" w:rsidR="00F5489C" w:rsidRDefault="00F5489C" w:rsidP="00524538">
            <w:pPr>
              <w:pStyle w:val="TableParagraph"/>
              <w:rPr>
                <w:sz w:val="18"/>
              </w:rPr>
            </w:pPr>
          </w:p>
        </w:tc>
        <w:tc>
          <w:tcPr>
            <w:tcW w:w="1260" w:type="dxa"/>
          </w:tcPr>
          <w:p w14:paraId="151334BE" w14:textId="77777777" w:rsidR="00F5489C" w:rsidRDefault="00F5489C" w:rsidP="00524538">
            <w:pPr>
              <w:pStyle w:val="TableParagraph"/>
              <w:rPr>
                <w:sz w:val="18"/>
              </w:rPr>
            </w:pPr>
          </w:p>
        </w:tc>
        <w:tc>
          <w:tcPr>
            <w:tcW w:w="1260" w:type="dxa"/>
          </w:tcPr>
          <w:p w14:paraId="1CDB1DEA" w14:textId="77777777" w:rsidR="00F5489C" w:rsidRDefault="00F5489C" w:rsidP="00524538">
            <w:pPr>
              <w:pStyle w:val="TableParagraph"/>
              <w:rPr>
                <w:sz w:val="18"/>
              </w:rPr>
            </w:pPr>
          </w:p>
        </w:tc>
      </w:tr>
      <w:tr w:rsidR="00F5489C" w14:paraId="68DA513F" w14:textId="77777777" w:rsidTr="00524538">
        <w:trPr>
          <w:trHeight w:val="459"/>
        </w:trPr>
        <w:tc>
          <w:tcPr>
            <w:tcW w:w="810" w:type="dxa"/>
          </w:tcPr>
          <w:p w14:paraId="23BF0BCE" w14:textId="77777777" w:rsidR="00F5489C" w:rsidRDefault="00F5489C" w:rsidP="00524538">
            <w:pPr>
              <w:pStyle w:val="TableParagraph"/>
              <w:spacing w:line="227" w:lineRule="exact"/>
              <w:ind w:left="107"/>
              <w:rPr>
                <w:sz w:val="20"/>
              </w:rPr>
            </w:pPr>
            <w:r>
              <w:rPr>
                <w:sz w:val="20"/>
              </w:rPr>
              <w:t>23</w:t>
            </w:r>
          </w:p>
        </w:tc>
        <w:tc>
          <w:tcPr>
            <w:tcW w:w="1980" w:type="dxa"/>
          </w:tcPr>
          <w:p w14:paraId="7334A264" w14:textId="77777777" w:rsidR="00F5489C" w:rsidRDefault="00F5489C" w:rsidP="00524538">
            <w:pPr>
              <w:pStyle w:val="TableParagraph"/>
              <w:spacing w:line="227" w:lineRule="exact"/>
              <w:ind w:left="107"/>
              <w:rPr>
                <w:sz w:val="20"/>
              </w:rPr>
            </w:pPr>
            <w:r>
              <w:rPr>
                <w:sz w:val="20"/>
              </w:rPr>
              <w:t>Swiftwater Park</w:t>
            </w:r>
          </w:p>
        </w:tc>
        <w:tc>
          <w:tcPr>
            <w:tcW w:w="1530" w:type="dxa"/>
          </w:tcPr>
          <w:p w14:paraId="4546DE40" w14:textId="77777777" w:rsidR="00F5489C" w:rsidRDefault="00F5489C" w:rsidP="00524538">
            <w:pPr>
              <w:pStyle w:val="TableParagraph"/>
              <w:rPr>
                <w:sz w:val="18"/>
              </w:rPr>
            </w:pPr>
          </w:p>
        </w:tc>
        <w:tc>
          <w:tcPr>
            <w:tcW w:w="1530" w:type="dxa"/>
          </w:tcPr>
          <w:p w14:paraId="4AC903E8" w14:textId="77777777" w:rsidR="00F5489C" w:rsidRDefault="00F5489C" w:rsidP="00524538">
            <w:pPr>
              <w:pStyle w:val="TableParagraph"/>
              <w:rPr>
                <w:sz w:val="18"/>
              </w:rPr>
            </w:pPr>
          </w:p>
        </w:tc>
        <w:tc>
          <w:tcPr>
            <w:tcW w:w="900" w:type="dxa"/>
          </w:tcPr>
          <w:p w14:paraId="1CA7C023" w14:textId="77777777" w:rsidR="00F5489C" w:rsidRDefault="00F5489C" w:rsidP="00524538">
            <w:pPr>
              <w:pStyle w:val="TableParagraph"/>
              <w:rPr>
                <w:sz w:val="18"/>
              </w:rPr>
            </w:pPr>
          </w:p>
        </w:tc>
        <w:tc>
          <w:tcPr>
            <w:tcW w:w="1350" w:type="dxa"/>
          </w:tcPr>
          <w:p w14:paraId="6A82C4EC" w14:textId="77777777" w:rsidR="00F5489C" w:rsidRDefault="00F5489C" w:rsidP="00524538">
            <w:pPr>
              <w:pStyle w:val="TableParagraph"/>
              <w:rPr>
                <w:sz w:val="18"/>
              </w:rPr>
            </w:pPr>
          </w:p>
        </w:tc>
        <w:tc>
          <w:tcPr>
            <w:tcW w:w="1260" w:type="dxa"/>
          </w:tcPr>
          <w:p w14:paraId="35C97324" w14:textId="77777777" w:rsidR="00F5489C" w:rsidRDefault="00F5489C" w:rsidP="00524538">
            <w:pPr>
              <w:pStyle w:val="TableParagraph"/>
              <w:rPr>
                <w:sz w:val="18"/>
              </w:rPr>
            </w:pPr>
          </w:p>
        </w:tc>
        <w:tc>
          <w:tcPr>
            <w:tcW w:w="1260" w:type="dxa"/>
          </w:tcPr>
          <w:p w14:paraId="0C530B04" w14:textId="77777777" w:rsidR="00F5489C" w:rsidRDefault="00F5489C" w:rsidP="00524538">
            <w:pPr>
              <w:pStyle w:val="TableParagraph"/>
              <w:rPr>
                <w:sz w:val="18"/>
              </w:rPr>
            </w:pPr>
          </w:p>
        </w:tc>
      </w:tr>
      <w:tr w:rsidR="00F5489C" w14:paraId="237A6DA5" w14:textId="77777777" w:rsidTr="00524538">
        <w:trPr>
          <w:trHeight w:val="460"/>
        </w:trPr>
        <w:tc>
          <w:tcPr>
            <w:tcW w:w="810" w:type="dxa"/>
          </w:tcPr>
          <w:p w14:paraId="1A6BD1F4" w14:textId="77777777" w:rsidR="00F5489C" w:rsidRDefault="00F5489C" w:rsidP="00524538">
            <w:pPr>
              <w:pStyle w:val="TableParagraph"/>
              <w:spacing w:line="227" w:lineRule="exact"/>
              <w:ind w:left="107"/>
              <w:rPr>
                <w:sz w:val="20"/>
              </w:rPr>
            </w:pPr>
            <w:r>
              <w:rPr>
                <w:sz w:val="20"/>
              </w:rPr>
              <w:t>19</w:t>
            </w:r>
          </w:p>
        </w:tc>
        <w:tc>
          <w:tcPr>
            <w:tcW w:w="1980" w:type="dxa"/>
          </w:tcPr>
          <w:p w14:paraId="35623EFB" w14:textId="77777777" w:rsidR="00F5489C" w:rsidRDefault="00F5489C" w:rsidP="00524538">
            <w:pPr>
              <w:pStyle w:val="TableParagraph"/>
              <w:spacing w:line="227" w:lineRule="exact"/>
              <w:ind w:left="107"/>
              <w:rPr>
                <w:sz w:val="20"/>
              </w:rPr>
            </w:pPr>
            <w:proofErr w:type="spellStart"/>
            <w:r>
              <w:rPr>
                <w:sz w:val="20"/>
              </w:rPr>
              <w:t>Slikok</w:t>
            </w:r>
            <w:proofErr w:type="spellEnd"/>
            <w:r>
              <w:rPr>
                <w:sz w:val="20"/>
              </w:rPr>
              <w:t xml:space="preserve"> Creek</w:t>
            </w:r>
          </w:p>
        </w:tc>
        <w:tc>
          <w:tcPr>
            <w:tcW w:w="1530" w:type="dxa"/>
          </w:tcPr>
          <w:p w14:paraId="1516E5A6" w14:textId="77777777" w:rsidR="00F5489C" w:rsidRDefault="00F5489C" w:rsidP="00524538">
            <w:pPr>
              <w:pStyle w:val="TableParagraph"/>
              <w:rPr>
                <w:sz w:val="18"/>
              </w:rPr>
            </w:pPr>
          </w:p>
        </w:tc>
        <w:tc>
          <w:tcPr>
            <w:tcW w:w="1530" w:type="dxa"/>
          </w:tcPr>
          <w:p w14:paraId="2A74C934" w14:textId="77777777" w:rsidR="00F5489C" w:rsidRDefault="00F5489C" w:rsidP="00524538">
            <w:pPr>
              <w:pStyle w:val="TableParagraph"/>
              <w:rPr>
                <w:sz w:val="18"/>
              </w:rPr>
            </w:pPr>
          </w:p>
        </w:tc>
        <w:tc>
          <w:tcPr>
            <w:tcW w:w="900" w:type="dxa"/>
          </w:tcPr>
          <w:p w14:paraId="5D5796B2" w14:textId="77777777" w:rsidR="00F5489C" w:rsidRDefault="00F5489C" w:rsidP="00524538">
            <w:pPr>
              <w:pStyle w:val="TableParagraph"/>
              <w:rPr>
                <w:sz w:val="18"/>
              </w:rPr>
            </w:pPr>
          </w:p>
        </w:tc>
        <w:tc>
          <w:tcPr>
            <w:tcW w:w="1350" w:type="dxa"/>
          </w:tcPr>
          <w:p w14:paraId="043D1D75" w14:textId="77777777" w:rsidR="00F5489C" w:rsidRDefault="00F5489C" w:rsidP="00524538">
            <w:pPr>
              <w:pStyle w:val="TableParagraph"/>
              <w:rPr>
                <w:sz w:val="18"/>
              </w:rPr>
            </w:pPr>
          </w:p>
        </w:tc>
        <w:tc>
          <w:tcPr>
            <w:tcW w:w="1260" w:type="dxa"/>
          </w:tcPr>
          <w:p w14:paraId="379FCF78" w14:textId="77777777" w:rsidR="00F5489C" w:rsidRDefault="00F5489C" w:rsidP="00524538">
            <w:pPr>
              <w:pStyle w:val="TableParagraph"/>
              <w:rPr>
                <w:sz w:val="18"/>
              </w:rPr>
            </w:pPr>
          </w:p>
        </w:tc>
        <w:tc>
          <w:tcPr>
            <w:tcW w:w="1260" w:type="dxa"/>
          </w:tcPr>
          <w:p w14:paraId="08E710C1" w14:textId="77777777" w:rsidR="00F5489C" w:rsidRDefault="00F5489C" w:rsidP="00524538">
            <w:pPr>
              <w:pStyle w:val="TableParagraph"/>
              <w:rPr>
                <w:sz w:val="18"/>
              </w:rPr>
            </w:pPr>
          </w:p>
        </w:tc>
      </w:tr>
      <w:tr w:rsidR="00F5489C" w14:paraId="18DBFECF" w14:textId="77777777" w:rsidTr="00524538">
        <w:trPr>
          <w:trHeight w:val="459"/>
        </w:trPr>
        <w:tc>
          <w:tcPr>
            <w:tcW w:w="810" w:type="dxa"/>
          </w:tcPr>
          <w:p w14:paraId="2ACD08E4" w14:textId="77777777" w:rsidR="00F5489C" w:rsidRDefault="00F5489C" w:rsidP="00524538">
            <w:pPr>
              <w:pStyle w:val="TableParagraph"/>
              <w:spacing w:line="227" w:lineRule="exact"/>
              <w:ind w:left="107"/>
              <w:rPr>
                <w:sz w:val="20"/>
              </w:rPr>
            </w:pPr>
            <w:r>
              <w:rPr>
                <w:sz w:val="20"/>
              </w:rPr>
              <w:t>22</w:t>
            </w:r>
          </w:p>
        </w:tc>
        <w:tc>
          <w:tcPr>
            <w:tcW w:w="1980" w:type="dxa"/>
          </w:tcPr>
          <w:p w14:paraId="16DAE447" w14:textId="77777777" w:rsidR="00F5489C" w:rsidRDefault="00F5489C" w:rsidP="00524538">
            <w:pPr>
              <w:pStyle w:val="TableParagraph"/>
              <w:spacing w:line="227" w:lineRule="exact"/>
              <w:ind w:left="107"/>
              <w:rPr>
                <w:sz w:val="20"/>
              </w:rPr>
            </w:pPr>
            <w:r>
              <w:rPr>
                <w:sz w:val="20"/>
              </w:rPr>
              <w:t>Soldotna Creek</w:t>
            </w:r>
          </w:p>
        </w:tc>
        <w:tc>
          <w:tcPr>
            <w:tcW w:w="1530" w:type="dxa"/>
          </w:tcPr>
          <w:p w14:paraId="66743C47" w14:textId="77777777" w:rsidR="00F5489C" w:rsidRDefault="00F5489C" w:rsidP="00524538">
            <w:pPr>
              <w:pStyle w:val="TableParagraph"/>
              <w:rPr>
                <w:sz w:val="18"/>
              </w:rPr>
            </w:pPr>
          </w:p>
        </w:tc>
        <w:tc>
          <w:tcPr>
            <w:tcW w:w="1530" w:type="dxa"/>
          </w:tcPr>
          <w:p w14:paraId="14394A62" w14:textId="77777777" w:rsidR="00F5489C" w:rsidRDefault="00F5489C" w:rsidP="00524538">
            <w:pPr>
              <w:pStyle w:val="TableParagraph"/>
              <w:rPr>
                <w:sz w:val="18"/>
              </w:rPr>
            </w:pPr>
          </w:p>
        </w:tc>
        <w:tc>
          <w:tcPr>
            <w:tcW w:w="900" w:type="dxa"/>
          </w:tcPr>
          <w:p w14:paraId="74E75C3A" w14:textId="77777777" w:rsidR="00F5489C" w:rsidRDefault="00F5489C" w:rsidP="00524538">
            <w:pPr>
              <w:pStyle w:val="TableParagraph"/>
              <w:rPr>
                <w:sz w:val="18"/>
              </w:rPr>
            </w:pPr>
          </w:p>
        </w:tc>
        <w:tc>
          <w:tcPr>
            <w:tcW w:w="1350" w:type="dxa"/>
          </w:tcPr>
          <w:p w14:paraId="6ACA19F9" w14:textId="77777777" w:rsidR="00F5489C" w:rsidRDefault="00F5489C" w:rsidP="00524538">
            <w:pPr>
              <w:pStyle w:val="TableParagraph"/>
              <w:rPr>
                <w:sz w:val="18"/>
              </w:rPr>
            </w:pPr>
          </w:p>
        </w:tc>
        <w:tc>
          <w:tcPr>
            <w:tcW w:w="1260" w:type="dxa"/>
          </w:tcPr>
          <w:p w14:paraId="66535DDD" w14:textId="77777777" w:rsidR="00F5489C" w:rsidRDefault="00F5489C" w:rsidP="00524538">
            <w:pPr>
              <w:pStyle w:val="TableParagraph"/>
              <w:rPr>
                <w:sz w:val="18"/>
              </w:rPr>
            </w:pPr>
          </w:p>
        </w:tc>
        <w:tc>
          <w:tcPr>
            <w:tcW w:w="1260" w:type="dxa"/>
          </w:tcPr>
          <w:p w14:paraId="2744E398" w14:textId="77777777" w:rsidR="00F5489C" w:rsidRDefault="00F5489C" w:rsidP="00524538">
            <w:pPr>
              <w:pStyle w:val="TableParagraph"/>
              <w:rPr>
                <w:sz w:val="18"/>
              </w:rPr>
            </w:pPr>
          </w:p>
        </w:tc>
      </w:tr>
      <w:tr w:rsidR="00F5489C" w14:paraId="0572EA11" w14:textId="77777777" w:rsidTr="00524538">
        <w:trPr>
          <w:trHeight w:val="460"/>
        </w:trPr>
        <w:tc>
          <w:tcPr>
            <w:tcW w:w="810" w:type="dxa"/>
          </w:tcPr>
          <w:p w14:paraId="4ACB14B4" w14:textId="77777777" w:rsidR="00F5489C" w:rsidRDefault="00F5489C" w:rsidP="00524538">
            <w:pPr>
              <w:pStyle w:val="TableParagraph"/>
              <w:spacing w:line="228" w:lineRule="exact"/>
              <w:ind w:left="107"/>
              <w:rPr>
                <w:sz w:val="20"/>
              </w:rPr>
            </w:pPr>
            <w:r>
              <w:rPr>
                <w:sz w:val="20"/>
              </w:rPr>
              <w:t>30</w:t>
            </w:r>
          </w:p>
        </w:tc>
        <w:tc>
          <w:tcPr>
            <w:tcW w:w="1980" w:type="dxa"/>
          </w:tcPr>
          <w:p w14:paraId="6BE61E7F" w14:textId="77777777" w:rsidR="00F5489C" w:rsidRDefault="00F5489C" w:rsidP="00524538">
            <w:pPr>
              <w:pStyle w:val="TableParagraph"/>
              <w:spacing w:line="228" w:lineRule="exact"/>
              <w:ind w:left="107"/>
              <w:rPr>
                <w:sz w:val="20"/>
              </w:rPr>
            </w:pPr>
            <w:r>
              <w:rPr>
                <w:sz w:val="20"/>
              </w:rPr>
              <w:t>Funny River</w:t>
            </w:r>
          </w:p>
        </w:tc>
        <w:tc>
          <w:tcPr>
            <w:tcW w:w="1530" w:type="dxa"/>
          </w:tcPr>
          <w:p w14:paraId="762CD78F" w14:textId="77777777" w:rsidR="00F5489C" w:rsidRDefault="00F5489C" w:rsidP="00524538">
            <w:pPr>
              <w:pStyle w:val="TableParagraph"/>
              <w:rPr>
                <w:sz w:val="18"/>
              </w:rPr>
            </w:pPr>
          </w:p>
        </w:tc>
        <w:tc>
          <w:tcPr>
            <w:tcW w:w="1530" w:type="dxa"/>
          </w:tcPr>
          <w:p w14:paraId="315678AB" w14:textId="77777777" w:rsidR="00F5489C" w:rsidRDefault="00F5489C" w:rsidP="00524538">
            <w:pPr>
              <w:pStyle w:val="TableParagraph"/>
              <w:rPr>
                <w:sz w:val="18"/>
              </w:rPr>
            </w:pPr>
          </w:p>
        </w:tc>
        <w:tc>
          <w:tcPr>
            <w:tcW w:w="900" w:type="dxa"/>
          </w:tcPr>
          <w:p w14:paraId="5D600B5D" w14:textId="77777777" w:rsidR="00F5489C" w:rsidRDefault="00F5489C" w:rsidP="00524538">
            <w:pPr>
              <w:pStyle w:val="TableParagraph"/>
              <w:rPr>
                <w:sz w:val="18"/>
              </w:rPr>
            </w:pPr>
          </w:p>
        </w:tc>
        <w:tc>
          <w:tcPr>
            <w:tcW w:w="1350" w:type="dxa"/>
          </w:tcPr>
          <w:p w14:paraId="48A0E76B" w14:textId="77777777" w:rsidR="00F5489C" w:rsidRDefault="00F5489C" w:rsidP="00524538">
            <w:pPr>
              <w:pStyle w:val="TableParagraph"/>
              <w:rPr>
                <w:sz w:val="18"/>
              </w:rPr>
            </w:pPr>
          </w:p>
        </w:tc>
        <w:tc>
          <w:tcPr>
            <w:tcW w:w="1260" w:type="dxa"/>
          </w:tcPr>
          <w:p w14:paraId="5FDADEA4" w14:textId="77777777" w:rsidR="00F5489C" w:rsidRDefault="00F5489C" w:rsidP="00524538">
            <w:pPr>
              <w:pStyle w:val="TableParagraph"/>
              <w:rPr>
                <w:sz w:val="18"/>
              </w:rPr>
            </w:pPr>
          </w:p>
        </w:tc>
        <w:tc>
          <w:tcPr>
            <w:tcW w:w="1260" w:type="dxa"/>
          </w:tcPr>
          <w:p w14:paraId="6A9C338F" w14:textId="77777777" w:rsidR="00F5489C" w:rsidRDefault="00F5489C" w:rsidP="00524538">
            <w:pPr>
              <w:pStyle w:val="TableParagraph"/>
              <w:rPr>
                <w:sz w:val="18"/>
              </w:rPr>
            </w:pPr>
          </w:p>
        </w:tc>
      </w:tr>
      <w:tr w:rsidR="00F5489C" w14:paraId="7461C691" w14:textId="77777777" w:rsidTr="00524538">
        <w:trPr>
          <w:trHeight w:val="460"/>
        </w:trPr>
        <w:tc>
          <w:tcPr>
            <w:tcW w:w="810" w:type="dxa"/>
          </w:tcPr>
          <w:p w14:paraId="248A3DFB" w14:textId="77777777" w:rsidR="00F5489C" w:rsidRDefault="00F5489C" w:rsidP="00524538">
            <w:pPr>
              <w:pStyle w:val="TableParagraph"/>
              <w:spacing w:line="227" w:lineRule="exact"/>
              <w:ind w:left="107"/>
              <w:rPr>
                <w:sz w:val="20"/>
              </w:rPr>
            </w:pPr>
            <w:r>
              <w:rPr>
                <w:sz w:val="20"/>
              </w:rPr>
              <w:t>31</w:t>
            </w:r>
          </w:p>
        </w:tc>
        <w:tc>
          <w:tcPr>
            <w:tcW w:w="1980" w:type="dxa"/>
          </w:tcPr>
          <w:p w14:paraId="66789BAD" w14:textId="77777777" w:rsidR="00F5489C" w:rsidRDefault="00F5489C" w:rsidP="00524538">
            <w:pPr>
              <w:pStyle w:val="TableParagraph"/>
              <w:spacing w:line="227" w:lineRule="exact"/>
              <w:ind w:left="107"/>
              <w:rPr>
                <w:sz w:val="20"/>
              </w:rPr>
            </w:pPr>
            <w:r>
              <w:rPr>
                <w:sz w:val="20"/>
              </w:rPr>
              <w:t>Morgan’s Landing</w:t>
            </w:r>
          </w:p>
        </w:tc>
        <w:tc>
          <w:tcPr>
            <w:tcW w:w="1530" w:type="dxa"/>
          </w:tcPr>
          <w:p w14:paraId="3BF91F5A" w14:textId="77777777" w:rsidR="00F5489C" w:rsidRDefault="00F5489C" w:rsidP="00524538">
            <w:pPr>
              <w:pStyle w:val="TableParagraph"/>
              <w:rPr>
                <w:sz w:val="18"/>
              </w:rPr>
            </w:pPr>
          </w:p>
        </w:tc>
        <w:tc>
          <w:tcPr>
            <w:tcW w:w="1530" w:type="dxa"/>
          </w:tcPr>
          <w:p w14:paraId="5F34A1ED" w14:textId="77777777" w:rsidR="00F5489C" w:rsidRDefault="00F5489C" w:rsidP="00524538">
            <w:pPr>
              <w:pStyle w:val="TableParagraph"/>
              <w:rPr>
                <w:sz w:val="18"/>
              </w:rPr>
            </w:pPr>
          </w:p>
        </w:tc>
        <w:tc>
          <w:tcPr>
            <w:tcW w:w="900" w:type="dxa"/>
          </w:tcPr>
          <w:p w14:paraId="0134DFF6" w14:textId="77777777" w:rsidR="00F5489C" w:rsidRDefault="00F5489C" w:rsidP="00524538">
            <w:pPr>
              <w:pStyle w:val="TableParagraph"/>
              <w:rPr>
                <w:sz w:val="18"/>
              </w:rPr>
            </w:pPr>
          </w:p>
        </w:tc>
        <w:tc>
          <w:tcPr>
            <w:tcW w:w="1350" w:type="dxa"/>
          </w:tcPr>
          <w:p w14:paraId="64809231" w14:textId="77777777" w:rsidR="00F5489C" w:rsidRDefault="00F5489C" w:rsidP="00524538">
            <w:pPr>
              <w:pStyle w:val="TableParagraph"/>
              <w:rPr>
                <w:sz w:val="18"/>
              </w:rPr>
            </w:pPr>
          </w:p>
        </w:tc>
        <w:tc>
          <w:tcPr>
            <w:tcW w:w="1260" w:type="dxa"/>
          </w:tcPr>
          <w:p w14:paraId="337559FD" w14:textId="77777777" w:rsidR="00F5489C" w:rsidRDefault="00F5489C" w:rsidP="00524538">
            <w:pPr>
              <w:pStyle w:val="TableParagraph"/>
              <w:rPr>
                <w:sz w:val="18"/>
              </w:rPr>
            </w:pPr>
          </w:p>
        </w:tc>
        <w:tc>
          <w:tcPr>
            <w:tcW w:w="1260" w:type="dxa"/>
          </w:tcPr>
          <w:p w14:paraId="380A0B56" w14:textId="77777777" w:rsidR="00F5489C" w:rsidRDefault="00F5489C" w:rsidP="00524538">
            <w:pPr>
              <w:pStyle w:val="TableParagraph"/>
              <w:rPr>
                <w:sz w:val="18"/>
              </w:rPr>
            </w:pPr>
          </w:p>
        </w:tc>
      </w:tr>
      <w:tr w:rsidR="00F5489C" w14:paraId="0D7DCF56" w14:textId="77777777" w:rsidTr="00524538">
        <w:trPr>
          <w:trHeight w:val="459"/>
        </w:trPr>
        <w:tc>
          <w:tcPr>
            <w:tcW w:w="810" w:type="dxa"/>
          </w:tcPr>
          <w:p w14:paraId="660BB131" w14:textId="77777777" w:rsidR="00F5489C" w:rsidRDefault="00F5489C" w:rsidP="00524538">
            <w:pPr>
              <w:pStyle w:val="TableParagraph"/>
              <w:spacing w:line="227" w:lineRule="exact"/>
              <w:ind w:left="107"/>
              <w:rPr>
                <w:sz w:val="20"/>
              </w:rPr>
            </w:pPr>
            <w:r>
              <w:rPr>
                <w:sz w:val="20"/>
              </w:rPr>
              <w:t>36</w:t>
            </w:r>
          </w:p>
        </w:tc>
        <w:tc>
          <w:tcPr>
            <w:tcW w:w="1980" w:type="dxa"/>
          </w:tcPr>
          <w:p w14:paraId="6999A334" w14:textId="77777777" w:rsidR="00F5489C" w:rsidRDefault="00F5489C" w:rsidP="00524538">
            <w:pPr>
              <w:pStyle w:val="TableParagraph"/>
              <w:spacing w:line="227" w:lineRule="exact"/>
              <w:ind w:left="107"/>
              <w:rPr>
                <w:sz w:val="20"/>
              </w:rPr>
            </w:pPr>
            <w:r>
              <w:rPr>
                <w:sz w:val="20"/>
              </w:rPr>
              <w:t>Moose River</w:t>
            </w:r>
          </w:p>
        </w:tc>
        <w:tc>
          <w:tcPr>
            <w:tcW w:w="1530" w:type="dxa"/>
          </w:tcPr>
          <w:p w14:paraId="4616EC24" w14:textId="77777777" w:rsidR="00F5489C" w:rsidRDefault="00F5489C" w:rsidP="00524538">
            <w:pPr>
              <w:pStyle w:val="TableParagraph"/>
              <w:rPr>
                <w:sz w:val="18"/>
              </w:rPr>
            </w:pPr>
          </w:p>
        </w:tc>
        <w:tc>
          <w:tcPr>
            <w:tcW w:w="1530" w:type="dxa"/>
          </w:tcPr>
          <w:p w14:paraId="786DEA48" w14:textId="77777777" w:rsidR="00F5489C" w:rsidRDefault="00F5489C" w:rsidP="00524538">
            <w:pPr>
              <w:pStyle w:val="TableParagraph"/>
              <w:rPr>
                <w:sz w:val="18"/>
              </w:rPr>
            </w:pPr>
          </w:p>
        </w:tc>
        <w:tc>
          <w:tcPr>
            <w:tcW w:w="900" w:type="dxa"/>
          </w:tcPr>
          <w:p w14:paraId="2BC1B7C1" w14:textId="77777777" w:rsidR="00F5489C" w:rsidRDefault="00F5489C" w:rsidP="00524538">
            <w:pPr>
              <w:pStyle w:val="TableParagraph"/>
              <w:rPr>
                <w:sz w:val="18"/>
              </w:rPr>
            </w:pPr>
          </w:p>
        </w:tc>
        <w:tc>
          <w:tcPr>
            <w:tcW w:w="1350" w:type="dxa"/>
          </w:tcPr>
          <w:p w14:paraId="41B33AA9" w14:textId="77777777" w:rsidR="00F5489C" w:rsidRDefault="00F5489C" w:rsidP="00524538">
            <w:pPr>
              <w:pStyle w:val="TableParagraph"/>
              <w:rPr>
                <w:sz w:val="18"/>
              </w:rPr>
            </w:pPr>
          </w:p>
        </w:tc>
        <w:tc>
          <w:tcPr>
            <w:tcW w:w="1260" w:type="dxa"/>
          </w:tcPr>
          <w:p w14:paraId="13DE2D2E" w14:textId="77777777" w:rsidR="00F5489C" w:rsidRDefault="00F5489C" w:rsidP="00524538">
            <w:pPr>
              <w:pStyle w:val="TableParagraph"/>
              <w:rPr>
                <w:sz w:val="18"/>
              </w:rPr>
            </w:pPr>
          </w:p>
        </w:tc>
        <w:tc>
          <w:tcPr>
            <w:tcW w:w="1260" w:type="dxa"/>
          </w:tcPr>
          <w:p w14:paraId="4D77F1A3" w14:textId="77777777" w:rsidR="00F5489C" w:rsidRDefault="00F5489C" w:rsidP="00524538">
            <w:pPr>
              <w:pStyle w:val="TableParagraph"/>
              <w:rPr>
                <w:sz w:val="18"/>
              </w:rPr>
            </w:pPr>
          </w:p>
        </w:tc>
      </w:tr>
      <w:tr w:rsidR="00F5489C" w14:paraId="6FC62DC3" w14:textId="77777777" w:rsidTr="00524538">
        <w:trPr>
          <w:trHeight w:val="460"/>
        </w:trPr>
        <w:tc>
          <w:tcPr>
            <w:tcW w:w="810" w:type="dxa"/>
          </w:tcPr>
          <w:p w14:paraId="2E87D6E8" w14:textId="77777777" w:rsidR="00F5489C" w:rsidRDefault="00F5489C" w:rsidP="00524538">
            <w:pPr>
              <w:pStyle w:val="TableParagraph"/>
              <w:spacing w:line="228" w:lineRule="exact"/>
              <w:ind w:left="107"/>
              <w:rPr>
                <w:sz w:val="20"/>
              </w:rPr>
            </w:pPr>
            <w:r>
              <w:rPr>
                <w:sz w:val="20"/>
              </w:rPr>
              <w:t>40</w:t>
            </w:r>
          </w:p>
        </w:tc>
        <w:tc>
          <w:tcPr>
            <w:tcW w:w="1980" w:type="dxa"/>
          </w:tcPr>
          <w:p w14:paraId="2C4C52C1" w14:textId="77777777" w:rsidR="00F5489C" w:rsidRDefault="00F5489C" w:rsidP="00524538">
            <w:pPr>
              <w:pStyle w:val="TableParagraph"/>
              <w:spacing w:line="228" w:lineRule="exact"/>
              <w:ind w:left="107"/>
              <w:rPr>
                <w:sz w:val="20"/>
              </w:rPr>
            </w:pPr>
            <w:r>
              <w:rPr>
                <w:sz w:val="20"/>
              </w:rPr>
              <w:t>Bing’s Landing</w:t>
            </w:r>
          </w:p>
        </w:tc>
        <w:tc>
          <w:tcPr>
            <w:tcW w:w="1530" w:type="dxa"/>
          </w:tcPr>
          <w:p w14:paraId="070F931A" w14:textId="77777777" w:rsidR="00F5489C" w:rsidRDefault="00F5489C" w:rsidP="00524538">
            <w:pPr>
              <w:pStyle w:val="TableParagraph"/>
              <w:rPr>
                <w:sz w:val="18"/>
              </w:rPr>
            </w:pPr>
          </w:p>
        </w:tc>
        <w:tc>
          <w:tcPr>
            <w:tcW w:w="1530" w:type="dxa"/>
          </w:tcPr>
          <w:p w14:paraId="7B8B0FE1" w14:textId="77777777" w:rsidR="00F5489C" w:rsidRDefault="00F5489C" w:rsidP="00524538">
            <w:pPr>
              <w:pStyle w:val="TableParagraph"/>
              <w:rPr>
                <w:sz w:val="18"/>
              </w:rPr>
            </w:pPr>
          </w:p>
        </w:tc>
        <w:tc>
          <w:tcPr>
            <w:tcW w:w="900" w:type="dxa"/>
          </w:tcPr>
          <w:p w14:paraId="20ED16DD" w14:textId="77777777" w:rsidR="00F5489C" w:rsidRDefault="00F5489C" w:rsidP="00524538">
            <w:pPr>
              <w:pStyle w:val="TableParagraph"/>
              <w:rPr>
                <w:sz w:val="18"/>
              </w:rPr>
            </w:pPr>
          </w:p>
        </w:tc>
        <w:tc>
          <w:tcPr>
            <w:tcW w:w="1350" w:type="dxa"/>
          </w:tcPr>
          <w:p w14:paraId="4292D3F5" w14:textId="77777777" w:rsidR="00F5489C" w:rsidRDefault="00F5489C" w:rsidP="00524538">
            <w:pPr>
              <w:pStyle w:val="TableParagraph"/>
              <w:rPr>
                <w:sz w:val="18"/>
              </w:rPr>
            </w:pPr>
          </w:p>
        </w:tc>
        <w:tc>
          <w:tcPr>
            <w:tcW w:w="1260" w:type="dxa"/>
          </w:tcPr>
          <w:p w14:paraId="15DA3646" w14:textId="77777777" w:rsidR="00F5489C" w:rsidRDefault="00F5489C" w:rsidP="00524538">
            <w:pPr>
              <w:pStyle w:val="TableParagraph"/>
              <w:rPr>
                <w:sz w:val="18"/>
              </w:rPr>
            </w:pPr>
          </w:p>
        </w:tc>
        <w:tc>
          <w:tcPr>
            <w:tcW w:w="1260" w:type="dxa"/>
          </w:tcPr>
          <w:p w14:paraId="6F60CDDB" w14:textId="77777777" w:rsidR="00F5489C" w:rsidRDefault="00F5489C" w:rsidP="00524538">
            <w:pPr>
              <w:pStyle w:val="TableParagraph"/>
              <w:rPr>
                <w:sz w:val="18"/>
              </w:rPr>
            </w:pPr>
          </w:p>
        </w:tc>
      </w:tr>
      <w:tr w:rsidR="00F5489C" w14:paraId="47BF2ED4" w14:textId="77777777" w:rsidTr="00524538">
        <w:trPr>
          <w:trHeight w:val="460"/>
        </w:trPr>
        <w:tc>
          <w:tcPr>
            <w:tcW w:w="810" w:type="dxa"/>
          </w:tcPr>
          <w:p w14:paraId="20D67E90" w14:textId="77777777" w:rsidR="00F5489C" w:rsidRDefault="00F5489C" w:rsidP="00524538">
            <w:pPr>
              <w:pStyle w:val="TableParagraph"/>
              <w:spacing w:line="227" w:lineRule="exact"/>
              <w:ind w:left="107"/>
              <w:rPr>
                <w:sz w:val="20"/>
              </w:rPr>
            </w:pPr>
            <w:r>
              <w:rPr>
                <w:sz w:val="20"/>
              </w:rPr>
              <w:t>43</w:t>
            </w:r>
          </w:p>
        </w:tc>
        <w:tc>
          <w:tcPr>
            <w:tcW w:w="1980" w:type="dxa"/>
          </w:tcPr>
          <w:p w14:paraId="5FC2235E" w14:textId="77777777" w:rsidR="00F5489C" w:rsidRDefault="00F5489C" w:rsidP="00524538">
            <w:pPr>
              <w:pStyle w:val="TableParagraph"/>
              <w:spacing w:line="227" w:lineRule="exact"/>
              <w:ind w:left="107"/>
              <w:rPr>
                <w:sz w:val="20"/>
              </w:rPr>
            </w:pPr>
            <w:r>
              <w:rPr>
                <w:sz w:val="20"/>
              </w:rPr>
              <w:t>Upstream Dow Island</w:t>
            </w:r>
          </w:p>
        </w:tc>
        <w:tc>
          <w:tcPr>
            <w:tcW w:w="1530" w:type="dxa"/>
          </w:tcPr>
          <w:p w14:paraId="35D3AACF" w14:textId="77777777" w:rsidR="00F5489C" w:rsidRDefault="00F5489C" w:rsidP="00524538">
            <w:pPr>
              <w:pStyle w:val="TableParagraph"/>
              <w:rPr>
                <w:sz w:val="18"/>
              </w:rPr>
            </w:pPr>
          </w:p>
        </w:tc>
        <w:tc>
          <w:tcPr>
            <w:tcW w:w="1530" w:type="dxa"/>
          </w:tcPr>
          <w:p w14:paraId="144CA2FD" w14:textId="77777777" w:rsidR="00F5489C" w:rsidRDefault="00F5489C" w:rsidP="00524538">
            <w:pPr>
              <w:pStyle w:val="TableParagraph"/>
              <w:rPr>
                <w:sz w:val="18"/>
              </w:rPr>
            </w:pPr>
          </w:p>
        </w:tc>
        <w:tc>
          <w:tcPr>
            <w:tcW w:w="900" w:type="dxa"/>
          </w:tcPr>
          <w:p w14:paraId="5B158AF1" w14:textId="77777777" w:rsidR="00F5489C" w:rsidRDefault="00F5489C" w:rsidP="00524538">
            <w:pPr>
              <w:pStyle w:val="TableParagraph"/>
              <w:rPr>
                <w:sz w:val="18"/>
              </w:rPr>
            </w:pPr>
          </w:p>
        </w:tc>
        <w:tc>
          <w:tcPr>
            <w:tcW w:w="1350" w:type="dxa"/>
          </w:tcPr>
          <w:p w14:paraId="648020E1" w14:textId="77777777" w:rsidR="00F5489C" w:rsidRDefault="00F5489C" w:rsidP="00524538">
            <w:pPr>
              <w:pStyle w:val="TableParagraph"/>
              <w:rPr>
                <w:sz w:val="18"/>
              </w:rPr>
            </w:pPr>
          </w:p>
        </w:tc>
        <w:tc>
          <w:tcPr>
            <w:tcW w:w="1260" w:type="dxa"/>
          </w:tcPr>
          <w:p w14:paraId="227A5612" w14:textId="77777777" w:rsidR="00F5489C" w:rsidRDefault="00F5489C" w:rsidP="00524538">
            <w:pPr>
              <w:pStyle w:val="TableParagraph"/>
              <w:rPr>
                <w:sz w:val="18"/>
              </w:rPr>
            </w:pPr>
          </w:p>
        </w:tc>
        <w:tc>
          <w:tcPr>
            <w:tcW w:w="1260" w:type="dxa"/>
          </w:tcPr>
          <w:p w14:paraId="4A44AD75" w14:textId="77777777" w:rsidR="00F5489C" w:rsidRDefault="00F5489C" w:rsidP="00524538">
            <w:pPr>
              <w:pStyle w:val="TableParagraph"/>
              <w:rPr>
                <w:sz w:val="18"/>
              </w:rPr>
            </w:pPr>
          </w:p>
        </w:tc>
      </w:tr>
      <w:tr w:rsidR="00F5489C" w14:paraId="612819E7" w14:textId="77777777" w:rsidTr="00524538">
        <w:trPr>
          <w:trHeight w:val="459"/>
        </w:trPr>
        <w:tc>
          <w:tcPr>
            <w:tcW w:w="810" w:type="dxa"/>
          </w:tcPr>
          <w:p w14:paraId="0C74663E" w14:textId="77777777" w:rsidR="00F5489C" w:rsidRDefault="00F5489C" w:rsidP="00524538">
            <w:pPr>
              <w:pStyle w:val="TableParagraph"/>
              <w:spacing w:line="227" w:lineRule="exact"/>
              <w:ind w:left="107"/>
              <w:rPr>
                <w:sz w:val="20"/>
              </w:rPr>
            </w:pPr>
            <w:r>
              <w:rPr>
                <w:sz w:val="20"/>
              </w:rPr>
              <w:t>44</w:t>
            </w:r>
          </w:p>
        </w:tc>
        <w:tc>
          <w:tcPr>
            <w:tcW w:w="1980" w:type="dxa"/>
          </w:tcPr>
          <w:p w14:paraId="6883093A" w14:textId="77777777" w:rsidR="00F5489C" w:rsidRDefault="00F5489C" w:rsidP="00524538">
            <w:pPr>
              <w:pStyle w:val="TableParagraph"/>
              <w:spacing w:line="227" w:lineRule="exact"/>
              <w:ind w:left="107"/>
              <w:rPr>
                <w:sz w:val="20"/>
              </w:rPr>
            </w:pPr>
            <w:r>
              <w:rPr>
                <w:sz w:val="20"/>
              </w:rPr>
              <w:t xml:space="preserve">Mouth of </w:t>
            </w:r>
            <w:proofErr w:type="spellStart"/>
            <w:r>
              <w:rPr>
                <w:sz w:val="20"/>
              </w:rPr>
              <w:t>Killey</w:t>
            </w:r>
            <w:proofErr w:type="spellEnd"/>
          </w:p>
          <w:p w14:paraId="0605D276" w14:textId="77777777" w:rsidR="00F5489C" w:rsidRDefault="00F5489C" w:rsidP="00524538">
            <w:pPr>
              <w:pStyle w:val="TableParagraph"/>
              <w:spacing w:line="212" w:lineRule="exact"/>
              <w:ind w:left="107"/>
              <w:rPr>
                <w:sz w:val="20"/>
              </w:rPr>
            </w:pPr>
            <w:r>
              <w:rPr>
                <w:sz w:val="20"/>
              </w:rPr>
              <w:t>River</w:t>
            </w:r>
          </w:p>
        </w:tc>
        <w:tc>
          <w:tcPr>
            <w:tcW w:w="1530" w:type="dxa"/>
          </w:tcPr>
          <w:p w14:paraId="2867AAEC" w14:textId="77777777" w:rsidR="00F5489C" w:rsidRDefault="00F5489C" w:rsidP="00524538">
            <w:pPr>
              <w:pStyle w:val="TableParagraph"/>
              <w:rPr>
                <w:sz w:val="18"/>
              </w:rPr>
            </w:pPr>
          </w:p>
        </w:tc>
        <w:tc>
          <w:tcPr>
            <w:tcW w:w="1530" w:type="dxa"/>
          </w:tcPr>
          <w:p w14:paraId="2C14E019" w14:textId="77777777" w:rsidR="00F5489C" w:rsidRDefault="00F5489C" w:rsidP="00524538">
            <w:pPr>
              <w:pStyle w:val="TableParagraph"/>
              <w:rPr>
                <w:sz w:val="18"/>
              </w:rPr>
            </w:pPr>
          </w:p>
        </w:tc>
        <w:tc>
          <w:tcPr>
            <w:tcW w:w="900" w:type="dxa"/>
          </w:tcPr>
          <w:p w14:paraId="37E5FA0C" w14:textId="77777777" w:rsidR="00F5489C" w:rsidRDefault="00F5489C" w:rsidP="00524538">
            <w:pPr>
              <w:pStyle w:val="TableParagraph"/>
              <w:rPr>
                <w:sz w:val="18"/>
              </w:rPr>
            </w:pPr>
          </w:p>
        </w:tc>
        <w:tc>
          <w:tcPr>
            <w:tcW w:w="1350" w:type="dxa"/>
          </w:tcPr>
          <w:p w14:paraId="0CB66578" w14:textId="77777777" w:rsidR="00F5489C" w:rsidRDefault="00F5489C" w:rsidP="00524538">
            <w:pPr>
              <w:pStyle w:val="TableParagraph"/>
              <w:rPr>
                <w:sz w:val="18"/>
              </w:rPr>
            </w:pPr>
          </w:p>
        </w:tc>
        <w:tc>
          <w:tcPr>
            <w:tcW w:w="1260" w:type="dxa"/>
          </w:tcPr>
          <w:p w14:paraId="4C5F6E88" w14:textId="77777777" w:rsidR="00F5489C" w:rsidRDefault="00F5489C" w:rsidP="00524538">
            <w:pPr>
              <w:pStyle w:val="TableParagraph"/>
              <w:rPr>
                <w:sz w:val="18"/>
              </w:rPr>
            </w:pPr>
          </w:p>
        </w:tc>
        <w:tc>
          <w:tcPr>
            <w:tcW w:w="1260" w:type="dxa"/>
          </w:tcPr>
          <w:p w14:paraId="04202B41" w14:textId="77777777" w:rsidR="00F5489C" w:rsidRDefault="00F5489C" w:rsidP="00524538">
            <w:pPr>
              <w:pStyle w:val="TableParagraph"/>
              <w:rPr>
                <w:sz w:val="18"/>
              </w:rPr>
            </w:pPr>
          </w:p>
        </w:tc>
      </w:tr>
      <w:tr w:rsidR="00F5489C" w14:paraId="22F27A30" w14:textId="77777777" w:rsidTr="00524538">
        <w:trPr>
          <w:trHeight w:val="460"/>
        </w:trPr>
        <w:tc>
          <w:tcPr>
            <w:tcW w:w="810" w:type="dxa"/>
          </w:tcPr>
          <w:p w14:paraId="5A76A316" w14:textId="77777777" w:rsidR="00F5489C" w:rsidRDefault="00F5489C" w:rsidP="00524538">
            <w:pPr>
              <w:pStyle w:val="TableParagraph"/>
              <w:spacing w:line="228" w:lineRule="exact"/>
              <w:ind w:left="107"/>
              <w:rPr>
                <w:sz w:val="20"/>
              </w:rPr>
            </w:pPr>
            <w:r>
              <w:rPr>
                <w:sz w:val="20"/>
              </w:rPr>
              <w:t>50</w:t>
            </w:r>
          </w:p>
        </w:tc>
        <w:tc>
          <w:tcPr>
            <w:tcW w:w="1980" w:type="dxa"/>
          </w:tcPr>
          <w:p w14:paraId="145B599D" w14:textId="77777777" w:rsidR="00F5489C" w:rsidRDefault="00F5489C" w:rsidP="00524538">
            <w:pPr>
              <w:pStyle w:val="TableParagraph"/>
              <w:spacing w:line="228" w:lineRule="exact"/>
              <w:ind w:left="107"/>
              <w:rPr>
                <w:sz w:val="20"/>
              </w:rPr>
            </w:pPr>
            <w:proofErr w:type="spellStart"/>
            <w:r>
              <w:rPr>
                <w:sz w:val="20"/>
              </w:rPr>
              <w:t>Skilak</w:t>
            </w:r>
            <w:proofErr w:type="spellEnd"/>
            <w:r>
              <w:rPr>
                <w:sz w:val="20"/>
              </w:rPr>
              <w:t xml:space="preserve"> Lake Outflow</w:t>
            </w:r>
          </w:p>
        </w:tc>
        <w:tc>
          <w:tcPr>
            <w:tcW w:w="1530" w:type="dxa"/>
          </w:tcPr>
          <w:p w14:paraId="0F898E9D" w14:textId="77777777" w:rsidR="00F5489C" w:rsidRDefault="00F5489C" w:rsidP="00524538">
            <w:pPr>
              <w:pStyle w:val="TableParagraph"/>
              <w:rPr>
                <w:sz w:val="18"/>
              </w:rPr>
            </w:pPr>
          </w:p>
        </w:tc>
        <w:tc>
          <w:tcPr>
            <w:tcW w:w="1530" w:type="dxa"/>
          </w:tcPr>
          <w:p w14:paraId="2B30E7D1" w14:textId="77777777" w:rsidR="00F5489C" w:rsidRDefault="00F5489C" w:rsidP="00524538">
            <w:pPr>
              <w:pStyle w:val="TableParagraph"/>
              <w:rPr>
                <w:sz w:val="18"/>
              </w:rPr>
            </w:pPr>
          </w:p>
        </w:tc>
        <w:tc>
          <w:tcPr>
            <w:tcW w:w="900" w:type="dxa"/>
          </w:tcPr>
          <w:p w14:paraId="0E39FB0B" w14:textId="77777777" w:rsidR="00F5489C" w:rsidRDefault="00F5489C" w:rsidP="00524538">
            <w:pPr>
              <w:pStyle w:val="TableParagraph"/>
              <w:rPr>
                <w:sz w:val="18"/>
              </w:rPr>
            </w:pPr>
          </w:p>
        </w:tc>
        <w:tc>
          <w:tcPr>
            <w:tcW w:w="1350" w:type="dxa"/>
          </w:tcPr>
          <w:p w14:paraId="61609EB9" w14:textId="77777777" w:rsidR="00F5489C" w:rsidRDefault="00F5489C" w:rsidP="00524538">
            <w:pPr>
              <w:pStyle w:val="TableParagraph"/>
              <w:rPr>
                <w:sz w:val="18"/>
              </w:rPr>
            </w:pPr>
          </w:p>
        </w:tc>
        <w:tc>
          <w:tcPr>
            <w:tcW w:w="1260" w:type="dxa"/>
          </w:tcPr>
          <w:p w14:paraId="52B61538" w14:textId="77777777" w:rsidR="00F5489C" w:rsidRDefault="00F5489C" w:rsidP="00524538">
            <w:pPr>
              <w:pStyle w:val="TableParagraph"/>
              <w:rPr>
                <w:sz w:val="18"/>
              </w:rPr>
            </w:pPr>
          </w:p>
        </w:tc>
        <w:tc>
          <w:tcPr>
            <w:tcW w:w="1260" w:type="dxa"/>
          </w:tcPr>
          <w:p w14:paraId="2E58E268" w14:textId="77777777" w:rsidR="00F5489C" w:rsidRDefault="00F5489C" w:rsidP="00524538">
            <w:pPr>
              <w:pStyle w:val="TableParagraph"/>
              <w:rPr>
                <w:sz w:val="18"/>
              </w:rPr>
            </w:pPr>
          </w:p>
        </w:tc>
      </w:tr>
      <w:tr w:rsidR="00F5489C" w14:paraId="5BBECF6B" w14:textId="77777777" w:rsidTr="00524538">
        <w:trPr>
          <w:trHeight w:val="459"/>
        </w:trPr>
        <w:tc>
          <w:tcPr>
            <w:tcW w:w="810" w:type="dxa"/>
          </w:tcPr>
          <w:p w14:paraId="4B464513" w14:textId="77777777" w:rsidR="00F5489C" w:rsidRDefault="00F5489C" w:rsidP="00524538">
            <w:pPr>
              <w:pStyle w:val="TableParagraph"/>
              <w:spacing w:line="227" w:lineRule="exact"/>
              <w:ind w:left="107"/>
              <w:rPr>
                <w:sz w:val="20"/>
              </w:rPr>
            </w:pPr>
            <w:r>
              <w:rPr>
                <w:sz w:val="20"/>
              </w:rPr>
              <w:t>70</w:t>
            </w:r>
          </w:p>
        </w:tc>
        <w:tc>
          <w:tcPr>
            <w:tcW w:w="1980" w:type="dxa"/>
          </w:tcPr>
          <w:p w14:paraId="61D4C83C" w14:textId="77777777" w:rsidR="00F5489C" w:rsidRDefault="00F5489C" w:rsidP="00524538">
            <w:pPr>
              <w:pStyle w:val="TableParagraph"/>
              <w:spacing w:line="227" w:lineRule="exact"/>
              <w:ind w:left="107"/>
              <w:rPr>
                <w:sz w:val="20"/>
              </w:rPr>
            </w:pPr>
            <w:r>
              <w:rPr>
                <w:sz w:val="20"/>
              </w:rPr>
              <w:t>Jim’s Landing</w:t>
            </w:r>
          </w:p>
        </w:tc>
        <w:tc>
          <w:tcPr>
            <w:tcW w:w="1530" w:type="dxa"/>
          </w:tcPr>
          <w:p w14:paraId="3B1299F0" w14:textId="77777777" w:rsidR="00F5489C" w:rsidRDefault="00F5489C" w:rsidP="00524538">
            <w:pPr>
              <w:pStyle w:val="TableParagraph"/>
              <w:rPr>
                <w:sz w:val="18"/>
              </w:rPr>
            </w:pPr>
          </w:p>
        </w:tc>
        <w:tc>
          <w:tcPr>
            <w:tcW w:w="1530" w:type="dxa"/>
          </w:tcPr>
          <w:p w14:paraId="53A8547E" w14:textId="77777777" w:rsidR="00F5489C" w:rsidRDefault="00F5489C" w:rsidP="00524538">
            <w:pPr>
              <w:pStyle w:val="TableParagraph"/>
              <w:rPr>
                <w:sz w:val="18"/>
              </w:rPr>
            </w:pPr>
          </w:p>
        </w:tc>
        <w:tc>
          <w:tcPr>
            <w:tcW w:w="900" w:type="dxa"/>
          </w:tcPr>
          <w:p w14:paraId="7BBE4A79" w14:textId="77777777" w:rsidR="00F5489C" w:rsidRDefault="00F5489C" w:rsidP="00524538">
            <w:pPr>
              <w:pStyle w:val="TableParagraph"/>
              <w:rPr>
                <w:sz w:val="18"/>
              </w:rPr>
            </w:pPr>
          </w:p>
        </w:tc>
        <w:tc>
          <w:tcPr>
            <w:tcW w:w="1350" w:type="dxa"/>
          </w:tcPr>
          <w:p w14:paraId="4E3C08F4" w14:textId="77777777" w:rsidR="00F5489C" w:rsidRDefault="00F5489C" w:rsidP="00524538">
            <w:pPr>
              <w:pStyle w:val="TableParagraph"/>
              <w:rPr>
                <w:sz w:val="18"/>
              </w:rPr>
            </w:pPr>
          </w:p>
        </w:tc>
        <w:tc>
          <w:tcPr>
            <w:tcW w:w="1260" w:type="dxa"/>
          </w:tcPr>
          <w:p w14:paraId="7030625D" w14:textId="77777777" w:rsidR="00F5489C" w:rsidRDefault="00F5489C" w:rsidP="00524538">
            <w:pPr>
              <w:pStyle w:val="TableParagraph"/>
              <w:rPr>
                <w:sz w:val="18"/>
              </w:rPr>
            </w:pPr>
          </w:p>
        </w:tc>
        <w:tc>
          <w:tcPr>
            <w:tcW w:w="1260" w:type="dxa"/>
          </w:tcPr>
          <w:p w14:paraId="0B3A6EF1" w14:textId="77777777" w:rsidR="00F5489C" w:rsidRDefault="00F5489C" w:rsidP="00524538">
            <w:pPr>
              <w:pStyle w:val="TableParagraph"/>
              <w:rPr>
                <w:sz w:val="18"/>
              </w:rPr>
            </w:pPr>
          </w:p>
        </w:tc>
      </w:tr>
      <w:tr w:rsidR="00F5489C" w14:paraId="58CBD794" w14:textId="77777777" w:rsidTr="00524538">
        <w:trPr>
          <w:trHeight w:val="460"/>
        </w:trPr>
        <w:tc>
          <w:tcPr>
            <w:tcW w:w="810" w:type="dxa"/>
          </w:tcPr>
          <w:p w14:paraId="42281ABB" w14:textId="77777777" w:rsidR="00F5489C" w:rsidRDefault="00F5489C" w:rsidP="00524538">
            <w:pPr>
              <w:pStyle w:val="TableParagraph"/>
              <w:spacing w:line="228" w:lineRule="exact"/>
              <w:ind w:left="107"/>
              <w:rPr>
                <w:sz w:val="20"/>
              </w:rPr>
            </w:pPr>
            <w:r>
              <w:rPr>
                <w:sz w:val="20"/>
              </w:rPr>
              <w:t>74</w:t>
            </w:r>
          </w:p>
        </w:tc>
        <w:tc>
          <w:tcPr>
            <w:tcW w:w="1980" w:type="dxa"/>
          </w:tcPr>
          <w:p w14:paraId="17965021" w14:textId="77777777" w:rsidR="00F5489C" w:rsidRDefault="00F5489C" w:rsidP="00524538">
            <w:pPr>
              <w:pStyle w:val="TableParagraph"/>
              <w:spacing w:line="228" w:lineRule="exact"/>
              <w:ind w:left="107"/>
              <w:rPr>
                <w:sz w:val="20"/>
              </w:rPr>
            </w:pPr>
            <w:r>
              <w:rPr>
                <w:sz w:val="20"/>
              </w:rPr>
              <w:t>Russian River</w:t>
            </w:r>
          </w:p>
        </w:tc>
        <w:tc>
          <w:tcPr>
            <w:tcW w:w="1530" w:type="dxa"/>
          </w:tcPr>
          <w:p w14:paraId="7C8CAD71" w14:textId="77777777" w:rsidR="00F5489C" w:rsidRDefault="00F5489C" w:rsidP="00524538">
            <w:pPr>
              <w:pStyle w:val="TableParagraph"/>
              <w:rPr>
                <w:sz w:val="18"/>
              </w:rPr>
            </w:pPr>
          </w:p>
        </w:tc>
        <w:tc>
          <w:tcPr>
            <w:tcW w:w="1530" w:type="dxa"/>
          </w:tcPr>
          <w:p w14:paraId="3BE6D5BE" w14:textId="77777777" w:rsidR="00F5489C" w:rsidRDefault="00F5489C" w:rsidP="00524538">
            <w:pPr>
              <w:pStyle w:val="TableParagraph"/>
              <w:rPr>
                <w:sz w:val="18"/>
              </w:rPr>
            </w:pPr>
          </w:p>
        </w:tc>
        <w:tc>
          <w:tcPr>
            <w:tcW w:w="900" w:type="dxa"/>
          </w:tcPr>
          <w:p w14:paraId="21A2A015" w14:textId="77777777" w:rsidR="00F5489C" w:rsidRDefault="00F5489C" w:rsidP="00524538">
            <w:pPr>
              <w:pStyle w:val="TableParagraph"/>
              <w:rPr>
                <w:sz w:val="18"/>
              </w:rPr>
            </w:pPr>
          </w:p>
        </w:tc>
        <w:tc>
          <w:tcPr>
            <w:tcW w:w="1350" w:type="dxa"/>
          </w:tcPr>
          <w:p w14:paraId="76E41919" w14:textId="77777777" w:rsidR="00F5489C" w:rsidRDefault="00F5489C" w:rsidP="00524538">
            <w:pPr>
              <w:pStyle w:val="TableParagraph"/>
              <w:rPr>
                <w:sz w:val="18"/>
              </w:rPr>
            </w:pPr>
          </w:p>
        </w:tc>
        <w:tc>
          <w:tcPr>
            <w:tcW w:w="1260" w:type="dxa"/>
          </w:tcPr>
          <w:p w14:paraId="27A3BB43" w14:textId="77777777" w:rsidR="00F5489C" w:rsidRDefault="00F5489C" w:rsidP="00524538">
            <w:pPr>
              <w:pStyle w:val="TableParagraph"/>
              <w:rPr>
                <w:sz w:val="18"/>
              </w:rPr>
            </w:pPr>
          </w:p>
        </w:tc>
        <w:tc>
          <w:tcPr>
            <w:tcW w:w="1260" w:type="dxa"/>
          </w:tcPr>
          <w:p w14:paraId="4F53B176" w14:textId="77777777" w:rsidR="00F5489C" w:rsidRDefault="00F5489C" w:rsidP="00524538">
            <w:pPr>
              <w:pStyle w:val="TableParagraph"/>
              <w:rPr>
                <w:sz w:val="18"/>
              </w:rPr>
            </w:pPr>
          </w:p>
        </w:tc>
      </w:tr>
      <w:tr w:rsidR="00F5489C" w14:paraId="54871DF0" w14:textId="77777777" w:rsidTr="00524538">
        <w:trPr>
          <w:trHeight w:val="460"/>
        </w:trPr>
        <w:tc>
          <w:tcPr>
            <w:tcW w:w="810" w:type="dxa"/>
          </w:tcPr>
          <w:p w14:paraId="1F1A2F32" w14:textId="77777777" w:rsidR="00F5489C" w:rsidRDefault="00F5489C" w:rsidP="00524538">
            <w:pPr>
              <w:pStyle w:val="TableParagraph"/>
              <w:spacing w:line="227" w:lineRule="exact"/>
              <w:ind w:left="107"/>
              <w:rPr>
                <w:sz w:val="20"/>
              </w:rPr>
            </w:pPr>
            <w:r>
              <w:rPr>
                <w:sz w:val="20"/>
              </w:rPr>
              <w:t>79.5</w:t>
            </w:r>
          </w:p>
        </w:tc>
        <w:tc>
          <w:tcPr>
            <w:tcW w:w="1980" w:type="dxa"/>
          </w:tcPr>
          <w:p w14:paraId="4A915041" w14:textId="77777777" w:rsidR="00F5489C" w:rsidRDefault="00F5489C" w:rsidP="00524538">
            <w:pPr>
              <w:pStyle w:val="TableParagraph"/>
              <w:spacing w:line="227" w:lineRule="exact"/>
              <w:ind w:left="107"/>
              <w:rPr>
                <w:sz w:val="20"/>
              </w:rPr>
            </w:pPr>
            <w:r>
              <w:rPr>
                <w:sz w:val="20"/>
              </w:rPr>
              <w:t>Juneau Creek</w:t>
            </w:r>
          </w:p>
        </w:tc>
        <w:tc>
          <w:tcPr>
            <w:tcW w:w="1530" w:type="dxa"/>
          </w:tcPr>
          <w:p w14:paraId="43C0A534" w14:textId="77777777" w:rsidR="00F5489C" w:rsidRDefault="00F5489C" w:rsidP="00524538">
            <w:pPr>
              <w:pStyle w:val="TableParagraph"/>
              <w:rPr>
                <w:sz w:val="18"/>
              </w:rPr>
            </w:pPr>
          </w:p>
        </w:tc>
        <w:tc>
          <w:tcPr>
            <w:tcW w:w="1530" w:type="dxa"/>
          </w:tcPr>
          <w:p w14:paraId="508EA2B1" w14:textId="77777777" w:rsidR="00F5489C" w:rsidRDefault="00F5489C" w:rsidP="00524538">
            <w:pPr>
              <w:pStyle w:val="TableParagraph"/>
              <w:rPr>
                <w:sz w:val="18"/>
              </w:rPr>
            </w:pPr>
          </w:p>
        </w:tc>
        <w:tc>
          <w:tcPr>
            <w:tcW w:w="900" w:type="dxa"/>
          </w:tcPr>
          <w:p w14:paraId="0B04423C" w14:textId="77777777" w:rsidR="00F5489C" w:rsidRDefault="00F5489C" w:rsidP="00524538">
            <w:pPr>
              <w:pStyle w:val="TableParagraph"/>
              <w:rPr>
                <w:sz w:val="18"/>
              </w:rPr>
            </w:pPr>
          </w:p>
        </w:tc>
        <w:tc>
          <w:tcPr>
            <w:tcW w:w="1350" w:type="dxa"/>
          </w:tcPr>
          <w:p w14:paraId="3D6DBAC9" w14:textId="77777777" w:rsidR="00F5489C" w:rsidRDefault="00F5489C" w:rsidP="00524538">
            <w:pPr>
              <w:pStyle w:val="TableParagraph"/>
              <w:rPr>
                <w:sz w:val="18"/>
              </w:rPr>
            </w:pPr>
          </w:p>
        </w:tc>
        <w:tc>
          <w:tcPr>
            <w:tcW w:w="1260" w:type="dxa"/>
          </w:tcPr>
          <w:p w14:paraId="35A37355" w14:textId="77777777" w:rsidR="00F5489C" w:rsidRDefault="00F5489C" w:rsidP="00524538">
            <w:pPr>
              <w:pStyle w:val="TableParagraph"/>
              <w:rPr>
                <w:sz w:val="18"/>
              </w:rPr>
            </w:pPr>
          </w:p>
        </w:tc>
        <w:tc>
          <w:tcPr>
            <w:tcW w:w="1260" w:type="dxa"/>
          </w:tcPr>
          <w:p w14:paraId="5A8C5433" w14:textId="77777777" w:rsidR="00F5489C" w:rsidRDefault="00F5489C" w:rsidP="00524538">
            <w:pPr>
              <w:pStyle w:val="TableParagraph"/>
              <w:rPr>
                <w:sz w:val="18"/>
              </w:rPr>
            </w:pPr>
          </w:p>
        </w:tc>
      </w:tr>
      <w:tr w:rsidR="00F5489C" w14:paraId="77F23B86" w14:textId="77777777" w:rsidTr="00524538">
        <w:trPr>
          <w:trHeight w:val="459"/>
        </w:trPr>
        <w:tc>
          <w:tcPr>
            <w:tcW w:w="810" w:type="dxa"/>
          </w:tcPr>
          <w:p w14:paraId="5E94723A" w14:textId="77777777" w:rsidR="00F5489C" w:rsidRDefault="00F5489C" w:rsidP="00524538">
            <w:pPr>
              <w:pStyle w:val="TableParagraph"/>
              <w:spacing w:line="227" w:lineRule="exact"/>
              <w:ind w:left="107"/>
              <w:rPr>
                <w:sz w:val="20"/>
              </w:rPr>
            </w:pPr>
            <w:r>
              <w:rPr>
                <w:sz w:val="20"/>
              </w:rPr>
              <w:t>82</w:t>
            </w:r>
          </w:p>
        </w:tc>
        <w:tc>
          <w:tcPr>
            <w:tcW w:w="1980" w:type="dxa"/>
          </w:tcPr>
          <w:p w14:paraId="7FEF0670" w14:textId="77777777" w:rsidR="00F5489C" w:rsidRDefault="00F5489C" w:rsidP="00524538">
            <w:pPr>
              <w:pStyle w:val="TableParagraph"/>
              <w:spacing w:line="227" w:lineRule="exact"/>
              <w:ind w:left="107"/>
              <w:rPr>
                <w:sz w:val="20"/>
              </w:rPr>
            </w:pPr>
            <w:r>
              <w:rPr>
                <w:sz w:val="20"/>
              </w:rPr>
              <w:t>Kenai Lake Bridge</w:t>
            </w:r>
          </w:p>
        </w:tc>
        <w:tc>
          <w:tcPr>
            <w:tcW w:w="1530" w:type="dxa"/>
          </w:tcPr>
          <w:p w14:paraId="0FD7020F" w14:textId="77777777" w:rsidR="00F5489C" w:rsidRDefault="00F5489C" w:rsidP="00524538">
            <w:pPr>
              <w:pStyle w:val="TableParagraph"/>
              <w:rPr>
                <w:sz w:val="18"/>
              </w:rPr>
            </w:pPr>
          </w:p>
        </w:tc>
        <w:tc>
          <w:tcPr>
            <w:tcW w:w="1530" w:type="dxa"/>
          </w:tcPr>
          <w:p w14:paraId="4676A73B" w14:textId="77777777" w:rsidR="00F5489C" w:rsidRDefault="00F5489C" w:rsidP="00524538">
            <w:pPr>
              <w:pStyle w:val="TableParagraph"/>
              <w:rPr>
                <w:sz w:val="18"/>
              </w:rPr>
            </w:pPr>
          </w:p>
        </w:tc>
        <w:tc>
          <w:tcPr>
            <w:tcW w:w="900" w:type="dxa"/>
          </w:tcPr>
          <w:p w14:paraId="50FA5B99" w14:textId="77777777" w:rsidR="00F5489C" w:rsidRDefault="00F5489C" w:rsidP="00524538">
            <w:pPr>
              <w:pStyle w:val="TableParagraph"/>
              <w:rPr>
                <w:sz w:val="18"/>
              </w:rPr>
            </w:pPr>
          </w:p>
        </w:tc>
        <w:tc>
          <w:tcPr>
            <w:tcW w:w="1350" w:type="dxa"/>
          </w:tcPr>
          <w:p w14:paraId="2F98DC44" w14:textId="77777777" w:rsidR="00F5489C" w:rsidRDefault="00F5489C" w:rsidP="00524538">
            <w:pPr>
              <w:pStyle w:val="TableParagraph"/>
              <w:rPr>
                <w:sz w:val="18"/>
              </w:rPr>
            </w:pPr>
          </w:p>
        </w:tc>
        <w:tc>
          <w:tcPr>
            <w:tcW w:w="1260" w:type="dxa"/>
          </w:tcPr>
          <w:p w14:paraId="1646F4D2" w14:textId="77777777" w:rsidR="00F5489C" w:rsidRDefault="00F5489C" w:rsidP="00524538">
            <w:pPr>
              <w:pStyle w:val="TableParagraph"/>
              <w:rPr>
                <w:sz w:val="18"/>
              </w:rPr>
            </w:pPr>
          </w:p>
        </w:tc>
        <w:tc>
          <w:tcPr>
            <w:tcW w:w="1260" w:type="dxa"/>
          </w:tcPr>
          <w:p w14:paraId="3B2AE725" w14:textId="77777777" w:rsidR="00F5489C" w:rsidRDefault="00F5489C" w:rsidP="00524538">
            <w:pPr>
              <w:pStyle w:val="TableParagraph"/>
              <w:rPr>
                <w:sz w:val="18"/>
              </w:rPr>
            </w:pPr>
          </w:p>
        </w:tc>
      </w:tr>
      <w:tr w:rsidR="00F5489C" w14:paraId="2A2E6A5F" w14:textId="77777777" w:rsidTr="00524538">
        <w:trPr>
          <w:trHeight w:val="460"/>
        </w:trPr>
        <w:tc>
          <w:tcPr>
            <w:tcW w:w="810" w:type="dxa"/>
          </w:tcPr>
          <w:p w14:paraId="22E26FA7" w14:textId="77777777" w:rsidR="00F5489C" w:rsidRDefault="00F5489C" w:rsidP="00524538">
            <w:pPr>
              <w:pStyle w:val="TableParagraph"/>
              <w:spacing w:before="8"/>
              <w:rPr>
                <w:sz w:val="19"/>
              </w:rPr>
            </w:pPr>
          </w:p>
          <w:p w14:paraId="63E229C4" w14:textId="77777777" w:rsidR="00F5489C" w:rsidRDefault="00F5489C" w:rsidP="00524538">
            <w:pPr>
              <w:pStyle w:val="TableParagraph"/>
              <w:spacing w:line="213" w:lineRule="exact"/>
              <w:ind w:left="107"/>
              <w:rPr>
                <w:sz w:val="20"/>
              </w:rPr>
            </w:pPr>
            <w:r>
              <w:rPr>
                <w:sz w:val="20"/>
              </w:rPr>
              <w:t>DUP</w:t>
            </w:r>
          </w:p>
        </w:tc>
        <w:tc>
          <w:tcPr>
            <w:tcW w:w="1980" w:type="dxa"/>
          </w:tcPr>
          <w:p w14:paraId="766924B5" w14:textId="77777777" w:rsidR="00F5489C" w:rsidRDefault="00F5489C" w:rsidP="00524538">
            <w:pPr>
              <w:pStyle w:val="TableParagraph"/>
              <w:rPr>
                <w:sz w:val="18"/>
              </w:rPr>
            </w:pPr>
          </w:p>
        </w:tc>
        <w:tc>
          <w:tcPr>
            <w:tcW w:w="1530" w:type="dxa"/>
          </w:tcPr>
          <w:p w14:paraId="3AB23229" w14:textId="77777777" w:rsidR="00F5489C" w:rsidRDefault="00F5489C" w:rsidP="00524538">
            <w:pPr>
              <w:pStyle w:val="TableParagraph"/>
              <w:rPr>
                <w:sz w:val="18"/>
              </w:rPr>
            </w:pPr>
          </w:p>
        </w:tc>
        <w:tc>
          <w:tcPr>
            <w:tcW w:w="1530" w:type="dxa"/>
          </w:tcPr>
          <w:p w14:paraId="613B12DA" w14:textId="77777777" w:rsidR="00F5489C" w:rsidRDefault="00F5489C" w:rsidP="00524538">
            <w:pPr>
              <w:pStyle w:val="TableParagraph"/>
              <w:rPr>
                <w:sz w:val="18"/>
              </w:rPr>
            </w:pPr>
          </w:p>
        </w:tc>
        <w:tc>
          <w:tcPr>
            <w:tcW w:w="900" w:type="dxa"/>
          </w:tcPr>
          <w:p w14:paraId="324F2BBC" w14:textId="77777777" w:rsidR="00F5489C" w:rsidRDefault="00F5489C" w:rsidP="00524538">
            <w:pPr>
              <w:pStyle w:val="TableParagraph"/>
              <w:rPr>
                <w:sz w:val="18"/>
              </w:rPr>
            </w:pPr>
          </w:p>
        </w:tc>
        <w:tc>
          <w:tcPr>
            <w:tcW w:w="1350" w:type="dxa"/>
          </w:tcPr>
          <w:p w14:paraId="224D8C69" w14:textId="77777777" w:rsidR="00F5489C" w:rsidRDefault="00F5489C" w:rsidP="00524538">
            <w:pPr>
              <w:pStyle w:val="TableParagraph"/>
              <w:rPr>
                <w:sz w:val="18"/>
              </w:rPr>
            </w:pPr>
          </w:p>
        </w:tc>
        <w:tc>
          <w:tcPr>
            <w:tcW w:w="1260" w:type="dxa"/>
          </w:tcPr>
          <w:p w14:paraId="14106C11" w14:textId="77777777" w:rsidR="00F5489C" w:rsidRDefault="00F5489C" w:rsidP="00524538">
            <w:pPr>
              <w:pStyle w:val="TableParagraph"/>
              <w:rPr>
                <w:sz w:val="18"/>
              </w:rPr>
            </w:pPr>
          </w:p>
        </w:tc>
        <w:tc>
          <w:tcPr>
            <w:tcW w:w="1260" w:type="dxa"/>
          </w:tcPr>
          <w:p w14:paraId="550E8C6F" w14:textId="77777777" w:rsidR="00F5489C" w:rsidRDefault="00F5489C" w:rsidP="00524538">
            <w:pPr>
              <w:pStyle w:val="TableParagraph"/>
              <w:rPr>
                <w:sz w:val="18"/>
              </w:rPr>
            </w:pPr>
          </w:p>
        </w:tc>
      </w:tr>
      <w:tr w:rsidR="00F5489C" w14:paraId="37178EDC" w14:textId="77777777" w:rsidTr="00524538">
        <w:trPr>
          <w:trHeight w:val="460"/>
        </w:trPr>
        <w:tc>
          <w:tcPr>
            <w:tcW w:w="810" w:type="dxa"/>
          </w:tcPr>
          <w:p w14:paraId="51B39581" w14:textId="77777777" w:rsidR="00F5489C" w:rsidRDefault="00F5489C" w:rsidP="00524538">
            <w:pPr>
              <w:pStyle w:val="TableParagraph"/>
              <w:spacing w:before="8"/>
              <w:rPr>
                <w:sz w:val="19"/>
              </w:rPr>
            </w:pPr>
          </w:p>
          <w:p w14:paraId="717B4B47" w14:textId="77777777" w:rsidR="00F5489C" w:rsidRDefault="00F5489C" w:rsidP="00524538">
            <w:pPr>
              <w:pStyle w:val="TableParagraph"/>
              <w:spacing w:line="213" w:lineRule="exact"/>
              <w:ind w:left="107"/>
              <w:rPr>
                <w:sz w:val="20"/>
              </w:rPr>
            </w:pPr>
            <w:r>
              <w:rPr>
                <w:sz w:val="20"/>
              </w:rPr>
              <w:t>DUP</w:t>
            </w:r>
          </w:p>
        </w:tc>
        <w:tc>
          <w:tcPr>
            <w:tcW w:w="1980" w:type="dxa"/>
          </w:tcPr>
          <w:p w14:paraId="2203E5B2" w14:textId="77777777" w:rsidR="00F5489C" w:rsidRDefault="00F5489C" w:rsidP="00524538">
            <w:pPr>
              <w:pStyle w:val="TableParagraph"/>
              <w:rPr>
                <w:sz w:val="18"/>
              </w:rPr>
            </w:pPr>
          </w:p>
        </w:tc>
        <w:tc>
          <w:tcPr>
            <w:tcW w:w="1530" w:type="dxa"/>
          </w:tcPr>
          <w:p w14:paraId="0A8F9DBB" w14:textId="77777777" w:rsidR="00F5489C" w:rsidRDefault="00F5489C" w:rsidP="00524538">
            <w:pPr>
              <w:pStyle w:val="TableParagraph"/>
              <w:rPr>
                <w:sz w:val="18"/>
              </w:rPr>
            </w:pPr>
          </w:p>
        </w:tc>
        <w:tc>
          <w:tcPr>
            <w:tcW w:w="1530" w:type="dxa"/>
          </w:tcPr>
          <w:p w14:paraId="42A2CE06" w14:textId="77777777" w:rsidR="00F5489C" w:rsidRDefault="00F5489C" w:rsidP="00524538">
            <w:pPr>
              <w:pStyle w:val="TableParagraph"/>
              <w:rPr>
                <w:sz w:val="18"/>
              </w:rPr>
            </w:pPr>
          </w:p>
        </w:tc>
        <w:tc>
          <w:tcPr>
            <w:tcW w:w="900" w:type="dxa"/>
          </w:tcPr>
          <w:p w14:paraId="7AC693C5" w14:textId="77777777" w:rsidR="00F5489C" w:rsidRDefault="00F5489C" w:rsidP="00524538">
            <w:pPr>
              <w:pStyle w:val="TableParagraph"/>
              <w:rPr>
                <w:sz w:val="18"/>
              </w:rPr>
            </w:pPr>
          </w:p>
        </w:tc>
        <w:tc>
          <w:tcPr>
            <w:tcW w:w="1350" w:type="dxa"/>
          </w:tcPr>
          <w:p w14:paraId="2F1FD35F" w14:textId="77777777" w:rsidR="00F5489C" w:rsidRDefault="00F5489C" w:rsidP="00524538">
            <w:pPr>
              <w:pStyle w:val="TableParagraph"/>
              <w:rPr>
                <w:sz w:val="18"/>
              </w:rPr>
            </w:pPr>
          </w:p>
        </w:tc>
        <w:tc>
          <w:tcPr>
            <w:tcW w:w="1260" w:type="dxa"/>
          </w:tcPr>
          <w:p w14:paraId="72FC9F14" w14:textId="77777777" w:rsidR="00F5489C" w:rsidRDefault="00F5489C" w:rsidP="00524538">
            <w:pPr>
              <w:pStyle w:val="TableParagraph"/>
              <w:rPr>
                <w:sz w:val="18"/>
              </w:rPr>
            </w:pPr>
          </w:p>
        </w:tc>
        <w:tc>
          <w:tcPr>
            <w:tcW w:w="1260" w:type="dxa"/>
          </w:tcPr>
          <w:p w14:paraId="606FAB9D" w14:textId="77777777" w:rsidR="00F5489C" w:rsidRDefault="00F5489C" w:rsidP="00524538">
            <w:pPr>
              <w:pStyle w:val="TableParagraph"/>
              <w:rPr>
                <w:sz w:val="18"/>
              </w:rPr>
            </w:pPr>
          </w:p>
        </w:tc>
      </w:tr>
    </w:tbl>
    <w:p w14:paraId="34B52F4C" w14:textId="77777777" w:rsidR="00726460" w:rsidRDefault="00726460" w:rsidP="00726460">
      <w:pPr>
        <w:pStyle w:val="BodyText"/>
        <w:tabs>
          <w:tab w:val="left" w:pos="9379"/>
        </w:tabs>
        <w:spacing w:before="90"/>
      </w:pPr>
    </w:p>
    <w:p w14:paraId="778BDCA0" w14:textId="4B9BD7DE" w:rsidR="00726460" w:rsidRDefault="00726460" w:rsidP="00726460">
      <w:pPr>
        <w:pStyle w:val="BodyText"/>
        <w:tabs>
          <w:tab w:val="left" w:pos="9379"/>
        </w:tabs>
        <w:spacing w:before="90"/>
      </w:pPr>
      <w:r>
        <w:t xml:space="preserve">ANALYSIS PERFORMED </w:t>
      </w:r>
      <w:proofErr w:type="gramStart"/>
      <w:r>
        <w:t>BY</w:t>
      </w:r>
      <w:r>
        <w:rPr>
          <w:spacing w:val="-12"/>
        </w:rPr>
        <w:t xml:space="preserve"> </w:t>
      </w:r>
      <w:r>
        <w:t>:</w:t>
      </w:r>
      <w:proofErr w:type="gramEnd"/>
      <w:r>
        <w:rPr>
          <w:u w:val="single"/>
        </w:rPr>
        <w:t xml:space="preserve"> ______________________________________________</w:t>
      </w:r>
    </w:p>
    <w:p w14:paraId="26D86EBA" w14:textId="77777777" w:rsidR="00F5489C" w:rsidRDefault="00F5489C" w:rsidP="00F5489C">
      <w:pPr>
        <w:rPr>
          <w:sz w:val="18"/>
        </w:rPr>
      </w:pPr>
    </w:p>
    <w:p w14:paraId="3F2AE2B8" w14:textId="77777777" w:rsidR="00726460" w:rsidRPr="00726460" w:rsidRDefault="00726460" w:rsidP="00726460">
      <w:pPr>
        <w:pStyle w:val="AppendixSubheadings"/>
        <w:jc w:val="center"/>
        <w:rPr>
          <w:b/>
          <w:sz w:val="24"/>
          <w:szCs w:val="24"/>
        </w:rPr>
      </w:pPr>
      <w:r w:rsidRPr="00726460">
        <w:rPr>
          <w:b/>
          <w:sz w:val="24"/>
          <w:szCs w:val="24"/>
        </w:rPr>
        <w:lastRenderedPageBreak/>
        <w:t>Appendix E</w:t>
      </w:r>
    </w:p>
    <w:p w14:paraId="6B4884F5" w14:textId="77777777" w:rsidR="00726460" w:rsidRPr="00726460" w:rsidRDefault="00726460" w:rsidP="00726460">
      <w:pPr>
        <w:pStyle w:val="AppendixSubheadings"/>
        <w:jc w:val="center"/>
        <w:rPr>
          <w:b/>
          <w:sz w:val="24"/>
          <w:szCs w:val="24"/>
        </w:rPr>
      </w:pPr>
    </w:p>
    <w:p w14:paraId="58219C38" w14:textId="77777777" w:rsidR="00726460" w:rsidRPr="00726460" w:rsidRDefault="00726460" w:rsidP="00726460">
      <w:pPr>
        <w:pStyle w:val="AppendixSubheadings"/>
        <w:jc w:val="center"/>
        <w:rPr>
          <w:b/>
          <w:sz w:val="24"/>
          <w:szCs w:val="24"/>
        </w:rPr>
      </w:pPr>
      <w:proofErr w:type="spellStart"/>
      <w:r w:rsidRPr="00726460">
        <w:rPr>
          <w:b/>
          <w:sz w:val="24"/>
          <w:szCs w:val="24"/>
        </w:rPr>
        <w:t>Hydrolab</w:t>
      </w:r>
      <w:proofErr w:type="spellEnd"/>
      <w:r w:rsidRPr="00726460">
        <w:rPr>
          <w:b/>
          <w:sz w:val="24"/>
          <w:szCs w:val="24"/>
        </w:rPr>
        <w:t xml:space="preserve"> Downloads</w:t>
      </w:r>
    </w:p>
    <w:p w14:paraId="1C72FBDE" w14:textId="77777777" w:rsidR="00726460" w:rsidRDefault="00726460" w:rsidP="00726460">
      <w:pPr>
        <w:pStyle w:val="BodyText"/>
        <w:spacing w:before="1"/>
        <w:rPr>
          <w:b/>
        </w:rPr>
      </w:pPr>
    </w:p>
    <w:tbl>
      <w:tblPr>
        <w:tblW w:w="0" w:type="auto"/>
        <w:tblInd w:w="1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1411"/>
        <w:gridCol w:w="2160"/>
        <w:gridCol w:w="990"/>
        <w:gridCol w:w="3870"/>
      </w:tblGrid>
      <w:tr w:rsidR="00726460" w14:paraId="2554F78A" w14:textId="77777777" w:rsidTr="00524538">
        <w:trPr>
          <w:trHeight w:val="551"/>
        </w:trPr>
        <w:tc>
          <w:tcPr>
            <w:tcW w:w="677" w:type="dxa"/>
          </w:tcPr>
          <w:p w14:paraId="0235403B" w14:textId="77777777" w:rsidR="00726460" w:rsidRDefault="00726460" w:rsidP="00524538">
            <w:pPr>
              <w:pStyle w:val="TableParagraph"/>
              <w:spacing w:line="274" w:lineRule="exact"/>
              <w:ind w:left="107"/>
              <w:rPr>
                <w:sz w:val="24"/>
              </w:rPr>
            </w:pPr>
            <w:r>
              <w:rPr>
                <w:sz w:val="24"/>
              </w:rPr>
              <w:t>Date</w:t>
            </w:r>
          </w:p>
        </w:tc>
        <w:tc>
          <w:tcPr>
            <w:tcW w:w="1411" w:type="dxa"/>
          </w:tcPr>
          <w:p w14:paraId="4FEDBCF9" w14:textId="77777777" w:rsidR="00726460" w:rsidRDefault="00726460" w:rsidP="00524538">
            <w:pPr>
              <w:pStyle w:val="TableParagraph"/>
              <w:spacing w:line="274" w:lineRule="exact"/>
              <w:ind w:left="106"/>
              <w:rPr>
                <w:sz w:val="24"/>
              </w:rPr>
            </w:pPr>
            <w:proofErr w:type="spellStart"/>
            <w:r>
              <w:rPr>
                <w:sz w:val="24"/>
              </w:rPr>
              <w:t>Hydrolab</w:t>
            </w:r>
            <w:proofErr w:type="spellEnd"/>
            <w:r>
              <w:rPr>
                <w:sz w:val="24"/>
              </w:rPr>
              <w:t xml:space="preserve"> #</w:t>
            </w:r>
          </w:p>
        </w:tc>
        <w:tc>
          <w:tcPr>
            <w:tcW w:w="2160" w:type="dxa"/>
          </w:tcPr>
          <w:p w14:paraId="6E77765F" w14:textId="77777777" w:rsidR="00726460" w:rsidRDefault="00726460" w:rsidP="00524538">
            <w:pPr>
              <w:pStyle w:val="TableParagraph"/>
              <w:spacing w:line="274" w:lineRule="exact"/>
              <w:ind w:left="107"/>
              <w:rPr>
                <w:sz w:val="24"/>
              </w:rPr>
            </w:pPr>
            <w:r>
              <w:rPr>
                <w:sz w:val="24"/>
              </w:rPr>
              <w:t>File Name</w:t>
            </w:r>
          </w:p>
        </w:tc>
        <w:tc>
          <w:tcPr>
            <w:tcW w:w="990" w:type="dxa"/>
          </w:tcPr>
          <w:p w14:paraId="78050A27" w14:textId="77777777" w:rsidR="00726460" w:rsidRDefault="00726460" w:rsidP="00524538">
            <w:pPr>
              <w:pStyle w:val="TableParagraph"/>
              <w:spacing w:before="2" w:line="274" w:lineRule="exact"/>
              <w:ind w:left="107" w:right="319"/>
              <w:rPr>
                <w:sz w:val="24"/>
              </w:rPr>
            </w:pPr>
            <w:r>
              <w:rPr>
                <w:sz w:val="24"/>
              </w:rPr>
              <w:t>Data Lines</w:t>
            </w:r>
          </w:p>
        </w:tc>
        <w:tc>
          <w:tcPr>
            <w:tcW w:w="3870" w:type="dxa"/>
          </w:tcPr>
          <w:p w14:paraId="74636CE1" w14:textId="77777777" w:rsidR="00726460" w:rsidRDefault="00726460" w:rsidP="00524538">
            <w:pPr>
              <w:pStyle w:val="TableParagraph"/>
              <w:spacing w:line="274" w:lineRule="exact"/>
              <w:ind w:left="107"/>
              <w:rPr>
                <w:sz w:val="24"/>
              </w:rPr>
            </w:pPr>
            <w:r>
              <w:rPr>
                <w:sz w:val="24"/>
              </w:rPr>
              <w:t>Notes</w:t>
            </w:r>
          </w:p>
        </w:tc>
      </w:tr>
      <w:tr w:rsidR="00726460" w14:paraId="7BD1F519" w14:textId="77777777" w:rsidTr="00524538">
        <w:trPr>
          <w:trHeight w:val="276"/>
        </w:trPr>
        <w:tc>
          <w:tcPr>
            <w:tcW w:w="677" w:type="dxa"/>
          </w:tcPr>
          <w:p w14:paraId="47A93017" w14:textId="77777777" w:rsidR="00726460" w:rsidRDefault="00726460" w:rsidP="00524538">
            <w:pPr>
              <w:pStyle w:val="TableParagraph"/>
              <w:rPr>
                <w:sz w:val="20"/>
              </w:rPr>
            </w:pPr>
          </w:p>
        </w:tc>
        <w:tc>
          <w:tcPr>
            <w:tcW w:w="1411" w:type="dxa"/>
          </w:tcPr>
          <w:p w14:paraId="40A6BCB8" w14:textId="77777777" w:rsidR="00726460" w:rsidRDefault="00726460" w:rsidP="00524538">
            <w:pPr>
              <w:pStyle w:val="TableParagraph"/>
              <w:rPr>
                <w:sz w:val="20"/>
              </w:rPr>
            </w:pPr>
          </w:p>
        </w:tc>
        <w:tc>
          <w:tcPr>
            <w:tcW w:w="2160" w:type="dxa"/>
          </w:tcPr>
          <w:p w14:paraId="57A2BAEE" w14:textId="77777777" w:rsidR="00726460" w:rsidRDefault="00726460" w:rsidP="00524538">
            <w:pPr>
              <w:pStyle w:val="TableParagraph"/>
              <w:rPr>
                <w:sz w:val="20"/>
              </w:rPr>
            </w:pPr>
          </w:p>
        </w:tc>
        <w:tc>
          <w:tcPr>
            <w:tcW w:w="990" w:type="dxa"/>
          </w:tcPr>
          <w:p w14:paraId="18EA1F5E" w14:textId="77777777" w:rsidR="00726460" w:rsidRDefault="00726460" w:rsidP="00524538">
            <w:pPr>
              <w:pStyle w:val="TableParagraph"/>
              <w:rPr>
                <w:sz w:val="20"/>
              </w:rPr>
            </w:pPr>
          </w:p>
        </w:tc>
        <w:tc>
          <w:tcPr>
            <w:tcW w:w="3870" w:type="dxa"/>
          </w:tcPr>
          <w:p w14:paraId="68C229FE" w14:textId="77777777" w:rsidR="00726460" w:rsidRDefault="00726460" w:rsidP="00524538">
            <w:pPr>
              <w:pStyle w:val="TableParagraph"/>
              <w:rPr>
                <w:sz w:val="20"/>
              </w:rPr>
            </w:pPr>
          </w:p>
        </w:tc>
      </w:tr>
      <w:tr w:rsidR="00726460" w14:paraId="3A6237C2" w14:textId="77777777" w:rsidTr="00524538">
        <w:trPr>
          <w:trHeight w:val="275"/>
        </w:trPr>
        <w:tc>
          <w:tcPr>
            <w:tcW w:w="677" w:type="dxa"/>
          </w:tcPr>
          <w:p w14:paraId="40B4BBA4" w14:textId="77777777" w:rsidR="00726460" w:rsidRDefault="00726460" w:rsidP="00524538">
            <w:pPr>
              <w:pStyle w:val="TableParagraph"/>
              <w:rPr>
                <w:sz w:val="20"/>
              </w:rPr>
            </w:pPr>
          </w:p>
        </w:tc>
        <w:tc>
          <w:tcPr>
            <w:tcW w:w="1411" w:type="dxa"/>
          </w:tcPr>
          <w:p w14:paraId="708F4A48" w14:textId="77777777" w:rsidR="00726460" w:rsidRDefault="00726460" w:rsidP="00524538">
            <w:pPr>
              <w:pStyle w:val="TableParagraph"/>
              <w:rPr>
                <w:sz w:val="20"/>
              </w:rPr>
            </w:pPr>
          </w:p>
        </w:tc>
        <w:tc>
          <w:tcPr>
            <w:tcW w:w="2160" w:type="dxa"/>
          </w:tcPr>
          <w:p w14:paraId="4421A5D7" w14:textId="77777777" w:rsidR="00726460" w:rsidRDefault="00726460" w:rsidP="00524538">
            <w:pPr>
              <w:pStyle w:val="TableParagraph"/>
              <w:rPr>
                <w:sz w:val="20"/>
              </w:rPr>
            </w:pPr>
          </w:p>
        </w:tc>
        <w:tc>
          <w:tcPr>
            <w:tcW w:w="990" w:type="dxa"/>
          </w:tcPr>
          <w:p w14:paraId="59E40258" w14:textId="77777777" w:rsidR="00726460" w:rsidRDefault="00726460" w:rsidP="00524538">
            <w:pPr>
              <w:pStyle w:val="TableParagraph"/>
              <w:rPr>
                <w:sz w:val="20"/>
              </w:rPr>
            </w:pPr>
          </w:p>
        </w:tc>
        <w:tc>
          <w:tcPr>
            <w:tcW w:w="3870" w:type="dxa"/>
          </w:tcPr>
          <w:p w14:paraId="1B3AD0A0" w14:textId="77777777" w:rsidR="00726460" w:rsidRDefault="00726460" w:rsidP="00524538">
            <w:pPr>
              <w:pStyle w:val="TableParagraph"/>
              <w:rPr>
                <w:sz w:val="20"/>
              </w:rPr>
            </w:pPr>
          </w:p>
        </w:tc>
      </w:tr>
      <w:tr w:rsidR="00726460" w14:paraId="6A27A03C" w14:textId="77777777" w:rsidTr="00524538">
        <w:trPr>
          <w:trHeight w:val="275"/>
        </w:trPr>
        <w:tc>
          <w:tcPr>
            <w:tcW w:w="677" w:type="dxa"/>
          </w:tcPr>
          <w:p w14:paraId="6501D8B4" w14:textId="77777777" w:rsidR="00726460" w:rsidRDefault="00726460" w:rsidP="00524538">
            <w:pPr>
              <w:pStyle w:val="TableParagraph"/>
              <w:rPr>
                <w:sz w:val="20"/>
              </w:rPr>
            </w:pPr>
          </w:p>
        </w:tc>
        <w:tc>
          <w:tcPr>
            <w:tcW w:w="1411" w:type="dxa"/>
          </w:tcPr>
          <w:p w14:paraId="12E35952" w14:textId="77777777" w:rsidR="00726460" w:rsidRDefault="00726460" w:rsidP="00524538">
            <w:pPr>
              <w:pStyle w:val="TableParagraph"/>
              <w:rPr>
                <w:sz w:val="20"/>
              </w:rPr>
            </w:pPr>
          </w:p>
        </w:tc>
        <w:tc>
          <w:tcPr>
            <w:tcW w:w="2160" w:type="dxa"/>
          </w:tcPr>
          <w:p w14:paraId="36E64FCB" w14:textId="77777777" w:rsidR="00726460" w:rsidRDefault="00726460" w:rsidP="00524538">
            <w:pPr>
              <w:pStyle w:val="TableParagraph"/>
              <w:rPr>
                <w:sz w:val="20"/>
              </w:rPr>
            </w:pPr>
          </w:p>
        </w:tc>
        <w:tc>
          <w:tcPr>
            <w:tcW w:w="990" w:type="dxa"/>
          </w:tcPr>
          <w:p w14:paraId="3C8FF0A5" w14:textId="77777777" w:rsidR="00726460" w:rsidRDefault="00726460" w:rsidP="00524538">
            <w:pPr>
              <w:pStyle w:val="TableParagraph"/>
              <w:rPr>
                <w:sz w:val="20"/>
              </w:rPr>
            </w:pPr>
          </w:p>
        </w:tc>
        <w:tc>
          <w:tcPr>
            <w:tcW w:w="3870" w:type="dxa"/>
          </w:tcPr>
          <w:p w14:paraId="790FB1DF" w14:textId="77777777" w:rsidR="00726460" w:rsidRDefault="00726460" w:rsidP="00524538">
            <w:pPr>
              <w:pStyle w:val="TableParagraph"/>
              <w:rPr>
                <w:sz w:val="20"/>
              </w:rPr>
            </w:pPr>
          </w:p>
        </w:tc>
      </w:tr>
      <w:tr w:rsidR="00726460" w14:paraId="4669C719" w14:textId="77777777" w:rsidTr="00524538">
        <w:trPr>
          <w:trHeight w:val="276"/>
        </w:trPr>
        <w:tc>
          <w:tcPr>
            <w:tcW w:w="677" w:type="dxa"/>
          </w:tcPr>
          <w:p w14:paraId="0D3B111D" w14:textId="77777777" w:rsidR="00726460" w:rsidRDefault="00726460" w:rsidP="00524538">
            <w:pPr>
              <w:pStyle w:val="TableParagraph"/>
              <w:rPr>
                <w:sz w:val="20"/>
              </w:rPr>
            </w:pPr>
          </w:p>
        </w:tc>
        <w:tc>
          <w:tcPr>
            <w:tcW w:w="1411" w:type="dxa"/>
          </w:tcPr>
          <w:p w14:paraId="2E0C4DEB" w14:textId="77777777" w:rsidR="00726460" w:rsidRDefault="00726460" w:rsidP="00524538">
            <w:pPr>
              <w:pStyle w:val="TableParagraph"/>
              <w:rPr>
                <w:sz w:val="20"/>
              </w:rPr>
            </w:pPr>
          </w:p>
        </w:tc>
        <w:tc>
          <w:tcPr>
            <w:tcW w:w="2160" w:type="dxa"/>
          </w:tcPr>
          <w:p w14:paraId="2915F5AE" w14:textId="77777777" w:rsidR="00726460" w:rsidRDefault="00726460" w:rsidP="00524538">
            <w:pPr>
              <w:pStyle w:val="TableParagraph"/>
              <w:rPr>
                <w:sz w:val="20"/>
              </w:rPr>
            </w:pPr>
          </w:p>
        </w:tc>
        <w:tc>
          <w:tcPr>
            <w:tcW w:w="990" w:type="dxa"/>
          </w:tcPr>
          <w:p w14:paraId="4A7EEEB9" w14:textId="77777777" w:rsidR="00726460" w:rsidRDefault="00726460" w:rsidP="00524538">
            <w:pPr>
              <w:pStyle w:val="TableParagraph"/>
              <w:rPr>
                <w:sz w:val="20"/>
              </w:rPr>
            </w:pPr>
          </w:p>
        </w:tc>
        <w:tc>
          <w:tcPr>
            <w:tcW w:w="3870" w:type="dxa"/>
          </w:tcPr>
          <w:p w14:paraId="0299193C" w14:textId="77777777" w:rsidR="00726460" w:rsidRDefault="00726460" w:rsidP="00524538">
            <w:pPr>
              <w:pStyle w:val="TableParagraph"/>
              <w:rPr>
                <w:sz w:val="20"/>
              </w:rPr>
            </w:pPr>
          </w:p>
        </w:tc>
      </w:tr>
      <w:tr w:rsidR="00726460" w14:paraId="0464CD11" w14:textId="77777777" w:rsidTr="00524538">
        <w:trPr>
          <w:trHeight w:val="275"/>
        </w:trPr>
        <w:tc>
          <w:tcPr>
            <w:tcW w:w="677" w:type="dxa"/>
          </w:tcPr>
          <w:p w14:paraId="6307DBAE" w14:textId="77777777" w:rsidR="00726460" w:rsidRDefault="00726460" w:rsidP="00524538">
            <w:pPr>
              <w:pStyle w:val="TableParagraph"/>
              <w:rPr>
                <w:sz w:val="20"/>
              </w:rPr>
            </w:pPr>
          </w:p>
        </w:tc>
        <w:tc>
          <w:tcPr>
            <w:tcW w:w="1411" w:type="dxa"/>
          </w:tcPr>
          <w:p w14:paraId="3F838BA3" w14:textId="77777777" w:rsidR="00726460" w:rsidRDefault="00726460" w:rsidP="00524538">
            <w:pPr>
              <w:pStyle w:val="TableParagraph"/>
              <w:rPr>
                <w:sz w:val="20"/>
              </w:rPr>
            </w:pPr>
          </w:p>
        </w:tc>
        <w:tc>
          <w:tcPr>
            <w:tcW w:w="2160" w:type="dxa"/>
          </w:tcPr>
          <w:p w14:paraId="3490B57F" w14:textId="77777777" w:rsidR="00726460" w:rsidRDefault="00726460" w:rsidP="00524538">
            <w:pPr>
              <w:pStyle w:val="TableParagraph"/>
              <w:rPr>
                <w:sz w:val="20"/>
              </w:rPr>
            </w:pPr>
          </w:p>
        </w:tc>
        <w:tc>
          <w:tcPr>
            <w:tcW w:w="990" w:type="dxa"/>
          </w:tcPr>
          <w:p w14:paraId="2E8F9557" w14:textId="77777777" w:rsidR="00726460" w:rsidRDefault="00726460" w:rsidP="00524538">
            <w:pPr>
              <w:pStyle w:val="TableParagraph"/>
              <w:rPr>
                <w:sz w:val="20"/>
              </w:rPr>
            </w:pPr>
          </w:p>
        </w:tc>
        <w:tc>
          <w:tcPr>
            <w:tcW w:w="3870" w:type="dxa"/>
          </w:tcPr>
          <w:p w14:paraId="5560FA07" w14:textId="77777777" w:rsidR="00726460" w:rsidRDefault="00726460" w:rsidP="00524538">
            <w:pPr>
              <w:pStyle w:val="TableParagraph"/>
              <w:rPr>
                <w:sz w:val="20"/>
              </w:rPr>
            </w:pPr>
          </w:p>
        </w:tc>
      </w:tr>
      <w:tr w:rsidR="00726460" w14:paraId="04C1D473" w14:textId="77777777" w:rsidTr="00524538">
        <w:trPr>
          <w:trHeight w:val="275"/>
        </w:trPr>
        <w:tc>
          <w:tcPr>
            <w:tcW w:w="677" w:type="dxa"/>
          </w:tcPr>
          <w:p w14:paraId="2A1BB595" w14:textId="77777777" w:rsidR="00726460" w:rsidRDefault="00726460" w:rsidP="00524538">
            <w:pPr>
              <w:pStyle w:val="TableParagraph"/>
              <w:rPr>
                <w:sz w:val="20"/>
              </w:rPr>
            </w:pPr>
          </w:p>
        </w:tc>
        <w:tc>
          <w:tcPr>
            <w:tcW w:w="1411" w:type="dxa"/>
          </w:tcPr>
          <w:p w14:paraId="0411D5A5" w14:textId="77777777" w:rsidR="00726460" w:rsidRDefault="00726460" w:rsidP="00524538">
            <w:pPr>
              <w:pStyle w:val="TableParagraph"/>
              <w:rPr>
                <w:sz w:val="20"/>
              </w:rPr>
            </w:pPr>
          </w:p>
        </w:tc>
        <w:tc>
          <w:tcPr>
            <w:tcW w:w="2160" w:type="dxa"/>
          </w:tcPr>
          <w:p w14:paraId="3B3DDD7A" w14:textId="77777777" w:rsidR="00726460" w:rsidRDefault="00726460" w:rsidP="00524538">
            <w:pPr>
              <w:pStyle w:val="TableParagraph"/>
              <w:rPr>
                <w:sz w:val="20"/>
              </w:rPr>
            </w:pPr>
          </w:p>
        </w:tc>
        <w:tc>
          <w:tcPr>
            <w:tcW w:w="990" w:type="dxa"/>
          </w:tcPr>
          <w:p w14:paraId="4F66768C" w14:textId="77777777" w:rsidR="00726460" w:rsidRDefault="00726460" w:rsidP="00524538">
            <w:pPr>
              <w:pStyle w:val="TableParagraph"/>
              <w:rPr>
                <w:sz w:val="20"/>
              </w:rPr>
            </w:pPr>
          </w:p>
        </w:tc>
        <w:tc>
          <w:tcPr>
            <w:tcW w:w="3870" w:type="dxa"/>
          </w:tcPr>
          <w:p w14:paraId="28DEC1E9" w14:textId="77777777" w:rsidR="00726460" w:rsidRDefault="00726460" w:rsidP="00524538">
            <w:pPr>
              <w:pStyle w:val="TableParagraph"/>
              <w:rPr>
                <w:sz w:val="20"/>
              </w:rPr>
            </w:pPr>
          </w:p>
        </w:tc>
      </w:tr>
      <w:tr w:rsidR="00726460" w14:paraId="7748327A" w14:textId="77777777" w:rsidTr="00524538">
        <w:trPr>
          <w:trHeight w:val="276"/>
        </w:trPr>
        <w:tc>
          <w:tcPr>
            <w:tcW w:w="677" w:type="dxa"/>
          </w:tcPr>
          <w:p w14:paraId="1AFFFA39" w14:textId="77777777" w:rsidR="00726460" w:rsidRDefault="00726460" w:rsidP="00524538">
            <w:pPr>
              <w:pStyle w:val="TableParagraph"/>
              <w:rPr>
                <w:sz w:val="20"/>
              </w:rPr>
            </w:pPr>
          </w:p>
        </w:tc>
        <w:tc>
          <w:tcPr>
            <w:tcW w:w="1411" w:type="dxa"/>
          </w:tcPr>
          <w:p w14:paraId="692F2A41" w14:textId="77777777" w:rsidR="00726460" w:rsidRDefault="00726460" w:rsidP="00524538">
            <w:pPr>
              <w:pStyle w:val="TableParagraph"/>
              <w:rPr>
                <w:sz w:val="20"/>
              </w:rPr>
            </w:pPr>
          </w:p>
        </w:tc>
        <w:tc>
          <w:tcPr>
            <w:tcW w:w="2160" w:type="dxa"/>
          </w:tcPr>
          <w:p w14:paraId="5174FFBD" w14:textId="77777777" w:rsidR="00726460" w:rsidRDefault="00726460" w:rsidP="00524538">
            <w:pPr>
              <w:pStyle w:val="TableParagraph"/>
              <w:rPr>
                <w:sz w:val="20"/>
              </w:rPr>
            </w:pPr>
          </w:p>
        </w:tc>
        <w:tc>
          <w:tcPr>
            <w:tcW w:w="990" w:type="dxa"/>
          </w:tcPr>
          <w:p w14:paraId="1083E6BB" w14:textId="77777777" w:rsidR="00726460" w:rsidRDefault="00726460" w:rsidP="00524538">
            <w:pPr>
              <w:pStyle w:val="TableParagraph"/>
              <w:rPr>
                <w:sz w:val="20"/>
              </w:rPr>
            </w:pPr>
          </w:p>
        </w:tc>
        <w:tc>
          <w:tcPr>
            <w:tcW w:w="3870" w:type="dxa"/>
          </w:tcPr>
          <w:p w14:paraId="2F374B15" w14:textId="77777777" w:rsidR="00726460" w:rsidRDefault="00726460" w:rsidP="00524538">
            <w:pPr>
              <w:pStyle w:val="TableParagraph"/>
              <w:rPr>
                <w:sz w:val="20"/>
              </w:rPr>
            </w:pPr>
          </w:p>
        </w:tc>
      </w:tr>
      <w:tr w:rsidR="00726460" w14:paraId="394437FD" w14:textId="77777777" w:rsidTr="00524538">
        <w:trPr>
          <w:trHeight w:val="275"/>
        </w:trPr>
        <w:tc>
          <w:tcPr>
            <w:tcW w:w="677" w:type="dxa"/>
          </w:tcPr>
          <w:p w14:paraId="27C567F6" w14:textId="77777777" w:rsidR="00726460" w:rsidRDefault="00726460" w:rsidP="00524538">
            <w:pPr>
              <w:pStyle w:val="TableParagraph"/>
              <w:rPr>
                <w:sz w:val="20"/>
              </w:rPr>
            </w:pPr>
          </w:p>
        </w:tc>
        <w:tc>
          <w:tcPr>
            <w:tcW w:w="1411" w:type="dxa"/>
          </w:tcPr>
          <w:p w14:paraId="5B3202BC" w14:textId="77777777" w:rsidR="00726460" w:rsidRDefault="00726460" w:rsidP="00524538">
            <w:pPr>
              <w:pStyle w:val="TableParagraph"/>
              <w:rPr>
                <w:sz w:val="20"/>
              </w:rPr>
            </w:pPr>
          </w:p>
        </w:tc>
        <w:tc>
          <w:tcPr>
            <w:tcW w:w="2160" w:type="dxa"/>
          </w:tcPr>
          <w:p w14:paraId="289FD33F" w14:textId="77777777" w:rsidR="00726460" w:rsidRDefault="00726460" w:rsidP="00524538">
            <w:pPr>
              <w:pStyle w:val="TableParagraph"/>
              <w:rPr>
                <w:sz w:val="20"/>
              </w:rPr>
            </w:pPr>
          </w:p>
        </w:tc>
        <w:tc>
          <w:tcPr>
            <w:tcW w:w="990" w:type="dxa"/>
          </w:tcPr>
          <w:p w14:paraId="1677CF69" w14:textId="77777777" w:rsidR="00726460" w:rsidRDefault="00726460" w:rsidP="00524538">
            <w:pPr>
              <w:pStyle w:val="TableParagraph"/>
              <w:rPr>
                <w:sz w:val="20"/>
              </w:rPr>
            </w:pPr>
          </w:p>
        </w:tc>
        <w:tc>
          <w:tcPr>
            <w:tcW w:w="3870" w:type="dxa"/>
          </w:tcPr>
          <w:p w14:paraId="0D5CB97A" w14:textId="77777777" w:rsidR="00726460" w:rsidRDefault="00726460" w:rsidP="00524538">
            <w:pPr>
              <w:pStyle w:val="TableParagraph"/>
              <w:rPr>
                <w:sz w:val="20"/>
              </w:rPr>
            </w:pPr>
          </w:p>
        </w:tc>
      </w:tr>
      <w:tr w:rsidR="00726460" w14:paraId="3CE59B25" w14:textId="77777777" w:rsidTr="00524538">
        <w:trPr>
          <w:trHeight w:val="275"/>
        </w:trPr>
        <w:tc>
          <w:tcPr>
            <w:tcW w:w="677" w:type="dxa"/>
          </w:tcPr>
          <w:p w14:paraId="0924C75F" w14:textId="77777777" w:rsidR="00726460" w:rsidRDefault="00726460" w:rsidP="00524538">
            <w:pPr>
              <w:pStyle w:val="TableParagraph"/>
              <w:rPr>
                <w:sz w:val="20"/>
              </w:rPr>
            </w:pPr>
          </w:p>
        </w:tc>
        <w:tc>
          <w:tcPr>
            <w:tcW w:w="1411" w:type="dxa"/>
          </w:tcPr>
          <w:p w14:paraId="63012E8C" w14:textId="77777777" w:rsidR="00726460" w:rsidRDefault="00726460" w:rsidP="00524538">
            <w:pPr>
              <w:pStyle w:val="TableParagraph"/>
              <w:rPr>
                <w:sz w:val="20"/>
              </w:rPr>
            </w:pPr>
          </w:p>
        </w:tc>
        <w:tc>
          <w:tcPr>
            <w:tcW w:w="2160" w:type="dxa"/>
          </w:tcPr>
          <w:p w14:paraId="3F63A30D" w14:textId="77777777" w:rsidR="00726460" w:rsidRDefault="00726460" w:rsidP="00524538">
            <w:pPr>
              <w:pStyle w:val="TableParagraph"/>
              <w:rPr>
                <w:sz w:val="20"/>
              </w:rPr>
            </w:pPr>
          </w:p>
        </w:tc>
        <w:tc>
          <w:tcPr>
            <w:tcW w:w="990" w:type="dxa"/>
          </w:tcPr>
          <w:p w14:paraId="6C72FCAA" w14:textId="77777777" w:rsidR="00726460" w:rsidRDefault="00726460" w:rsidP="00524538">
            <w:pPr>
              <w:pStyle w:val="TableParagraph"/>
              <w:rPr>
                <w:sz w:val="20"/>
              </w:rPr>
            </w:pPr>
          </w:p>
        </w:tc>
        <w:tc>
          <w:tcPr>
            <w:tcW w:w="3870" w:type="dxa"/>
          </w:tcPr>
          <w:p w14:paraId="125408E3" w14:textId="77777777" w:rsidR="00726460" w:rsidRDefault="00726460" w:rsidP="00524538">
            <w:pPr>
              <w:pStyle w:val="TableParagraph"/>
              <w:rPr>
                <w:sz w:val="20"/>
              </w:rPr>
            </w:pPr>
          </w:p>
        </w:tc>
      </w:tr>
      <w:tr w:rsidR="00726460" w14:paraId="0F386CE6" w14:textId="77777777" w:rsidTr="00524538">
        <w:trPr>
          <w:trHeight w:val="276"/>
        </w:trPr>
        <w:tc>
          <w:tcPr>
            <w:tcW w:w="677" w:type="dxa"/>
          </w:tcPr>
          <w:p w14:paraId="4F7DBA80" w14:textId="77777777" w:rsidR="00726460" w:rsidRDefault="00726460" w:rsidP="00524538">
            <w:pPr>
              <w:pStyle w:val="TableParagraph"/>
              <w:rPr>
                <w:sz w:val="20"/>
              </w:rPr>
            </w:pPr>
          </w:p>
        </w:tc>
        <w:tc>
          <w:tcPr>
            <w:tcW w:w="1411" w:type="dxa"/>
          </w:tcPr>
          <w:p w14:paraId="25689519" w14:textId="77777777" w:rsidR="00726460" w:rsidRDefault="00726460" w:rsidP="00524538">
            <w:pPr>
              <w:pStyle w:val="TableParagraph"/>
              <w:rPr>
                <w:sz w:val="20"/>
              </w:rPr>
            </w:pPr>
          </w:p>
        </w:tc>
        <w:tc>
          <w:tcPr>
            <w:tcW w:w="2160" w:type="dxa"/>
          </w:tcPr>
          <w:p w14:paraId="382C9655" w14:textId="77777777" w:rsidR="00726460" w:rsidRDefault="00726460" w:rsidP="00524538">
            <w:pPr>
              <w:pStyle w:val="TableParagraph"/>
              <w:rPr>
                <w:sz w:val="20"/>
              </w:rPr>
            </w:pPr>
          </w:p>
        </w:tc>
        <w:tc>
          <w:tcPr>
            <w:tcW w:w="990" w:type="dxa"/>
          </w:tcPr>
          <w:p w14:paraId="219001D7" w14:textId="77777777" w:rsidR="00726460" w:rsidRDefault="00726460" w:rsidP="00524538">
            <w:pPr>
              <w:pStyle w:val="TableParagraph"/>
              <w:rPr>
                <w:sz w:val="20"/>
              </w:rPr>
            </w:pPr>
          </w:p>
        </w:tc>
        <w:tc>
          <w:tcPr>
            <w:tcW w:w="3870" w:type="dxa"/>
          </w:tcPr>
          <w:p w14:paraId="2CA3491B" w14:textId="77777777" w:rsidR="00726460" w:rsidRDefault="00726460" w:rsidP="00524538">
            <w:pPr>
              <w:pStyle w:val="TableParagraph"/>
              <w:rPr>
                <w:sz w:val="20"/>
              </w:rPr>
            </w:pPr>
          </w:p>
        </w:tc>
      </w:tr>
      <w:tr w:rsidR="00726460" w14:paraId="5A19D386" w14:textId="77777777" w:rsidTr="00524538">
        <w:trPr>
          <w:trHeight w:val="275"/>
        </w:trPr>
        <w:tc>
          <w:tcPr>
            <w:tcW w:w="677" w:type="dxa"/>
          </w:tcPr>
          <w:p w14:paraId="02B6701A" w14:textId="77777777" w:rsidR="00726460" w:rsidRDefault="00726460" w:rsidP="00524538">
            <w:pPr>
              <w:pStyle w:val="TableParagraph"/>
              <w:rPr>
                <w:sz w:val="20"/>
              </w:rPr>
            </w:pPr>
          </w:p>
        </w:tc>
        <w:tc>
          <w:tcPr>
            <w:tcW w:w="1411" w:type="dxa"/>
          </w:tcPr>
          <w:p w14:paraId="2BF73FEE" w14:textId="77777777" w:rsidR="00726460" w:rsidRDefault="00726460" w:rsidP="00524538">
            <w:pPr>
              <w:pStyle w:val="TableParagraph"/>
              <w:rPr>
                <w:sz w:val="20"/>
              </w:rPr>
            </w:pPr>
          </w:p>
        </w:tc>
        <w:tc>
          <w:tcPr>
            <w:tcW w:w="2160" w:type="dxa"/>
          </w:tcPr>
          <w:p w14:paraId="475C66ED" w14:textId="77777777" w:rsidR="00726460" w:rsidRDefault="00726460" w:rsidP="00524538">
            <w:pPr>
              <w:pStyle w:val="TableParagraph"/>
              <w:rPr>
                <w:sz w:val="20"/>
              </w:rPr>
            </w:pPr>
          </w:p>
        </w:tc>
        <w:tc>
          <w:tcPr>
            <w:tcW w:w="990" w:type="dxa"/>
          </w:tcPr>
          <w:p w14:paraId="3EE57E4B" w14:textId="77777777" w:rsidR="00726460" w:rsidRDefault="00726460" w:rsidP="00524538">
            <w:pPr>
              <w:pStyle w:val="TableParagraph"/>
              <w:rPr>
                <w:sz w:val="20"/>
              </w:rPr>
            </w:pPr>
          </w:p>
        </w:tc>
        <w:tc>
          <w:tcPr>
            <w:tcW w:w="3870" w:type="dxa"/>
          </w:tcPr>
          <w:p w14:paraId="052AE82E" w14:textId="77777777" w:rsidR="00726460" w:rsidRDefault="00726460" w:rsidP="00524538">
            <w:pPr>
              <w:pStyle w:val="TableParagraph"/>
              <w:rPr>
                <w:sz w:val="20"/>
              </w:rPr>
            </w:pPr>
          </w:p>
        </w:tc>
      </w:tr>
      <w:tr w:rsidR="00726460" w14:paraId="76BE12D4" w14:textId="77777777" w:rsidTr="00524538">
        <w:trPr>
          <w:trHeight w:val="275"/>
        </w:trPr>
        <w:tc>
          <w:tcPr>
            <w:tcW w:w="677" w:type="dxa"/>
          </w:tcPr>
          <w:p w14:paraId="2BD498F8" w14:textId="77777777" w:rsidR="00726460" w:rsidRDefault="00726460" w:rsidP="00524538">
            <w:pPr>
              <w:pStyle w:val="TableParagraph"/>
              <w:rPr>
                <w:sz w:val="20"/>
              </w:rPr>
            </w:pPr>
          </w:p>
        </w:tc>
        <w:tc>
          <w:tcPr>
            <w:tcW w:w="1411" w:type="dxa"/>
          </w:tcPr>
          <w:p w14:paraId="15FD1B0B" w14:textId="77777777" w:rsidR="00726460" w:rsidRDefault="00726460" w:rsidP="00524538">
            <w:pPr>
              <w:pStyle w:val="TableParagraph"/>
              <w:rPr>
                <w:sz w:val="20"/>
              </w:rPr>
            </w:pPr>
          </w:p>
        </w:tc>
        <w:tc>
          <w:tcPr>
            <w:tcW w:w="2160" w:type="dxa"/>
          </w:tcPr>
          <w:p w14:paraId="2A032A46" w14:textId="77777777" w:rsidR="00726460" w:rsidRDefault="00726460" w:rsidP="00524538">
            <w:pPr>
              <w:pStyle w:val="TableParagraph"/>
              <w:rPr>
                <w:sz w:val="20"/>
              </w:rPr>
            </w:pPr>
          </w:p>
        </w:tc>
        <w:tc>
          <w:tcPr>
            <w:tcW w:w="990" w:type="dxa"/>
          </w:tcPr>
          <w:p w14:paraId="56797886" w14:textId="77777777" w:rsidR="00726460" w:rsidRDefault="00726460" w:rsidP="00524538">
            <w:pPr>
              <w:pStyle w:val="TableParagraph"/>
              <w:rPr>
                <w:sz w:val="20"/>
              </w:rPr>
            </w:pPr>
          </w:p>
        </w:tc>
        <w:tc>
          <w:tcPr>
            <w:tcW w:w="3870" w:type="dxa"/>
          </w:tcPr>
          <w:p w14:paraId="0D119642" w14:textId="77777777" w:rsidR="00726460" w:rsidRDefault="00726460" w:rsidP="00524538">
            <w:pPr>
              <w:pStyle w:val="TableParagraph"/>
              <w:rPr>
                <w:sz w:val="20"/>
              </w:rPr>
            </w:pPr>
          </w:p>
        </w:tc>
      </w:tr>
      <w:tr w:rsidR="00726460" w14:paraId="012C42BE" w14:textId="77777777" w:rsidTr="00524538">
        <w:trPr>
          <w:trHeight w:val="276"/>
        </w:trPr>
        <w:tc>
          <w:tcPr>
            <w:tcW w:w="677" w:type="dxa"/>
          </w:tcPr>
          <w:p w14:paraId="74E53956" w14:textId="77777777" w:rsidR="00726460" w:rsidRDefault="00726460" w:rsidP="00524538">
            <w:pPr>
              <w:pStyle w:val="TableParagraph"/>
              <w:rPr>
                <w:sz w:val="20"/>
              </w:rPr>
            </w:pPr>
          </w:p>
        </w:tc>
        <w:tc>
          <w:tcPr>
            <w:tcW w:w="1411" w:type="dxa"/>
          </w:tcPr>
          <w:p w14:paraId="18D58EDB" w14:textId="77777777" w:rsidR="00726460" w:rsidRDefault="00726460" w:rsidP="00524538">
            <w:pPr>
              <w:pStyle w:val="TableParagraph"/>
              <w:rPr>
                <w:sz w:val="20"/>
              </w:rPr>
            </w:pPr>
          </w:p>
        </w:tc>
        <w:tc>
          <w:tcPr>
            <w:tcW w:w="2160" w:type="dxa"/>
          </w:tcPr>
          <w:p w14:paraId="53D62FB7" w14:textId="77777777" w:rsidR="00726460" w:rsidRDefault="00726460" w:rsidP="00524538">
            <w:pPr>
              <w:pStyle w:val="TableParagraph"/>
              <w:rPr>
                <w:sz w:val="20"/>
              </w:rPr>
            </w:pPr>
          </w:p>
        </w:tc>
        <w:tc>
          <w:tcPr>
            <w:tcW w:w="990" w:type="dxa"/>
          </w:tcPr>
          <w:p w14:paraId="5AF1563F" w14:textId="77777777" w:rsidR="00726460" w:rsidRDefault="00726460" w:rsidP="00524538">
            <w:pPr>
              <w:pStyle w:val="TableParagraph"/>
              <w:rPr>
                <w:sz w:val="20"/>
              </w:rPr>
            </w:pPr>
          </w:p>
        </w:tc>
        <w:tc>
          <w:tcPr>
            <w:tcW w:w="3870" w:type="dxa"/>
          </w:tcPr>
          <w:p w14:paraId="778695C3" w14:textId="77777777" w:rsidR="00726460" w:rsidRDefault="00726460" w:rsidP="00524538">
            <w:pPr>
              <w:pStyle w:val="TableParagraph"/>
              <w:rPr>
                <w:sz w:val="20"/>
              </w:rPr>
            </w:pPr>
          </w:p>
        </w:tc>
      </w:tr>
      <w:tr w:rsidR="00726460" w14:paraId="377E093F" w14:textId="77777777" w:rsidTr="00524538">
        <w:trPr>
          <w:trHeight w:val="275"/>
        </w:trPr>
        <w:tc>
          <w:tcPr>
            <w:tcW w:w="677" w:type="dxa"/>
          </w:tcPr>
          <w:p w14:paraId="1A0931E4" w14:textId="77777777" w:rsidR="00726460" w:rsidRDefault="00726460" w:rsidP="00524538">
            <w:pPr>
              <w:pStyle w:val="TableParagraph"/>
              <w:rPr>
                <w:sz w:val="20"/>
              </w:rPr>
            </w:pPr>
          </w:p>
        </w:tc>
        <w:tc>
          <w:tcPr>
            <w:tcW w:w="1411" w:type="dxa"/>
          </w:tcPr>
          <w:p w14:paraId="6DCBBA83" w14:textId="77777777" w:rsidR="00726460" w:rsidRDefault="00726460" w:rsidP="00524538">
            <w:pPr>
              <w:pStyle w:val="TableParagraph"/>
              <w:rPr>
                <w:sz w:val="20"/>
              </w:rPr>
            </w:pPr>
          </w:p>
        </w:tc>
        <w:tc>
          <w:tcPr>
            <w:tcW w:w="2160" w:type="dxa"/>
          </w:tcPr>
          <w:p w14:paraId="3BBF3242" w14:textId="77777777" w:rsidR="00726460" w:rsidRDefault="00726460" w:rsidP="00524538">
            <w:pPr>
              <w:pStyle w:val="TableParagraph"/>
              <w:rPr>
                <w:sz w:val="20"/>
              </w:rPr>
            </w:pPr>
          </w:p>
        </w:tc>
        <w:tc>
          <w:tcPr>
            <w:tcW w:w="990" w:type="dxa"/>
          </w:tcPr>
          <w:p w14:paraId="30F7D72F" w14:textId="77777777" w:rsidR="00726460" w:rsidRDefault="00726460" w:rsidP="00524538">
            <w:pPr>
              <w:pStyle w:val="TableParagraph"/>
              <w:rPr>
                <w:sz w:val="20"/>
              </w:rPr>
            </w:pPr>
          </w:p>
        </w:tc>
        <w:tc>
          <w:tcPr>
            <w:tcW w:w="3870" w:type="dxa"/>
          </w:tcPr>
          <w:p w14:paraId="2F06EB4F" w14:textId="77777777" w:rsidR="00726460" w:rsidRDefault="00726460" w:rsidP="00524538">
            <w:pPr>
              <w:pStyle w:val="TableParagraph"/>
              <w:rPr>
                <w:sz w:val="20"/>
              </w:rPr>
            </w:pPr>
          </w:p>
        </w:tc>
      </w:tr>
      <w:tr w:rsidR="00726460" w14:paraId="2EF1EFF4" w14:textId="77777777" w:rsidTr="00524538">
        <w:trPr>
          <w:trHeight w:val="275"/>
        </w:trPr>
        <w:tc>
          <w:tcPr>
            <w:tcW w:w="677" w:type="dxa"/>
          </w:tcPr>
          <w:p w14:paraId="79357DAA" w14:textId="77777777" w:rsidR="00726460" w:rsidRDefault="00726460" w:rsidP="00524538">
            <w:pPr>
              <w:pStyle w:val="TableParagraph"/>
              <w:rPr>
                <w:sz w:val="20"/>
              </w:rPr>
            </w:pPr>
          </w:p>
        </w:tc>
        <w:tc>
          <w:tcPr>
            <w:tcW w:w="1411" w:type="dxa"/>
          </w:tcPr>
          <w:p w14:paraId="1422E36A" w14:textId="77777777" w:rsidR="00726460" w:rsidRDefault="00726460" w:rsidP="00524538">
            <w:pPr>
              <w:pStyle w:val="TableParagraph"/>
              <w:rPr>
                <w:sz w:val="20"/>
              </w:rPr>
            </w:pPr>
          </w:p>
        </w:tc>
        <w:tc>
          <w:tcPr>
            <w:tcW w:w="2160" w:type="dxa"/>
          </w:tcPr>
          <w:p w14:paraId="197B0857" w14:textId="77777777" w:rsidR="00726460" w:rsidRDefault="00726460" w:rsidP="00524538">
            <w:pPr>
              <w:pStyle w:val="TableParagraph"/>
              <w:rPr>
                <w:sz w:val="20"/>
              </w:rPr>
            </w:pPr>
          </w:p>
        </w:tc>
        <w:tc>
          <w:tcPr>
            <w:tcW w:w="990" w:type="dxa"/>
          </w:tcPr>
          <w:p w14:paraId="1FFBB93D" w14:textId="77777777" w:rsidR="00726460" w:rsidRDefault="00726460" w:rsidP="00524538">
            <w:pPr>
              <w:pStyle w:val="TableParagraph"/>
              <w:rPr>
                <w:sz w:val="20"/>
              </w:rPr>
            </w:pPr>
          </w:p>
        </w:tc>
        <w:tc>
          <w:tcPr>
            <w:tcW w:w="3870" w:type="dxa"/>
          </w:tcPr>
          <w:p w14:paraId="16FE2584" w14:textId="77777777" w:rsidR="00726460" w:rsidRDefault="00726460" w:rsidP="00524538">
            <w:pPr>
              <w:pStyle w:val="TableParagraph"/>
              <w:rPr>
                <w:sz w:val="20"/>
              </w:rPr>
            </w:pPr>
          </w:p>
        </w:tc>
      </w:tr>
      <w:tr w:rsidR="00726460" w14:paraId="6781C63F" w14:textId="77777777" w:rsidTr="00524538">
        <w:trPr>
          <w:trHeight w:val="275"/>
        </w:trPr>
        <w:tc>
          <w:tcPr>
            <w:tcW w:w="677" w:type="dxa"/>
          </w:tcPr>
          <w:p w14:paraId="128F238F" w14:textId="77777777" w:rsidR="00726460" w:rsidRDefault="00726460" w:rsidP="00524538">
            <w:pPr>
              <w:pStyle w:val="TableParagraph"/>
              <w:rPr>
                <w:sz w:val="20"/>
              </w:rPr>
            </w:pPr>
          </w:p>
        </w:tc>
        <w:tc>
          <w:tcPr>
            <w:tcW w:w="1411" w:type="dxa"/>
          </w:tcPr>
          <w:p w14:paraId="1853D61B" w14:textId="77777777" w:rsidR="00726460" w:rsidRDefault="00726460" w:rsidP="00524538">
            <w:pPr>
              <w:pStyle w:val="TableParagraph"/>
              <w:rPr>
                <w:sz w:val="20"/>
              </w:rPr>
            </w:pPr>
          </w:p>
        </w:tc>
        <w:tc>
          <w:tcPr>
            <w:tcW w:w="2160" w:type="dxa"/>
          </w:tcPr>
          <w:p w14:paraId="63498347" w14:textId="77777777" w:rsidR="00726460" w:rsidRDefault="00726460" w:rsidP="00524538">
            <w:pPr>
              <w:pStyle w:val="TableParagraph"/>
              <w:rPr>
                <w:sz w:val="20"/>
              </w:rPr>
            </w:pPr>
          </w:p>
        </w:tc>
        <w:tc>
          <w:tcPr>
            <w:tcW w:w="990" w:type="dxa"/>
          </w:tcPr>
          <w:p w14:paraId="163E20D9" w14:textId="77777777" w:rsidR="00726460" w:rsidRDefault="00726460" w:rsidP="00524538">
            <w:pPr>
              <w:pStyle w:val="TableParagraph"/>
              <w:rPr>
                <w:sz w:val="20"/>
              </w:rPr>
            </w:pPr>
          </w:p>
        </w:tc>
        <w:tc>
          <w:tcPr>
            <w:tcW w:w="3870" w:type="dxa"/>
          </w:tcPr>
          <w:p w14:paraId="687EE771" w14:textId="77777777" w:rsidR="00726460" w:rsidRDefault="00726460" w:rsidP="00524538">
            <w:pPr>
              <w:pStyle w:val="TableParagraph"/>
              <w:rPr>
                <w:sz w:val="20"/>
              </w:rPr>
            </w:pPr>
          </w:p>
        </w:tc>
      </w:tr>
      <w:tr w:rsidR="00726460" w14:paraId="208F5FD6" w14:textId="77777777" w:rsidTr="00524538">
        <w:trPr>
          <w:trHeight w:val="276"/>
        </w:trPr>
        <w:tc>
          <w:tcPr>
            <w:tcW w:w="677" w:type="dxa"/>
          </w:tcPr>
          <w:p w14:paraId="789F43D0" w14:textId="77777777" w:rsidR="00726460" w:rsidRDefault="00726460" w:rsidP="00524538">
            <w:pPr>
              <w:pStyle w:val="TableParagraph"/>
              <w:rPr>
                <w:sz w:val="20"/>
              </w:rPr>
            </w:pPr>
          </w:p>
        </w:tc>
        <w:tc>
          <w:tcPr>
            <w:tcW w:w="1411" w:type="dxa"/>
          </w:tcPr>
          <w:p w14:paraId="10F9761B" w14:textId="77777777" w:rsidR="00726460" w:rsidRDefault="00726460" w:rsidP="00524538">
            <w:pPr>
              <w:pStyle w:val="TableParagraph"/>
              <w:rPr>
                <w:sz w:val="20"/>
              </w:rPr>
            </w:pPr>
          </w:p>
        </w:tc>
        <w:tc>
          <w:tcPr>
            <w:tcW w:w="2160" w:type="dxa"/>
          </w:tcPr>
          <w:p w14:paraId="4D34A0E1" w14:textId="77777777" w:rsidR="00726460" w:rsidRDefault="00726460" w:rsidP="00524538">
            <w:pPr>
              <w:pStyle w:val="TableParagraph"/>
              <w:rPr>
                <w:sz w:val="20"/>
              </w:rPr>
            </w:pPr>
          </w:p>
        </w:tc>
        <w:tc>
          <w:tcPr>
            <w:tcW w:w="990" w:type="dxa"/>
          </w:tcPr>
          <w:p w14:paraId="770CC4FB" w14:textId="77777777" w:rsidR="00726460" w:rsidRDefault="00726460" w:rsidP="00524538">
            <w:pPr>
              <w:pStyle w:val="TableParagraph"/>
              <w:rPr>
                <w:sz w:val="20"/>
              </w:rPr>
            </w:pPr>
          </w:p>
        </w:tc>
        <w:tc>
          <w:tcPr>
            <w:tcW w:w="3870" w:type="dxa"/>
          </w:tcPr>
          <w:p w14:paraId="3FEDCAF1" w14:textId="77777777" w:rsidR="00726460" w:rsidRDefault="00726460" w:rsidP="00524538">
            <w:pPr>
              <w:pStyle w:val="TableParagraph"/>
              <w:rPr>
                <w:sz w:val="20"/>
              </w:rPr>
            </w:pPr>
          </w:p>
        </w:tc>
      </w:tr>
      <w:tr w:rsidR="00726460" w14:paraId="28F043F3" w14:textId="77777777" w:rsidTr="00524538">
        <w:trPr>
          <w:trHeight w:val="275"/>
        </w:trPr>
        <w:tc>
          <w:tcPr>
            <w:tcW w:w="677" w:type="dxa"/>
          </w:tcPr>
          <w:p w14:paraId="375C57E1" w14:textId="77777777" w:rsidR="00726460" w:rsidRDefault="00726460" w:rsidP="00524538">
            <w:pPr>
              <w:pStyle w:val="TableParagraph"/>
              <w:rPr>
                <w:sz w:val="20"/>
              </w:rPr>
            </w:pPr>
          </w:p>
        </w:tc>
        <w:tc>
          <w:tcPr>
            <w:tcW w:w="1411" w:type="dxa"/>
          </w:tcPr>
          <w:p w14:paraId="6CA422FC" w14:textId="77777777" w:rsidR="00726460" w:rsidRDefault="00726460" w:rsidP="00524538">
            <w:pPr>
              <w:pStyle w:val="TableParagraph"/>
              <w:rPr>
                <w:sz w:val="20"/>
              </w:rPr>
            </w:pPr>
          </w:p>
        </w:tc>
        <w:tc>
          <w:tcPr>
            <w:tcW w:w="2160" w:type="dxa"/>
          </w:tcPr>
          <w:p w14:paraId="6FDF0BFD" w14:textId="77777777" w:rsidR="00726460" w:rsidRDefault="00726460" w:rsidP="00524538">
            <w:pPr>
              <w:pStyle w:val="TableParagraph"/>
              <w:rPr>
                <w:sz w:val="20"/>
              </w:rPr>
            </w:pPr>
          </w:p>
        </w:tc>
        <w:tc>
          <w:tcPr>
            <w:tcW w:w="990" w:type="dxa"/>
          </w:tcPr>
          <w:p w14:paraId="5ADBDF38" w14:textId="77777777" w:rsidR="00726460" w:rsidRDefault="00726460" w:rsidP="00524538">
            <w:pPr>
              <w:pStyle w:val="TableParagraph"/>
              <w:rPr>
                <w:sz w:val="20"/>
              </w:rPr>
            </w:pPr>
          </w:p>
        </w:tc>
        <w:tc>
          <w:tcPr>
            <w:tcW w:w="3870" w:type="dxa"/>
          </w:tcPr>
          <w:p w14:paraId="400F605A" w14:textId="77777777" w:rsidR="00726460" w:rsidRDefault="00726460" w:rsidP="00524538">
            <w:pPr>
              <w:pStyle w:val="TableParagraph"/>
              <w:rPr>
                <w:sz w:val="20"/>
              </w:rPr>
            </w:pPr>
          </w:p>
        </w:tc>
      </w:tr>
      <w:tr w:rsidR="00726460" w14:paraId="684CC703" w14:textId="77777777" w:rsidTr="00524538">
        <w:trPr>
          <w:trHeight w:val="275"/>
        </w:trPr>
        <w:tc>
          <w:tcPr>
            <w:tcW w:w="677" w:type="dxa"/>
          </w:tcPr>
          <w:p w14:paraId="246B804B" w14:textId="77777777" w:rsidR="00726460" w:rsidRDefault="00726460" w:rsidP="00524538">
            <w:pPr>
              <w:pStyle w:val="TableParagraph"/>
              <w:rPr>
                <w:sz w:val="20"/>
              </w:rPr>
            </w:pPr>
          </w:p>
        </w:tc>
        <w:tc>
          <w:tcPr>
            <w:tcW w:w="1411" w:type="dxa"/>
          </w:tcPr>
          <w:p w14:paraId="4B258DDE" w14:textId="77777777" w:rsidR="00726460" w:rsidRDefault="00726460" w:rsidP="00524538">
            <w:pPr>
              <w:pStyle w:val="TableParagraph"/>
              <w:rPr>
                <w:sz w:val="20"/>
              </w:rPr>
            </w:pPr>
          </w:p>
        </w:tc>
        <w:tc>
          <w:tcPr>
            <w:tcW w:w="2160" w:type="dxa"/>
          </w:tcPr>
          <w:p w14:paraId="7AC06891" w14:textId="77777777" w:rsidR="00726460" w:rsidRDefault="00726460" w:rsidP="00524538">
            <w:pPr>
              <w:pStyle w:val="TableParagraph"/>
              <w:rPr>
                <w:sz w:val="20"/>
              </w:rPr>
            </w:pPr>
          </w:p>
        </w:tc>
        <w:tc>
          <w:tcPr>
            <w:tcW w:w="990" w:type="dxa"/>
          </w:tcPr>
          <w:p w14:paraId="42788A99" w14:textId="77777777" w:rsidR="00726460" w:rsidRDefault="00726460" w:rsidP="00524538">
            <w:pPr>
              <w:pStyle w:val="TableParagraph"/>
              <w:rPr>
                <w:sz w:val="20"/>
              </w:rPr>
            </w:pPr>
          </w:p>
        </w:tc>
        <w:tc>
          <w:tcPr>
            <w:tcW w:w="3870" w:type="dxa"/>
          </w:tcPr>
          <w:p w14:paraId="2569D63E" w14:textId="77777777" w:rsidR="00726460" w:rsidRDefault="00726460" w:rsidP="00524538">
            <w:pPr>
              <w:pStyle w:val="TableParagraph"/>
              <w:rPr>
                <w:sz w:val="20"/>
              </w:rPr>
            </w:pPr>
          </w:p>
        </w:tc>
      </w:tr>
      <w:tr w:rsidR="00726460" w14:paraId="7B4224FD" w14:textId="77777777" w:rsidTr="00524538">
        <w:trPr>
          <w:trHeight w:val="276"/>
        </w:trPr>
        <w:tc>
          <w:tcPr>
            <w:tcW w:w="677" w:type="dxa"/>
          </w:tcPr>
          <w:p w14:paraId="647BAAA9" w14:textId="77777777" w:rsidR="00726460" w:rsidRDefault="00726460" w:rsidP="00524538">
            <w:pPr>
              <w:pStyle w:val="TableParagraph"/>
              <w:rPr>
                <w:sz w:val="20"/>
              </w:rPr>
            </w:pPr>
          </w:p>
        </w:tc>
        <w:tc>
          <w:tcPr>
            <w:tcW w:w="1411" w:type="dxa"/>
          </w:tcPr>
          <w:p w14:paraId="774EF6CC" w14:textId="77777777" w:rsidR="00726460" w:rsidRDefault="00726460" w:rsidP="00524538">
            <w:pPr>
              <w:pStyle w:val="TableParagraph"/>
              <w:rPr>
                <w:sz w:val="20"/>
              </w:rPr>
            </w:pPr>
          </w:p>
        </w:tc>
        <w:tc>
          <w:tcPr>
            <w:tcW w:w="2160" w:type="dxa"/>
          </w:tcPr>
          <w:p w14:paraId="2B5EF569" w14:textId="77777777" w:rsidR="00726460" w:rsidRDefault="00726460" w:rsidP="00524538">
            <w:pPr>
              <w:pStyle w:val="TableParagraph"/>
              <w:rPr>
                <w:sz w:val="20"/>
              </w:rPr>
            </w:pPr>
          </w:p>
        </w:tc>
        <w:tc>
          <w:tcPr>
            <w:tcW w:w="990" w:type="dxa"/>
          </w:tcPr>
          <w:p w14:paraId="74F97603" w14:textId="77777777" w:rsidR="00726460" w:rsidRDefault="00726460" w:rsidP="00524538">
            <w:pPr>
              <w:pStyle w:val="TableParagraph"/>
              <w:rPr>
                <w:sz w:val="20"/>
              </w:rPr>
            </w:pPr>
          </w:p>
        </w:tc>
        <w:tc>
          <w:tcPr>
            <w:tcW w:w="3870" w:type="dxa"/>
          </w:tcPr>
          <w:p w14:paraId="21314C20" w14:textId="77777777" w:rsidR="00726460" w:rsidRDefault="00726460" w:rsidP="00524538">
            <w:pPr>
              <w:pStyle w:val="TableParagraph"/>
              <w:rPr>
                <w:sz w:val="20"/>
              </w:rPr>
            </w:pPr>
          </w:p>
        </w:tc>
      </w:tr>
      <w:tr w:rsidR="00726460" w14:paraId="3D7CCD10" w14:textId="77777777" w:rsidTr="00524538">
        <w:trPr>
          <w:trHeight w:val="275"/>
        </w:trPr>
        <w:tc>
          <w:tcPr>
            <w:tcW w:w="677" w:type="dxa"/>
          </w:tcPr>
          <w:p w14:paraId="3391F50C" w14:textId="77777777" w:rsidR="00726460" w:rsidRDefault="00726460" w:rsidP="00524538">
            <w:pPr>
              <w:pStyle w:val="TableParagraph"/>
              <w:rPr>
                <w:sz w:val="20"/>
              </w:rPr>
            </w:pPr>
          </w:p>
        </w:tc>
        <w:tc>
          <w:tcPr>
            <w:tcW w:w="1411" w:type="dxa"/>
          </w:tcPr>
          <w:p w14:paraId="0172A002" w14:textId="77777777" w:rsidR="00726460" w:rsidRDefault="00726460" w:rsidP="00524538">
            <w:pPr>
              <w:pStyle w:val="TableParagraph"/>
              <w:rPr>
                <w:sz w:val="20"/>
              </w:rPr>
            </w:pPr>
          </w:p>
        </w:tc>
        <w:tc>
          <w:tcPr>
            <w:tcW w:w="2160" w:type="dxa"/>
          </w:tcPr>
          <w:p w14:paraId="25712D9E" w14:textId="77777777" w:rsidR="00726460" w:rsidRDefault="00726460" w:rsidP="00524538">
            <w:pPr>
              <w:pStyle w:val="TableParagraph"/>
              <w:rPr>
                <w:sz w:val="20"/>
              </w:rPr>
            </w:pPr>
          </w:p>
        </w:tc>
        <w:tc>
          <w:tcPr>
            <w:tcW w:w="990" w:type="dxa"/>
          </w:tcPr>
          <w:p w14:paraId="01EFC56B" w14:textId="77777777" w:rsidR="00726460" w:rsidRDefault="00726460" w:rsidP="00524538">
            <w:pPr>
              <w:pStyle w:val="TableParagraph"/>
              <w:rPr>
                <w:sz w:val="20"/>
              </w:rPr>
            </w:pPr>
          </w:p>
        </w:tc>
        <w:tc>
          <w:tcPr>
            <w:tcW w:w="3870" w:type="dxa"/>
          </w:tcPr>
          <w:p w14:paraId="66754FA1" w14:textId="77777777" w:rsidR="00726460" w:rsidRDefault="00726460" w:rsidP="00524538">
            <w:pPr>
              <w:pStyle w:val="TableParagraph"/>
              <w:rPr>
                <w:sz w:val="20"/>
              </w:rPr>
            </w:pPr>
          </w:p>
        </w:tc>
      </w:tr>
      <w:tr w:rsidR="00726460" w14:paraId="450781E3" w14:textId="77777777" w:rsidTr="00524538">
        <w:trPr>
          <w:trHeight w:val="275"/>
        </w:trPr>
        <w:tc>
          <w:tcPr>
            <w:tcW w:w="677" w:type="dxa"/>
          </w:tcPr>
          <w:p w14:paraId="77D3B161" w14:textId="77777777" w:rsidR="00726460" w:rsidRDefault="00726460" w:rsidP="00524538">
            <w:pPr>
              <w:pStyle w:val="TableParagraph"/>
              <w:rPr>
                <w:sz w:val="20"/>
              </w:rPr>
            </w:pPr>
          </w:p>
        </w:tc>
        <w:tc>
          <w:tcPr>
            <w:tcW w:w="1411" w:type="dxa"/>
          </w:tcPr>
          <w:p w14:paraId="0F48DCE3" w14:textId="77777777" w:rsidR="00726460" w:rsidRDefault="00726460" w:rsidP="00524538">
            <w:pPr>
              <w:pStyle w:val="TableParagraph"/>
              <w:rPr>
                <w:sz w:val="20"/>
              </w:rPr>
            </w:pPr>
          </w:p>
        </w:tc>
        <w:tc>
          <w:tcPr>
            <w:tcW w:w="2160" w:type="dxa"/>
          </w:tcPr>
          <w:p w14:paraId="794EB3AC" w14:textId="77777777" w:rsidR="00726460" w:rsidRDefault="00726460" w:rsidP="00524538">
            <w:pPr>
              <w:pStyle w:val="TableParagraph"/>
              <w:rPr>
                <w:sz w:val="20"/>
              </w:rPr>
            </w:pPr>
          </w:p>
        </w:tc>
        <w:tc>
          <w:tcPr>
            <w:tcW w:w="990" w:type="dxa"/>
          </w:tcPr>
          <w:p w14:paraId="5B4FCB10" w14:textId="77777777" w:rsidR="00726460" w:rsidRDefault="00726460" w:rsidP="00524538">
            <w:pPr>
              <w:pStyle w:val="TableParagraph"/>
              <w:rPr>
                <w:sz w:val="20"/>
              </w:rPr>
            </w:pPr>
          </w:p>
        </w:tc>
        <w:tc>
          <w:tcPr>
            <w:tcW w:w="3870" w:type="dxa"/>
          </w:tcPr>
          <w:p w14:paraId="1F2E0F23" w14:textId="77777777" w:rsidR="00726460" w:rsidRDefault="00726460" w:rsidP="00524538">
            <w:pPr>
              <w:pStyle w:val="TableParagraph"/>
              <w:rPr>
                <w:sz w:val="20"/>
              </w:rPr>
            </w:pPr>
          </w:p>
        </w:tc>
      </w:tr>
      <w:tr w:rsidR="00726460" w14:paraId="1C8A9F15" w14:textId="77777777" w:rsidTr="00524538">
        <w:trPr>
          <w:trHeight w:val="276"/>
        </w:trPr>
        <w:tc>
          <w:tcPr>
            <w:tcW w:w="677" w:type="dxa"/>
          </w:tcPr>
          <w:p w14:paraId="4C0EC8F1" w14:textId="77777777" w:rsidR="00726460" w:rsidRDefault="00726460" w:rsidP="00524538">
            <w:pPr>
              <w:pStyle w:val="TableParagraph"/>
              <w:rPr>
                <w:sz w:val="20"/>
              </w:rPr>
            </w:pPr>
          </w:p>
        </w:tc>
        <w:tc>
          <w:tcPr>
            <w:tcW w:w="1411" w:type="dxa"/>
          </w:tcPr>
          <w:p w14:paraId="6E3F9978" w14:textId="77777777" w:rsidR="00726460" w:rsidRDefault="00726460" w:rsidP="00524538">
            <w:pPr>
              <w:pStyle w:val="TableParagraph"/>
              <w:rPr>
                <w:sz w:val="20"/>
              </w:rPr>
            </w:pPr>
          </w:p>
        </w:tc>
        <w:tc>
          <w:tcPr>
            <w:tcW w:w="2160" w:type="dxa"/>
          </w:tcPr>
          <w:p w14:paraId="18EF7B38" w14:textId="77777777" w:rsidR="00726460" w:rsidRDefault="00726460" w:rsidP="00524538">
            <w:pPr>
              <w:pStyle w:val="TableParagraph"/>
              <w:rPr>
                <w:sz w:val="20"/>
              </w:rPr>
            </w:pPr>
          </w:p>
        </w:tc>
        <w:tc>
          <w:tcPr>
            <w:tcW w:w="990" w:type="dxa"/>
          </w:tcPr>
          <w:p w14:paraId="3656D91A" w14:textId="77777777" w:rsidR="00726460" w:rsidRDefault="00726460" w:rsidP="00524538">
            <w:pPr>
              <w:pStyle w:val="TableParagraph"/>
              <w:rPr>
                <w:sz w:val="20"/>
              </w:rPr>
            </w:pPr>
          </w:p>
        </w:tc>
        <w:tc>
          <w:tcPr>
            <w:tcW w:w="3870" w:type="dxa"/>
          </w:tcPr>
          <w:p w14:paraId="3CD39868" w14:textId="77777777" w:rsidR="00726460" w:rsidRDefault="00726460" w:rsidP="00524538">
            <w:pPr>
              <w:pStyle w:val="TableParagraph"/>
              <w:rPr>
                <w:sz w:val="20"/>
              </w:rPr>
            </w:pPr>
          </w:p>
        </w:tc>
      </w:tr>
      <w:tr w:rsidR="00726460" w14:paraId="17EC052B" w14:textId="77777777" w:rsidTr="00524538">
        <w:trPr>
          <w:trHeight w:val="275"/>
        </w:trPr>
        <w:tc>
          <w:tcPr>
            <w:tcW w:w="677" w:type="dxa"/>
          </w:tcPr>
          <w:p w14:paraId="0D059F2E" w14:textId="77777777" w:rsidR="00726460" w:rsidRDefault="00726460" w:rsidP="00524538">
            <w:pPr>
              <w:pStyle w:val="TableParagraph"/>
              <w:rPr>
                <w:sz w:val="20"/>
              </w:rPr>
            </w:pPr>
          </w:p>
        </w:tc>
        <w:tc>
          <w:tcPr>
            <w:tcW w:w="1411" w:type="dxa"/>
          </w:tcPr>
          <w:p w14:paraId="2BB8642E" w14:textId="77777777" w:rsidR="00726460" w:rsidRDefault="00726460" w:rsidP="00524538">
            <w:pPr>
              <w:pStyle w:val="TableParagraph"/>
              <w:rPr>
                <w:sz w:val="20"/>
              </w:rPr>
            </w:pPr>
          </w:p>
        </w:tc>
        <w:tc>
          <w:tcPr>
            <w:tcW w:w="2160" w:type="dxa"/>
          </w:tcPr>
          <w:p w14:paraId="5BE80297" w14:textId="77777777" w:rsidR="00726460" w:rsidRDefault="00726460" w:rsidP="00524538">
            <w:pPr>
              <w:pStyle w:val="TableParagraph"/>
              <w:rPr>
                <w:sz w:val="20"/>
              </w:rPr>
            </w:pPr>
          </w:p>
        </w:tc>
        <w:tc>
          <w:tcPr>
            <w:tcW w:w="990" w:type="dxa"/>
          </w:tcPr>
          <w:p w14:paraId="6EB83870" w14:textId="77777777" w:rsidR="00726460" w:rsidRDefault="00726460" w:rsidP="00524538">
            <w:pPr>
              <w:pStyle w:val="TableParagraph"/>
              <w:rPr>
                <w:sz w:val="20"/>
              </w:rPr>
            </w:pPr>
          </w:p>
        </w:tc>
        <w:tc>
          <w:tcPr>
            <w:tcW w:w="3870" w:type="dxa"/>
          </w:tcPr>
          <w:p w14:paraId="2C5A1BDF" w14:textId="77777777" w:rsidR="00726460" w:rsidRDefault="00726460" w:rsidP="00524538">
            <w:pPr>
              <w:pStyle w:val="TableParagraph"/>
              <w:rPr>
                <w:sz w:val="20"/>
              </w:rPr>
            </w:pPr>
          </w:p>
        </w:tc>
      </w:tr>
      <w:tr w:rsidR="00726460" w14:paraId="1E60FA43" w14:textId="77777777" w:rsidTr="00524538">
        <w:trPr>
          <w:trHeight w:val="275"/>
        </w:trPr>
        <w:tc>
          <w:tcPr>
            <w:tcW w:w="677" w:type="dxa"/>
          </w:tcPr>
          <w:p w14:paraId="548EFD37" w14:textId="77777777" w:rsidR="00726460" w:rsidRDefault="00726460" w:rsidP="00524538">
            <w:pPr>
              <w:pStyle w:val="TableParagraph"/>
              <w:rPr>
                <w:sz w:val="20"/>
              </w:rPr>
            </w:pPr>
          </w:p>
        </w:tc>
        <w:tc>
          <w:tcPr>
            <w:tcW w:w="1411" w:type="dxa"/>
          </w:tcPr>
          <w:p w14:paraId="0C950279" w14:textId="77777777" w:rsidR="00726460" w:rsidRDefault="00726460" w:rsidP="00524538">
            <w:pPr>
              <w:pStyle w:val="TableParagraph"/>
              <w:rPr>
                <w:sz w:val="20"/>
              </w:rPr>
            </w:pPr>
          </w:p>
        </w:tc>
        <w:tc>
          <w:tcPr>
            <w:tcW w:w="2160" w:type="dxa"/>
          </w:tcPr>
          <w:p w14:paraId="4B8C871E" w14:textId="77777777" w:rsidR="00726460" w:rsidRDefault="00726460" w:rsidP="00524538">
            <w:pPr>
              <w:pStyle w:val="TableParagraph"/>
              <w:rPr>
                <w:sz w:val="20"/>
              </w:rPr>
            </w:pPr>
          </w:p>
        </w:tc>
        <w:tc>
          <w:tcPr>
            <w:tcW w:w="990" w:type="dxa"/>
          </w:tcPr>
          <w:p w14:paraId="69285559" w14:textId="77777777" w:rsidR="00726460" w:rsidRDefault="00726460" w:rsidP="00524538">
            <w:pPr>
              <w:pStyle w:val="TableParagraph"/>
              <w:rPr>
                <w:sz w:val="20"/>
              </w:rPr>
            </w:pPr>
          </w:p>
        </w:tc>
        <w:tc>
          <w:tcPr>
            <w:tcW w:w="3870" w:type="dxa"/>
          </w:tcPr>
          <w:p w14:paraId="4B5F342A" w14:textId="77777777" w:rsidR="00726460" w:rsidRDefault="00726460" w:rsidP="00524538">
            <w:pPr>
              <w:pStyle w:val="TableParagraph"/>
              <w:rPr>
                <w:sz w:val="20"/>
              </w:rPr>
            </w:pPr>
          </w:p>
        </w:tc>
      </w:tr>
      <w:tr w:rsidR="00726460" w14:paraId="6EA19D1A" w14:textId="77777777" w:rsidTr="00524538">
        <w:trPr>
          <w:trHeight w:val="276"/>
        </w:trPr>
        <w:tc>
          <w:tcPr>
            <w:tcW w:w="677" w:type="dxa"/>
          </w:tcPr>
          <w:p w14:paraId="096DAF5D" w14:textId="77777777" w:rsidR="00726460" w:rsidRDefault="00726460" w:rsidP="00524538">
            <w:pPr>
              <w:pStyle w:val="TableParagraph"/>
              <w:rPr>
                <w:sz w:val="20"/>
              </w:rPr>
            </w:pPr>
          </w:p>
        </w:tc>
        <w:tc>
          <w:tcPr>
            <w:tcW w:w="1411" w:type="dxa"/>
          </w:tcPr>
          <w:p w14:paraId="4FED4027" w14:textId="77777777" w:rsidR="00726460" w:rsidRDefault="00726460" w:rsidP="00524538">
            <w:pPr>
              <w:pStyle w:val="TableParagraph"/>
              <w:rPr>
                <w:sz w:val="20"/>
              </w:rPr>
            </w:pPr>
          </w:p>
        </w:tc>
        <w:tc>
          <w:tcPr>
            <w:tcW w:w="2160" w:type="dxa"/>
          </w:tcPr>
          <w:p w14:paraId="5BC2E8F0" w14:textId="77777777" w:rsidR="00726460" w:rsidRDefault="00726460" w:rsidP="00524538">
            <w:pPr>
              <w:pStyle w:val="TableParagraph"/>
              <w:rPr>
                <w:sz w:val="20"/>
              </w:rPr>
            </w:pPr>
          </w:p>
        </w:tc>
        <w:tc>
          <w:tcPr>
            <w:tcW w:w="990" w:type="dxa"/>
          </w:tcPr>
          <w:p w14:paraId="5F6F380C" w14:textId="77777777" w:rsidR="00726460" w:rsidRDefault="00726460" w:rsidP="00524538">
            <w:pPr>
              <w:pStyle w:val="TableParagraph"/>
              <w:rPr>
                <w:sz w:val="20"/>
              </w:rPr>
            </w:pPr>
          </w:p>
        </w:tc>
        <w:tc>
          <w:tcPr>
            <w:tcW w:w="3870" w:type="dxa"/>
          </w:tcPr>
          <w:p w14:paraId="48C5FDAC" w14:textId="77777777" w:rsidR="00726460" w:rsidRDefault="00726460" w:rsidP="00524538">
            <w:pPr>
              <w:pStyle w:val="TableParagraph"/>
              <w:rPr>
                <w:sz w:val="20"/>
              </w:rPr>
            </w:pPr>
          </w:p>
        </w:tc>
      </w:tr>
      <w:tr w:rsidR="00726460" w14:paraId="2FF3B8DE" w14:textId="77777777" w:rsidTr="00524538">
        <w:trPr>
          <w:trHeight w:val="275"/>
        </w:trPr>
        <w:tc>
          <w:tcPr>
            <w:tcW w:w="677" w:type="dxa"/>
          </w:tcPr>
          <w:p w14:paraId="4914E4AF" w14:textId="77777777" w:rsidR="00726460" w:rsidRDefault="00726460" w:rsidP="00524538">
            <w:pPr>
              <w:pStyle w:val="TableParagraph"/>
              <w:rPr>
                <w:sz w:val="20"/>
              </w:rPr>
            </w:pPr>
          </w:p>
        </w:tc>
        <w:tc>
          <w:tcPr>
            <w:tcW w:w="1411" w:type="dxa"/>
          </w:tcPr>
          <w:p w14:paraId="4195D954" w14:textId="77777777" w:rsidR="00726460" w:rsidRDefault="00726460" w:rsidP="00524538">
            <w:pPr>
              <w:pStyle w:val="TableParagraph"/>
              <w:rPr>
                <w:sz w:val="20"/>
              </w:rPr>
            </w:pPr>
          </w:p>
        </w:tc>
        <w:tc>
          <w:tcPr>
            <w:tcW w:w="2160" w:type="dxa"/>
          </w:tcPr>
          <w:p w14:paraId="2CBF377F" w14:textId="77777777" w:rsidR="00726460" w:rsidRDefault="00726460" w:rsidP="00524538">
            <w:pPr>
              <w:pStyle w:val="TableParagraph"/>
              <w:rPr>
                <w:sz w:val="20"/>
              </w:rPr>
            </w:pPr>
          </w:p>
        </w:tc>
        <w:tc>
          <w:tcPr>
            <w:tcW w:w="990" w:type="dxa"/>
          </w:tcPr>
          <w:p w14:paraId="3EC0BDA8" w14:textId="77777777" w:rsidR="00726460" w:rsidRDefault="00726460" w:rsidP="00524538">
            <w:pPr>
              <w:pStyle w:val="TableParagraph"/>
              <w:rPr>
                <w:sz w:val="20"/>
              </w:rPr>
            </w:pPr>
          </w:p>
        </w:tc>
        <w:tc>
          <w:tcPr>
            <w:tcW w:w="3870" w:type="dxa"/>
          </w:tcPr>
          <w:p w14:paraId="0338AA8E" w14:textId="77777777" w:rsidR="00726460" w:rsidRDefault="00726460" w:rsidP="00524538">
            <w:pPr>
              <w:pStyle w:val="TableParagraph"/>
              <w:rPr>
                <w:sz w:val="20"/>
              </w:rPr>
            </w:pPr>
          </w:p>
        </w:tc>
      </w:tr>
      <w:tr w:rsidR="00726460" w14:paraId="63E5BC70" w14:textId="77777777" w:rsidTr="00524538">
        <w:trPr>
          <w:trHeight w:val="275"/>
        </w:trPr>
        <w:tc>
          <w:tcPr>
            <w:tcW w:w="677" w:type="dxa"/>
          </w:tcPr>
          <w:p w14:paraId="3407E7BB" w14:textId="77777777" w:rsidR="00726460" w:rsidRDefault="00726460" w:rsidP="00524538">
            <w:pPr>
              <w:pStyle w:val="TableParagraph"/>
              <w:rPr>
                <w:sz w:val="20"/>
              </w:rPr>
            </w:pPr>
          </w:p>
        </w:tc>
        <w:tc>
          <w:tcPr>
            <w:tcW w:w="1411" w:type="dxa"/>
          </w:tcPr>
          <w:p w14:paraId="2E51BB90" w14:textId="77777777" w:rsidR="00726460" w:rsidRDefault="00726460" w:rsidP="00524538">
            <w:pPr>
              <w:pStyle w:val="TableParagraph"/>
              <w:rPr>
                <w:sz w:val="20"/>
              </w:rPr>
            </w:pPr>
          </w:p>
        </w:tc>
        <w:tc>
          <w:tcPr>
            <w:tcW w:w="2160" w:type="dxa"/>
          </w:tcPr>
          <w:p w14:paraId="109559DC" w14:textId="77777777" w:rsidR="00726460" w:rsidRDefault="00726460" w:rsidP="00524538">
            <w:pPr>
              <w:pStyle w:val="TableParagraph"/>
              <w:rPr>
                <w:sz w:val="20"/>
              </w:rPr>
            </w:pPr>
          </w:p>
        </w:tc>
        <w:tc>
          <w:tcPr>
            <w:tcW w:w="990" w:type="dxa"/>
          </w:tcPr>
          <w:p w14:paraId="4CA4F888" w14:textId="77777777" w:rsidR="00726460" w:rsidRDefault="00726460" w:rsidP="00524538">
            <w:pPr>
              <w:pStyle w:val="TableParagraph"/>
              <w:rPr>
                <w:sz w:val="20"/>
              </w:rPr>
            </w:pPr>
          </w:p>
        </w:tc>
        <w:tc>
          <w:tcPr>
            <w:tcW w:w="3870" w:type="dxa"/>
          </w:tcPr>
          <w:p w14:paraId="6FDF484E" w14:textId="77777777" w:rsidR="00726460" w:rsidRDefault="00726460" w:rsidP="00524538">
            <w:pPr>
              <w:pStyle w:val="TableParagraph"/>
              <w:rPr>
                <w:sz w:val="20"/>
              </w:rPr>
            </w:pPr>
          </w:p>
        </w:tc>
      </w:tr>
      <w:tr w:rsidR="00726460" w14:paraId="602033F2" w14:textId="77777777" w:rsidTr="00524538">
        <w:trPr>
          <w:trHeight w:val="276"/>
        </w:trPr>
        <w:tc>
          <w:tcPr>
            <w:tcW w:w="677" w:type="dxa"/>
          </w:tcPr>
          <w:p w14:paraId="7F7B084C" w14:textId="77777777" w:rsidR="00726460" w:rsidRDefault="00726460" w:rsidP="00524538">
            <w:pPr>
              <w:pStyle w:val="TableParagraph"/>
              <w:rPr>
                <w:sz w:val="20"/>
              </w:rPr>
            </w:pPr>
          </w:p>
        </w:tc>
        <w:tc>
          <w:tcPr>
            <w:tcW w:w="1411" w:type="dxa"/>
          </w:tcPr>
          <w:p w14:paraId="2DFA563A" w14:textId="77777777" w:rsidR="00726460" w:rsidRDefault="00726460" w:rsidP="00524538">
            <w:pPr>
              <w:pStyle w:val="TableParagraph"/>
              <w:rPr>
                <w:sz w:val="20"/>
              </w:rPr>
            </w:pPr>
          </w:p>
        </w:tc>
        <w:tc>
          <w:tcPr>
            <w:tcW w:w="2160" w:type="dxa"/>
          </w:tcPr>
          <w:p w14:paraId="77CACA68" w14:textId="77777777" w:rsidR="00726460" w:rsidRDefault="00726460" w:rsidP="00524538">
            <w:pPr>
              <w:pStyle w:val="TableParagraph"/>
              <w:rPr>
                <w:sz w:val="20"/>
              </w:rPr>
            </w:pPr>
          </w:p>
        </w:tc>
        <w:tc>
          <w:tcPr>
            <w:tcW w:w="990" w:type="dxa"/>
          </w:tcPr>
          <w:p w14:paraId="39C3E1BB" w14:textId="77777777" w:rsidR="00726460" w:rsidRDefault="00726460" w:rsidP="00524538">
            <w:pPr>
              <w:pStyle w:val="TableParagraph"/>
              <w:rPr>
                <w:sz w:val="20"/>
              </w:rPr>
            </w:pPr>
          </w:p>
        </w:tc>
        <w:tc>
          <w:tcPr>
            <w:tcW w:w="3870" w:type="dxa"/>
          </w:tcPr>
          <w:p w14:paraId="2AB796C8" w14:textId="77777777" w:rsidR="00726460" w:rsidRDefault="00726460" w:rsidP="00524538">
            <w:pPr>
              <w:pStyle w:val="TableParagraph"/>
              <w:rPr>
                <w:sz w:val="20"/>
              </w:rPr>
            </w:pPr>
          </w:p>
        </w:tc>
      </w:tr>
      <w:tr w:rsidR="00726460" w14:paraId="287B19E0" w14:textId="77777777" w:rsidTr="00524538">
        <w:trPr>
          <w:trHeight w:val="275"/>
        </w:trPr>
        <w:tc>
          <w:tcPr>
            <w:tcW w:w="677" w:type="dxa"/>
          </w:tcPr>
          <w:p w14:paraId="4E75BB15" w14:textId="77777777" w:rsidR="00726460" w:rsidRDefault="00726460" w:rsidP="00524538">
            <w:pPr>
              <w:pStyle w:val="TableParagraph"/>
              <w:rPr>
                <w:sz w:val="20"/>
              </w:rPr>
            </w:pPr>
          </w:p>
        </w:tc>
        <w:tc>
          <w:tcPr>
            <w:tcW w:w="1411" w:type="dxa"/>
          </w:tcPr>
          <w:p w14:paraId="1596EB40" w14:textId="77777777" w:rsidR="00726460" w:rsidRDefault="00726460" w:rsidP="00524538">
            <w:pPr>
              <w:pStyle w:val="TableParagraph"/>
              <w:rPr>
                <w:sz w:val="20"/>
              </w:rPr>
            </w:pPr>
          </w:p>
        </w:tc>
        <w:tc>
          <w:tcPr>
            <w:tcW w:w="2160" w:type="dxa"/>
          </w:tcPr>
          <w:p w14:paraId="59CBA8D3" w14:textId="77777777" w:rsidR="00726460" w:rsidRDefault="00726460" w:rsidP="00524538">
            <w:pPr>
              <w:pStyle w:val="TableParagraph"/>
              <w:rPr>
                <w:sz w:val="20"/>
              </w:rPr>
            </w:pPr>
          </w:p>
        </w:tc>
        <w:tc>
          <w:tcPr>
            <w:tcW w:w="990" w:type="dxa"/>
          </w:tcPr>
          <w:p w14:paraId="751897CB" w14:textId="77777777" w:rsidR="00726460" w:rsidRDefault="00726460" w:rsidP="00524538">
            <w:pPr>
              <w:pStyle w:val="TableParagraph"/>
              <w:rPr>
                <w:sz w:val="20"/>
              </w:rPr>
            </w:pPr>
          </w:p>
        </w:tc>
        <w:tc>
          <w:tcPr>
            <w:tcW w:w="3870" w:type="dxa"/>
          </w:tcPr>
          <w:p w14:paraId="4B842B39" w14:textId="77777777" w:rsidR="00726460" w:rsidRDefault="00726460" w:rsidP="00524538">
            <w:pPr>
              <w:pStyle w:val="TableParagraph"/>
              <w:rPr>
                <w:sz w:val="20"/>
              </w:rPr>
            </w:pPr>
          </w:p>
        </w:tc>
      </w:tr>
      <w:tr w:rsidR="00726460" w14:paraId="409BCEF2" w14:textId="77777777" w:rsidTr="00524538">
        <w:trPr>
          <w:trHeight w:val="275"/>
        </w:trPr>
        <w:tc>
          <w:tcPr>
            <w:tcW w:w="677" w:type="dxa"/>
          </w:tcPr>
          <w:p w14:paraId="159C7CFF" w14:textId="77777777" w:rsidR="00726460" w:rsidRDefault="00726460" w:rsidP="00524538">
            <w:pPr>
              <w:pStyle w:val="TableParagraph"/>
              <w:rPr>
                <w:sz w:val="20"/>
              </w:rPr>
            </w:pPr>
          </w:p>
        </w:tc>
        <w:tc>
          <w:tcPr>
            <w:tcW w:w="1411" w:type="dxa"/>
          </w:tcPr>
          <w:p w14:paraId="2F73F537" w14:textId="77777777" w:rsidR="00726460" w:rsidRDefault="00726460" w:rsidP="00524538">
            <w:pPr>
              <w:pStyle w:val="TableParagraph"/>
              <w:rPr>
                <w:sz w:val="20"/>
              </w:rPr>
            </w:pPr>
          </w:p>
        </w:tc>
        <w:tc>
          <w:tcPr>
            <w:tcW w:w="2160" w:type="dxa"/>
          </w:tcPr>
          <w:p w14:paraId="0E9309C3" w14:textId="77777777" w:rsidR="00726460" w:rsidRDefault="00726460" w:rsidP="00524538">
            <w:pPr>
              <w:pStyle w:val="TableParagraph"/>
              <w:rPr>
                <w:sz w:val="20"/>
              </w:rPr>
            </w:pPr>
          </w:p>
        </w:tc>
        <w:tc>
          <w:tcPr>
            <w:tcW w:w="990" w:type="dxa"/>
          </w:tcPr>
          <w:p w14:paraId="39EA3BF5" w14:textId="77777777" w:rsidR="00726460" w:rsidRDefault="00726460" w:rsidP="00524538">
            <w:pPr>
              <w:pStyle w:val="TableParagraph"/>
              <w:rPr>
                <w:sz w:val="20"/>
              </w:rPr>
            </w:pPr>
          </w:p>
        </w:tc>
        <w:tc>
          <w:tcPr>
            <w:tcW w:w="3870" w:type="dxa"/>
          </w:tcPr>
          <w:p w14:paraId="6A0AEFBB" w14:textId="77777777" w:rsidR="00726460" w:rsidRDefault="00726460" w:rsidP="00524538">
            <w:pPr>
              <w:pStyle w:val="TableParagraph"/>
              <w:rPr>
                <w:sz w:val="20"/>
              </w:rPr>
            </w:pPr>
          </w:p>
        </w:tc>
      </w:tr>
      <w:tr w:rsidR="00726460" w14:paraId="6BA097A8" w14:textId="77777777" w:rsidTr="00524538">
        <w:trPr>
          <w:trHeight w:val="276"/>
        </w:trPr>
        <w:tc>
          <w:tcPr>
            <w:tcW w:w="677" w:type="dxa"/>
          </w:tcPr>
          <w:p w14:paraId="345EF6FA" w14:textId="77777777" w:rsidR="00726460" w:rsidRDefault="00726460" w:rsidP="00524538">
            <w:pPr>
              <w:pStyle w:val="TableParagraph"/>
              <w:rPr>
                <w:sz w:val="20"/>
              </w:rPr>
            </w:pPr>
          </w:p>
        </w:tc>
        <w:tc>
          <w:tcPr>
            <w:tcW w:w="1411" w:type="dxa"/>
          </w:tcPr>
          <w:p w14:paraId="3A359F3A" w14:textId="77777777" w:rsidR="00726460" w:rsidRDefault="00726460" w:rsidP="00524538">
            <w:pPr>
              <w:pStyle w:val="TableParagraph"/>
              <w:rPr>
                <w:sz w:val="20"/>
              </w:rPr>
            </w:pPr>
          </w:p>
        </w:tc>
        <w:tc>
          <w:tcPr>
            <w:tcW w:w="2160" w:type="dxa"/>
          </w:tcPr>
          <w:p w14:paraId="362A35B5" w14:textId="77777777" w:rsidR="00726460" w:rsidRDefault="00726460" w:rsidP="00524538">
            <w:pPr>
              <w:pStyle w:val="TableParagraph"/>
              <w:rPr>
                <w:sz w:val="20"/>
              </w:rPr>
            </w:pPr>
          </w:p>
        </w:tc>
        <w:tc>
          <w:tcPr>
            <w:tcW w:w="990" w:type="dxa"/>
          </w:tcPr>
          <w:p w14:paraId="0C5B3F18" w14:textId="77777777" w:rsidR="00726460" w:rsidRDefault="00726460" w:rsidP="00524538">
            <w:pPr>
              <w:pStyle w:val="TableParagraph"/>
              <w:rPr>
                <w:sz w:val="20"/>
              </w:rPr>
            </w:pPr>
          </w:p>
        </w:tc>
        <w:tc>
          <w:tcPr>
            <w:tcW w:w="3870" w:type="dxa"/>
          </w:tcPr>
          <w:p w14:paraId="23902322" w14:textId="77777777" w:rsidR="00726460" w:rsidRDefault="00726460" w:rsidP="00524538">
            <w:pPr>
              <w:pStyle w:val="TableParagraph"/>
              <w:rPr>
                <w:sz w:val="20"/>
              </w:rPr>
            </w:pPr>
          </w:p>
        </w:tc>
      </w:tr>
      <w:tr w:rsidR="00726460" w14:paraId="2978B9E4" w14:textId="77777777" w:rsidTr="00524538">
        <w:trPr>
          <w:trHeight w:val="275"/>
        </w:trPr>
        <w:tc>
          <w:tcPr>
            <w:tcW w:w="677" w:type="dxa"/>
          </w:tcPr>
          <w:p w14:paraId="0AE6ECBD" w14:textId="77777777" w:rsidR="00726460" w:rsidRDefault="00726460" w:rsidP="00524538">
            <w:pPr>
              <w:pStyle w:val="TableParagraph"/>
              <w:rPr>
                <w:sz w:val="20"/>
              </w:rPr>
            </w:pPr>
          </w:p>
        </w:tc>
        <w:tc>
          <w:tcPr>
            <w:tcW w:w="1411" w:type="dxa"/>
          </w:tcPr>
          <w:p w14:paraId="5814C6EE" w14:textId="77777777" w:rsidR="00726460" w:rsidRDefault="00726460" w:rsidP="00524538">
            <w:pPr>
              <w:pStyle w:val="TableParagraph"/>
              <w:rPr>
                <w:sz w:val="20"/>
              </w:rPr>
            </w:pPr>
          </w:p>
        </w:tc>
        <w:tc>
          <w:tcPr>
            <w:tcW w:w="2160" w:type="dxa"/>
          </w:tcPr>
          <w:p w14:paraId="3020821C" w14:textId="77777777" w:rsidR="00726460" w:rsidRDefault="00726460" w:rsidP="00524538">
            <w:pPr>
              <w:pStyle w:val="TableParagraph"/>
              <w:rPr>
                <w:sz w:val="20"/>
              </w:rPr>
            </w:pPr>
          </w:p>
        </w:tc>
        <w:tc>
          <w:tcPr>
            <w:tcW w:w="990" w:type="dxa"/>
          </w:tcPr>
          <w:p w14:paraId="6A2C4A5B" w14:textId="77777777" w:rsidR="00726460" w:rsidRDefault="00726460" w:rsidP="00524538">
            <w:pPr>
              <w:pStyle w:val="TableParagraph"/>
              <w:rPr>
                <w:sz w:val="20"/>
              </w:rPr>
            </w:pPr>
          </w:p>
        </w:tc>
        <w:tc>
          <w:tcPr>
            <w:tcW w:w="3870" w:type="dxa"/>
          </w:tcPr>
          <w:p w14:paraId="402D6B43" w14:textId="77777777" w:rsidR="00726460" w:rsidRDefault="00726460" w:rsidP="00524538">
            <w:pPr>
              <w:pStyle w:val="TableParagraph"/>
              <w:rPr>
                <w:sz w:val="20"/>
              </w:rPr>
            </w:pPr>
          </w:p>
        </w:tc>
      </w:tr>
      <w:tr w:rsidR="00726460" w14:paraId="480F4475" w14:textId="77777777" w:rsidTr="00524538">
        <w:trPr>
          <w:trHeight w:val="275"/>
        </w:trPr>
        <w:tc>
          <w:tcPr>
            <w:tcW w:w="677" w:type="dxa"/>
          </w:tcPr>
          <w:p w14:paraId="17801D6C" w14:textId="77777777" w:rsidR="00726460" w:rsidRDefault="00726460" w:rsidP="00524538">
            <w:pPr>
              <w:pStyle w:val="TableParagraph"/>
              <w:rPr>
                <w:sz w:val="20"/>
              </w:rPr>
            </w:pPr>
          </w:p>
        </w:tc>
        <w:tc>
          <w:tcPr>
            <w:tcW w:w="1411" w:type="dxa"/>
          </w:tcPr>
          <w:p w14:paraId="28F5778D" w14:textId="77777777" w:rsidR="00726460" w:rsidRDefault="00726460" w:rsidP="00524538">
            <w:pPr>
              <w:pStyle w:val="TableParagraph"/>
              <w:rPr>
                <w:sz w:val="20"/>
              </w:rPr>
            </w:pPr>
          </w:p>
        </w:tc>
        <w:tc>
          <w:tcPr>
            <w:tcW w:w="2160" w:type="dxa"/>
          </w:tcPr>
          <w:p w14:paraId="6BF8225A" w14:textId="77777777" w:rsidR="00726460" w:rsidRDefault="00726460" w:rsidP="00524538">
            <w:pPr>
              <w:pStyle w:val="TableParagraph"/>
              <w:rPr>
                <w:sz w:val="20"/>
              </w:rPr>
            </w:pPr>
          </w:p>
        </w:tc>
        <w:tc>
          <w:tcPr>
            <w:tcW w:w="990" w:type="dxa"/>
          </w:tcPr>
          <w:p w14:paraId="294AD780" w14:textId="77777777" w:rsidR="00726460" w:rsidRDefault="00726460" w:rsidP="00524538">
            <w:pPr>
              <w:pStyle w:val="TableParagraph"/>
              <w:rPr>
                <w:sz w:val="20"/>
              </w:rPr>
            </w:pPr>
          </w:p>
        </w:tc>
        <w:tc>
          <w:tcPr>
            <w:tcW w:w="3870" w:type="dxa"/>
          </w:tcPr>
          <w:p w14:paraId="373A0645" w14:textId="77777777" w:rsidR="00726460" w:rsidRDefault="00726460" w:rsidP="00524538">
            <w:pPr>
              <w:pStyle w:val="TableParagraph"/>
              <w:rPr>
                <w:sz w:val="20"/>
              </w:rPr>
            </w:pPr>
          </w:p>
        </w:tc>
      </w:tr>
      <w:tr w:rsidR="00726460" w14:paraId="295AD661" w14:textId="77777777" w:rsidTr="00524538">
        <w:trPr>
          <w:trHeight w:val="276"/>
        </w:trPr>
        <w:tc>
          <w:tcPr>
            <w:tcW w:w="677" w:type="dxa"/>
          </w:tcPr>
          <w:p w14:paraId="0CC2099C" w14:textId="77777777" w:rsidR="00726460" w:rsidRDefault="00726460" w:rsidP="00524538">
            <w:pPr>
              <w:pStyle w:val="TableParagraph"/>
              <w:rPr>
                <w:sz w:val="20"/>
              </w:rPr>
            </w:pPr>
          </w:p>
        </w:tc>
        <w:tc>
          <w:tcPr>
            <w:tcW w:w="1411" w:type="dxa"/>
          </w:tcPr>
          <w:p w14:paraId="0AF755A1" w14:textId="77777777" w:rsidR="00726460" w:rsidRDefault="00726460" w:rsidP="00524538">
            <w:pPr>
              <w:pStyle w:val="TableParagraph"/>
              <w:rPr>
                <w:sz w:val="20"/>
              </w:rPr>
            </w:pPr>
          </w:p>
        </w:tc>
        <w:tc>
          <w:tcPr>
            <w:tcW w:w="2160" w:type="dxa"/>
          </w:tcPr>
          <w:p w14:paraId="4D9CBE8E" w14:textId="77777777" w:rsidR="00726460" w:rsidRDefault="00726460" w:rsidP="00524538">
            <w:pPr>
              <w:pStyle w:val="TableParagraph"/>
              <w:rPr>
                <w:sz w:val="20"/>
              </w:rPr>
            </w:pPr>
          </w:p>
        </w:tc>
        <w:tc>
          <w:tcPr>
            <w:tcW w:w="990" w:type="dxa"/>
          </w:tcPr>
          <w:p w14:paraId="114728DA" w14:textId="77777777" w:rsidR="00726460" w:rsidRDefault="00726460" w:rsidP="00524538">
            <w:pPr>
              <w:pStyle w:val="TableParagraph"/>
              <w:rPr>
                <w:sz w:val="20"/>
              </w:rPr>
            </w:pPr>
          </w:p>
        </w:tc>
        <w:tc>
          <w:tcPr>
            <w:tcW w:w="3870" w:type="dxa"/>
          </w:tcPr>
          <w:p w14:paraId="71F6EFCF" w14:textId="77777777" w:rsidR="00726460" w:rsidRDefault="00726460" w:rsidP="00524538">
            <w:pPr>
              <w:pStyle w:val="TableParagraph"/>
              <w:rPr>
                <w:sz w:val="20"/>
              </w:rPr>
            </w:pPr>
          </w:p>
        </w:tc>
      </w:tr>
    </w:tbl>
    <w:p w14:paraId="1CDF1C96" w14:textId="77777777" w:rsidR="00726460" w:rsidRDefault="00726460" w:rsidP="00726460">
      <w:pPr>
        <w:rPr>
          <w:sz w:val="20"/>
        </w:rPr>
        <w:sectPr w:rsidR="00726460">
          <w:headerReference w:type="default" r:id="rId49"/>
          <w:footerReference w:type="default" r:id="rId50"/>
          <w:pgSz w:w="11900" w:h="16840"/>
          <w:pgMar w:top="1540" w:right="420" w:bottom="940" w:left="620" w:header="929" w:footer="744" w:gutter="0"/>
          <w:cols w:space="720"/>
        </w:sectPr>
      </w:pPr>
    </w:p>
    <w:p w14:paraId="365855B3" w14:textId="77777777" w:rsidR="00726460" w:rsidRDefault="00726460" w:rsidP="00726460">
      <w:pPr>
        <w:pStyle w:val="BodyText"/>
        <w:spacing w:before="6"/>
        <w:rPr>
          <w:b/>
          <w:sz w:val="16"/>
        </w:rPr>
      </w:pPr>
    </w:p>
    <w:p w14:paraId="75DC7822" w14:textId="77777777" w:rsidR="00726460" w:rsidRPr="00361ED1" w:rsidRDefault="00726460" w:rsidP="00361ED1">
      <w:pPr>
        <w:pStyle w:val="AppendixSubheadings"/>
        <w:jc w:val="center"/>
        <w:rPr>
          <w:b/>
          <w:sz w:val="24"/>
          <w:szCs w:val="24"/>
        </w:rPr>
      </w:pPr>
      <w:bookmarkStart w:id="265" w:name="Appendix_F"/>
      <w:bookmarkStart w:id="266" w:name="_bookmark39"/>
      <w:bookmarkEnd w:id="265"/>
      <w:bookmarkEnd w:id="266"/>
      <w:r w:rsidRPr="00361ED1">
        <w:rPr>
          <w:b/>
          <w:sz w:val="24"/>
          <w:szCs w:val="24"/>
        </w:rPr>
        <w:t>Appendix F</w:t>
      </w:r>
    </w:p>
    <w:p w14:paraId="25F9B4D4" w14:textId="77777777" w:rsidR="00726460" w:rsidRPr="00361ED1" w:rsidRDefault="00726460" w:rsidP="00361ED1">
      <w:pPr>
        <w:pStyle w:val="AppendixSubheadings"/>
        <w:jc w:val="center"/>
        <w:rPr>
          <w:b/>
          <w:sz w:val="24"/>
          <w:szCs w:val="24"/>
        </w:rPr>
      </w:pPr>
    </w:p>
    <w:p w14:paraId="779AE1E2" w14:textId="77777777" w:rsidR="00726460" w:rsidRPr="00361ED1" w:rsidRDefault="00726460" w:rsidP="00361ED1">
      <w:pPr>
        <w:pStyle w:val="AppendixSubheadings"/>
        <w:jc w:val="center"/>
        <w:rPr>
          <w:b/>
          <w:sz w:val="24"/>
          <w:szCs w:val="24"/>
        </w:rPr>
      </w:pPr>
      <w:proofErr w:type="spellStart"/>
      <w:r w:rsidRPr="00361ED1">
        <w:rPr>
          <w:b/>
          <w:sz w:val="24"/>
          <w:szCs w:val="24"/>
        </w:rPr>
        <w:t>Minisonde</w:t>
      </w:r>
      <w:proofErr w:type="spellEnd"/>
      <w:r w:rsidRPr="00361ED1">
        <w:rPr>
          <w:b/>
          <w:sz w:val="24"/>
          <w:szCs w:val="24"/>
        </w:rPr>
        <w:t xml:space="preserve"> Calibration Record (KWF-WQ Form 1)</w:t>
      </w:r>
    </w:p>
    <w:p w14:paraId="0BD89623" w14:textId="77777777" w:rsidR="00726460" w:rsidRDefault="00726460" w:rsidP="00726460">
      <w:pPr>
        <w:pStyle w:val="BodyText"/>
        <w:rPr>
          <w:b/>
          <w:sz w:val="16"/>
        </w:rPr>
      </w:pPr>
    </w:p>
    <w:p w14:paraId="0F047A16" w14:textId="77777777" w:rsidR="00726460" w:rsidRDefault="00726460" w:rsidP="00726460">
      <w:pPr>
        <w:pStyle w:val="BodyText"/>
        <w:tabs>
          <w:tab w:val="left" w:pos="3671"/>
          <w:tab w:val="left" w:pos="4851"/>
          <w:tab w:val="left" w:pos="8671"/>
        </w:tabs>
        <w:spacing w:before="90"/>
        <w:ind w:left="531"/>
      </w:pPr>
      <w:r>
        <w:t>Serial</w:t>
      </w:r>
      <w:r>
        <w:rPr>
          <w:spacing w:val="-1"/>
        </w:rPr>
        <w:t xml:space="preserve"> </w:t>
      </w:r>
      <w:r>
        <w:t>#</w:t>
      </w:r>
      <w:r>
        <w:rPr>
          <w:u w:val="single"/>
        </w:rPr>
        <w:t xml:space="preserve"> </w:t>
      </w:r>
      <w:r>
        <w:rPr>
          <w:u w:val="single"/>
        </w:rPr>
        <w:tab/>
      </w:r>
      <w:r>
        <w:tab/>
        <w:t>Performed</w:t>
      </w:r>
      <w:r>
        <w:rPr>
          <w:spacing w:val="-4"/>
        </w:rPr>
        <w:t xml:space="preserve"> </w:t>
      </w:r>
      <w:r>
        <w:t>By:</w:t>
      </w:r>
      <w:r>
        <w:rPr>
          <w:u w:val="single"/>
        </w:rPr>
        <w:t xml:space="preserve"> </w:t>
      </w:r>
      <w:r>
        <w:rPr>
          <w:u w:val="single"/>
        </w:rPr>
        <w:tab/>
      </w:r>
    </w:p>
    <w:p w14:paraId="39CC4867" w14:textId="77777777" w:rsidR="00726460" w:rsidRDefault="00726460" w:rsidP="00726460">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8"/>
        <w:gridCol w:w="720"/>
        <w:gridCol w:w="1080"/>
        <w:gridCol w:w="900"/>
        <w:gridCol w:w="1350"/>
        <w:gridCol w:w="720"/>
        <w:gridCol w:w="1800"/>
        <w:gridCol w:w="900"/>
        <w:gridCol w:w="900"/>
        <w:gridCol w:w="990"/>
      </w:tblGrid>
      <w:tr w:rsidR="00726460" w14:paraId="474685A1" w14:textId="77777777" w:rsidTr="00524538">
        <w:trPr>
          <w:trHeight w:val="368"/>
        </w:trPr>
        <w:tc>
          <w:tcPr>
            <w:tcW w:w="558" w:type="dxa"/>
          </w:tcPr>
          <w:p w14:paraId="6D0269E9" w14:textId="77777777" w:rsidR="00726460" w:rsidRDefault="00726460" w:rsidP="00524538">
            <w:pPr>
              <w:pStyle w:val="TableParagraph"/>
              <w:spacing w:line="180" w:lineRule="exact"/>
              <w:ind w:left="126"/>
              <w:rPr>
                <w:sz w:val="16"/>
              </w:rPr>
            </w:pPr>
            <w:r>
              <w:rPr>
                <w:sz w:val="16"/>
              </w:rPr>
              <w:t>Date</w:t>
            </w:r>
          </w:p>
        </w:tc>
        <w:tc>
          <w:tcPr>
            <w:tcW w:w="720" w:type="dxa"/>
          </w:tcPr>
          <w:p w14:paraId="10A60F53" w14:textId="77777777" w:rsidR="00726460" w:rsidRDefault="00726460" w:rsidP="00524538">
            <w:pPr>
              <w:pStyle w:val="TableParagraph"/>
              <w:spacing w:line="180" w:lineRule="exact"/>
              <w:ind w:left="190"/>
              <w:rPr>
                <w:sz w:val="16"/>
              </w:rPr>
            </w:pPr>
            <w:r>
              <w:rPr>
                <w:sz w:val="16"/>
              </w:rPr>
              <w:t>Time</w:t>
            </w:r>
          </w:p>
        </w:tc>
        <w:tc>
          <w:tcPr>
            <w:tcW w:w="1080" w:type="dxa"/>
          </w:tcPr>
          <w:p w14:paraId="4DA6AA69" w14:textId="77777777" w:rsidR="00726460" w:rsidRDefault="00726460" w:rsidP="00524538">
            <w:pPr>
              <w:pStyle w:val="TableParagraph"/>
              <w:spacing w:line="180" w:lineRule="exact"/>
              <w:ind w:left="215"/>
              <w:rPr>
                <w:sz w:val="16"/>
              </w:rPr>
            </w:pPr>
            <w:r>
              <w:rPr>
                <w:sz w:val="16"/>
              </w:rPr>
              <w:t>Parameter</w:t>
            </w:r>
          </w:p>
        </w:tc>
        <w:tc>
          <w:tcPr>
            <w:tcW w:w="900" w:type="dxa"/>
          </w:tcPr>
          <w:p w14:paraId="0DE44E05" w14:textId="77777777" w:rsidR="00726460" w:rsidRDefault="00726460" w:rsidP="00524538">
            <w:pPr>
              <w:pStyle w:val="TableParagraph"/>
              <w:spacing w:line="180" w:lineRule="exact"/>
              <w:ind w:left="231"/>
              <w:rPr>
                <w:sz w:val="16"/>
              </w:rPr>
            </w:pPr>
            <w:r>
              <w:rPr>
                <w:sz w:val="16"/>
              </w:rPr>
              <w:t>Action</w:t>
            </w:r>
          </w:p>
        </w:tc>
        <w:tc>
          <w:tcPr>
            <w:tcW w:w="1350" w:type="dxa"/>
          </w:tcPr>
          <w:p w14:paraId="0A91E16C" w14:textId="77777777" w:rsidR="00726460" w:rsidRDefault="00726460" w:rsidP="00524538">
            <w:pPr>
              <w:pStyle w:val="TableParagraph"/>
              <w:spacing w:line="180" w:lineRule="exact"/>
              <w:ind w:left="389"/>
              <w:rPr>
                <w:sz w:val="16"/>
              </w:rPr>
            </w:pPr>
            <w:r>
              <w:rPr>
                <w:sz w:val="16"/>
              </w:rPr>
              <w:t>Standard</w:t>
            </w:r>
          </w:p>
        </w:tc>
        <w:tc>
          <w:tcPr>
            <w:tcW w:w="720" w:type="dxa"/>
          </w:tcPr>
          <w:p w14:paraId="1981AA47" w14:textId="77777777" w:rsidR="00726460" w:rsidRDefault="00726460" w:rsidP="00524538">
            <w:pPr>
              <w:pStyle w:val="TableParagraph"/>
              <w:spacing w:line="180" w:lineRule="exact"/>
              <w:ind w:left="172"/>
              <w:rPr>
                <w:sz w:val="16"/>
              </w:rPr>
            </w:pPr>
            <w:r>
              <w:rPr>
                <w:sz w:val="16"/>
              </w:rPr>
              <w:t>Temp</w:t>
            </w:r>
          </w:p>
        </w:tc>
        <w:tc>
          <w:tcPr>
            <w:tcW w:w="1800" w:type="dxa"/>
          </w:tcPr>
          <w:p w14:paraId="1E6E288E" w14:textId="77777777" w:rsidR="00726460" w:rsidRDefault="00726460" w:rsidP="00524538">
            <w:pPr>
              <w:pStyle w:val="TableParagraph"/>
              <w:spacing w:line="180" w:lineRule="exact"/>
              <w:ind w:left="613" w:right="603"/>
              <w:jc w:val="center"/>
              <w:rPr>
                <w:sz w:val="16"/>
              </w:rPr>
            </w:pPr>
            <w:r>
              <w:rPr>
                <w:sz w:val="16"/>
              </w:rPr>
              <w:t>Reading</w:t>
            </w:r>
          </w:p>
        </w:tc>
        <w:tc>
          <w:tcPr>
            <w:tcW w:w="900" w:type="dxa"/>
          </w:tcPr>
          <w:p w14:paraId="0316A35C" w14:textId="77777777" w:rsidR="00726460" w:rsidRDefault="00726460" w:rsidP="00524538">
            <w:pPr>
              <w:pStyle w:val="TableParagraph"/>
              <w:spacing w:line="179" w:lineRule="exact"/>
              <w:ind w:left="290"/>
              <w:rPr>
                <w:sz w:val="16"/>
              </w:rPr>
            </w:pPr>
            <w:r>
              <w:rPr>
                <w:sz w:val="16"/>
              </w:rPr>
              <w:t>Over</w:t>
            </w:r>
          </w:p>
          <w:p w14:paraId="1685B6B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00" w:type="dxa"/>
          </w:tcPr>
          <w:p w14:paraId="22C08B51" w14:textId="77777777" w:rsidR="00726460" w:rsidRDefault="00726460" w:rsidP="00524538">
            <w:pPr>
              <w:pStyle w:val="TableParagraph"/>
              <w:spacing w:line="179" w:lineRule="exact"/>
              <w:ind w:left="249"/>
              <w:rPr>
                <w:sz w:val="16"/>
              </w:rPr>
            </w:pPr>
            <w:r>
              <w:rPr>
                <w:sz w:val="16"/>
              </w:rPr>
              <w:t>Under</w:t>
            </w:r>
          </w:p>
          <w:p w14:paraId="4FAD694F" w14:textId="77777777" w:rsidR="00726460" w:rsidRDefault="00726460" w:rsidP="00524538">
            <w:pPr>
              <w:pStyle w:val="TableParagraph"/>
              <w:spacing w:line="169" w:lineRule="exact"/>
              <w:ind w:left="256"/>
              <w:rPr>
                <w:sz w:val="16"/>
              </w:rPr>
            </w:pPr>
            <w:r>
              <w:rPr>
                <w:sz w:val="16"/>
              </w:rPr>
              <w:t>Std</w:t>
            </w:r>
            <w:r>
              <w:rPr>
                <w:spacing w:val="-3"/>
                <w:sz w:val="16"/>
              </w:rPr>
              <w:t xml:space="preserve"> </w:t>
            </w:r>
            <w:r>
              <w:rPr>
                <w:sz w:val="16"/>
              </w:rPr>
              <w:t>%</w:t>
            </w:r>
          </w:p>
        </w:tc>
        <w:tc>
          <w:tcPr>
            <w:tcW w:w="990" w:type="dxa"/>
          </w:tcPr>
          <w:p w14:paraId="4AADCF18" w14:textId="77777777" w:rsidR="00726460" w:rsidRDefault="00726460" w:rsidP="00524538">
            <w:pPr>
              <w:pStyle w:val="TableParagraph"/>
              <w:spacing w:line="179" w:lineRule="exact"/>
              <w:ind w:left="131" w:right="124"/>
              <w:jc w:val="center"/>
              <w:rPr>
                <w:sz w:val="16"/>
              </w:rPr>
            </w:pPr>
            <w:r>
              <w:rPr>
                <w:sz w:val="16"/>
              </w:rPr>
              <w:t>Correction</w:t>
            </w:r>
          </w:p>
          <w:p w14:paraId="08EEABEE" w14:textId="77777777" w:rsidR="00726460" w:rsidRDefault="00726460" w:rsidP="00524538">
            <w:pPr>
              <w:pStyle w:val="TableParagraph"/>
              <w:spacing w:line="169" w:lineRule="exact"/>
              <w:ind w:left="9"/>
              <w:jc w:val="center"/>
              <w:rPr>
                <w:sz w:val="16"/>
              </w:rPr>
            </w:pPr>
            <w:r>
              <w:rPr>
                <w:w w:val="99"/>
                <w:sz w:val="16"/>
              </w:rPr>
              <w:t>%</w:t>
            </w:r>
          </w:p>
        </w:tc>
      </w:tr>
      <w:tr w:rsidR="00726460" w14:paraId="4BC470A4" w14:textId="77777777" w:rsidTr="00524538">
        <w:trPr>
          <w:trHeight w:val="275"/>
        </w:trPr>
        <w:tc>
          <w:tcPr>
            <w:tcW w:w="558" w:type="dxa"/>
          </w:tcPr>
          <w:p w14:paraId="778145DB" w14:textId="77777777" w:rsidR="00726460" w:rsidRDefault="00726460" w:rsidP="00524538">
            <w:pPr>
              <w:pStyle w:val="TableParagraph"/>
              <w:rPr>
                <w:sz w:val="20"/>
              </w:rPr>
            </w:pPr>
          </w:p>
        </w:tc>
        <w:tc>
          <w:tcPr>
            <w:tcW w:w="720" w:type="dxa"/>
          </w:tcPr>
          <w:p w14:paraId="3561D0A1" w14:textId="77777777" w:rsidR="00726460" w:rsidRDefault="00726460" w:rsidP="00524538">
            <w:pPr>
              <w:pStyle w:val="TableParagraph"/>
              <w:rPr>
                <w:sz w:val="20"/>
              </w:rPr>
            </w:pPr>
          </w:p>
        </w:tc>
        <w:tc>
          <w:tcPr>
            <w:tcW w:w="1080" w:type="dxa"/>
          </w:tcPr>
          <w:p w14:paraId="048D83E3" w14:textId="77777777" w:rsidR="00726460" w:rsidRDefault="00726460" w:rsidP="00524538">
            <w:pPr>
              <w:pStyle w:val="TableParagraph"/>
              <w:rPr>
                <w:sz w:val="20"/>
              </w:rPr>
            </w:pPr>
          </w:p>
        </w:tc>
        <w:tc>
          <w:tcPr>
            <w:tcW w:w="900" w:type="dxa"/>
          </w:tcPr>
          <w:p w14:paraId="4409554F" w14:textId="77777777" w:rsidR="00726460" w:rsidRDefault="00726460" w:rsidP="00524538">
            <w:pPr>
              <w:pStyle w:val="TableParagraph"/>
              <w:rPr>
                <w:sz w:val="20"/>
              </w:rPr>
            </w:pPr>
          </w:p>
        </w:tc>
        <w:tc>
          <w:tcPr>
            <w:tcW w:w="1350" w:type="dxa"/>
          </w:tcPr>
          <w:p w14:paraId="351A9A3B" w14:textId="77777777" w:rsidR="00726460" w:rsidRDefault="00726460" w:rsidP="00524538">
            <w:pPr>
              <w:pStyle w:val="TableParagraph"/>
              <w:rPr>
                <w:sz w:val="20"/>
              </w:rPr>
            </w:pPr>
          </w:p>
        </w:tc>
        <w:tc>
          <w:tcPr>
            <w:tcW w:w="720" w:type="dxa"/>
          </w:tcPr>
          <w:p w14:paraId="589B9DCD" w14:textId="77777777" w:rsidR="00726460" w:rsidRDefault="00726460" w:rsidP="00524538">
            <w:pPr>
              <w:pStyle w:val="TableParagraph"/>
              <w:rPr>
                <w:sz w:val="20"/>
              </w:rPr>
            </w:pPr>
          </w:p>
        </w:tc>
        <w:tc>
          <w:tcPr>
            <w:tcW w:w="1800" w:type="dxa"/>
          </w:tcPr>
          <w:p w14:paraId="6501AF8A" w14:textId="77777777" w:rsidR="00726460" w:rsidRDefault="00726460" w:rsidP="00524538">
            <w:pPr>
              <w:pStyle w:val="TableParagraph"/>
              <w:rPr>
                <w:sz w:val="20"/>
              </w:rPr>
            </w:pPr>
          </w:p>
        </w:tc>
        <w:tc>
          <w:tcPr>
            <w:tcW w:w="900" w:type="dxa"/>
          </w:tcPr>
          <w:p w14:paraId="0CB83AD2" w14:textId="77777777" w:rsidR="00726460" w:rsidRDefault="00726460" w:rsidP="00524538">
            <w:pPr>
              <w:pStyle w:val="TableParagraph"/>
              <w:rPr>
                <w:sz w:val="20"/>
              </w:rPr>
            </w:pPr>
          </w:p>
        </w:tc>
        <w:tc>
          <w:tcPr>
            <w:tcW w:w="900" w:type="dxa"/>
          </w:tcPr>
          <w:p w14:paraId="12B53D2B" w14:textId="77777777" w:rsidR="00726460" w:rsidRDefault="00726460" w:rsidP="00524538">
            <w:pPr>
              <w:pStyle w:val="TableParagraph"/>
              <w:rPr>
                <w:sz w:val="20"/>
              </w:rPr>
            </w:pPr>
          </w:p>
        </w:tc>
        <w:tc>
          <w:tcPr>
            <w:tcW w:w="990" w:type="dxa"/>
          </w:tcPr>
          <w:p w14:paraId="4DF85AE9" w14:textId="77777777" w:rsidR="00726460" w:rsidRDefault="00726460" w:rsidP="00524538">
            <w:pPr>
              <w:pStyle w:val="TableParagraph"/>
              <w:rPr>
                <w:sz w:val="20"/>
              </w:rPr>
            </w:pPr>
          </w:p>
        </w:tc>
      </w:tr>
      <w:tr w:rsidR="00726460" w14:paraId="2D3F8A6B" w14:textId="77777777" w:rsidTr="00524538">
        <w:trPr>
          <w:trHeight w:val="275"/>
        </w:trPr>
        <w:tc>
          <w:tcPr>
            <w:tcW w:w="558" w:type="dxa"/>
          </w:tcPr>
          <w:p w14:paraId="4A220ECE" w14:textId="77777777" w:rsidR="00726460" w:rsidRDefault="00726460" w:rsidP="00524538">
            <w:pPr>
              <w:pStyle w:val="TableParagraph"/>
              <w:rPr>
                <w:sz w:val="20"/>
              </w:rPr>
            </w:pPr>
          </w:p>
        </w:tc>
        <w:tc>
          <w:tcPr>
            <w:tcW w:w="720" w:type="dxa"/>
          </w:tcPr>
          <w:p w14:paraId="179EDCC4" w14:textId="77777777" w:rsidR="00726460" w:rsidRDefault="00726460" w:rsidP="00524538">
            <w:pPr>
              <w:pStyle w:val="TableParagraph"/>
              <w:rPr>
                <w:sz w:val="20"/>
              </w:rPr>
            </w:pPr>
          </w:p>
        </w:tc>
        <w:tc>
          <w:tcPr>
            <w:tcW w:w="1080" w:type="dxa"/>
          </w:tcPr>
          <w:p w14:paraId="4487FC35" w14:textId="77777777" w:rsidR="00726460" w:rsidRDefault="00726460" w:rsidP="00524538">
            <w:pPr>
              <w:pStyle w:val="TableParagraph"/>
              <w:rPr>
                <w:sz w:val="20"/>
              </w:rPr>
            </w:pPr>
          </w:p>
        </w:tc>
        <w:tc>
          <w:tcPr>
            <w:tcW w:w="900" w:type="dxa"/>
          </w:tcPr>
          <w:p w14:paraId="2FE34F27" w14:textId="77777777" w:rsidR="00726460" w:rsidRDefault="00726460" w:rsidP="00524538">
            <w:pPr>
              <w:pStyle w:val="TableParagraph"/>
              <w:rPr>
                <w:sz w:val="20"/>
              </w:rPr>
            </w:pPr>
          </w:p>
        </w:tc>
        <w:tc>
          <w:tcPr>
            <w:tcW w:w="1350" w:type="dxa"/>
          </w:tcPr>
          <w:p w14:paraId="3E605319" w14:textId="77777777" w:rsidR="00726460" w:rsidRDefault="00726460" w:rsidP="00524538">
            <w:pPr>
              <w:pStyle w:val="TableParagraph"/>
              <w:rPr>
                <w:sz w:val="20"/>
              </w:rPr>
            </w:pPr>
          </w:p>
        </w:tc>
        <w:tc>
          <w:tcPr>
            <w:tcW w:w="720" w:type="dxa"/>
          </w:tcPr>
          <w:p w14:paraId="1060CE4F" w14:textId="77777777" w:rsidR="00726460" w:rsidRDefault="00726460" w:rsidP="00524538">
            <w:pPr>
              <w:pStyle w:val="TableParagraph"/>
              <w:rPr>
                <w:sz w:val="20"/>
              </w:rPr>
            </w:pPr>
          </w:p>
        </w:tc>
        <w:tc>
          <w:tcPr>
            <w:tcW w:w="1800" w:type="dxa"/>
          </w:tcPr>
          <w:p w14:paraId="6CD77993" w14:textId="77777777" w:rsidR="00726460" w:rsidRDefault="00726460" w:rsidP="00524538">
            <w:pPr>
              <w:pStyle w:val="TableParagraph"/>
              <w:rPr>
                <w:sz w:val="20"/>
              </w:rPr>
            </w:pPr>
          </w:p>
        </w:tc>
        <w:tc>
          <w:tcPr>
            <w:tcW w:w="900" w:type="dxa"/>
          </w:tcPr>
          <w:p w14:paraId="215FE42E" w14:textId="77777777" w:rsidR="00726460" w:rsidRDefault="00726460" w:rsidP="00524538">
            <w:pPr>
              <w:pStyle w:val="TableParagraph"/>
              <w:rPr>
                <w:sz w:val="20"/>
              </w:rPr>
            </w:pPr>
          </w:p>
        </w:tc>
        <w:tc>
          <w:tcPr>
            <w:tcW w:w="900" w:type="dxa"/>
          </w:tcPr>
          <w:p w14:paraId="76C18236" w14:textId="77777777" w:rsidR="00726460" w:rsidRDefault="00726460" w:rsidP="00524538">
            <w:pPr>
              <w:pStyle w:val="TableParagraph"/>
              <w:rPr>
                <w:sz w:val="20"/>
              </w:rPr>
            </w:pPr>
          </w:p>
        </w:tc>
        <w:tc>
          <w:tcPr>
            <w:tcW w:w="990" w:type="dxa"/>
          </w:tcPr>
          <w:p w14:paraId="78AD5916" w14:textId="77777777" w:rsidR="00726460" w:rsidRDefault="00726460" w:rsidP="00524538">
            <w:pPr>
              <w:pStyle w:val="TableParagraph"/>
              <w:rPr>
                <w:sz w:val="20"/>
              </w:rPr>
            </w:pPr>
          </w:p>
        </w:tc>
      </w:tr>
      <w:tr w:rsidR="00726460" w14:paraId="5A2549BA" w14:textId="77777777" w:rsidTr="00524538">
        <w:trPr>
          <w:trHeight w:val="276"/>
        </w:trPr>
        <w:tc>
          <w:tcPr>
            <w:tcW w:w="558" w:type="dxa"/>
          </w:tcPr>
          <w:p w14:paraId="79ADF439" w14:textId="77777777" w:rsidR="00726460" w:rsidRDefault="00726460" w:rsidP="00524538">
            <w:pPr>
              <w:pStyle w:val="TableParagraph"/>
              <w:rPr>
                <w:sz w:val="20"/>
              </w:rPr>
            </w:pPr>
          </w:p>
        </w:tc>
        <w:tc>
          <w:tcPr>
            <w:tcW w:w="720" w:type="dxa"/>
          </w:tcPr>
          <w:p w14:paraId="217F283E" w14:textId="77777777" w:rsidR="00726460" w:rsidRDefault="00726460" w:rsidP="00524538">
            <w:pPr>
              <w:pStyle w:val="TableParagraph"/>
              <w:rPr>
                <w:sz w:val="20"/>
              </w:rPr>
            </w:pPr>
          </w:p>
        </w:tc>
        <w:tc>
          <w:tcPr>
            <w:tcW w:w="1080" w:type="dxa"/>
          </w:tcPr>
          <w:p w14:paraId="26379DFA" w14:textId="77777777" w:rsidR="00726460" w:rsidRDefault="00726460" w:rsidP="00524538">
            <w:pPr>
              <w:pStyle w:val="TableParagraph"/>
              <w:rPr>
                <w:sz w:val="20"/>
              </w:rPr>
            </w:pPr>
          </w:p>
        </w:tc>
        <w:tc>
          <w:tcPr>
            <w:tcW w:w="900" w:type="dxa"/>
          </w:tcPr>
          <w:p w14:paraId="3EB4564A" w14:textId="77777777" w:rsidR="00726460" w:rsidRDefault="00726460" w:rsidP="00524538">
            <w:pPr>
              <w:pStyle w:val="TableParagraph"/>
              <w:rPr>
                <w:sz w:val="20"/>
              </w:rPr>
            </w:pPr>
          </w:p>
        </w:tc>
        <w:tc>
          <w:tcPr>
            <w:tcW w:w="1350" w:type="dxa"/>
          </w:tcPr>
          <w:p w14:paraId="275F1FE3" w14:textId="77777777" w:rsidR="00726460" w:rsidRDefault="00726460" w:rsidP="00524538">
            <w:pPr>
              <w:pStyle w:val="TableParagraph"/>
              <w:rPr>
                <w:sz w:val="20"/>
              </w:rPr>
            </w:pPr>
          </w:p>
        </w:tc>
        <w:tc>
          <w:tcPr>
            <w:tcW w:w="720" w:type="dxa"/>
          </w:tcPr>
          <w:p w14:paraId="07571A7D" w14:textId="77777777" w:rsidR="00726460" w:rsidRDefault="00726460" w:rsidP="00524538">
            <w:pPr>
              <w:pStyle w:val="TableParagraph"/>
              <w:rPr>
                <w:sz w:val="20"/>
              </w:rPr>
            </w:pPr>
          </w:p>
        </w:tc>
        <w:tc>
          <w:tcPr>
            <w:tcW w:w="1800" w:type="dxa"/>
          </w:tcPr>
          <w:p w14:paraId="339FEAC7" w14:textId="77777777" w:rsidR="00726460" w:rsidRDefault="00726460" w:rsidP="00524538">
            <w:pPr>
              <w:pStyle w:val="TableParagraph"/>
              <w:rPr>
                <w:sz w:val="20"/>
              </w:rPr>
            </w:pPr>
          </w:p>
        </w:tc>
        <w:tc>
          <w:tcPr>
            <w:tcW w:w="900" w:type="dxa"/>
          </w:tcPr>
          <w:p w14:paraId="18FEA512" w14:textId="77777777" w:rsidR="00726460" w:rsidRDefault="00726460" w:rsidP="00524538">
            <w:pPr>
              <w:pStyle w:val="TableParagraph"/>
              <w:rPr>
                <w:sz w:val="20"/>
              </w:rPr>
            </w:pPr>
          </w:p>
        </w:tc>
        <w:tc>
          <w:tcPr>
            <w:tcW w:w="900" w:type="dxa"/>
          </w:tcPr>
          <w:p w14:paraId="7C0F4FAB" w14:textId="77777777" w:rsidR="00726460" w:rsidRDefault="00726460" w:rsidP="00524538">
            <w:pPr>
              <w:pStyle w:val="TableParagraph"/>
              <w:rPr>
                <w:sz w:val="20"/>
              </w:rPr>
            </w:pPr>
          </w:p>
        </w:tc>
        <w:tc>
          <w:tcPr>
            <w:tcW w:w="990" w:type="dxa"/>
          </w:tcPr>
          <w:p w14:paraId="727052CC" w14:textId="77777777" w:rsidR="00726460" w:rsidRDefault="00726460" w:rsidP="00524538">
            <w:pPr>
              <w:pStyle w:val="TableParagraph"/>
              <w:rPr>
                <w:sz w:val="20"/>
              </w:rPr>
            </w:pPr>
          </w:p>
        </w:tc>
      </w:tr>
      <w:tr w:rsidR="00726460" w14:paraId="3A972589" w14:textId="77777777" w:rsidTr="00524538">
        <w:trPr>
          <w:trHeight w:val="275"/>
        </w:trPr>
        <w:tc>
          <w:tcPr>
            <w:tcW w:w="558" w:type="dxa"/>
          </w:tcPr>
          <w:p w14:paraId="638A5AE1" w14:textId="77777777" w:rsidR="00726460" w:rsidRDefault="00726460" w:rsidP="00524538">
            <w:pPr>
              <w:pStyle w:val="TableParagraph"/>
              <w:rPr>
                <w:sz w:val="20"/>
              </w:rPr>
            </w:pPr>
          </w:p>
        </w:tc>
        <w:tc>
          <w:tcPr>
            <w:tcW w:w="720" w:type="dxa"/>
          </w:tcPr>
          <w:p w14:paraId="4DCD62AC" w14:textId="77777777" w:rsidR="00726460" w:rsidRDefault="00726460" w:rsidP="00524538">
            <w:pPr>
              <w:pStyle w:val="TableParagraph"/>
              <w:rPr>
                <w:sz w:val="20"/>
              </w:rPr>
            </w:pPr>
          </w:p>
        </w:tc>
        <w:tc>
          <w:tcPr>
            <w:tcW w:w="1080" w:type="dxa"/>
          </w:tcPr>
          <w:p w14:paraId="5B4F40C4" w14:textId="77777777" w:rsidR="00726460" w:rsidRDefault="00726460" w:rsidP="00524538">
            <w:pPr>
              <w:pStyle w:val="TableParagraph"/>
              <w:rPr>
                <w:sz w:val="20"/>
              </w:rPr>
            </w:pPr>
          </w:p>
        </w:tc>
        <w:tc>
          <w:tcPr>
            <w:tcW w:w="900" w:type="dxa"/>
          </w:tcPr>
          <w:p w14:paraId="0A7488B5" w14:textId="77777777" w:rsidR="00726460" w:rsidRDefault="00726460" w:rsidP="00524538">
            <w:pPr>
              <w:pStyle w:val="TableParagraph"/>
              <w:rPr>
                <w:sz w:val="20"/>
              </w:rPr>
            </w:pPr>
          </w:p>
        </w:tc>
        <w:tc>
          <w:tcPr>
            <w:tcW w:w="1350" w:type="dxa"/>
          </w:tcPr>
          <w:p w14:paraId="33AD31A4" w14:textId="77777777" w:rsidR="00726460" w:rsidRDefault="00726460" w:rsidP="00524538">
            <w:pPr>
              <w:pStyle w:val="TableParagraph"/>
              <w:rPr>
                <w:sz w:val="20"/>
              </w:rPr>
            </w:pPr>
          </w:p>
        </w:tc>
        <w:tc>
          <w:tcPr>
            <w:tcW w:w="720" w:type="dxa"/>
          </w:tcPr>
          <w:p w14:paraId="165628A9" w14:textId="77777777" w:rsidR="00726460" w:rsidRDefault="00726460" w:rsidP="00524538">
            <w:pPr>
              <w:pStyle w:val="TableParagraph"/>
              <w:rPr>
                <w:sz w:val="20"/>
              </w:rPr>
            </w:pPr>
          </w:p>
        </w:tc>
        <w:tc>
          <w:tcPr>
            <w:tcW w:w="1800" w:type="dxa"/>
          </w:tcPr>
          <w:p w14:paraId="0262AB32" w14:textId="77777777" w:rsidR="00726460" w:rsidRDefault="00726460" w:rsidP="00524538">
            <w:pPr>
              <w:pStyle w:val="TableParagraph"/>
              <w:rPr>
                <w:sz w:val="20"/>
              </w:rPr>
            </w:pPr>
          </w:p>
        </w:tc>
        <w:tc>
          <w:tcPr>
            <w:tcW w:w="900" w:type="dxa"/>
          </w:tcPr>
          <w:p w14:paraId="1E4E61CD" w14:textId="77777777" w:rsidR="00726460" w:rsidRDefault="00726460" w:rsidP="00524538">
            <w:pPr>
              <w:pStyle w:val="TableParagraph"/>
              <w:rPr>
                <w:sz w:val="20"/>
              </w:rPr>
            </w:pPr>
          </w:p>
        </w:tc>
        <w:tc>
          <w:tcPr>
            <w:tcW w:w="900" w:type="dxa"/>
          </w:tcPr>
          <w:p w14:paraId="400AB7A3" w14:textId="77777777" w:rsidR="00726460" w:rsidRDefault="00726460" w:rsidP="00524538">
            <w:pPr>
              <w:pStyle w:val="TableParagraph"/>
              <w:rPr>
                <w:sz w:val="20"/>
              </w:rPr>
            </w:pPr>
          </w:p>
        </w:tc>
        <w:tc>
          <w:tcPr>
            <w:tcW w:w="990" w:type="dxa"/>
          </w:tcPr>
          <w:p w14:paraId="7633C19A" w14:textId="77777777" w:rsidR="00726460" w:rsidRDefault="00726460" w:rsidP="00524538">
            <w:pPr>
              <w:pStyle w:val="TableParagraph"/>
              <w:rPr>
                <w:sz w:val="20"/>
              </w:rPr>
            </w:pPr>
          </w:p>
        </w:tc>
      </w:tr>
      <w:tr w:rsidR="00726460" w14:paraId="532D63AA" w14:textId="77777777" w:rsidTr="00524538">
        <w:trPr>
          <w:trHeight w:val="275"/>
        </w:trPr>
        <w:tc>
          <w:tcPr>
            <w:tcW w:w="558" w:type="dxa"/>
          </w:tcPr>
          <w:p w14:paraId="5387C485" w14:textId="77777777" w:rsidR="00726460" w:rsidRDefault="00726460" w:rsidP="00524538">
            <w:pPr>
              <w:pStyle w:val="TableParagraph"/>
              <w:rPr>
                <w:sz w:val="20"/>
              </w:rPr>
            </w:pPr>
          </w:p>
        </w:tc>
        <w:tc>
          <w:tcPr>
            <w:tcW w:w="720" w:type="dxa"/>
          </w:tcPr>
          <w:p w14:paraId="1A8B14A9" w14:textId="77777777" w:rsidR="00726460" w:rsidRDefault="00726460" w:rsidP="00524538">
            <w:pPr>
              <w:pStyle w:val="TableParagraph"/>
              <w:rPr>
                <w:sz w:val="20"/>
              </w:rPr>
            </w:pPr>
          </w:p>
        </w:tc>
        <w:tc>
          <w:tcPr>
            <w:tcW w:w="1080" w:type="dxa"/>
          </w:tcPr>
          <w:p w14:paraId="64A451E9" w14:textId="77777777" w:rsidR="00726460" w:rsidRDefault="00726460" w:rsidP="00524538">
            <w:pPr>
              <w:pStyle w:val="TableParagraph"/>
              <w:rPr>
                <w:sz w:val="20"/>
              </w:rPr>
            </w:pPr>
          </w:p>
        </w:tc>
        <w:tc>
          <w:tcPr>
            <w:tcW w:w="900" w:type="dxa"/>
          </w:tcPr>
          <w:p w14:paraId="0EE75288" w14:textId="77777777" w:rsidR="00726460" w:rsidRDefault="00726460" w:rsidP="00524538">
            <w:pPr>
              <w:pStyle w:val="TableParagraph"/>
              <w:rPr>
                <w:sz w:val="20"/>
              </w:rPr>
            </w:pPr>
          </w:p>
        </w:tc>
        <w:tc>
          <w:tcPr>
            <w:tcW w:w="1350" w:type="dxa"/>
          </w:tcPr>
          <w:p w14:paraId="5B55DAAF" w14:textId="77777777" w:rsidR="00726460" w:rsidRDefault="00726460" w:rsidP="00524538">
            <w:pPr>
              <w:pStyle w:val="TableParagraph"/>
              <w:rPr>
                <w:sz w:val="20"/>
              </w:rPr>
            </w:pPr>
          </w:p>
        </w:tc>
        <w:tc>
          <w:tcPr>
            <w:tcW w:w="720" w:type="dxa"/>
          </w:tcPr>
          <w:p w14:paraId="07B35D05" w14:textId="77777777" w:rsidR="00726460" w:rsidRDefault="00726460" w:rsidP="00524538">
            <w:pPr>
              <w:pStyle w:val="TableParagraph"/>
              <w:rPr>
                <w:sz w:val="20"/>
              </w:rPr>
            </w:pPr>
          </w:p>
        </w:tc>
        <w:tc>
          <w:tcPr>
            <w:tcW w:w="1800" w:type="dxa"/>
          </w:tcPr>
          <w:p w14:paraId="07043C72" w14:textId="77777777" w:rsidR="00726460" w:rsidRDefault="00726460" w:rsidP="00524538">
            <w:pPr>
              <w:pStyle w:val="TableParagraph"/>
              <w:rPr>
                <w:sz w:val="20"/>
              </w:rPr>
            </w:pPr>
          </w:p>
        </w:tc>
        <w:tc>
          <w:tcPr>
            <w:tcW w:w="900" w:type="dxa"/>
          </w:tcPr>
          <w:p w14:paraId="488F9AA9" w14:textId="77777777" w:rsidR="00726460" w:rsidRDefault="00726460" w:rsidP="00524538">
            <w:pPr>
              <w:pStyle w:val="TableParagraph"/>
              <w:rPr>
                <w:sz w:val="20"/>
              </w:rPr>
            </w:pPr>
          </w:p>
        </w:tc>
        <w:tc>
          <w:tcPr>
            <w:tcW w:w="900" w:type="dxa"/>
          </w:tcPr>
          <w:p w14:paraId="482D168B" w14:textId="77777777" w:rsidR="00726460" w:rsidRDefault="00726460" w:rsidP="00524538">
            <w:pPr>
              <w:pStyle w:val="TableParagraph"/>
              <w:rPr>
                <w:sz w:val="20"/>
              </w:rPr>
            </w:pPr>
          </w:p>
        </w:tc>
        <w:tc>
          <w:tcPr>
            <w:tcW w:w="990" w:type="dxa"/>
          </w:tcPr>
          <w:p w14:paraId="04C6A179" w14:textId="77777777" w:rsidR="00726460" w:rsidRDefault="00726460" w:rsidP="00524538">
            <w:pPr>
              <w:pStyle w:val="TableParagraph"/>
              <w:rPr>
                <w:sz w:val="20"/>
              </w:rPr>
            </w:pPr>
          </w:p>
        </w:tc>
      </w:tr>
      <w:tr w:rsidR="00726460" w14:paraId="05A46978" w14:textId="77777777" w:rsidTr="00524538">
        <w:trPr>
          <w:trHeight w:val="276"/>
        </w:trPr>
        <w:tc>
          <w:tcPr>
            <w:tcW w:w="558" w:type="dxa"/>
          </w:tcPr>
          <w:p w14:paraId="0F556041" w14:textId="77777777" w:rsidR="00726460" w:rsidRDefault="00726460" w:rsidP="00524538">
            <w:pPr>
              <w:pStyle w:val="TableParagraph"/>
              <w:rPr>
                <w:sz w:val="20"/>
              </w:rPr>
            </w:pPr>
          </w:p>
        </w:tc>
        <w:tc>
          <w:tcPr>
            <w:tcW w:w="720" w:type="dxa"/>
          </w:tcPr>
          <w:p w14:paraId="595A5BE1" w14:textId="77777777" w:rsidR="00726460" w:rsidRDefault="00726460" w:rsidP="00524538">
            <w:pPr>
              <w:pStyle w:val="TableParagraph"/>
              <w:rPr>
                <w:sz w:val="20"/>
              </w:rPr>
            </w:pPr>
          </w:p>
        </w:tc>
        <w:tc>
          <w:tcPr>
            <w:tcW w:w="1080" w:type="dxa"/>
          </w:tcPr>
          <w:p w14:paraId="7A839E67" w14:textId="77777777" w:rsidR="00726460" w:rsidRDefault="00726460" w:rsidP="00524538">
            <w:pPr>
              <w:pStyle w:val="TableParagraph"/>
              <w:rPr>
                <w:sz w:val="20"/>
              </w:rPr>
            </w:pPr>
          </w:p>
        </w:tc>
        <w:tc>
          <w:tcPr>
            <w:tcW w:w="900" w:type="dxa"/>
          </w:tcPr>
          <w:p w14:paraId="2660C331" w14:textId="77777777" w:rsidR="00726460" w:rsidRDefault="00726460" w:rsidP="00524538">
            <w:pPr>
              <w:pStyle w:val="TableParagraph"/>
              <w:rPr>
                <w:sz w:val="20"/>
              </w:rPr>
            </w:pPr>
          </w:p>
        </w:tc>
        <w:tc>
          <w:tcPr>
            <w:tcW w:w="1350" w:type="dxa"/>
          </w:tcPr>
          <w:p w14:paraId="692CE652" w14:textId="77777777" w:rsidR="00726460" w:rsidRDefault="00726460" w:rsidP="00524538">
            <w:pPr>
              <w:pStyle w:val="TableParagraph"/>
              <w:rPr>
                <w:sz w:val="20"/>
              </w:rPr>
            </w:pPr>
          </w:p>
        </w:tc>
        <w:tc>
          <w:tcPr>
            <w:tcW w:w="720" w:type="dxa"/>
          </w:tcPr>
          <w:p w14:paraId="7A8CC87A" w14:textId="77777777" w:rsidR="00726460" w:rsidRDefault="00726460" w:rsidP="00524538">
            <w:pPr>
              <w:pStyle w:val="TableParagraph"/>
              <w:rPr>
                <w:sz w:val="20"/>
              </w:rPr>
            </w:pPr>
          </w:p>
        </w:tc>
        <w:tc>
          <w:tcPr>
            <w:tcW w:w="1800" w:type="dxa"/>
          </w:tcPr>
          <w:p w14:paraId="05F3F7B8" w14:textId="77777777" w:rsidR="00726460" w:rsidRDefault="00726460" w:rsidP="00524538">
            <w:pPr>
              <w:pStyle w:val="TableParagraph"/>
              <w:rPr>
                <w:sz w:val="20"/>
              </w:rPr>
            </w:pPr>
          </w:p>
        </w:tc>
        <w:tc>
          <w:tcPr>
            <w:tcW w:w="900" w:type="dxa"/>
          </w:tcPr>
          <w:p w14:paraId="7B730A02" w14:textId="77777777" w:rsidR="00726460" w:rsidRDefault="00726460" w:rsidP="00524538">
            <w:pPr>
              <w:pStyle w:val="TableParagraph"/>
              <w:rPr>
                <w:sz w:val="20"/>
              </w:rPr>
            </w:pPr>
          </w:p>
        </w:tc>
        <w:tc>
          <w:tcPr>
            <w:tcW w:w="900" w:type="dxa"/>
          </w:tcPr>
          <w:p w14:paraId="0753E977" w14:textId="77777777" w:rsidR="00726460" w:rsidRDefault="00726460" w:rsidP="00524538">
            <w:pPr>
              <w:pStyle w:val="TableParagraph"/>
              <w:rPr>
                <w:sz w:val="20"/>
              </w:rPr>
            </w:pPr>
          </w:p>
        </w:tc>
        <w:tc>
          <w:tcPr>
            <w:tcW w:w="990" w:type="dxa"/>
          </w:tcPr>
          <w:p w14:paraId="39301BB9" w14:textId="77777777" w:rsidR="00726460" w:rsidRDefault="00726460" w:rsidP="00524538">
            <w:pPr>
              <w:pStyle w:val="TableParagraph"/>
              <w:rPr>
                <w:sz w:val="20"/>
              </w:rPr>
            </w:pPr>
          </w:p>
        </w:tc>
      </w:tr>
      <w:tr w:rsidR="00726460" w14:paraId="1B6A557F" w14:textId="77777777" w:rsidTr="00524538">
        <w:trPr>
          <w:trHeight w:val="275"/>
        </w:trPr>
        <w:tc>
          <w:tcPr>
            <w:tcW w:w="558" w:type="dxa"/>
          </w:tcPr>
          <w:p w14:paraId="0F6ECB3B" w14:textId="77777777" w:rsidR="00726460" w:rsidRDefault="00726460" w:rsidP="00524538">
            <w:pPr>
              <w:pStyle w:val="TableParagraph"/>
              <w:rPr>
                <w:sz w:val="20"/>
              </w:rPr>
            </w:pPr>
          </w:p>
        </w:tc>
        <w:tc>
          <w:tcPr>
            <w:tcW w:w="720" w:type="dxa"/>
          </w:tcPr>
          <w:p w14:paraId="28775779" w14:textId="77777777" w:rsidR="00726460" w:rsidRDefault="00726460" w:rsidP="00524538">
            <w:pPr>
              <w:pStyle w:val="TableParagraph"/>
              <w:rPr>
                <w:sz w:val="20"/>
              </w:rPr>
            </w:pPr>
          </w:p>
        </w:tc>
        <w:tc>
          <w:tcPr>
            <w:tcW w:w="1080" w:type="dxa"/>
          </w:tcPr>
          <w:p w14:paraId="056389EA" w14:textId="77777777" w:rsidR="00726460" w:rsidRDefault="00726460" w:rsidP="00524538">
            <w:pPr>
              <w:pStyle w:val="TableParagraph"/>
              <w:rPr>
                <w:sz w:val="20"/>
              </w:rPr>
            </w:pPr>
          </w:p>
        </w:tc>
        <w:tc>
          <w:tcPr>
            <w:tcW w:w="900" w:type="dxa"/>
          </w:tcPr>
          <w:p w14:paraId="56AE7806" w14:textId="77777777" w:rsidR="00726460" w:rsidRDefault="00726460" w:rsidP="00524538">
            <w:pPr>
              <w:pStyle w:val="TableParagraph"/>
              <w:rPr>
                <w:sz w:val="20"/>
              </w:rPr>
            </w:pPr>
          </w:p>
        </w:tc>
        <w:tc>
          <w:tcPr>
            <w:tcW w:w="1350" w:type="dxa"/>
          </w:tcPr>
          <w:p w14:paraId="7E3F69D9" w14:textId="77777777" w:rsidR="00726460" w:rsidRDefault="00726460" w:rsidP="00524538">
            <w:pPr>
              <w:pStyle w:val="TableParagraph"/>
              <w:rPr>
                <w:sz w:val="20"/>
              </w:rPr>
            </w:pPr>
          </w:p>
        </w:tc>
        <w:tc>
          <w:tcPr>
            <w:tcW w:w="720" w:type="dxa"/>
          </w:tcPr>
          <w:p w14:paraId="61CCAAB5" w14:textId="77777777" w:rsidR="00726460" w:rsidRDefault="00726460" w:rsidP="00524538">
            <w:pPr>
              <w:pStyle w:val="TableParagraph"/>
              <w:rPr>
                <w:sz w:val="20"/>
              </w:rPr>
            </w:pPr>
          </w:p>
        </w:tc>
        <w:tc>
          <w:tcPr>
            <w:tcW w:w="1800" w:type="dxa"/>
          </w:tcPr>
          <w:p w14:paraId="03BDCBC8" w14:textId="77777777" w:rsidR="00726460" w:rsidRDefault="00726460" w:rsidP="00524538">
            <w:pPr>
              <w:pStyle w:val="TableParagraph"/>
              <w:rPr>
                <w:sz w:val="20"/>
              </w:rPr>
            </w:pPr>
          </w:p>
        </w:tc>
        <w:tc>
          <w:tcPr>
            <w:tcW w:w="900" w:type="dxa"/>
          </w:tcPr>
          <w:p w14:paraId="233F6BF5" w14:textId="77777777" w:rsidR="00726460" w:rsidRDefault="00726460" w:rsidP="00524538">
            <w:pPr>
              <w:pStyle w:val="TableParagraph"/>
              <w:rPr>
                <w:sz w:val="20"/>
              </w:rPr>
            </w:pPr>
          </w:p>
        </w:tc>
        <w:tc>
          <w:tcPr>
            <w:tcW w:w="900" w:type="dxa"/>
          </w:tcPr>
          <w:p w14:paraId="531D679A" w14:textId="77777777" w:rsidR="00726460" w:rsidRDefault="00726460" w:rsidP="00524538">
            <w:pPr>
              <w:pStyle w:val="TableParagraph"/>
              <w:rPr>
                <w:sz w:val="20"/>
              </w:rPr>
            </w:pPr>
          </w:p>
        </w:tc>
        <w:tc>
          <w:tcPr>
            <w:tcW w:w="990" w:type="dxa"/>
          </w:tcPr>
          <w:p w14:paraId="2A1C515E" w14:textId="77777777" w:rsidR="00726460" w:rsidRDefault="00726460" w:rsidP="00524538">
            <w:pPr>
              <w:pStyle w:val="TableParagraph"/>
              <w:rPr>
                <w:sz w:val="20"/>
              </w:rPr>
            </w:pPr>
          </w:p>
        </w:tc>
      </w:tr>
      <w:tr w:rsidR="00726460" w14:paraId="644E7730" w14:textId="77777777" w:rsidTr="00524538">
        <w:trPr>
          <w:trHeight w:val="275"/>
        </w:trPr>
        <w:tc>
          <w:tcPr>
            <w:tcW w:w="558" w:type="dxa"/>
          </w:tcPr>
          <w:p w14:paraId="595EB483" w14:textId="77777777" w:rsidR="00726460" w:rsidRDefault="00726460" w:rsidP="00524538">
            <w:pPr>
              <w:pStyle w:val="TableParagraph"/>
              <w:rPr>
                <w:sz w:val="20"/>
              </w:rPr>
            </w:pPr>
          </w:p>
        </w:tc>
        <w:tc>
          <w:tcPr>
            <w:tcW w:w="720" w:type="dxa"/>
          </w:tcPr>
          <w:p w14:paraId="213FFB74" w14:textId="77777777" w:rsidR="00726460" w:rsidRDefault="00726460" w:rsidP="00524538">
            <w:pPr>
              <w:pStyle w:val="TableParagraph"/>
              <w:rPr>
                <w:sz w:val="20"/>
              </w:rPr>
            </w:pPr>
          </w:p>
        </w:tc>
        <w:tc>
          <w:tcPr>
            <w:tcW w:w="1080" w:type="dxa"/>
          </w:tcPr>
          <w:p w14:paraId="2E9E6044" w14:textId="77777777" w:rsidR="00726460" w:rsidRDefault="00726460" w:rsidP="00524538">
            <w:pPr>
              <w:pStyle w:val="TableParagraph"/>
              <w:rPr>
                <w:sz w:val="20"/>
              </w:rPr>
            </w:pPr>
          </w:p>
        </w:tc>
        <w:tc>
          <w:tcPr>
            <w:tcW w:w="900" w:type="dxa"/>
          </w:tcPr>
          <w:p w14:paraId="0CDFE35A" w14:textId="77777777" w:rsidR="00726460" w:rsidRDefault="00726460" w:rsidP="00524538">
            <w:pPr>
              <w:pStyle w:val="TableParagraph"/>
              <w:rPr>
                <w:sz w:val="20"/>
              </w:rPr>
            </w:pPr>
          </w:p>
        </w:tc>
        <w:tc>
          <w:tcPr>
            <w:tcW w:w="1350" w:type="dxa"/>
          </w:tcPr>
          <w:p w14:paraId="0421B496" w14:textId="77777777" w:rsidR="00726460" w:rsidRDefault="00726460" w:rsidP="00524538">
            <w:pPr>
              <w:pStyle w:val="TableParagraph"/>
              <w:rPr>
                <w:sz w:val="20"/>
              </w:rPr>
            </w:pPr>
          </w:p>
        </w:tc>
        <w:tc>
          <w:tcPr>
            <w:tcW w:w="720" w:type="dxa"/>
          </w:tcPr>
          <w:p w14:paraId="1C199D82" w14:textId="77777777" w:rsidR="00726460" w:rsidRDefault="00726460" w:rsidP="00524538">
            <w:pPr>
              <w:pStyle w:val="TableParagraph"/>
              <w:rPr>
                <w:sz w:val="20"/>
              </w:rPr>
            </w:pPr>
          </w:p>
        </w:tc>
        <w:tc>
          <w:tcPr>
            <w:tcW w:w="1800" w:type="dxa"/>
          </w:tcPr>
          <w:p w14:paraId="1DBC54DA" w14:textId="77777777" w:rsidR="00726460" w:rsidRDefault="00726460" w:rsidP="00524538">
            <w:pPr>
              <w:pStyle w:val="TableParagraph"/>
              <w:rPr>
                <w:sz w:val="20"/>
              </w:rPr>
            </w:pPr>
          </w:p>
        </w:tc>
        <w:tc>
          <w:tcPr>
            <w:tcW w:w="900" w:type="dxa"/>
          </w:tcPr>
          <w:p w14:paraId="5D0FF3C1" w14:textId="77777777" w:rsidR="00726460" w:rsidRDefault="00726460" w:rsidP="00524538">
            <w:pPr>
              <w:pStyle w:val="TableParagraph"/>
              <w:rPr>
                <w:sz w:val="20"/>
              </w:rPr>
            </w:pPr>
          </w:p>
        </w:tc>
        <w:tc>
          <w:tcPr>
            <w:tcW w:w="900" w:type="dxa"/>
          </w:tcPr>
          <w:p w14:paraId="480714AB" w14:textId="77777777" w:rsidR="00726460" w:rsidRDefault="00726460" w:rsidP="00524538">
            <w:pPr>
              <w:pStyle w:val="TableParagraph"/>
              <w:rPr>
                <w:sz w:val="20"/>
              </w:rPr>
            </w:pPr>
          </w:p>
        </w:tc>
        <w:tc>
          <w:tcPr>
            <w:tcW w:w="990" w:type="dxa"/>
          </w:tcPr>
          <w:p w14:paraId="52B0D0FE" w14:textId="77777777" w:rsidR="00726460" w:rsidRDefault="00726460" w:rsidP="00524538">
            <w:pPr>
              <w:pStyle w:val="TableParagraph"/>
              <w:rPr>
                <w:sz w:val="20"/>
              </w:rPr>
            </w:pPr>
          </w:p>
        </w:tc>
      </w:tr>
      <w:tr w:rsidR="00726460" w14:paraId="3AAC8D0A" w14:textId="77777777" w:rsidTr="00524538">
        <w:trPr>
          <w:trHeight w:val="276"/>
        </w:trPr>
        <w:tc>
          <w:tcPr>
            <w:tcW w:w="558" w:type="dxa"/>
          </w:tcPr>
          <w:p w14:paraId="313F6140" w14:textId="77777777" w:rsidR="00726460" w:rsidRDefault="00726460" w:rsidP="00524538">
            <w:pPr>
              <w:pStyle w:val="TableParagraph"/>
              <w:rPr>
                <w:sz w:val="20"/>
              </w:rPr>
            </w:pPr>
          </w:p>
        </w:tc>
        <w:tc>
          <w:tcPr>
            <w:tcW w:w="720" w:type="dxa"/>
          </w:tcPr>
          <w:p w14:paraId="6782B4E8" w14:textId="77777777" w:rsidR="00726460" w:rsidRDefault="00726460" w:rsidP="00524538">
            <w:pPr>
              <w:pStyle w:val="TableParagraph"/>
              <w:rPr>
                <w:sz w:val="20"/>
              </w:rPr>
            </w:pPr>
          </w:p>
        </w:tc>
        <w:tc>
          <w:tcPr>
            <w:tcW w:w="1080" w:type="dxa"/>
          </w:tcPr>
          <w:p w14:paraId="1C630E43" w14:textId="77777777" w:rsidR="00726460" w:rsidRDefault="00726460" w:rsidP="00524538">
            <w:pPr>
              <w:pStyle w:val="TableParagraph"/>
              <w:rPr>
                <w:sz w:val="20"/>
              </w:rPr>
            </w:pPr>
          </w:p>
        </w:tc>
        <w:tc>
          <w:tcPr>
            <w:tcW w:w="900" w:type="dxa"/>
          </w:tcPr>
          <w:p w14:paraId="1F26DBFC" w14:textId="77777777" w:rsidR="00726460" w:rsidRDefault="00726460" w:rsidP="00524538">
            <w:pPr>
              <w:pStyle w:val="TableParagraph"/>
              <w:rPr>
                <w:sz w:val="20"/>
              </w:rPr>
            </w:pPr>
          </w:p>
        </w:tc>
        <w:tc>
          <w:tcPr>
            <w:tcW w:w="1350" w:type="dxa"/>
          </w:tcPr>
          <w:p w14:paraId="30D21C81" w14:textId="77777777" w:rsidR="00726460" w:rsidRDefault="00726460" w:rsidP="00524538">
            <w:pPr>
              <w:pStyle w:val="TableParagraph"/>
              <w:rPr>
                <w:sz w:val="20"/>
              </w:rPr>
            </w:pPr>
          </w:p>
        </w:tc>
        <w:tc>
          <w:tcPr>
            <w:tcW w:w="720" w:type="dxa"/>
          </w:tcPr>
          <w:p w14:paraId="079C3F0F" w14:textId="77777777" w:rsidR="00726460" w:rsidRDefault="00726460" w:rsidP="00524538">
            <w:pPr>
              <w:pStyle w:val="TableParagraph"/>
              <w:rPr>
                <w:sz w:val="20"/>
              </w:rPr>
            </w:pPr>
          </w:p>
        </w:tc>
        <w:tc>
          <w:tcPr>
            <w:tcW w:w="1800" w:type="dxa"/>
          </w:tcPr>
          <w:p w14:paraId="102BCCC9" w14:textId="77777777" w:rsidR="00726460" w:rsidRDefault="00726460" w:rsidP="00524538">
            <w:pPr>
              <w:pStyle w:val="TableParagraph"/>
              <w:rPr>
                <w:sz w:val="20"/>
              </w:rPr>
            </w:pPr>
          </w:p>
        </w:tc>
        <w:tc>
          <w:tcPr>
            <w:tcW w:w="900" w:type="dxa"/>
          </w:tcPr>
          <w:p w14:paraId="7B5C068B" w14:textId="77777777" w:rsidR="00726460" w:rsidRDefault="00726460" w:rsidP="00524538">
            <w:pPr>
              <w:pStyle w:val="TableParagraph"/>
              <w:rPr>
                <w:sz w:val="20"/>
              </w:rPr>
            </w:pPr>
          </w:p>
        </w:tc>
        <w:tc>
          <w:tcPr>
            <w:tcW w:w="900" w:type="dxa"/>
          </w:tcPr>
          <w:p w14:paraId="1474064C" w14:textId="77777777" w:rsidR="00726460" w:rsidRDefault="00726460" w:rsidP="00524538">
            <w:pPr>
              <w:pStyle w:val="TableParagraph"/>
              <w:rPr>
                <w:sz w:val="20"/>
              </w:rPr>
            </w:pPr>
          </w:p>
        </w:tc>
        <w:tc>
          <w:tcPr>
            <w:tcW w:w="990" w:type="dxa"/>
          </w:tcPr>
          <w:p w14:paraId="42225891" w14:textId="77777777" w:rsidR="00726460" w:rsidRDefault="00726460" w:rsidP="00524538">
            <w:pPr>
              <w:pStyle w:val="TableParagraph"/>
              <w:rPr>
                <w:sz w:val="20"/>
              </w:rPr>
            </w:pPr>
          </w:p>
        </w:tc>
      </w:tr>
      <w:tr w:rsidR="00726460" w14:paraId="55EA8785" w14:textId="77777777" w:rsidTr="00524538">
        <w:trPr>
          <w:trHeight w:val="275"/>
        </w:trPr>
        <w:tc>
          <w:tcPr>
            <w:tcW w:w="558" w:type="dxa"/>
          </w:tcPr>
          <w:p w14:paraId="08AB94B9" w14:textId="77777777" w:rsidR="00726460" w:rsidRDefault="00726460" w:rsidP="00524538">
            <w:pPr>
              <w:pStyle w:val="TableParagraph"/>
              <w:rPr>
                <w:sz w:val="20"/>
              </w:rPr>
            </w:pPr>
          </w:p>
        </w:tc>
        <w:tc>
          <w:tcPr>
            <w:tcW w:w="720" w:type="dxa"/>
          </w:tcPr>
          <w:p w14:paraId="397539C0" w14:textId="77777777" w:rsidR="00726460" w:rsidRDefault="00726460" w:rsidP="00524538">
            <w:pPr>
              <w:pStyle w:val="TableParagraph"/>
              <w:rPr>
                <w:sz w:val="20"/>
              </w:rPr>
            </w:pPr>
          </w:p>
        </w:tc>
        <w:tc>
          <w:tcPr>
            <w:tcW w:w="1080" w:type="dxa"/>
          </w:tcPr>
          <w:p w14:paraId="61354B99" w14:textId="77777777" w:rsidR="00726460" w:rsidRDefault="00726460" w:rsidP="00524538">
            <w:pPr>
              <w:pStyle w:val="TableParagraph"/>
              <w:rPr>
                <w:sz w:val="20"/>
              </w:rPr>
            </w:pPr>
          </w:p>
        </w:tc>
        <w:tc>
          <w:tcPr>
            <w:tcW w:w="900" w:type="dxa"/>
          </w:tcPr>
          <w:p w14:paraId="54A2060C" w14:textId="77777777" w:rsidR="00726460" w:rsidRDefault="00726460" w:rsidP="00524538">
            <w:pPr>
              <w:pStyle w:val="TableParagraph"/>
              <w:rPr>
                <w:sz w:val="20"/>
              </w:rPr>
            </w:pPr>
          </w:p>
        </w:tc>
        <w:tc>
          <w:tcPr>
            <w:tcW w:w="1350" w:type="dxa"/>
          </w:tcPr>
          <w:p w14:paraId="66CECF8D" w14:textId="77777777" w:rsidR="00726460" w:rsidRDefault="00726460" w:rsidP="00524538">
            <w:pPr>
              <w:pStyle w:val="TableParagraph"/>
              <w:rPr>
                <w:sz w:val="20"/>
              </w:rPr>
            </w:pPr>
          </w:p>
        </w:tc>
        <w:tc>
          <w:tcPr>
            <w:tcW w:w="720" w:type="dxa"/>
          </w:tcPr>
          <w:p w14:paraId="26FD4238" w14:textId="77777777" w:rsidR="00726460" w:rsidRDefault="00726460" w:rsidP="00524538">
            <w:pPr>
              <w:pStyle w:val="TableParagraph"/>
              <w:rPr>
                <w:sz w:val="20"/>
              </w:rPr>
            </w:pPr>
          </w:p>
        </w:tc>
        <w:tc>
          <w:tcPr>
            <w:tcW w:w="1800" w:type="dxa"/>
          </w:tcPr>
          <w:p w14:paraId="5CE22AB2" w14:textId="77777777" w:rsidR="00726460" w:rsidRDefault="00726460" w:rsidP="00524538">
            <w:pPr>
              <w:pStyle w:val="TableParagraph"/>
              <w:rPr>
                <w:sz w:val="20"/>
              </w:rPr>
            </w:pPr>
          </w:p>
        </w:tc>
        <w:tc>
          <w:tcPr>
            <w:tcW w:w="900" w:type="dxa"/>
          </w:tcPr>
          <w:p w14:paraId="6B8CCC06" w14:textId="77777777" w:rsidR="00726460" w:rsidRDefault="00726460" w:rsidP="00524538">
            <w:pPr>
              <w:pStyle w:val="TableParagraph"/>
              <w:rPr>
                <w:sz w:val="20"/>
              </w:rPr>
            </w:pPr>
          </w:p>
        </w:tc>
        <w:tc>
          <w:tcPr>
            <w:tcW w:w="900" w:type="dxa"/>
          </w:tcPr>
          <w:p w14:paraId="137BE876" w14:textId="77777777" w:rsidR="00726460" w:rsidRDefault="00726460" w:rsidP="00524538">
            <w:pPr>
              <w:pStyle w:val="TableParagraph"/>
              <w:rPr>
                <w:sz w:val="20"/>
              </w:rPr>
            </w:pPr>
          </w:p>
        </w:tc>
        <w:tc>
          <w:tcPr>
            <w:tcW w:w="990" w:type="dxa"/>
          </w:tcPr>
          <w:p w14:paraId="1391A819" w14:textId="77777777" w:rsidR="00726460" w:rsidRDefault="00726460" w:rsidP="00524538">
            <w:pPr>
              <w:pStyle w:val="TableParagraph"/>
              <w:rPr>
                <w:sz w:val="20"/>
              </w:rPr>
            </w:pPr>
          </w:p>
        </w:tc>
      </w:tr>
      <w:tr w:rsidR="00726460" w14:paraId="1CF76AE9" w14:textId="77777777" w:rsidTr="00524538">
        <w:trPr>
          <w:trHeight w:val="275"/>
        </w:trPr>
        <w:tc>
          <w:tcPr>
            <w:tcW w:w="558" w:type="dxa"/>
          </w:tcPr>
          <w:p w14:paraId="215DDB40" w14:textId="77777777" w:rsidR="00726460" w:rsidRDefault="00726460" w:rsidP="00524538">
            <w:pPr>
              <w:pStyle w:val="TableParagraph"/>
              <w:rPr>
                <w:sz w:val="20"/>
              </w:rPr>
            </w:pPr>
          </w:p>
        </w:tc>
        <w:tc>
          <w:tcPr>
            <w:tcW w:w="720" w:type="dxa"/>
          </w:tcPr>
          <w:p w14:paraId="28B0E93D" w14:textId="77777777" w:rsidR="00726460" w:rsidRDefault="00726460" w:rsidP="00524538">
            <w:pPr>
              <w:pStyle w:val="TableParagraph"/>
              <w:rPr>
                <w:sz w:val="20"/>
              </w:rPr>
            </w:pPr>
          </w:p>
        </w:tc>
        <w:tc>
          <w:tcPr>
            <w:tcW w:w="1080" w:type="dxa"/>
          </w:tcPr>
          <w:p w14:paraId="25F08B79" w14:textId="77777777" w:rsidR="00726460" w:rsidRDefault="00726460" w:rsidP="00524538">
            <w:pPr>
              <w:pStyle w:val="TableParagraph"/>
              <w:rPr>
                <w:sz w:val="20"/>
              </w:rPr>
            </w:pPr>
          </w:p>
        </w:tc>
        <w:tc>
          <w:tcPr>
            <w:tcW w:w="900" w:type="dxa"/>
          </w:tcPr>
          <w:p w14:paraId="18237148" w14:textId="77777777" w:rsidR="00726460" w:rsidRDefault="00726460" w:rsidP="00524538">
            <w:pPr>
              <w:pStyle w:val="TableParagraph"/>
              <w:rPr>
                <w:sz w:val="20"/>
              </w:rPr>
            </w:pPr>
          </w:p>
        </w:tc>
        <w:tc>
          <w:tcPr>
            <w:tcW w:w="1350" w:type="dxa"/>
          </w:tcPr>
          <w:p w14:paraId="22BDA635" w14:textId="77777777" w:rsidR="00726460" w:rsidRDefault="00726460" w:rsidP="00524538">
            <w:pPr>
              <w:pStyle w:val="TableParagraph"/>
              <w:rPr>
                <w:sz w:val="20"/>
              </w:rPr>
            </w:pPr>
          </w:p>
        </w:tc>
        <w:tc>
          <w:tcPr>
            <w:tcW w:w="720" w:type="dxa"/>
          </w:tcPr>
          <w:p w14:paraId="609E0AEE" w14:textId="77777777" w:rsidR="00726460" w:rsidRDefault="00726460" w:rsidP="00524538">
            <w:pPr>
              <w:pStyle w:val="TableParagraph"/>
              <w:rPr>
                <w:sz w:val="20"/>
              </w:rPr>
            </w:pPr>
          </w:p>
        </w:tc>
        <w:tc>
          <w:tcPr>
            <w:tcW w:w="1800" w:type="dxa"/>
          </w:tcPr>
          <w:p w14:paraId="2A1637D6" w14:textId="77777777" w:rsidR="00726460" w:rsidRDefault="00726460" w:rsidP="00524538">
            <w:pPr>
              <w:pStyle w:val="TableParagraph"/>
              <w:rPr>
                <w:sz w:val="20"/>
              </w:rPr>
            </w:pPr>
          </w:p>
        </w:tc>
        <w:tc>
          <w:tcPr>
            <w:tcW w:w="900" w:type="dxa"/>
          </w:tcPr>
          <w:p w14:paraId="3168CB62" w14:textId="77777777" w:rsidR="00726460" w:rsidRDefault="00726460" w:rsidP="00524538">
            <w:pPr>
              <w:pStyle w:val="TableParagraph"/>
              <w:rPr>
                <w:sz w:val="20"/>
              </w:rPr>
            </w:pPr>
          </w:p>
        </w:tc>
        <w:tc>
          <w:tcPr>
            <w:tcW w:w="900" w:type="dxa"/>
          </w:tcPr>
          <w:p w14:paraId="1C4F42C0" w14:textId="77777777" w:rsidR="00726460" w:rsidRDefault="00726460" w:rsidP="00524538">
            <w:pPr>
              <w:pStyle w:val="TableParagraph"/>
              <w:rPr>
                <w:sz w:val="20"/>
              </w:rPr>
            </w:pPr>
          </w:p>
        </w:tc>
        <w:tc>
          <w:tcPr>
            <w:tcW w:w="990" w:type="dxa"/>
          </w:tcPr>
          <w:p w14:paraId="27C0728E" w14:textId="77777777" w:rsidR="00726460" w:rsidRDefault="00726460" w:rsidP="00524538">
            <w:pPr>
              <w:pStyle w:val="TableParagraph"/>
              <w:rPr>
                <w:sz w:val="20"/>
              </w:rPr>
            </w:pPr>
          </w:p>
        </w:tc>
      </w:tr>
      <w:tr w:rsidR="00726460" w14:paraId="060DE56A" w14:textId="77777777" w:rsidTr="00524538">
        <w:trPr>
          <w:trHeight w:val="276"/>
        </w:trPr>
        <w:tc>
          <w:tcPr>
            <w:tcW w:w="558" w:type="dxa"/>
          </w:tcPr>
          <w:p w14:paraId="5ACD1E65" w14:textId="77777777" w:rsidR="00726460" w:rsidRDefault="00726460" w:rsidP="00524538">
            <w:pPr>
              <w:pStyle w:val="TableParagraph"/>
              <w:rPr>
                <w:sz w:val="20"/>
              </w:rPr>
            </w:pPr>
          </w:p>
        </w:tc>
        <w:tc>
          <w:tcPr>
            <w:tcW w:w="720" w:type="dxa"/>
          </w:tcPr>
          <w:p w14:paraId="0A13F9E9" w14:textId="77777777" w:rsidR="00726460" w:rsidRDefault="00726460" w:rsidP="00524538">
            <w:pPr>
              <w:pStyle w:val="TableParagraph"/>
              <w:rPr>
                <w:sz w:val="20"/>
              </w:rPr>
            </w:pPr>
          </w:p>
        </w:tc>
        <w:tc>
          <w:tcPr>
            <w:tcW w:w="1080" w:type="dxa"/>
          </w:tcPr>
          <w:p w14:paraId="3B6724BB" w14:textId="77777777" w:rsidR="00726460" w:rsidRDefault="00726460" w:rsidP="00524538">
            <w:pPr>
              <w:pStyle w:val="TableParagraph"/>
              <w:rPr>
                <w:sz w:val="20"/>
              </w:rPr>
            </w:pPr>
          </w:p>
        </w:tc>
        <w:tc>
          <w:tcPr>
            <w:tcW w:w="900" w:type="dxa"/>
          </w:tcPr>
          <w:p w14:paraId="7EF8DF8A" w14:textId="77777777" w:rsidR="00726460" w:rsidRDefault="00726460" w:rsidP="00524538">
            <w:pPr>
              <w:pStyle w:val="TableParagraph"/>
              <w:rPr>
                <w:sz w:val="20"/>
              </w:rPr>
            </w:pPr>
          </w:p>
        </w:tc>
        <w:tc>
          <w:tcPr>
            <w:tcW w:w="1350" w:type="dxa"/>
          </w:tcPr>
          <w:p w14:paraId="2CA4A785" w14:textId="77777777" w:rsidR="00726460" w:rsidRDefault="00726460" w:rsidP="00524538">
            <w:pPr>
              <w:pStyle w:val="TableParagraph"/>
              <w:rPr>
                <w:sz w:val="20"/>
              </w:rPr>
            </w:pPr>
          </w:p>
        </w:tc>
        <w:tc>
          <w:tcPr>
            <w:tcW w:w="720" w:type="dxa"/>
          </w:tcPr>
          <w:p w14:paraId="43BB72DB" w14:textId="77777777" w:rsidR="00726460" w:rsidRDefault="00726460" w:rsidP="00524538">
            <w:pPr>
              <w:pStyle w:val="TableParagraph"/>
              <w:rPr>
                <w:sz w:val="20"/>
              </w:rPr>
            </w:pPr>
          </w:p>
        </w:tc>
        <w:tc>
          <w:tcPr>
            <w:tcW w:w="1800" w:type="dxa"/>
          </w:tcPr>
          <w:p w14:paraId="093217B9" w14:textId="77777777" w:rsidR="00726460" w:rsidRDefault="00726460" w:rsidP="00524538">
            <w:pPr>
              <w:pStyle w:val="TableParagraph"/>
              <w:rPr>
                <w:sz w:val="20"/>
              </w:rPr>
            </w:pPr>
          </w:p>
        </w:tc>
        <w:tc>
          <w:tcPr>
            <w:tcW w:w="900" w:type="dxa"/>
          </w:tcPr>
          <w:p w14:paraId="61C4D7B7" w14:textId="77777777" w:rsidR="00726460" w:rsidRDefault="00726460" w:rsidP="00524538">
            <w:pPr>
              <w:pStyle w:val="TableParagraph"/>
              <w:rPr>
                <w:sz w:val="20"/>
              </w:rPr>
            </w:pPr>
          </w:p>
        </w:tc>
        <w:tc>
          <w:tcPr>
            <w:tcW w:w="900" w:type="dxa"/>
          </w:tcPr>
          <w:p w14:paraId="57947A92" w14:textId="77777777" w:rsidR="00726460" w:rsidRDefault="00726460" w:rsidP="00524538">
            <w:pPr>
              <w:pStyle w:val="TableParagraph"/>
              <w:rPr>
                <w:sz w:val="20"/>
              </w:rPr>
            </w:pPr>
          </w:p>
        </w:tc>
        <w:tc>
          <w:tcPr>
            <w:tcW w:w="990" w:type="dxa"/>
          </w:tcPr>
          <w:p w14:paraId="762F0CE0" w14:textId="77777777" w:rsidR="00726460" w:rsidRDefault="00726460" w:rsidP="00524538">
            <w:pPr>
              <w:pStyle w:val="TableParagraph"/>
              <w:rPr>
                <w:sz w:val="20"/>
              </w:rPr>
            </w:pPr>
          </w:p>
        </w:tc>
      </w:tr>
      <w:tr w:rsidR="00726460" w14:paraId="038066EA" w14:textId="77777777" w:rsidTr="00524538">
        <w:trPr>
          <w:trHeight w:val="275"/>
        </w:trPr>
        <w:tc>
          <w:tcPr>
            <w:tcW w:w="558" w:type="dxa"/>
          </w:tcPr>
          <w:p w14:paraId="5E26C6AF" w14:textId="77777777" w:rsidR="00726460" w:rsidRDefault="00726460" w:rsidP="00524538">
            <w:pPr>
              <w:pStyle w:val="TableParagraph"/>
              <w:rPr>
                <w:sz w:val="20"/>
              </w:rPr>
            </w:pPr>
          </w:p>
        </w:tc>
        <w:tc>
          <w:tcPr>
            <w:tcW w:w="720" w:type="dxa"/>
          </w:tcPr>
          <w:p w14:paraId="10A103BD" w14:textId="77777777" w:rsidR="00726460" w:rsidRDefault="00726460" w:rsidP="00524538">
            <w:pPr>
              <w:pStyle w:val="TableParagraph"/>
              <w:rPr>
                <w:sz w:val="20"/>
              </w:rPr>
            </w:pPr>
          </w:p>
        </w:tc>
        <w:tc>
          <w:tcPr>
            <w:tcW w:w="1080" w:type="dxa"/>
          </w:tcPr>
          <w:p w14:paraId="0C192D2D" w14:textId="77777777" w:rsidR="00726460" w:rsidRDefault="00726460" w:rsidP="00524538">
            <w:pPr>
              <w:pStyle w:val="TableParagraph"/>
              <w:rPr>
                <w:sz w:val="20"/>
              </w:rPr>
            </w:pPr>
          </w:p>
        </w:tc>
        <w:tc>
          <w:tcPr>
            <w:tcW w:w="900" w:type="dxa"/>
          </w:tcPr>
          <w:p w14:paraId="3CE6BDB6" w14:textId="77777777" w:rsidR="00726460" w:rsidRDefault="00726460" w:rsidP="00524538">
            <w:pPr>
              <w:pStyle w:val="TableParagraph"/>
              <w:rPr>
                <w:sz w:val="20"/>
              </w:rPr>
            </w:pPr>
          </w:p>
        </w:tc>
        <w:tc>
          <w:tcPr>
            <w:tcW w:w="1350" w:type="dxa"/>
          </w:tcPr>
          <w:p w14:paraId="7B08C8F4" w14:textId="77777777" w:rsidR="00726460" w:rsidRDefault="00726460" w:rsidP="00524538">
            <w:pPr>
              <w:pStyle w:val="TableParagraph"/>
              <w:rPr>
                <w:sz w:val="20"/>
              </w:rPr>
            </w:pPr>
          </w:p>
        </w:tc>
        <w:tc>
          <w:tcPr>
            <w:tcW w:w="720" w:type="dxa"/>
          </w:tcPr>
          <w:p w14:paraId="1B1230AE" w14:textId="77777777" w:rsidR="00726460" w:rsidRDefault="00726460" w:rsidP="00524538">
            <w:pPr>
              <w:pStyle w:val="TableParagraph"/>
              <w:rPr>
                <w:sz w:val="20"/>
              </w:rPr>
            </w:pPr>
          </w:p>
        </w:tc>
        <w:tc>
          <w:tcPr>
            <w:tcW w:w="1800" w:type="dxa"/>
          </w:tcPr>
          <w:p w14:paraId="23E23664" w14:textId="77777777" w:rsidR="00726460" w:rsidRDefault="00726460" w:rsidP="00524538">
            <w:pPr>
              <w:pStyle w:val="TableParagraph"/>
              <w:rPr>
                <w:sz w:val="20"/>
              </w:rPr>
            </w:pPr>
          </w:p>
        </w:tc>
        <w:tc>
          <w:tcPr>
            <w:tcW w:w="900" w:type="dxa"/>
          </w:tcPr>
          <w:p w14:paraId="384D5021" w14:textId="77777777" w:rsidR="00726460" w:rsidRDefault="00726460" w:rsidP="00524538">
            <w:pPr>
              <w:pStyle w:val="TableParagraph"/>
              <w:rPr>
                <w:sz w:val="20"/>
              </w:rPr>
            </w:pPr>
          </w:p>
        </w:tc>
        <w:tc>
          <w:tcPr>
            <w:tcW w:w="900" w:type="dxa"/>
          </w:tcPr>
          <w:p w14:paraId="0907C581" w14:textId="77777777" w:rsidR="00726460" w:rsidRDefault="00726460" w:rsidP="00524538">
            <w:pPr>
              <w:pStyle w:val="TableParagraph"/>
              <w:rPr>
                <w:sz w:val="20"/>
              </w:rPr>
            </w:pPr>
          </w:p>
        </w:tc>
        <w:tc>
          <w:tcPr>
            <w:tcW w:w="990" w:type="dxa"/>
          </w:tcPr>
          <w:p w14:paraId="0A308C3B" w14:textId="77777777" w:rsidR="00726460" w:rsidRDefault="00726460" w:rsidP="00524538">
            <w:pPr>
              <w:pStyle w:val="TableParagraph"/>
              <w:rPr>
                <w:sz w:val="20"/>
              </w:rPr>
            </w:pPr>
          </w:p>
        </w:tc>
      </w:tr>
      <w:tr w:rsidR="00726460" w14:paraId="0F2B52D8" w14:textId="77777777" w:rsidTr="00524538">
        <w:trPr>
          <w:trHeight w:val="275"/>
        </w:trPr>
        <w:tc>
          <w:tcPr>
            <w:tcW w:w="558" w:type="dxa"/>
          </w:tcPr>
          <w:p w14:paraId="6FF8CA50" w14:textId="77777777" w:rsidR="00726460" w:rsidRDefault="00726460" w:rsidP="00524538">
            <w:pPr>
              <w:pStyle w:val="TableParagraph"/>
              <w:rPr>
                <w:sz w:val="20"/>
              </w:rPr>
            </w:pPr>
          </w:p>
        </w:tc>
        <w:tc>
          <w:tcPr>
            <w:tcW w:w="720" w:type="dxa"/>
          </w:tcPr>
          <w:p w14:paraId="36765ED1" w14:textId="77777777" w:rsidR="00726460" w:rsidRDefault="00726460" w:rsidP="00524538">
            <w:pPr>
              <w:pStyle w:val="TableParagraph"/>
              <w:rPr>
                <w:sz w:val="20"/>
              </w:rPr>
            </w:pPr>
          </w:p>
        </w:tc>
        <w:tc>
          <w:tcPr>
            <w:tcW w:w="1080" w:type="dxa"/>
          </w:tcPr>
          <w:p w14:paraId="76204639" w14:textId="77777777" w:rsidR="00726460" w:rsidRDefault="00726460" w:rsidP="00524538">
            <w:pPr>
              <w:pStyle w:val="TableParagraph"/>
              <w:rPr>
                <w:sz w:val="20"/>
              </w:rPr>
            </w:pPr>
          </w:p>
        </w:tc>
        <w:tc>
          <w:tcPr>
            <w:tcW w:w="900" w:type="dxa"/>
          </w:tcPr>
          <w:p w14:paraId="4F32F1CA" w14:textId="77777777" w:rsidR="00726460" w:rsidRDefault="00726460" w:rsidP="00524538">
            <w:pPr>
              <w:pStyle w:val="TableParagraph"/>
              <w:rPr>
                <w:sz w:val="20"/>
              </w:rPr>
            </w:pPr>
          </w:p>
        </w:tc>
        <w:tc>
          <w:tcPr>
            <w:tcW w:w="1350" w:type="dxa"/>
          </w:tcPr>
          <w:p w14:paraId="7072C09A" w14:textId="77777777" w:rsidR="00726460" w:rsidRDefault="00726460" w:rsidP="00524538">
            <w:pPr>
              <w:pStyle w:val="TableParagraph"/>
              <w:rPr>
                <w:sz w:val="20"/>
              </w:rPr>
            </w:pPr>
          </w:p>
        </w:tc>
        <w:tc>
          <w:tcPr>
            <w:tcW w:w="720" w:type="dxa"/>
          </w:tcPr>
          <w:p w14:paraId="7D53B533" w14:textId="77777777" w:rsidR="00726460" w:rsidRDefault="00726460" w:rsidP="00524538">
            <w:pPr>
              <w:pStyle w:val="TableParagraph"/>
              <w:rPr>
                <w:sz w:val="20"/>
              </w:rPr>
            </w:pPr>
          </w:p>
        </w:tc>
        <w:tc>
          <w:tcPr>
            <w:tcW w:w="1800" w:type="dxa"/>
          </w:tcPr>
          <w:p w14:paraId="0F5B5D0B" w14:textId="77777777" w:rsidR="00726460" w:rsidRDefault="00726460" w:rsidP="00524538">
            <w:pPr>
              <w:pStyle w:val="TableParagraph"/>
              <w:rPr>
                <w:sz w:val="20"/>
              </w:rPr>
            </w:pPr>
          </w:p>
        </w:tc>
        <w:tc>
          <w:tcPr>
            <w:tcW w:w="900" w:type="dxa"/>
          </w:tcPr>
          <w:p w14:paraId="3F0D17AF" w14:textId="77777777" w:rsidR="00726460" w:rsidRDefault="00726460" w:rsidP="00524538">
            <w:pPr>
              <w:pStyle w:val="TableParagraph"/>
              <w:rPr>
                <w:sz w:val="20"/>
              </w:rPr>
            </w:pPr>
          </w:p>
        </w:tc>
        <w:tc>
          <w:tcPr>
            <w:tcW w:w="900" w:type="dxa"/>
          </w:tcPr>
          <w:p w14:paraId="74526040" w14:textId="77777777" w:rsidR="00726460" w:rsidRDefault="00726460" w:rsidP="00524538">
            <w:pPr>
              <w:pStyle w:val="TableParagraph"/>
              <w:rPr>
                <w:sz w:val="20"/>
              </w:rPr>
            </w:pPr>
          </w:p>
        </w:tc>
        <w:tc>
          <w:tcPr>
            <w:tcW w:w="990" w:type="dxa"/>
          </w:tcPr>
          <w:p w14:paraId="174362A0" w14:textId="77777777" w:rsidR="00726460" w:rsidRDefault="00726460" w:rsidP="00524538">
            <w:pPr>
              <w:pStyle w:val="TableParagraph"/>
              <w:rPr>
                <w:sz w:val="20"/>
              </w:rPr>
            </w:pPr>
          </w:p>
        </w:tc>
      </w:tr>
      <w:tr w:rsidR="00726460" w14:paraId="417A2033" w14:textId="77777777" w:rsidTr="00524538">
        <w:trPr>
          <w:trHeight w:val="275"/>
        </w:trPr>
        <w:tc>
          <w:tcPr>
            <w:tcW w:w="558" w:type="dxa"/>
          </w:tcPr>
          <w:p w14:paraId="0C15DD39" w14:textId="77777777" w:rsidR="00726460" w:rsidRDefault="00726460" w:rsidP="00524538">
            <w:pPr>
              <w:pStyle w:val="TableParagraph"/>
              <w:rPr>
                <w:sz w:val="20"/>
              </w:rPr>
            </w:pPr>
          </w:p>
        </w:tc>
        <w:tc>
          <w:tcPr>
            <w:tcW w:w="720" w:type="dxa"/>
          </w:tcPr>
          <w:p w14:paraId="3DD48263" w14:textId="77777777" w:rsidR="00726460" w:rsidRDefault="00726460" w:rsidP="00524538">
            <w:pPr>
              <w:pStyle w:val="TableParagraph"/>
              <w:rPr>
                <w:sz w:val="20"/>
              </w:rPr>
            </w:pPr>
          </w:p>
        </w:tc>
        <w:tc>
          <w:tcPr>
            <w:tcW w:w="1080" w:type="dxa"/>
          </w:tcPr>
          <w:p w14:paraId="1C9AF007" w14:textId="77777777" w:rsidR="00726460" w:rsidRDefault="00726460" w:rsidP="00524538">
            <w:pPr>
              <w:pStyle w:val="TableParagraph"/>
              <w:rPr>
                <w:sz w:val="20"/>
              </w:rPr>
            </w:pPr>
          </w:p>
        </w:tc>
        <w:tc>
          <w:tcPr>
            <w:tcW w:w="900" w:type="dxa"/>
          </w:tcPr>
          <w:p w14:paraId="7EF6EAC5" w14:textId="77777777" w:rsidR="00726460" w:rsidRDefault="00726460" w:rsidP="00524538">
            <w:pPr>
              <w:pStyle w:val="TableParagraph"/>
              <w:rPr>
                <w:sz w:val="20"/>
              </w:rPr>
            </w:pPr>
          </w:p>
        </w:tc>
        <w:tc>
          <w:tcPr>
            <w:tcW w:w="1350" w:type="dxa"/>
          </w:tcPr>
          <w:p w14:paraId="61998A8A" w14:textId="77777777" w:rsidR="00726460" w:rsidRDefault="00726460" w:rsidP="00524538">
            <w:pPr>
              <w:pStyle w:val="TableParagraph"/>
              <w:rPr>
                <w:sz w:val="20"/>
              </w:rPr>
            </w:pPr>
          </w:p>
        </w:tc>
        <w:tc>
          <w:tcPr>
            <w:tcW w:w="720" w:type="dxa"/>
          </w:tcPr>
          <w:p w14:paraId="5A64BD74" w14:textId="77777777" w:rsidR="00726460" w:rsidRDefault="00726460" w:rsidP="00524538">
            <w:pPr>
              <w:pStyle w:val="TableParagraph"/>
              <w:rPr>
                <w:sz w:val="20"/>
              </w:rPr>
            </w:pPr>
          </w:p>
        </w:tc>
        <w:tc>
          <w:tcPr>
            <w:tcW w:w="1800" w:type="dxa"/>
          </w:tcPr>
          <w:p w14:paraId="65C4E581" w14:textId="77777777" w:rsidR="00726460" w:rsidRDefault="00726460" w:rsidP="00524538">
            <w:pPr>
              <w:pStyle w:val="TableParagraph"/>
              <w:rPr>
                <w:sz w:val="20"/>
              </w:rPr>
            </w:pPr>
          </w:p>
        </w:tc>
        <w:tc>
          <w:tcPr>
            <w:tcW w:w="900" w:type="dxa"/>
          </w:tcPr>
          <w:p w14:paraId="4DA561F3" w14:textId="77777777" w:rsidR="00726460" w:rsidRDefault="00726460" w:rsidP="00524538">
            <w:pPr>
              <w:pStyle w:val="TableParagraph"/>
              <w:rPr>
                <w:sz w:val="20"/>
              </w:rPr>
            </w:pPr>
          </w:p>
        </w:tc>
        <w:tc>
          <w:tcPr>
            <w:tcW w:w="900" w:type="dxa"/>
          </w:tcPr>
          <w:p w14:paraId="5CAB8A2E" w14:textId="77777777" w:rsidR="00726460" w:rsidRDefault="00726460" w:rsidP="00524538">
            <w:pPr>
              <w:pStyle w:val="TableParagraph"/>
              <w:rPr>
                <w:sz w:val="20"/>
              </w:rPr>
            </w:pPr>
          </w:p>
        </w:tc>
        <w:tc>
          <w:tcPr>
            <w:tcW w:w="990" w:type="dxa"/>
          </w:tcPr>
          <w:p w14:paraId="3BE0FDEC" w14:textId="77777777" w:rsidR="00726460" w:rsidRDefault="00726460" w:rsidP="00524538">
            <w:pPr>
              <w:pStyle w:val="TableParagraph"/>
              <w:rPr>
                <w:sz w:val="20"/>
              </w:rPr>
            </w:pPr>
          </w:p>
        </w:tc>
      </w:tr>
      <w:tr w:rsidR="00726460" w14:paraId="177517F0" w14:textId="77777777" w:rsidTr="00524538">
        <w:trPr>
          <w:trHeight w:val="276"/>
        </w:trPr>
        <w:tc>
          <w:tcPr>
            <w:tcW w:w="558" w:type="dxa"/>
          </w:tcPr>
          <w:p w14:paraId="053219BA" w14:textId="77777777" w:rsidR="00726460" w:rsidRDefault="00726460" w:rsidP="00524538">
            <w:pPr>
              <w:pStyle w:val="TableParagraph"/>
              <w:rPr>
                <w:sz w:val="20"/>
              </w:rPr>
            </w:pPr>
          </w:p>
        </w:tc>
        <w:tc>
          <w:tcPr>
            <w:tcW w:w="720" w:type="dxa"/>
          </w:tcPr>
          <w:p w14:paraId="6E1195D6" w14:textId="77777777" w:rsidR="00726460" w:rsidRDefault="00726460" w:rsidP="00524538">
            <w:pPr>
              <w:pStyle w:val="TableParagraph"/>
              <w:rPr>
                <w:sz w:val="20"/>
              </w:rPr>
            </w:pPr>
          </w:p>
        </w:tc>
        <w:tc>
          <w:tcPr>
            <w:tcW w:w="1080" w:type="dxa"/>
          </w:tcPr>
          <w:p w14:paraId="33AE2575" w14:textId="77777777" w:rsidR="00726460" w:rsidRDefault="00726460" w:rsidP="00524538">
            <w:pPr>
              <w:pStyle w:val="TableParagraph"/>
              <w:rPr>
                <w:sz w:val="20"/>
              </w:rPr>
            </w:pPr>
          </w:p>
        </w:tc>
        <w:tc>
          <w:tcPr>
            <w:tcW w:w="900" w:type="dxa"/>
          </w:tcPr>
          <w:p w14:paraId="3ADFD6F1" w14:textId="77777777" w:rsidR="00726460" w:rsidRDefault="00726460" w:rsidP="00524538">
            <w:pPr>
              <w:pStyle w:val="TableParagraph"/>
              <w:rPr>
                <w:sz w:val="20"/>
              </w:rPr>
            </w:pPr>
          </w:p>
        </w:tc>
        <w:tc>
          <w:tcPr>
            <w:tcW w:w="1350" w:type="dxa"/>
          </w:tcPr>
          <w:p w14:paraId="3845A26F" w14:textId="77777777" w:rsidR="00726460" w:rsidRDefault="00726460" w:rsidP="00524538">
            <w:pPr>
              <w:pStyle w:val="TableParagraph"/>
              <w:rPr>
                <w:sz w:val="20"/>
              </w:rPr>
            </w:pPr>
          </w:p>
        </w:tc>
        <w:tc>
          <w:tcPr>
            <w:tcW w:w="720" w:type="dxa"/>
          </w:tcPr>
          <w:p w14:paraId="62754FB8" w14:textId="77777777" w:rsidR="00726460" w:rsidRDefault="00726460" w:rsidP="00524538">
            <w:pPr>
              <w:pStyle w:val="TableParagraph"/>
              <w:rPr>
                <w:sz w:val="20"/>
              </w:rPr>
            </w:pPr>
          </w:p>
        </w:tc>
        <w:tc>
          <w:tcPr>
            <w:tcW w:w="1800" w:type="dxa"/>
          </w:tcPr>
          <w:p w14:paraId="4980260D" w14:textId="77777777" w:rsidR="00726460" w:rsidRDefault="00726460" w:rsidP="00524538">
            <w:pPr>
              <w:pStyle w:val="TableParagraph"/>
              <w:rPr>
                <w:sz w:val="20"/>
              </w:rPr>
            </w:pPr>
          </w:p>
        </w:tc>
        <w:tc>
          <w:tcPr>
            <w:tcW w:w="900" w:type="dxa"/>
          </w:tcPr>
          <w:p w14:paraId="5440A341" w14:textId="77777777" w:rsidR="00726460" w:rsidRDefault="00726460" w:rsidP="00524538">
            <w:pPr>
              <w:pStyle w:val="TableParagraph"/>
              <w:rPr>
                <w:sz w:val="20"/>
              </w:rPr>
            </w:pPr>
          </w:p>
        </w:tc>
        <w:tc>
          <w:tcPr>
            <w:tcW w:w="900" w:type="dxa"/>
          </w:tcPr>
          <w:p w14:paraId="4EC3C8FB" w14:textId="77777777" w:rsidR="00726460" w:rsidRDefault="00726460" w:rsidP="00524538">
            <w:pPr>
              <w:pStyle w:val="TableParagraph"/>
              <w:rPr>
                <w:sz w:val="20"/>
              </w:rPr>
            </w:pPr>
          </w:p>
        </w:tc>
        <w:tc>
          <w:tcPr>
            <w:tcW w:w="990" w:type="dxa"/>
          </w:tcPr>
          <w:p w14:paraId="48023341" w14:textId="77777777" w:rsidR="00726460" w:rsidRDefault="00726460" w:rsidP="00524538">
            <w:pPr>
              <w:pStyle w:val="TableParagraph"/>
              <w:rPr>
                <w:sz w:val="20"/>
              </w:rPr>
            </w:pPr>
          </w:p>
        </w:tc>
      </w:tr>
      <w:tr w:rsidR="00726460" w14:paraId="1BEB92E9" w14:textId="77777777" w:rsidTr="00524538">
        <w:trPr>
          <w:trHeight w:val="275"/>
        </w:trPr>
        <w:tc>
          <w:tcPr>
            <w:tcW w:w="558" w:type="dxa"/>
          </w:tcPr>
          <w:p w14:paraId="02240511" w14:textId="77777777" w:rsidR="00726460" w:rsidRDefault="00726460" w:rsidP="00524538">
            <w:pPr>
              <w:pStyle w:val="TableParagraph"/>
              <w:rPr>
                <w:sz w:val="20"/>
              </w:rPr>
            </w:pPr>
          </w:p>
        </w:tc>
        <w:tc>
          <w:tcPr>
            <w:tcW w:w="720" w:type="dxa"/>
          </w:tcPr>
          <w:p w14:paraId="3AE31D77" w14:textId="77777777" w:rsidR="00726460" w:rsidRDefault="00726460" w:rsidP="00524538">
            <w:pPr>
              <w:pStyle w:val="TableParagraph"/>
              <w:rPr>
                <w:sz w:val="20"/>
              </w:rPr>
            </w:pPr>
          </w:p>
        </w:tc>
        <w:tc>
          <w:tcPr>
            <w:tcW w:w="1080" w:type="dxa"/>
          </w:tcPr>
          <w:p w14:paraId="35EE323A" w14:textId="77777777" w:rsidR="00726460" w:rsidRDefault="00726460" w:rsidP="00524538">
            <w:pPr>
              <w:pStyle w:val="TableParagraph"/>
              <w:rPr>
                <w:sz w:val="20"/>
              </w:rPr>
            </w:pPr>
          </w:p>
        </w:tc>
        <w:tc>
          <w:tcPr>
            <w:tcW w:w="900" w:type="dxa"/>
          </w:tcPr>
          <w:p w14:paraId="0E09BD4E" w14:textId="77777777" w:rsidR="00726460" w:rsidRDefault="00726460" w:rsidP="00524538">
            <w:pPr>
              <w:pStyle w:val="TableParagraph"/>
              <w:rPr>
                <w:sz w:val="20"/>
              </w:rPr>
            </w:pPr>
          </w:p>
        </w:tc>
        <w:tc>
          <w:tcPr>
            <w:tcW w:w="1350" w:type="dxa"/>
          </w:tcPr>
          <w:p w14:paraId="26B011D5" w14:textId="77777777" w:rsidR="00726460" w:rsidRDefault="00726460" w:rsidP="00524538">
            <w:pPr>
              <w:pStyle w:val="TableParagraph"/>
              <w:rPr>
                <w:sz w:val="20"/>
              </w:rPr>
            </w:pPr>
          </w:p>
        </w:tc>
        <w:tc>
          <w:tcPr>
            <w:tcW w:w="720" w:type="dxa"/>
          </w:tcPr>
          <w:p w14:paraId="4BA8F092" w14:textId="77777777" w:rsidR="00726460" w:rsidRDefault="00726460" w:rsidP="00524538">
            <w:pPr>
              <w:pStyle w:val="TableParagraph"/>
              <w:rPr>
                <w:sz w:val="20"/>
              </w:rPr>
            </w:pPr>
          </w:p>
        </w:tc>
        <w:tc>
          <w:tcPr>
            <w:tcW w:w="1800" w:type="dxa"/>
          </w:tcPr>
          <w:p w14:paraId="2B21E2DD" w14:textId="77777777" w:rsidR="00726460" w:rsidRDefault="00726460" w:rsidP="00524538">
            <w:pPr>
              <w:pStyle w:val="TableParagraph"/>
              <w:rPr>
                <w:sz w:val="20"/>
              </w:rPr>
            </w:pPr>
          </w:p>
        </w:tc>
        <w:tc>
          <w:tcPr>
            <w:tcW w:w="900" w:type="dxa"/>
          </w:tcPr>
          <w:p w14:paraId="4E08F93F" w14:textId="77777777" w:rsidR="00726460" w:rsidRDefault="00726460" w:rsidP="00524538">
            <w:pPr>
              <w:pStyle w:val="TableParagraph"/>
              <w:rPr>
                <w:sz w:val="20"/>
              </w:rPr>
            </w:pPr>
          </w:p>
        </w:tc>
        <w:tc>
          <w:tcPr>
            <w:tcW w:w="900" w:type="dxa"/>
          </w:tcPr>
          <w:p w14:paraId="494ED23C" w14:textId="77777777" w:rsidR="00726460" w:rsidRDefault="00726460" w:rsidP="00524538">
            <w:pPr>
              <w:pStyle w:val="TableParagraph"/>
              <w:rPr>
                <w:sz w:val="20"/>
              </w:rPr>
            </w:pPr>
          </w:p>
        </w:tc>
        <w:tc>
          <w:tcPr>
            <w:tcW w:w="990" w:type="dxa"/>
          </w:tcPr>
          <w:p w14:paraId="6FE4144C" w14:textId="77777777" w:rsidR="00726460" w:rsidRDefault="00726460" w:rsidP="00524538">
            <w:pPr>
              <w:pStyle w:val="TableParagraph"/>
              <w:rPr>
                <w:sz w:val="20"/>
              </w:rPr>
            </w:pPr>
          </w:p>
        </w:tc>
      </w:tr>
      <w:tr w:rsidR="00726460" w14:paraId="24A824E6" w14:textId="77777777" w:rsidTr="00524538">
        <w:trPr>
          <w:trHeight w:val="275"/>
        </w:trPr>
        <w:tc>
          <w:tcPr>
            <w:tcW w:w="558" w:type="dxa"/>
          </w:tcPr>
          <w:p w14:paraId="376FAC51" w14:textId="77777777" w:rsidR="00726460" w:rsidRDefault="00726460" w:rsidP="00524538">
            <w:pPr>
              <w:pStyle w:val="TableParagraph"/>
              <w:rPr>
                <w:sz w:val="20"/>
              </w:rPr>
            </w:pPr>
          </w:p>
        </w:tc>
        <w:tc>
          <w:tcPr>
            <w:tcW w:w="720" w:type="dxa"/>
          </w:tcPr>
          <w:p w14:paraId="523277B1" w14:textId="77777777" w:rsidR="00726460" w:rsidRDefault="00726460" w:rsidP="00524538">
            <w:pPr>
              <w:pStyle w:val="TableParagraph"/>
              <w:rPr>
                <w:sz w:val="20"/>
              </w:rPr>
            </w:pPr>
          </w:p>
        </w:tc>
        <w:tc>
          <w:tcPr>
            <w:tcW w:w="1080" w:type="dxa"/>
          </w:tcPr>
          <w:p w14:paraId="75269A16" w14:textId="77777777" w:rsidR="00726460" w:rsidRDefault="00726460" w:rsidP="00524538">
            <w:pPr>
              <w:pStyle w:val="TableParagraph"/>
              <w:rPr>
                <w:sz w:val="20"/>
              </w:rPr>
            </w:pPr>
          </w:p>
        </w:tc>
        <w:tc>
          <w:tcPr>
            <w:tcW w:w="900" w:type="dxa"/>
          </w:tcPr>
          <w:p w14:paraId="64F2478F" w14:textId="77777777" w:rsidR="00726460" w:rsidRDefault="00726460" w:rsidP="00524538">
            <w:pPr>
              <w:pStyle w:val="TableParagraph"/>
              <w:rPr>
                <w:sz w:val="20"/>
              </w:rPr>
            </w:pPr>
          </w:p>
        </w:tc>
        <w:tc>
          <w:tcPr>
            <w:tcW w:w="1350" w:type="dxa"/>
          </w:tcPr>
          <w:p w14:paraId="3DB025AC" w14:textId="77777777" w:rsidR="00726460" w:rsidRDefault="00726460" w:rsidP="00524538">
            <w:pPr>
              <w:pStyle w:val="TableParagraph"/>
              <w:rPr>
                <w:sz w:val="20"/>
              </w:rPr>
            </w:pPr>
          </w:p>
        </w:tc>
        <w:tc>
          <w:tcPr>
            <w:tcW w:w="720" w:type="dxa"/>
          </w:tcPr>
          <w:p w14:paraId="29A20077" w14:textId="77777777" w:rsidR="00726460" w:rsidRDefault="00726460" w:rsidP="00524538">
            <w:pPr>
              <w:pStyle w:val="TableParagraph"/>
              <w:rPr>
                <w:sz w:val="20"/>
              </w:rPr>
            </w:pPr>
          </w:p>
        </w:tc>
        <w:tc>
          <w:tcPr>
            <w:tcW w:w="1800" w:type="dxa"/>
          </w:tcPr>
          <w:p w14:paraId="46F8ABEC" w14:textId="77777777" w:rsidR="00726460" w:rsidRDefault="00726460" w:rsidP="00524538">
            <w:pPr>
              <w:pStyle w:val="TableParagraph"/>
              <w:rPr>
                <w:sz w:val="20"/>
              </w:rPr>
            </w:pPr>
          </w:p>
        </w:tc>
        <w:tc>
          <w:tcPr>
            <w:tcW w:w="900" w:type="dxa"/>
          </w:tcPr>
          <w:p w14:paraId="4CE85CA4" w14:textId="77777777" w:rsidR="00726460" w:rsidRDefault="00726460" w:rsidP="00524538">
            <w:pPr>
              <w:pStyle w:val="TableParagraph"/>
              <w:rPr>
                <w:sz w:val="20"/>
              </w:rPr>
            </w:pPr>
          </w:p>
        </w:tc>
        <w:tc>
          <w:tcPr>
            <w:tcW w:w="900" w:type="dxa"/>
          </w:tcPr>
          <w:p w14:paraId="0936EC9A" w14:textId="77777777" w:rsidR="00726460" w:rsidRDefault="00726460" w:rsidP="00524538">
            <w:pPr>
              <w:pStyle w:val="TableParagraph"/>
              <w:rPr>
                <w:sz w:val="20"/>
              </w:rPr>
            </w:pPr>
          </w:p>
        </w:tc>
        <w:tc>
          <w:tcPr>
            <w:tcW w:w="990" w:type="dxa"/>
          </w:tcPr>
          <w:p w14:paraId="1B1F8E70" w14:textId="77777777" w:rsidR="00726460" w:rsidRDefault="00726460" w:rsidP="00524538">
            <w:pPr>
              <w:pStyle w:val="TableParagraph"/>
              <w:rPr>
                <w:sz w:val="20"/>
              </w:rPr>
            </w:pPr>
          </w:p>
        </w:tc>
      </w:tr>
      <w:tr w:rsidR="00726460" w14:paraId="583391FA" w14:textId="77777777" w:rsidTr="00524538">
        <w:trPr>
          <w:trHeight w:val="276"/>
        </w:trPr>
        <w:tc>
          <w:tcPr>
            <w:tcW w:w="558" w:type="dxa"/>
          </w:tcPr>
          <w:p w14:paraId="619C4699" w14:textId="77777777" w:rsidR="00726460" w:rsidRDefault="00726460" w:rsidP="00524538">
            <w:pPr>
              <w:pStyle w:val="TableParagraph"/>
              <w:rPr>
                <w:sz w:val="20"/>
              </w:rPr>
            </w:pPr>
          </w:p>
        </w:tc>
        <w:tc>
          <w:tcPr>
            <w:tcW w:w="720" w:type="dxa"/>
          </w:tcPr>
          <w:p w14:paraId="434D3A84" w14:textId="77777777" w:rsidR="00726460" w:rsidRDefault="00726460" w:rsidP="00524538">
            <w:pPr>
              <w:pStyle w:val="TableParagraph"/>
              <w:rPr>
                <w:sz w:val="20"/>
              </w:rPr>
            </w:pPr>
          </w:p>
        </w:tc>
        <w:tc>
          <w:tcPr>
            <w:tcW w:w="1080" w:type="dxa"/>
          </w:tcPr>
          <w:p w14:paraId="04CAB91E" w14:textId="77777777" w:rsidR="00726460" w:rsidRDefault="00726460" w:rsidP="00524538">
            <w:pPr>
              <w:pStyle w:val="TableParagraph"/>
              <w:rPr>
                <w:sz w:val="20"/>
              </w:rPr>
            </w:pPr>
          </w:p>
        </w:tc>
        <w:tc>
          <w:tcPr>
            <w:tcW w:w="900" w:type="dxa"/>
          </w:tcPr>
          <w:p w14:paraId="702C5B3C" w14:textId="77777777" w:rsidR="00726460" w:rsidRDefault="00726460" w:rsidP="00524538">
            <w:pPr>
              <w:pStyle w:val="TableParagraph"/>
              <w:rPr>
                <w:sz w:val="20"/>
              </w:rPr>
            </w:pPr>
          </w:p>
        </w:tc>
        <w:tc>
          <w:tcPr>
            <w:tcW w:w="1350" w:type="dxa"/>
          </w:tcPr>
          <w:p w14:paraId="70B4F47F" w14:textId="77777777" w:rsidR="00726460" w:rsidRDefault="00726460" w:rsidP="00524538">
            <w:pPr>
              <w:pStyle w:val="TableParagraph"/>
              <w:rPr>
                <w:sz w:val="20"/>
              </w:rPr>
            </w:pPr>
          </w:p>
        </w:tc>
        <w:tc>
          <w:tcPr>
            <w:tcW w:w="720" w:type="dxa"/>
          </w:tcPr>
          <w:p w14:paraId="691494F6" w14:textId="77777777" w:rsidR="00726460" w:rsidRDefault="00726460" w:rsidP="00524538">
            <w:pPr>
              <w:pStyle w:val="TableParagraph"/>
              <w:rPr>
                <w:sz w:val="20"/>
              </w:rPr>
            </w:pPr>
          </w:p>
        </w:tc>
        <w:tc>
          <w:tcPr>
            <w:tcW w:w="1800" w:type="dxa"/>
          </w:tcPr>
          <w:p w14:paraId="55A37FB3" w14:textId="77777777" w:rsidR="00726460" w:rsidRDefault="00726460" w:rsidP="00524538">
            <w:pPr>
              <w:pStyle w:val="TableParagraph"/>
              <w:rPr>
                <w:sz w:val="20"/>
              </w:rPr>
            </w:pPr>
          </w:p>
        </w:tc>
        <w:tc>
          <w:tcPr>
            <w:tcW w:w="900" w:type="dxa"/>
          </w:tcPr>
          <w:p w14:paraId="7C66EA2A" w14:textId="77777777" w:rsidR="00726460" w:rsidRDefault="00726460" w:rsidP="00524538">
            <w:pPr>
              <w:pStyle w:val="TableParagraph"/>
              <w:rPr>
                <w:sz w:val="20"/>
              </w:rPr>
            </w:pPr>
          </w:p>
        </w:tc>
        <w:tc>
          <w:tcPr>
            <w:tcW w:w="900" w:type="dxa"/>
          </w:tcPr>
          <w:p w14:paraId="13323BEE" w14:textId="77777777" w:rsidR="00726460" w:rsidRDefault="00726460" w:rsidP="00524538">
            <w:pPr>
              <w:pStyle w:val="TableParagraph"/>
              <w:rPr>
                <w:sz w:val="20"/>
              </w:rPr>
            </w:pPr>
          </w:p>
        </w:tc>
        <w:tc>
          <w:tcPr>
            <w:tcW w:w="990" w:type="dxa"/>
          </w:tcPr>
          <w:p w14:paraId="0931D7E1" w14:textId="77777777" w:rsidR="00726460" w:rsidRDefault="00726460" w:rsidP="00524538">
            <w:pPr>
              <w:pStyle w:val="TableParagraph"/>
              <w:rPr>
                <w:sz w:val="20"/>
              </w:rPr>
            </w:pPr>
          </w:p>
        </w:tc>
      </w:tr>
      <w:tr w:rsidR="00726460" w14:paraId="37DD552F" w14:textId="77777777" w:rsidTr="00524538">
        <w:trPr>
          <w:trHeight w:val="275"/>
        </w:trPr>
        <w:tc>
          <w:tcPr>
            <w:tcW w:w="558" w:type="dxa"/>
          </w:tcPr>
          <w:p w14:paraId="4D740959" w14:textId="77777777" w:rsidR="00726460" w:rsidRDefault="00726460" w:rsidP="00524538">
            <w:pPr>
              <w:pStyle w:val="TableParagraph"/>
              <w:rPr>
                <w:sz w:val="20"/>
              </w:rPr>
            </w:pPr>
          </w:p>
        </w:tc>
        <w:tc>
          <w:tcPr>
            <w:tcW w:w="720" w:type="dxa"/>
          </w:tcPr>
          <w:p w14:paraId="779779E3" w14:textId="77777777" w:rsidR="00726460" w:rsidRDefault="00726460" w:rsidP="00524538">
            <w:pPr>
              <w:pStyle w:val="TableParagraph"/>
              <w:rPr>
                <w:sz w:val="20"/>
              </w:rPr>
            </w:pPr>
          </w:p>
        </w:tc>
        <w:tc>
          <w:tcPr>
            <w:tcW w:w="1080" w:type="dxa"/>
          </w:tcPr>
          <w:p w14:paraId="092C0283" w14:textId="77777777" w:rsidR="00726460" w:rsidRDefault="00726460" w:rsidP="00524538">
            <w:pPr>
              <w:pStyle w:val="TableParagraph"/>
              <w:rPr>
                <w:sz w:val="20"/>
              </w:rPr>
            </w:pPr>
          </w:p>
        </w:tc>
        <w:tc>
          <w:tcPr>
            <w:tcW w:w="900" w:type="dxa"/>
          </w:tcPr>
          <w:p w14:paraId="7869179B" w14:textId="77777777" w:rsidR="00726460" w:rsidRDefault="00726460" w:rsidP="00524538">
            <w:pPr>
              <w:pStyle w:val="TableParagraph"/>
              <w:rPr>
                <w:sz w:val="20"/>
              </w:rPr>
            </w:pPr>
          </w:p>
        </w:tc>
        <w:tc>
          <w:tcPr>
            <w:tcW w:w="1350" w:type="dxa"/>
          </w:tcPr>
          <w:p w14:paraId="72BB821A" w14:textId="77777777" w:rsidR="00726460" w:rsidRDefault="00726460" w:rsidP="00524538">
            <w:pPr>
              <w:pStyle w:val="TableParagraph"/>
              <w:rPr>
                <w:sz w:val="20"/>
              </w:rPr>
            </w:pPr>
          </w:p>
        </w:tc>
        <w:tc>
          <w:tcPr>
            <w:tcW w:w="720" w:type="dxa"/>
          </w:tcPr>
          <w:p w14:paraId="1E7B15C2" w14:textId="77777777" w:rsidR="00726460" w:rsidRDefault="00726460" w:rsidP="00524538">
            <w:pPr>
              <w:pStyle w:val="TableParagraph"/>
              <w:rPr>
                <w:sz w:val="20"/>
              </w:rPr>
            </w:pPr>
          </w:p>
        </w:tc>
        <w:tc>
          <w:tcPr>
            <w:tcW w:w="1800" w:type="dxa"/>
          </w:tcPr>
          <w:p w14:paraId="72FE861F" w14:textId="77777777" w:rsidR="00726460" w:rsidRDefault="00726460" w:rsidP="00524538">
            <w:pPr>
              <w:pStyle w:val="TableParagraph"/>
              <w:rPr>
                <w:sz w:val="20"/>
              </w:rPr>
            </w:pPr>
          </w:p>
        </w:tc>
        <w:tc>
          <w:tcPr>
            <w:tcW w:w="900" w:type="dxa"/>
          </w:tcPr>
          <w:p w14:paraId="296C3A84" w14:textId="77777777" w:rsidR="00726460" w:rsidRDefault="00726460" w:rsidP="00524538">
            <w:pPr>
              <w:pStyle w:val="TableParagraph"/>
              <w:rPr>
                <w:sz w:val="20"/>
              </w:rPr>
            </w:pPr>
          </w:p>
        </w:tc>
        <w:tc>
          <w:tcPr>
            <w:tcW w:w="900" w:type="dxa"/>
          </w:tcPr>
          <w:p w14:paraId="380D991E" w14:textId="77777777" w:rsidR="00726460" w:rsidRDefault="00726460" w:rsidP="00524538">
            <w:pPr>
              <w:pStyle w:val="TableParagraph"/>
              <w:rPr>
                <w:sz w:val="20"/>
              </w:rPr>
            </w:pPr>
          </w:p>
        </w:tc>
        <w:tc>
          <w:tcPr>
            <w:tcW w:w="990" w:type="dxa"/>
          </w:tcPr>
          <w:p w14:paraId="7CB7F274" w14:textId="77777777" w:rsidR="00726460" w:rsidRDefault="00726460" w:rsidP="00524538">
            <w:pPr>
              <w:pStyle w:val="TableParagraph"/>
              <w:rPr>
                <w:sz w:val="20"/>
              </w:rPr>
            </w:pPr>
          </w:p>
        </w:tc>
      </w:tr>
      <w:tr w:rsidR="00726460" w14:paraId="44E04404" w14:textId="77777777" w:rsidTr="00524538">
        <w:trPr>
          <w:trHeight w:val="275"/>
        </w:trPr>
        <w:tc>
          <w:tcPr>
            <w:tcW w:w="558" w:type="dxa"/>
          </w:tcPr>
          <w:p w14:paraId="4119CE75" w14:textId="77777777" w:rsidR="00726460" w:rsidRDefault="00726460" w:rsidP="00524538">
            <w:pPr>
              <w:pStyle w:val="TableParagraph"/>
              <w:rPr>
                <w:sz w:val="20"/>
              </w:rPr>
            </w:pPr>
          </w:p>
        </w:tc>
        <w:tc>
          <w:tcPr>
            <w:tcW w:w="720" w:type="dxa"/>
          </w:tcPr>
          <w:p w14:paraId="161224F0" w14:textId="77777777" w:rsidR="00726460" w:rsidRDefault="00726460" w:rsidP="00524538">
            <w:pPr>
              <w:pStyle w:val="TableParagraph"/>
              <w:rPr>
                <w:sz w:val="20"/>
              </w:rPr>
            </w:pPr>
          </w:p>
        </w:tc>
        <w:tc>
          <w:tcPr>
            <w:tcW w:w="1080" w:type="dxa"/>
          </w:tcPr>
          <w:p w14:paraId="511FDB23" w14:textId="77777777" w:rsidR="00726460" w:rsidRDefault="00726460" w:rsidP="00524538">
            <w:pPr>
              <w:pStyle w:val="TableParagraph"/>
              <w:rPr>
                <w:sz w:val="20"/>
              </w:rPr>
            </w:pPr>
          </w:p>
        </w:tc>
        <w:tc>
          <w:tcPr>
            <w:tcW w:w="900" w:type="dxa"/>
          </w:tcPr>
          <w:p w14:paraId="4E26A049" w14:textId="77777777" w:rsidR="00726460" w:rsidRDefault="00726460" w:rsidP="00524538">
            <w:pPr>
              <w:pStyle w:val="TableParagraph"/>
              <w:rPr>
                <w:sz w:val="20"/>
              </w:rPr>
            </w:pPr>
          </w:p>
        </w:tc>
        <w:tc>
          <w:tcPr>
            <w:tcW w:w="1350" w:type="dxa"/>
          </w:tcPr>
          <w:p w14:paraId="3ADFF0CE" w14:textId="77777777" w:rsidR="00726460" w:rsidRDefault="00726460" w:rsidP="00524538">
            <w:pPr>
              <w:pStyle w:val="TableParagraph"/>
              <w:rPr>
                <w:sz w:val="20"/>
              </w:rPr>
            </w:pPr>
          </w:p>
        </w:tc>
        <w:tc>
          <w:tcPr>
            <w:tcW w:w="720" w:type="dxa"/>
          </w:tcPr>
          <w:p w14:paraId="3C25D1F9" w14:textId="77777777" w:rsidR="00726460" w:rsidRDefault="00726460" w:rsidP="00524538">
            <w:pPr>
              <w:pStyle w:val="TableParagraph"/>
              <w:rPr>
                <w:sz w:val="20"/>
              </w:rPr>
            </w:pPr>
          </w:p>
        </w:tc>
        <w:tc>
          <w:tcPr>
            <w:tcW w:w="1800" w:type="dxa"/>
          </w:tcPr>
          <w:p w14:paraId="11F50DB5" w14:textId="77777777" w:rsidR="00726460" w:rsidRDefault="00726460" w:rsidP="00524538">
            <w:pPr>
              <w:pStyle w:val="TableParagraph"/>
              <w:rPr>
                <w:sz w:val="20"/>
              </w:rPr>
            </w:pPr>
          </w:p>
        </w:tc>
        <w:tc>
          <w:tcPr>
            <w:tcW w:w="900" w:type="dxa"/>
          </w:tcPr>
          <w:p w14:paraId="011BA0D7" w14:textId="77777777" w:rsidR="00726460" w:rsidRDefault="00726460" w:rsidP="00524538">
            <w:pPr>
              <w:pStyle w:val="TableParagraph"/>
              <w:rPr>
                <w:sz w:val="20"/>
              </w:rPr>
            </w:pPr>
          </w:p>
        </w:tc>
        <w:tc>
          <w:tcPr>
            <w:tcW w:w="900" w:type="dxa"/>
          </w:tcPr>
          <w:p w14:paraId="1BF6018B" w14:textId="77777777" w:rsidR="00726460" w:rsidRDefault="00726460" w:rsidP="00524538">
            <w:pPr>
              <w:pStyle w:val="TableParagraph"/>
              <w:rPr>
                <w:sz w:val="20"/>
              </w:rPr>
            </w:pPr>
          </w:p>
        </w:tc>
        <w:tc>
          <w:tcPr>
            <w:tcW w:w="990" w:type="dxa"/>
          </w:tcPr>
          <w:p w14:paraId="47A5F622" w14:textId="77777777" w:rsidR="00726460" w:rsidRDefault="00726460" w:rsidP="00524538">
            <w:pPr>
              <w:pStyle w:val="TableParagraph"/>
              <w:rPr>
                <w:sz w:val="20"/>
              </w:rPr>
            </w:pPr>
          </w:p>
        </w:tc>
      </w:tr>
      <w:tr w:rsidR="00726460" w14:paraId="4150642D" w14:textId="77777777" w:rsidTr="00524538">
        <w:trPr>
          <w:trHeight w:val="276"/>
        </w:trPr>
        <w:tc>
          <w:tcPr>
            <w:tcW w:w="558" w:type="dxa"/>
          </w:tcPr>
          <w:p w14:paraId="6A9E1E86" w14:textId="77777777" w:rsidR="00726460" w:rsidRDefault="00726460" w:rsidP="00524538">
            <w:pPr>
              <w:pStyle w:val="TableParagraph"/>
              <w:rPr>
                <w:sz w:val="20"/>
              </w:rPr>
            </w:pPr>
          </w:p>
        </w:tc>
        <w:tc>
          <w:tcPr>
            <w:tcW w:w="720" w:type="dxa"/>
          </w:tcPr>
          <w:p w14:paraId="4F05E90C" w14:textId="77777777" w:rsidR="00726460" w:rsidRDefault="00726460" w:rsidP="00524538">
            <w:pPr>
              <w:pStyle w:val="TableParagraph"/>
              <w:rPr>
                <w:sz w:val="20"/>
              </w:rPr>
            </w:pPr>
          </w:p>
        </w:tc>
        <w:tc>
          <w:tcPr>
            <w:tcW w:w="1080" w:type="dxa"/>
          </w:tcPr>
          <w:p w14:paraId="30CA608E" w14:textId="77777777" w:rsidR="00726460" w:rsidRDefault="00726460" w:rsidP="00524538">
            <w:pPr>
              <w:pStyle w:val="TableParagraph"/>
              <w:rPr>
                <w:sz w:val="20"/>
              </w:rPr>
            </w:pPr>
          </w:p>
        </w:tc>
        <w:tc>
          <w:tcPr>
            <w:tcW w:w="900" w:type="dxa"/>
          </w:tcPr>
          <w:p w14:paraId="5EE6F057" w14:textId="77777777" w:rsidR="00726460" w:rsidRDefault="00726460" w:rsidP="00524538">
            <w:pPr>
              <w:pStyle w:val="TableParagraph"/>
              <w:rPr>
                <w:sz w:val="20"/>
              </w:rPr>
            </w:pPr>
          </w:p>
        </w:tc>
        <w:tc>
          <w:tcPr>
            <w:tcW w:w="1350" w:type="dxa"/>
          </w:tcPr>
          <w:p w14:paraId="5C9F21C1" w14:textId="77777777" w:rsidR="00726460" w:rsidRDefault="00726460" w:rsidP="00524538">
            <w:pPr>
              <w:pStyle w:val="TableParagraph"/>
              <w:rPr>
                <w:sz w:val="20"/>
              </w:rPr>
            </w:pPr>
          </w:p>
        </w:tc>
        <w:tc>
          <w:tcPr>
            <w:tcW w:w="720" w:type="dxa"/>
          </w:tcPr>
          <w:p w14:paraId="5FDED562" w14:textId="77777777" w:rsidR="00726460" w:rsidRDefault="00726460" w:rsidP="00524538">
            <w:pPr>
              <w:pStyle w:val="TableParagraph"/>
              <w:rPr>
                <w:sz w:val="20"/>
              </w:rPr>
            </w:pPr>
          </w:p>
        </w:tc>
        <w:tc>
          <w:tcPr>
            <w:tcW w:w="1800" w:type="dxa"/>
          </w:tcPr>
          <w:p w14:paraId="02ACFC81" w14:textId="77777777" w:rsidR="00726460" w:rsidRDefault="00726460" w:rsidP="00524538">
            <w:pPr>
              <w:pStyle w:val="TableParagraph"/>
              <w:rPr>
                <w:sz w:val="20"/>
              </w:rPr>
            </w:pPr>
          </w:p>
        </w:tc>
        <w:tc>
          <w:tcPr>
            <w:tcW w:w="900" w:type="dxa"/>
          </w:tcPr>
          <w:p w14:paraId="415F838E" w14:textId="77777777" w:rsidR="00726460" w:rsidRDefault="00726460" w:rsidP="00524538">
            <w:pPr>
              <w:pStyle w:val="TableParagraph"/>
              <w:rPr>
                <w:sz w:val="20"/>
              </w:rPr>
            </w:pPr>
          </w:p>
        </w:tc>
        <w:tc>
          <w:tcPr>
            <w:tcW w:w="900" w:type="dxa"/>
          </w:tcPr>
          <w:p w14:paraId="0846BC41" w14:textId="77777777" w:rsidR="00726460" w:rsidRDefault="00726460" w:rsidP="00524538">
            <w:pPr>
              <w:pStyle w:val="TableParagraph"/>
              <w:rPr>
                <w:sz w:val="20"/>
              </w:rPr>
            </w:pPr>
          </w:p>
        </w:tc>
        <w:tc>
          <w:tcPr>
            <w:tcW w:w="990" w:type="dxa"/>
          </w:tcPr>
          <w:p w14:paraId="1CB0AFAE" w14:textId="77777777" w:rsidR="00726460" w:rsidRDefault="00726460" w:rsidP="00524538">
            <w:pPr>
              <w:pStyle w:val="TableParagraph"/>
              <w:rPr>
                <w:sz w:val="20"/>
              </w:rPr>
            </w:pPr>
          </w:p>
        </w:tc>
      </w:tr>
      <w:tr w:rsidR="00726460" w14:paraId="3E1B382A" w14:textId="77777777" w:rsidTr="00524538">
        <w:trPr>
          <w:trHeight w:val="275"/>
        </w:trPr>
        <w:tc>
          <w:tcPr>
            <w:tcW w:w="558" w:type="dxa"/>
          </w:tcPr>
          <w:p w14:paraId="441FF481" w14:textId="77777777" w:rsidR="00726460" w:rsidRDefault="00726460" w:rsidP="00524538">
            <w:pPr>
              <w:pStyle w:val="TableParagraph"/>
              <w:rPr>
                <w:sz w:val="20"/>
              </w:rPr>
            </w:pPr>
          </w:p>
        </w:tc>
        <w:tc>
          <w:tcPr>
            <w:tcW w:w="720" w:type="dxa"/>
          </w:tcPr>
          <w:p w14:paraId="18F3D0C2" w14:textId="77777777" w:rsidR="00726460" w:rsidRDefault="00726460" w:rsidP="00524538">
            <w:pPr>
              <w:pStyle w:val="TableParagraph"/>
              <w:rPr>
                <w:sz w:val="20"/>
              </w:rPr>
            </w:pPr>
          </w:p>
        </w:tc>
        <w:tc>
          <w:tcPr>
            <w:tcW w:w="1080" w:type="dxa"/>
          </w:tcPr>
          <w:p w14:paraId="5C9C586C" w14:textId="77777777" w:rsidR="00726460" w:rsidRDefault="00726460" w:rsidP="00524538">
            <w:pPr>
              <w:pStyle w:val="TableParagraph"/>
              <w:rPr>
                <w:sz w:val="20"/>
              </w:rPr>
            </w:pPr>
          </w:p>
        </w:tc>
        <w:tc>
          <w:tcPr>
            <w:tcW w:w="900" w:type="dxa"/>
          </w:tcPr>
          <w:p w14:paraId="74F91F0B" w14:textId="77777777" w:rsidR="00726460" w:rsidRDefault="00726460" w:rsidP="00524538">
            <w:pPr>
              <w:pStyle w:val="TableParagraph"/>
              <w:rPr>
                <w:sz w:val="20"/>
              </w:rPr>
            </w:pPr>
          </w:p>
        </w:tc>
        <w:tc>
          <w:tcPr>
            <w:tcW w:w="1350" w:type="dxa"/>
          </w:tcPr>
          <w:p w14:paraId="1428D3D9" w14:textId="77777777" w:rsidR="00726460" w:rsidRDefault="00726460" w:rsidP="00524538">
            <w:pPr>
              <w:pStyle w:val="TableParagraph"/>
              <w:rPr>
                <w:sz w:val="20"/>
              </w:rPr>
            </w:pPr>
          </w:p>
        </w:tc>
        <w:tc>
          <w:tcPr>
            <w:tcW w:w="720" w:type="dxa"/>
          </w:tcPr>
          <w:p w14:paraId="7D53E034" w14:textId="77777777" w:rsidR="00726460" w:rsidRDefault="00726460" w:rsidP="00524538">
            <w:pPr>
              <w:pStyle w:val="TableParagraph"/>
              <w:rPr>
                <w:sz w:val="20"/>
              </w:rPr>
            </w:pPr>
          </w:p>
        </w:tc>
        <w:tc>
          <w:tcPr>
            <w:tcW w:w="1800" w:type="dxa"/>
          </w:tcPr>
          <w:p w14:paraId="15CD29D2" w14:textId="77777777" w:rsidR="00726460" w:rsidRDefault="00726460" w:rsidP="00524538">
            <w:pPr>
              <w:pStyle w:val="TableParagraph"/>
              <w:rPr>
                <w:sz w:val="20"/>
              </w:rPr>
            </w:pPr>
          </w:p>
        </w:tc>
        <w:tc>
          <w:tcPr>
            <w:tcW w:w="900" w:type="dxa"/>
          </w:tcPr>
          <w:p w14:paraId="7ACA2BBC" w14:textId="77777777" w:rsidR="00726460" w:rsidRDefault="00726460" w:rsidP="00524538">
            <w:pPr>
              <w:pStyle w:val="TableParagraph"/>
              <w:rPr>
                <w:sz w:val="20"/>
              </w:rPr>
            </w:pPr>
          </w:p>
        </w:tc>
        <w:tc>
          <w:tcPr>
            <w:tcW w:w="900" w:type="dxa"/>
          </w:tcPr>
          <w:p w14:paraId="38FCD252" w14:textId="77777777" w:rsidR="00726460" w:rsidRDefault="00726460" w:rsidP="00524538">
            <w:pPr>
              <w:pStyle w:val="TableParagraph"/>
              <w:rPr>
                <w:sz w:val="20"/>
              </w:rPr>
            </w:pPr>
          </w:p>
        </w:tc>
        <w:tc>
          <w:tcPr>
            <w:tcW w:w="990" w:type="dxa"/>
          </w:tcPr>
          <w:p w14:paraId="561D538D" w14:textId="77777777" w:rsidR="00726460" w:rsidRDefault="00726460" w:rsidP="00524538">
            <w:pPr>
              <w:pStyle w:val="TableParagraph"/>
              <w:rPr>
                <w:sz w:val="20"/>
              </w:rPr>
            </w:pPr>
          </w:p>
        </w:tc>
      </w:tr>
    </w:tbl>
    <w:p w14:paraId="35468B56" w14:textId="77777777" w:rsidR="00726460" w:rsidRDefault="00726460" w:rsidP="00726460">
      <w:pPr>
        <w:rPr>
          <w:sz w:val="20"/>
        </w:rPr>
        <w:sectPr w:rsidR="00726460">
          <w:headerReference w:type="default" r:id="rId51"/>
          <w:footerReference w:type="default" r:id="rId52"/>
          <w:pgSz w:w="11900" w:h="16840"/>
          <w:pgMar w:top="1540" w:right="420" w:bottom="940" w:left="620" w:header="929" w:footer="744" w:gutter="0"/>
          <w:cols w:space="720"/>
        </w:sectPr>
      </w:pPr>
    </w:p>
    <w:p w14:paraId="6E5C212E" w14:textId="77777777" w:rsidR="00726460" w:rsidRDefault="00726460" w:rsidP="00726460">
      <w:pPr>
        <w:pStyle w:val="BodyText"/>
        <w:spacing w:before="9"/>
        <w:rPr>
          <w:sz w:val="16"/>
        </w:rPr>
      </w:pPr>
    </w:p>
    <w:p w14:paraId="5F71D1BA" w14:textId="77777777" w:rsidR="00726460" w:rsidRPr="005E22D9" w:rsidRDefault="00726460" w:rsidP="005E22D9">
      <w:pPr>
        <w:pStyle w:val="AppendixSubheadings"/>
        <w:jc w:val="center"/>
        <w:rPr>
          <w:b/>
          <w:sz w:val="24"/>
          <w:szCs w:val="24"/>
        </w:rPr>
      </w:pPr>
      <w:bookmarkStart w:id="267" w:name="Appendix_G"/>
      <w:bookmarkStart w:id="268" w:name="_bookmark40"/>
      <w:bookmarkEnd w:id="267"/>
      <w:bookmarkEnd w:id="268"/>
      <w:r w:rsidRPr="005E22D9">
        <w:rPr>
          <w:b/>
          <w:sz w:val="24"/>
          <w:szCs w:val="24"/>
        </w:rPr>
        <w:t>Appendix G</w:t>
      </w:r>
    </w:p>
    <w:p w14:paraId="2C87BBB1" w14:textId="29264036" w:rsidR="00726460" w:rsidRPr="005E22D9" w:rsidRDefault="00726460" w:rsidP="005E22D9">
      <w:pPr>
        <w:pStyle w:val="AppendixSubheadings"/>
        <w:jc w:val="center"/>
        <w:rPr>
          <w:b/>
          <w:sz w:val="24"/>
          <w:szCs w:val="24"/>
        </w:rPr>
      </w:pPr>
      <w:r w:rsidRPr="005E22D9">
        <w:rPr>
          <w:b/>
          <w:sz w:val="24"/>
          <w:szCs w:val="24"/>
        </w:rPr>
        <w:t>S</w:t>
      </w:r>
      <w:r w:rsidR="00361ED1" w:rsidRPr="005E22D9">
        <w:rPr>
          <w:b/>
          <w:sz w:val="24"/>
          <w:szCs w:val="24"/>
        </w:rPr>
        <w:t>tream</w:t>
      </w:r>
      <w:r w:rsidRPr="005E22D9">
        <w:rPr>
          <w:b/>
          <w:sz w:val="24"/>
          <w:szCs w:val="24"/>
        </w:rPr>
        <w:t xml:space="preserve"> T</w:t>
      </w:r>
      <w:r w:rsidR="00361ED1" w:rsidRPr="005E22D9">
        <w:rPr>
          <w:b/>
          <w:sz w:val="24"/>
          <w:szCs w:val="24"/>
        </w:rPr>
        <w:t>emperature</w:t>
      </w:r>
      <w:r w:rsidRPr="005E22D9">
        <w:rPr>
          <w:b/>
          <w:sz w:val="24"/>
          <w:szCs w:val="24"/>
        </w:rPr>
        <w:t xml:space="preserve"> M</w:t>
      </w:r>
      <w:r w:rsidR="00361ED1" w:rsidRPr="005E22D9">
        <w:rPr>
          <w:b/>
          <w:sz w:val="24"/>
          <w:szCs w:val="24"/>
        </w:rPr>
        <w:t>onitoring</w:t>
      </w:r>
      <w:r w:rsidRPr="005E22D9">
        <w:rPr>
          <w:b/>
          <w:sz w:val="24"/>
          <w:szCs w:val="24"/>
        </w:rPr>
        <w:t xml:space="preserve"> F</w:t>
      </w:r>
      <w:r w:rsidR="00361ED1" w:rsidRPr="005E22D9">
        <w:rPr>
          <w:b/>
          <w:sz w:val="24"/>
          <w:szCs w:val="24"/>
        </w:rPr>
        <w:t>ield</w:t>
      </w:r>
      <w:r w:rsidRPr="005E22D9">
        <w:rPr>
          <w:b/>
          <w:sz w:val="24"/>
          <w:szCs w:val="24"/>
        </w:rPr>
        <w:t xml:space="preserve"> </w:t>
      </w:r>
      <w:r w:rsidR="00361ED1" w:rsidRPr="005E22D9">
        <w:rPr>
          <w:b/>
          <w:sz w:val="24"/>
          <w:szCs w:val="24"/>
        </w:rPr>
        <w:t>Data</w:t>
      </w:r>
      <w:r w:rsidRPr="005E22D9">
        <w:rPr>
          <w:b/>
          <w:sz w:val="24"/>
          <w:szCs w:val="24"/>
        </w:rPr>
        <w:t xml:space="preserve"> S</w:t>
      </w:r>
      <w:r w:rsidR="00361ED1" w:rsidRPr="005E22D9">
        <w:rPr>
          <w:b/>
          <w:sz w:val="24"/>
          <w:szCs w:val="24"/>
        </w:rPr>
        <w:t>heet</w:t>
      </w:r>
    </w:p>
    <w:p w14:paraId="6E383716" w14:textId="77777777" w:rsidR="00726460" w:rsidRDefault="00726460" w:rsidP="00726460">
      <w:pPr>
        <w:pStyle w:val="BodyText"/>
        <w:rPr>
          <w:b/>
          <w:sz w:val="36"/>
        </w:rPr>
      </w:pPr>
    </w:p>
    <w:p w14:paraId="7DA63343" w14:textId="77777777" w:rsidR="00726460" w:rsidRDefault="00726460" w:rsidP="00726460">
      <w:pPr>
        <w:ind w:left="532"/>
        <w:rPr>
          <w:b/>
          <w:sz w:val="24"/>
        </w:rPr>
      </w:pPr>
      <w:r>
        <w:rPr>
          <w:b/>
          <w:sz w:val="24"/>
        </w:rPr>
        <w:t>Stream Information</w:t>
      </w:r>
    </w:p>
    <w:p w14:paraId="6C097D4F" w14:textId="77777777" w:rsidR="00726460" w:rsidRDefault="00726460" w:rsidP="00726460">
      <w:pPr>
        <w:pStyle w:val="BodyText"/>
        <w:spacing w:before="136"/>
        <w:ind w:left="532"/>
      </w:pPr>
      <w:r>
        <w:t>Stream Name:</w:t>
      </w:r>
    </w:p>
    <w:p w14:paraId="43193629" w14:textId="77777777" w:rsidR="00726460" w:rsidRDefault="00726460" w:rsidP="00726460">
      <w:pPr>
        <w:pStyle w:val="BodyText"/>
        <w:rPr>
          <w:sz w:val="20"/>
        </w:rPr>
      </w:pPr>
    </w:p>
    <w:p w14:paraId="393FA37A" w14:textId="77777777" w:rsidR="00726460" w:rsidRDefault="00726460" w:rsidP="00726460">
      <w:pPr>
        <w:pStyle w:val="BodyText"/>
        <w:spacing w:before="8"/>
        <w:rPr>
          <w:sz w:val="11"/>
        </w:rPr>
      </w:pPr>
      <w:r>
        <w:rPr>
          <w:noProof/>
        </w:rPr>
        <mc:AlternateContent>
          <mc:Choice Requires="wps">
            <w:drawing>
              <wp:anchor distT="0" distB="0" distL="0" distR="0" simplePos="0" relativeHeight="251688960" behindDoc="1" locked="0" layoutInCell="1" allowOverlap="1" wp14:anchorId="74BAF37D" wp14:editId="431C0469">
                <wp:simplePos x="0" y="0"/>
                <wp:positionH relativeFrom="page">
                  <wp:posOffset>731520</wp:posOffset>
                </wp:positionH>
                <wp:positionV relativeFrom="paragraph">
                  <wp:posOffset>113665</wp:posOffset>
                </wp:positionV>
                <wp:extent cx="5334000" cy="1270"/>
                <wp:effectExtent l="0" t="0" r="0" b="0"/>
                <wp:wrapTopAndBottom/>
                <wp:docPr id="57"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00" cy="1270"/>
                        </a:xfrm>
                        <a:custGeom>
                          <a:avLst/>
                          <a:gdLst>
                            <a:gd name="T0" fmla="+- 0 1152 1152"/>
                            <a:gd name="T1" fmla="*/ T0 w 8400"/>
                            <a:gd name="T2" fmla="+- 0 9552 1152"/>
                            <a:gd name="T3" fmla="*/ T2 w 8400"/>
                          </a:gdLst>
                          <a:ahLst/>
                          <a:cxnLst>
                            <a:cxn ang="0">
                              <a:pos x="T1" y="0"/>
                            </a:cxn>
                            <a:cxn ang="0">
                              <a:pos x="T3" y="0"/>
                            </a:cxn>
                          </a:cxnLst>
                          <a:rect l="0" t="0" r="r" b="b"/>
                          <a:pathLst>
                            <a:path w="8400">
                              <a:moveTo>
                                <a:pt x="0" y="0"/>
                              </a:moveTo>
                              <a:lnTo>
                                <a:pt x="8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52E8" id="Freeform 12" o:spid="_x0000_s1026" style="position:absolute;margin-left:57.6pt;margin-top:8.95pt;width:420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" path="m,l8400,e" filled="f" strokeweight=".48pt">
                <v:path arrowok="t" o:connecttype="custom" o:connectlocs="0,0;5334000,0" o:connectangles="0,0"/>
                <w10:wrap type="topAndBottom" anchorx="page"/>
              </v:shape>
            </w:pict>
          </mc:Fallback>
        </mc:AlternateContent>
      </w:r>
    </w:p>
    <w:p w14:paraId="596F5E54" w14:textId="77777777" w:rsidR="00726460" w:rsidRDefault="00726460" w:rsidP="00726460">
      <w:pPr>
        <w:pStyle w:val="BodyText"/>
        <w:tabs>
          <w:tab w:val="left" w:pos="9531"/>
        </w:tabs>
        <w:spacing w:before="109" w:line="360" w:lineRule="auto"/>
        <w:ind w:left="532" w:right="1320"/>
      </w:pPr>
      <w:r>
        <w:t>Field</w:t>
      </w:r>
      <w:r>
        <w:rPr>
          <w:spacing w:val="-3"/>
        </w:rPr>
        <w:t xml:space="preserve"> </w:t>
      </w:r>
      <w:r>
        <w:t>Crew:</w:t>
      </w:r>
      <w:r>
        <w:rPr>
          <w:spacing w:val="-1"/>
        </w:rPr>
        <w:t xml:space="preserve"> </w:t>
      </w:r>
      <w:r>
        <w:rPr>
          <w:u w:val="single"/>
        </w:rPr>
        <w:t xml:space="preserve"> </w:t>
      </w:r>
      <w:r>
        <w:rPr>
          <w:u w:val="single"/>
        </w:rPr>
        <w:tab/>
      </w:r>
      <w:r>
        <w:t xml:space="preserve"> Partner</w:t>
      </w:r>
      <w:r>
        <w:rPr>
          <w:spacing w:val="-1"/>
        </w:rPr>
        <w:t xml:space="preserve"> </w:t>
      </w:r>
      <w:r>
        <w:t>Organization:</w:t>
      </w:r>
    </w:p>
    <w:p w14:paraId="2082A2A5" w14:textId="77777777" w:rsidR="00726460" w:rsidRDefault="00726460" w:rsidP="00726460">
      <w:pPr>
        <w:pStyle w:val="BodyText"/>
        <w:spacing w:before="8"/>
        <w:rPr>
          <w:sz w:val="19"/>
        </w:rPr>
      </w:pPr>
      <w:r>
        <w:rPr>
          <w:noProof/>
        </w:rPr>
        <mc:AlternateContent>
          <mc:Choice Requires="wps">
            <w:drawing>
              <wp:anchor distT="0" distB="0" distL="0" distR="0" simplePos="0" relativeHeight="251689984" behindDoc="1" locked="0" layoutInCell="1" allowOverlap="1" wp14:anchorId="24E20FAE" wp14:editId="0F805065">
                <wp:simplePos x="0" y="0"/>
                <wp:positionH relativeFrom="page">
                  <wp:posOffset>731520</wp:posOffset>
                </wp:positionH>
                <wp:positionV relativeFrom="paragraph">
                  <wp:posOffset>172085</wp:posOffset>
                </wp:positionV>
                <wp:extent cx="5181600" cy="1270"/>
                <wp:effectExtent l="0" t="0" r="0" b="0"/>
                <wp:wrapTopAndBottom/>
                <wp:docPr id="56"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81600" cy="1270"/>
                        </a:xfrm>
                        <a:custGeom>
                          <a:avLst/>
                          <a:gdLst>
                            <a:gd name="T0" fmla="+- 0 1152 1152"/>
                            <a:gd name="T1" fmla="*/ T0 w 8160"/>
                            <a:gd name="T2" fmla="+- 0 9312 1152"/>
                            <a:gd name="T3" fmla="*/ T2 w 8160"/>
                          </a:gdLst>
                          <a:ahLst/>
                          <a:cxnLst>
                            <a:cxn ang="0">
                              <a:pos x="T1" y="0"/>
                            </a:cxn>
                            <a:cxn ang="0">
                              <a:pos x="T3" y="0"/>
                            </a:cxn>
                          </a:cxnLst>
                          <a:rect l="0" t="0" r="r" b="b"/>
                          <a:pathLst>
                            <a:path w="8160">
                              <a:moveTo>
                                <a:pt x="0" y="0"/>
                              </a:moveTo>
                              <a:lnTo>
                                <a:pt x="816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BA60F6" id="Freeform 11" o:spid="_x0000_s1026" style="position:absolute;margin-left:57.6pt;margin-top:13.55pt;width:408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1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" path="m,l8160,e" filled="f" strokeweight=".48pt">
                <v:path arrowok="t" o:connecttype="custom" o:connectlocs="0,0;5181600,0" o:connectangles="0,0"/>
                <w10:wrap type="topAndBottom" anchorx="page"/>
              </v:shape>
            </w:pict>
          </mc:Fallback>
        </mc:AlternateContent>
      </w:r>
    </w:p>
    <w:p w14:paraId="4EA65D85" w14:textId="77777777" w:rsidR="00726460" w:rsidRDefault="00726460" w:rsidP="00726460">
      <w:pPr>
        <w:pStyle w:val="BodyText"/>
        <w:spacing w:before="109"/>
        <w:ind w:left="532"/>
      </w:pPr>
      <w:r>
        <w:t>Site Description/Directions:</w:t>
      </w:r>
    </w:p>
    <w:p w14:paraId="5F5E9F64" w14:textId="77777777" w:rsidR="00726460" w:rsidRDefault="00726460" w:rsidP="00726460">
      <w:pPr>
        <w:pStyle w:val="BodyText"/>
        <w:rPr>
          <w:sz w:val="20"/>
        </w:rPr>
      </w:pPr>
    </w:p>
    <w:p w14:paraId="4C15A4A1" w14:textId="77777777" w:rsidR="00726460" w:rsidRDefault="00726460" w:rsidP="00726460">
      <w:pPr>
        <w:pStyle w:val="BodyText"/>
        <w:spacing w:before="8"/>
        <w:rPr>
          <w:sz w:val="11"/>
        </w:rPr>
      </w:pPr>
      <w:r>
        <w:rPr>
          <w:noProof/>
        </w:rPr>
        <mc:AlternateContent>
          <mc:Choice Requires="wps">
            <w:drawing>
              <wp:anchor distT="0" distB="0" distL="0" distR="0" simplePos="0" relativeHeight="251691008" behindDoc="1" locked="0" layoutInCell="1" allowOverlap="1" wp14:anchorId="4898DF6C" wp14:editId="2BC01CEF">
                <wp:simplePos x="0" y="0"/>
                <wp:positionH relativeFrom="page">
                  <wp:posOffset>731520</wp:posOffset>
                </wp:positionH>
                <wp:positionV relativeFrom="paragraph">
                  <wp:posOffset>113665</wp:posOffset>
                </wp:positionV>
                <wp:extent cx="6019800" cy="1270"/>
                <wp:effectExtent l="0" t="0" r="0" b="0"/>
                <wp:wrapTopAndBottom/>
                <wp:docPr id="55"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2AF9FF" id="Freeform 10" o:spid="_x0000_s1026" style="position:absolute;margin-left:57.6pt;margin-top:8.95pt;width:474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0422C97B" wp14:editId="45982031">
                <wp:simplePos x="0" y="0"/>
                <wp:positionH relativeFrom="page">
                  <wp:posOffset>731520</wp:posOffset>
                </wp:positionH>
                <wp:positionV relativeFrom="paragraph">
                  <wp:posOffset>376555</wp:posOffset>
                </wp:positionV>
                <wp:extent cx="6019800" cy="1270"/>
                <wp:effectExtent l="0" t="0" r="0" b="0"/>
                <wp:wrapTopAndBottom/>
                <wp:docPr id="5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19800" cy="1270"/>
                        </a:xfrm>
                        <a:custGeom>
                          <a:avLst/>
                          <a:gdLst>
                            <a:gd name="T0" fmla="+- 0 1152 1152"/>
                            <a:gd name="T1" fmla="*/ T0 w 9480"/>
                            <a:gd name="T2" fmla="+- 0 10632 1152"/>
                            <a:gd name="T3" fmla="*/ T2 w 9480"/>
                          </a:gdLst>
                          <a:ahLst/>
                          <a:cxnLst>
                            <a:cxn ang="0">
                              <a:pos x="T1" y="0"/>
                            </a:cxn>
                            <a:cxn ang="0">
                              <a:pos x="T3" y="0"/>
                            </a:cxn>
                          </a:cxnLst>
                          <a:rect l="0" t="0" r="r" b="b"/>
                          <a:pathLst>
                            <a:path w="9480">
                              <a:moveTo>
                                <a:pt x="0" y="0"/>
                              </a:moveTo>
                              <a:lnTo>
                                <a:pt x="948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01F84" id="Freeform 9" o:spid="_x0000_s1026" style="position:absolute;margin-left:57.6pt;margin-top:29.65pt;width:474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" path="m,l9480,e" filled="f" strokeweight=".48pt">
                <v:path arrowok="t" o:connecttype="custom" o:connectlocs="0,0;6019800,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7817CD97" wp14:editId="4437193C">
                <wp:simplePos x="0" y="0"/>
                <wp:positionH relativeFrom="page">
                  <wp:posOffset>731520</wp:posOffset>
                </wp:positionH>
                <wp:positionV relativeFrom="paragraph">
                  <wp:posOffset>639445</wp:posOffset>
                </wp:positionV>
                <wp:extent cx="3962400" cy="1270"/>
                <wp:effectExtent l="0" t="0" r="0" b="0"/>
                <wp:wrapTopAndBottom/>
                <wp:docPr id="5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270"/>
                        </a:xfrm>
                        <a:custGeom>
                          <a:avLst/>
                          <a:gdLst>
                            <a:gd name="T0" fmla="+- 0 1152 1152"/>
                            <a:gd name="T1" fmla="*/ T0 w 6240"/>
                            <a:gd name="T2" fmla="+- 0 7392 1152"/>
                            <a:gd name="T3" fmla="*/ T2 w 6240"/>
                          </a:gdLst>
                          <a:ahLst/>
                          <a:cxnLst>
                            <a:cxn ang="0">
                              <a:pos x="T1" y="0"/>
                            </a:cxn>
                            <a:cxn ang="0">
                              <a:pos x="T3" y="0"/>
                            </a:cxn>
                          </a:cxnLst>
                          <a:rect l="0" t="0" r="r" b="b"/>
                          <a:pathLst>
                            <a:path w="6240">
                              <a:moveTo>
                                <a:pt x="0" y="0"/>
                              </a:moveTo>
                              <a:lnTo>
                                <a:pt x="624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BE694" id="Freeform 8" o:spid="_x0000_s1026" style="position:absolute;margin-left:57.6pt;margin-top:50.35pt;width:312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2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" path="m,l6240,e" filled="f" strokeweight=".48pt">
                <v:path arrowok="t" o:connecttype="custom" o:connectlocs="0,0;3962400,0" o:connectangles="0,0"/>
                <w10:wrap type="topAndBottom" anchorx="page"/>
              </v:shape>
            </w:pict>
          </mc:Fallback>
        </mc:AlternateContent>
      </w:r>
    </w:p>
    <w:p w14:paraId="7559A481" w14:textId="77777777" w:rsidR="00726460" w:rsidRDefault="00726460" w:rsidP="00726460">
      <w:pPr>
        <w:pStyle w:val="BodyText"/>
        <w:spacing w:before="2"/>
        <w:rPr>
          <w:sz w:val="29"/>
        </w:rPr>
      </w:pPr>
    </w:p>
    <w:p w14:paraId="0B08D7E9" w14:textId="77777777" w:rsidR="00726460" w:rsidRDefault="00726460" w:rsidP="00726460">
      <w:pPr>
        <w:pStyle w:val="BodyText"/>
        <w:spacing w:before="2"/>
        <w:rPr>
          <w:sz w:val="29"/>
        </w:rPr>
      </w:pPr>
    </w:p>
    <w:p w14:paraId="6D4FC09C" w14:textId="77777777" w:rsidR="00726460" w:rsidRDefault="00726460" w:rsidP="00726460">
      <w:pPr>
        <w:pStyle w:val="BodyText"/>
        <w:spacing w:before="1"/>
        <w:rPr>
          <w:sz w:val="6"/>
        </w:rPr>
      </w:pPr>
    </w:p>
    <w:p w14:paraId="279D1F01" w14:textId="77777777" w:rsidR="00726460" w:rsidRDefault="00726460" w:rsidP="00726460">
      <w:pPr>
        <w:rPr>
          <w:sz w:val="6"/>
        </w:rPr>
        <w:sectPr w:rsidR="00726460">
          <w:headerReference w:type="default" r:id="rId53"/>
          <w:footerReference w:type="default" r:id="rId54"/>
          <w:pgSz w:w="11900" w:h="16840"/>
          <w:pgMar w:top="1540" w:right="420" w:bottom="940" w:left="620" w:header="929" w:footer="744" w:gutter="0"/>
          <w:cols w:space="720"/>
        </w:sectPr>
      </w:pPr>
    </w:p>
    <w:p w14:paraId="51BB266E" w14:textId="77777777" w:rsidR="00726460" w:rsidRDefault="00726460" w:rsidP="00726460">
      <w:pPr>
        <w:spacing w:before="41"/>
        <w:ind w:left="532"/>
        <w:rPr>
          <w:b/>
          <w:sz w:val="24"/>
        </w:rPr>
      </w:pPr>
      <w:r>
        <w:rPr>
          <w:b/>
          <w:sz w:val="24"/>
        </w:rPr>
        <w:t>Water Logger Information</w:t>
      </w:r>
    </w:p>
    <w:p w14:paraId="13BE253A" w14:textId="77777777" w:rsidR="00726460" w:rsidRDefault="00726460" w:rsidP="00726460">
      <w:pPr>
        <w:pStyle w:val="BodyText"/>
        <w:tabs>
          <w:tab w:val="left" w:pos="4184"/>
          <w:tab w:val="left" w:pos="4543"/>
        </w:tabs>
        <w:spacing w:before="136" w:line="360" w:lineRule="auto"/>
        <w:ind w:left="532"/>
      </w:pPr>
      <w:r>
        <w:t>Logger</w:t>
      </w:r>
      <w:r>
        <w:rPr>
          <w:spacing w:val="-2"/>
        </w:rPr>
        <w:t xml:space="preserve"> </w:t>
      </w:r>
      <w:r>
        <w:t xml:space="preserve">Type: </w:t>
      </w:r>
      <w:r>
        <w:rPr>
          <w:u w:val="single"/>
        </w:rPr>
        <w:t xml:space="preserve"> </w:t>
      </w:r>
      <w:r>
        <w:rPr>
          <w:u w:val="single"/>
        </w:rPr>
        <w:tab/>
      </w:r>
      <w:r>
        <w:t xml:space="preserve"> Date placed in</w:t>
      </w:r>
      <w:r>
        <w:rPr>
          <w:spacing w:val="-7"/>
        </w:rPr>
        <w:t xml:space="preserve"> </w:t>
      </w:r>
      <w:r>
        <w:t xml:space="preserve">stream: </w:t>
      </w:r>
      <w:r>
        <w:rPr>
          <w:u w:val="single"/>
        </w:rPr>
        <w:t xml:space="preserve"> </w:t>
      </w:r>
      <w:r>
        <w:rPr>
          <w:u w:val="single"/>
        </w:rPr>
        <w:tab/>
      </w:r>
      <w:r>
        <w:rPr>
          <w:u w:val="single"/>
        </w:rPr>
        <w:tab/>
      </w:r>
    </w:p>
    <w:p w14:paraId="00A6DEB1" w14:textId="77777777" w:rsidR="00726460" w:rsidRDefault="00726460" w:rsidP="00726460">
      <w:pPr>
        <w:pStyle w:val="BodyText"/>
        <w:rPr>
          <w:sz w:val="26"/>
        </w:rPr>
      </w:pPr>
      <w:r>
        <w:br w:type="column"/>
      </w:r>
    </w:p>
    <w:p w14:paraId="1CB9DDC2" w14:textId="77777777" w:rsidR="00726460" w:rsidRDefault="00726460" w:rsidP="00726460">
      <w:pPr>
        <w:pStyle w:val="BodyText"/>
        <w:tabs>
          <w:tab w:val="left" w:pos="4213"/>
        </w:tabs>
        <w:spacing w:before="154" w:line="360" w:lineRule="auto"/>
        <w:ind w:left="268" w:right="2014"/>
      </w:pPr>
      <w:r>
        <w:t>Serial</w:t>
      </w:r>
      <w:r>
        <w:rPr>
          <w:spacing w:val="-2"/>
        </w:rPr>
        <w:t xml:space="preserve"> </w:t>
      </w:r>
      <w:r>
        <w:t xml:space="preserve">#: </w:t>
      </w:r>
      <w:r>
        <w:rPr>
          <w:u w:val="single"/>
        </w:rPr>
        <w:t xml:space="preserve"> </w:t>
      </w:r>
      <w:proofErr w:type="gramStart"/>
      <w:r>
        <w:rPr>
          <w:u w:val="single"/>
        </w:rPr>
        <w:tab/>
      </w:r>
      <w:r>
        <w:rPr>
          <w:w w:val="39"/>
          <w:u w:val="single"/>
        </w:rPr>
        <w:t xml:space="preserve"> </w:t>
      </w:r>
      <w:r>
        <w:t xml:space="preserve"> Time</w:t>
      </w:r>
      <w:proofErr w:type="gramEnd"/>
      <w:r>
        <w:t xml:space="preserve"> placed in</w:t>
      </w:r>
      <w:r>
        <w:rPr>
          <w:spacing w:val="-6"/>
        </w:rPr>
        <w:t xml:space="preserve"> </w:t>
      </w:r>
      <w:r>
        <w:t xml:space="preserve">stream: </w:t>
      </w:r>
      <w:r>
        <w:rPr>
          <w:u w:val="single"/>
        </w:rPr>
        <w:t xml:space="preserve"> </w:t>
      </w:r>
      <w:r>
        <w:rPr>
          <w:u w:val="single"/>
        </w:rPr>
        <w:tab/>
      </w:r>
    </w:p>
    <w:p w14:paraId="217D0A76"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544" w:space="40"/>
            <w:col w:w="6276"/>
          </w:cols>
        </w:sectPr>
      </w:pPr>
    </w:p>
    <w:p w14:paraId="55070B93" w14:textId="77777777" w:rsidR="00726460" w:rsidRDefault="00726460" w:rsidP="00726460">
      <w:pPr>
        <w:pStyle w:val="BodyText"/>
        <w:tabs>
          <w:tab w:val="left" w:pos="4977"/>
        </w:tabs>
        <w:ind w:left="532"/>
      </w:pPr>
      <w:r>
        <w:t>Instantaneous water</w:t>
      </w:r>
      <w:r>
        <w:rPr>
          <w:spacing w:val="-9"/>
        </w:rPr>
        <w:t xml:space="preserve"> </w:t>
      </w:r>
      <w:r>
        <w:t xml:space="preserve">temperature: </w:t>
      </w:r>
      <w:r>
        <w:rPr>
          <w:u w:val="single"/>
        </w:rPr>
        <w:t xml:space="preserve"> </w:t>
      </w:r>
      <w:r>
        <w:rPr>
          <w:u w:val="single"/>
        </w:rPr>
        <w:tab/>
      </w:r>
    </w:p>
    <w:p w14:paraId="0A53D92A" w14:textId="77777777" w:rsidR="00726460" w:rsidRDefault="00726460" w:rsidP="00726460">
      <w:pPr>
        <w:spacing w:before="140"/>
        <w:ind w:left="532"/>
        <w:rPr>
          <w:b/>
          <w:sz w:val="24"/>
        </w:rPr>
      </w:pPr>
      <w:r>
        <w:rPr>
          <w:b/>
          <w:sz w:val="24"/>
        </w:rPr>
        <w:t>Air Logger Information</w:t>
      </w:r>
    </w:p>
    <w:p w14:paraId="4DBED874" w14:textId="77777777" w:rsidR="00726460" w:rsidRDefault="00726460" w:rsidP="00726460">
      <w:pPr>
        <w:pStyle w:val="BodyText"/>
        <w:tabs>
          <w:tab w:val="left" w:pos="3965"/>
        </w:tabs>
        <w:ind w:left="532"/>
      </w:pPr>
      <w:r>
        <w:br w:type="column"/>
      </w:r>
      <w:r>
        <w:t>Time of</w:t>
      </w:r>
      <w:r>
        <w:rPr>
          <w:spacing w:val="-5"/>
        </w:rPr>
        <w:t xml:space="preserve"> </w:t>
      </w:r>
      <w:r>
        <w:t xml:space="preserve">measurement: </w:t>
      </w:r>
      <w:r>
        <w:rPr>
          <w:u w:val="single"/>
        </w:rPr>
        <w:t xml:space="preserve"> </w:t>
      </w:r>
      <w:r>
        <w:rPr>
          <w:u w:val="single"/>
        </w:rPr>
        <w:tab/>
      </w:r>
    </w:p>
    <w:p w14:paraId="2D82BCD3" w14:textId="77777777" w:rsidR="00726460" w:rsidRDefault="00726460" w:rsidP="00726460">
      <w:pPr>
        <w:sectPr w:rsidR="00726460">
          <w:type w:val="continuous"/>
          <w:pgSz w:w="11900" w:h="16840"/>
          <w:pgMar w:top="840" w:right="420" w:bottom="280" w:left="620" w:header="720" w:footer="720" w:gutter="0"/>
          <w:cols w:num="2" w:space="720" w:equalWidth="0">
            <w:col w:w="4979" w:space="61"/>
            <w:col w:w="5820"/>
          </w:cols>
        </w:sectPr>
      </w:pPr>
    </w:p>
    <w:p w14:paraId="0B92A699" w14:textId="77777777" w:rsidR="00726460" w:rsidRDefault="00726460" w:rsidP="00726460">
      <w:pPr>
        <w:pStyle w:val="BodyText"/>
        <w:tabs>
          <w:tab w:val="left" w:pos="4322"/>
          <w:tab w:val="left" w:pos="4658"/>
        </w:tabs>
        <w:spacing w:before="136" w:line="360" w:lineRule="auto"/>
        <w:ind w:left="532"/>
      </w:pPr>
      <w:r>
        <w:t>Logger</w:t>
      </w:r>
      <w:r>
        <w:rPr>
          <w:spacing w:val="-2"/>
        </w:rPr>
        <w:t xml:space="preserve"> </w:t>
      </w:r>
      <w:r>
        <w:t>Type</w:t>
      </w:r>
      <w:r>
        <w:rPr>
          <w:u w:val="single"/>
        </w:rPr>
        <w:t xml:space="preserve"> </w:t>
      </w:r>
      <w:r>
        <w:rPr>
          <w:u w:val="single"/>
        </w:rPr>
        <w:tab/>
      </w:r>
      <w:r>
        <w:rPr>
          <w:u w:val="single"/>
        </w:rPr>
        <w:tab/>
      </w:r>
      <w:r>
        <w:t xml:space="preserve"> Date placed in riparian</w:t>
      </w:r>
      <w:r>
        <w:rPr>
          <w:spacing w:val="-8"/>
        </w:rPr>
        <w:t xml:space="preserve"> </w:t>
      </w:r>
      <w:r>
        <w:t xml:space="preserve">zone: </w:t>
      </w:r>
      <w:r>
        <w:rPr>
          <w:u w:val="single"/>
        </w:rPr>
        <w:t xml:space="preserve"> </w:t>
      </w:r>
      <w:r>
        <w:rPr>
          <w:u w:val="single"/>
        </w:rPr>
        <w:tab/>
      </w:r>
    </w:p>
    <w:p w14:paraId="140DFB0D" w14:textId="77777777" w:rsidR="00726460" w:rsidRDefault="00726460" w:rsidP="00726460">
      <w:pPr>
        <w:pStyle w:val="BodyText"/>
        <w:tabs>
          <w:tab w:val="left" w:pos="4139"/>
          <w:tab w:val="left" w:pos="4237"/>
        </w:tabs>
        <w:spacing w:before="136" w:line="360" w:lineRule="auto"/>
        <w:ind w:left="153" w:right="1915"/>
      </w:pPr>
      <w:r>
        <w:br w:type="column"/>
      </w:r>
      <w:r>
        <w:t>Serial</w:t>
      </w:r>
      <w:r>
        <w:rPr>
          <w:spacing w:val="-2"/>
        </w:rPr>
        <w:t xml:space="preserve"> </w:t>
      </w:r>
      <w:r>
        <w:t xml:space="preserve">#: </w:t>
      </w:r>
      <w:r>
        <w:rPr>
          <w:u w:val="single"/>
        </w:rPr>
        <w:t xml:space="preserve"> </w:t>
      </w:r>
      <w:r>
        <w:rPr>
          <w:u w:val="single"/>
        </w:rPr>
        <w:tab/>
      </w:r>
      <w:r>
        <w:t xml:space="preserve"> Time placed in riparian</w:t>
      </w:r>
      <w:r>
        <w:rPr>
          <w:spacing w:val="-7"/>
        </w:rPr>
        <w:t xml:space="preserve"> </w:t>
      </w:r>
      <w:r>
        <w:t xml:space="preserve">zone: </w:t>
      </w:r>
      <w:r>
        <w:rPr>
          <w:u w:val="single"/>
        </w:rPr>
        <w:t xml:space="preserve"> </w:t>
      </w:r>
      <w:r>
        <w:rPr>
          <w:u w:val="single"/>
        </w:rPr>
        <w:tab/>
      </w:r>
      <w:r>
        <w:rPr>
          <w:u w:val="single"/>
        </w:rPr>
        <w:tab/>
      </w:r>
    </w:p>
    <w:p w14:paraId="7764CF6D" w14:textId="77777777" w:rsidR="00726460" w:rsidRDefault="00726460" w:rsidP="00726460">
      <w:pPr>
        <w:spacing w:line="360" w:lineRule="auto"/>
        <w:sectPr w:rsidR="00726460">
          <w:type w:val="continuous"/>
          <w:pgSz w:w="11900" w:h="16840"/>
          <w:pgMar w:top="840" w:right="420" w:bottom="280" w:left="620" w:header="720" w:footer="720" w:gutter="0"/>
          <w:cols w:num="2" w:space="720" w:equalWidth="0">
            <w:col w:w="4659" w:space="40"/>
            <w:col w:w="6161"/>
          </w:cols>
        </w:sectPr>
      </w:pPr>
    </w:p>
    <w:p w14:paraId="71768128" w14:textId="77777777" w:rsidR="00726460" w:rsidRDefault="00726460" w:rsidP="00726460">
      <w:pPr>
        <w:pStyle w:val="BodyText"/>
        <w:tabs>
          <w:tab w:val="left" w:pos="4757"/>
          <w:tab w:val="left" w:pos="8885"/>
        </w:tabs>
        <w:ind w:left="532"/>
      </w:pPr>
      <w:r>
        <w:t>Instantaneous</w:t>
      </w:r>
      <w:r>
        <w:rPr>
          <w:spacing w:val="-2"/>
        </w:rPr>
        <w:t xml:space="preserve"> </w:t>
      </w:r>
      <w:r>
        <w:t>air</w:t>
      </w:r>
      <w:r>
        <w:rPr>
          <w:spacing w:val="-3"/>
        </w:rPr>
        <w:t xml:space="preserve"> </w:t>
      </w:r>
      <w:r>
        <w:t>temperature:</w:t>
      </w:r>
      <w:r>
        <w:rPr>
          <w:u w:val="single"/>
        </w:rPr>
        <w:t xml:space="preserve"> </w:t>
      </w:r>
      <w:r>
        <w:rPr>
          <w:u w:val="single"/>
        </w:rPr>
        <w:tab/>
      </w:r>
      <w:r>
        <w:t>Time of</w:t>
      </w:r>
      <w:r>
        <w:rPr>
          <w:spacing w:val="-5"/>
        </w:rPr>
        <w:t xml:space="preserve"> </w:t>
      </w:r>
      <w:r>
        <w:t xml:space="preserve">measurement: </w:t>
      </w:r>
      <w:r>
        <w:rPr>
          <w:u w:val="single"/>
        </w:rPr>
        <w:t xml:space="preserve"> </w:t>
      </w:r>
      <w:r>
        <w:rPr>
          <w:u w:val="single"/>
        </w:rPr>
        <w:tab/>
      </w:r>
    </w:p>
    <w:p w14:paraId="6A45BF69" w14:textId="77777777" w:rsidR="00726460" w:rsidRDefault="00726460" w:rsidP="00726460">
      <w:pPr>
        <w:spacing w:before="140"/>
        <w:ind w:left="532"/>
        <w:rPr>
          <w:b/>
          <w:sz w:val="24"/>
        </w:rPr>
      </w:pPr>
      <w:r>
        <w:rPr>
          <w:b/>
          <w:sz w:val="24"/>
        </w:rPr>
        <w:t>Site/Reach Information</w:t>
      </w:r>
    </w:p>
    <w:p w14:paraId="10CCFDEF" w14:textId="77777777" w:rsidR="00726460" w:rsidRDefault="00726460" w:rsidP="00726460">
      <w:pPr>
        <w:pStyle w:val="BodyText"/>
        <w:tabs>
          <w:tab w:val="left" w:pos="4851"/>
          <w:tab w:val="left" w:pos="5571"/>
          <w:tab w:val="left" w:pos="6291"/>
          <w:tab w:val="left" w:pos="7011"/>
          <w:tab w:val="left" w:pos="7731"/>
        </w:tabs>
        <w:spacing w:before="136" w:line="360" w:lineRule="auto"/>
        <w:ind w:left="532" w:right="1780"/>
      </w:pPr>
      <w:r>
        <w:t>Habitat type of water logger</w:t>
      </w:r>
      <w:r>
        <w:rPr>
          <w:spacing w:val="-9"/>
        </w:rPr>
        <w:t xml:space="preserve"> </w:t>
      </w:r>
      <w:r>
        <w:t>placement:</w:t>
      </w:r>
      <w:r>
        <w:rPr>
          <w:spacing w:val="-1"/>
        </w:rPr>
        <w:t xml:space="preserve"> </w:t>
      </w:r>
      <w:r>
        <w:t>(circle)</w:t>
      </w:r>
      <w:r>
        <w:tab/>
        <w:t>riffle</w:t>
      </w:r>
      <w:r>
        <w:tab/>
        <w:t>pool</w:t>
      </w:r>
      <w:r>
        <w:tab/>
        <w:t>run</w:t>
      </w:r>
      <w:r>
        <w:tab/>
        <w:t>other Tethering/deployment</w:t>
      </w:r>
      <w:r>
        <w:rPr>
          <w:spacing w:val="-1"/>
        </w:rPr>
        <w:t xml:space="preserve"> </w:t>
      </w:r>
      <w:r>
        <w:t>method:</w:t>
      </w:r>
      <w:r>
        <w:rPr>
          <w:spacing w:val="-3"/>
        </w:rPr>
        <w:t xml:space="preserve"> </w:t>
      </w:r>
      <w:r>
        <w:t>(circle)</w:t>
      </w:r>
      <w:r>
        <w:tab/>
        <w:t>rebar</w:t>
      </w:r>
      <w:r>
        <w:tab/>
        <w:t>bank-secured</w:t>
      </w:r>
      <w:r>
        <w:rPr>
          <w:spacing w:val="-2"/>
        </w:rPr>
        <w:t xml:space="preserve"> </w:t>
      </w:r>
      <w:r>
        <w:t>cable</w:t>
      </w:r>
      <w:r>
        <w:tab/>
        <w:t>sandbag</w:t>
      </w:r>
      <w:r>
        <w:rPr>
          <w:spacing w:val="3"/>
        </w:rPr>
        <w:t xml:space="preserve"> </w:t>
      </w:r>
      <w:r>
        <w:rPr>
          <w:spacing w:val="-4"/>
        </w:rPr>
        <w:t>other</w:t>
      </w:r>
    </w:p>
    <w:p w14:paraId="233664AF" w14:textId="77777777" w:rsidR="00726460" w:rsidRDefault="00726460" w:rsidP="00726460">
      <w:pPr>
        <w:pStyle w:val="BodyText"/>
        <w:tabs>
          <w:tab w:val="left" w:pos="4851"/>
          <w:tab w:val="left" w:pos="7731"/>
          <w:tab w:val="left" w:pos="9978"/>
        </w:tabs>
        <w:ind w:left="532"/>
      </w:pPr>
      <w:r>
        <w:t>Verified site is well mixed</w:t>
      </w:r>
      <w:r>
        <w:rPr>
          <w:spacing w:val="-6"/>
        </w:rPr>
        <w:t xml:space="preserve"> </w:t>
      </w:r>
      <w:r>
        <w:t>using:</w:t>
      </w:r>
      <w:r>
        <w:rPr>
          <w:spacing w:val="-2"/>
        </w:rPr>
        <w:t xml:space="preserve"> </w:t>
      </w:r>
      <w:r>
        <w:t>(circle)</w:t>
      </w:r>
      <w:r>
        <w:tab/>
        <w:t>Hand-held</w:t>
      </w:r>
      <w:r>
        <w:rPr>
          <w:spacing w:val="-2"/>
        </w:rPr>
        <w:t xml:space="preserve"> </w:t>
      </w:r>
      <w:r>
        <w:t>thermometer</w:t>
      </w:r>
      <w:r>
        <w:tab/>
        <w:t xml:space="preserve">Probe: </w:t>
      </w:r>
      <w:r>
        <w:rPr>
          <w:u w:val="single"/>
        </w:rPr>
        <w:t xml:space="preserve"> </w:t>
      </w:r>
      <w:r>
        <w:rPr>
          <w:u w:val="single"/>
        </w:rPr>
        <w:tab/>
      </w:r>
    </w:p>
    <w:p w14:paraId="78C16384" w14:textId="77777777" w:rsidR="00726460" w:rsidRDefault="00726460" w:rsidP="00726460">
      <w:pPr>
        <w:pStyle w:val="BodyText"/>
        <w:tabs>
          <w:tab w:val="left" w:pos="5156"/>
          <w:tab w:val="left" w:pos="5571"/>
          <w:tab w:val="left" w:pos="9969"/>
        </w:tabs>
        <w:spacing w:before="138"/>
        <w:ind w:left="532"/>
      </w:pPr>
      <w:r>
        <w:t>Channel depth (m)</w:t>
      </w:r>
      <w:r>
        <w:rPr>
          <w:spacing w:val="-4"/>
        </w:rPr>
        <w:t xml:space="preserve"> </w:t>
      </w:r>
      <w:r>
        <w:t>at</w:t>
      </w:r>
      <w:r>
        <w:rPr>
          <w:spacing w:val="-1"/>
        </w:rPr>
        <w:t xml:space="preserve"> </w:t>
      </w:r>
      <w:r>
        <w:t>logger</w:t>
      </w:r>
      <w:r>
        <w:rPr>
          <w:u w:val="single"/>
        </w:rPr>
        <w:t xml:space="preserve"> </w:t>
      </w:r>
      <w:r>
        <w:rPr>
          <w:u w:val="single"/>
        </w:rPr>
        <w:tab/>
      </w:r>
      <w:r>
        <w:tab/>
        <w:t>Channel width (m) at</w:t>
      </w:r>
      <w:r>
        <w:rPr>
          <w:spacing w:val="-8"/>
        </w:rPr>
        <w:t xml:space="preserve"> </w:t>
      </w:r>
      <w:r>
        <w:t>logger</w:t>
      </w:r>
      <w:r>
        <w:rPr>
          <w:u w:val="single"/>
        </w:rPr>
        <w:t xml:space="preserve"> </w:t>
      </w:r>
      <w:r>
        <w:rPr>
          <w:u w:val="single"/>
        </w:rPr>
        <w:tab/>
      </w:r>
    </w:p>
    <w:p w14:paraId="2E13A5E8" w14:textId="77777777" w:rsidR="00726460" w:rsidRDefault="00726460" w:rsidP="00726460">
      <w:pPr>
        <w:pStyle w:val="BodyText"/>
        <w:tabs>
          <w:tab w:val="left" w:pos="4477"/>
          <w:tab w:val="left" w:pos="4851"/>
          <w:tab w:val="left" w:pos="6291"/>
          <w:tab w:val="left" w:pos="7011"/>
          <w:tab w:val="left" w:pos="7731"/>
          <w:tab w:val="left" w:pos="8211"/>
          <w:tab w:val="left" w:pos="8451"/>
          <w:tab w:val="left" w:pos="9171"/>
        </w:tabs>
        <w:spacing w:before="138" w:line="360" w:lineRule="auto"/>
        <w:ind w:left="532" w:right="1120"/>
      </w:pPr>
      <w:r>
        <w:t>Extent to which vegetation shades the logger:</w:t>
      </w:r>
      <w:r>
        <w:rPr>
          <w:spacing w:val="-9"/>
        </w:rPr>
        <w:t xml:space="preserve"> </w:t>
      </w:r>
      <w:r>
        <w:t>(circle)</w:t>
      </w:r>
      <w:r>
        <w:rPr>
          <w:spacing w:val="-2"/>
        </w:rPr>
        <w:t xml:space="preserve"> </w:t>
      </w:r>
      <w:r>
        <w:t>0%</w:t>
      </w:r>
      <w:r>
        <w:tab/>
        <w:t>20%</w:t>
      </w:r>
      <w:r>
        <w:tab/>
        <w:t>40%</w:t>
      </w:r>
      <w:r>
        <w:tab/>
        <w:t>60%</w:t>
      </w:r>
      <w:r>
        <w:tab/>
      </w:r>
      <w:r>
        <w:tab/>
        <w:t>80%</w:t>
      </w:r>
      <w:r>
        <w:tab/>
      </w:r>
      <w:r>
        <w:rPr>
          <w:spacing w:val="-5"/>
        </w:rPr>
        <w:t xml:space="preserve">100% </w:t>
      </w:r>
      <w:r>
        <w:t>Channel flow status: (</w:t>
      </w:r>
      <w:proofErr w:type="gramStart"/>
      <w:r>
        <w:t xml:space="preserve">circle)   </w:t>
      </w:r>
      <w:proofErr w:type="gramEnd"/>
      <w:r>
        <w:t>bank full 90-75% of</w:t>
      </w:r>
      <w:r>
        <w:rPr>
          <w:spacing w:val="-39"/>
        </w:rPr>
        <w:t xml:space="preserve"> </w:t>
      </w:r>
      <w:r>
        <w:t>channel</w:t>
      </w:r>
      <w:r>
        <w:rPr>
          <w:spacing w:val="-1"/>
        </w:rPr>
        <w:t xml:space="preserve"> </w:t>
      </w:r>
      <w:r>
        <w:t>filled</w:t>
      </w:r>
      <w:r>
        <w:tab/>
        <w:t>75-50% filled &lt;50% filled GPS</w:t>
      </w:r>
      <w:r>
        <w:rPr>
          <w:spacing w:val="-3"/>
        </w:rPr>
        <w:t xml:space="preserve"> </w:t>
      </w:r>
      <w:r>
        <w:t>Coordinates:</w:t>
      </w:r>
      <w:r>
        <w:rPr>
          <w:u w:val="single"/>
        </w:rPr>
        <w:t xml:space="preserve"> </w:t>
      </w:r>
      <w:r>
        <w:rPr>
          <w:u w:val="single"/>
        </w:rPr>
        <w:tab/>
      </w:r>
      <w:r>
        <w:t>N</w:t>
      </w:r>
      <w:r>
        <w:tab/>
      </w:r>
      <w:r>
        <w:rPr>
          <w:u w:val="single"/>
        </w:rPr>
        <w:t xml:space="preserve"> </w:t>
      </w:r>
      <w:r>
        <w:rPr>
          <w:u w:val="single"/>
        </w:rPr>
        <w:tab/>
      </w:r>
      <w:r>
        <w:rPr>
          <w:u w:val="single"/>
        </w:rPr>
        <w:tab/>
      </w:r>
      <w:r>
        <w:rPr>
          <w:u w:val="single"/>
        </w:rPr>
        <w:tab/>
      </w:r>
      <w:r>
        <w:rPr>
          <w:u w:val="single"/>
        </w:rPr>
        <w:tab/>
      </w:r>
      <w:r>
        <w:t>W</w:t>
      </w:r>
    </w:p>
    <w:p w14:paraId="42D07EF0" w14:textId="77777777" w:rsidR="00726460" w:rsidRDefault="00726460" w:rsidP="00726460">
      <w:pPr>
        <w:pStyle w:val="BodyText"/>
        <w:tabs>
          <w:tab w:val="left" w:pos="5757"/>
        </w:tabs>
        <w:spacing w:line="275" w:lineRule="exact"/>
        <w:ind w:left="532"/>
      </w:pPr>
      <w:r>
        <w:t>Elevation</w:t>
      </w:r>
      <w:r>
        <w:rPr>
          <w:spacing w:val="-5"/>
        </w:rPr>
        <w:t xml:space="preserve"> </w:t>
      </w:r>
      <w:r>
        <w:t xml:space="preserve">(m) </w:t>
      </w:r>
      <w:r>
        <w:rPr>
          <w:u w:val="single"/>
        </w:rPr>
        <w:t xml:space="preserve"> </w:t>
      </w:r>
      <w:r>
        <w:rPr>
          <w:u w:val="single"/>
        </w:rPr>
        <w:tab/>
      </w:r>
    </w:p>
    <w:p w14:paraId="53A285DE" w14:textId="77777777" w:rsidR="00726460" w:rsidRDefault="00726460" w:rsidP="00726460">
      <w:pPr>
        <w:spacing w:line="275" w:lineRule="exact"/>
        <w:sectPr w:rsidR="00726460">
          <w:type w:val="continuous"/>
          <w:pgSz w:w="11900" w:h="16840"/>
          <w:pgMar w:top="840" w:right="420" w:bottom="280" w:left="620" w:header="720" w:footer="720" w:gutter="0"/>
          <w:cols w:space="720"/>
        </w:sectPr>
      </w:pPr>
    </w:p>
    <w:p w14:paraId="1CF676D5" w14:textId="77777777" w:rsidR="00726460" w:rsidRDefault="00726460" w:rsidP="00726460">
      <w:pPr>
        <w:pStyle w:val="BodyText"/>
        <w:spacing w:before="2"/>
        <w:rPr>
          <w:sz w:val="26"/>
        </w:rPr>
      </w:pPr>
    </w:p>
    <w:p w14:paraId="36399369" w14:textId="77777777" w:rsidR="00726460" w:rsidRDefault="00726460" w:rsidP="00726460">
      <w:pPr>
        <w:spacing w:before="90"/>
        <w:ind w:left="532"/>
        <w:rPr>
          <w:b/>
          <w:sz w:val="24"/>
        </w:rPr>
      </w:pPr>
      <w:bookmarkStart w:id="269" w:name="Nitrate"/>
      <w:bookmarkEnd w:id="269"/>
      <w:r>
        <w:rPr>
          <w:b/>
          <w:sz w:val="24"/>
        </w:rPr>
        <w:t>Photo Documentation</w:t>
      </w:r>
    </w:p>
    <w:p w14:paraId="59D8E84D" w14:textId="77777777" w:rsidR="00726460" w:rsidRDefault="00726460" w:rsidP="00726460">
      <w:pPr>
        <w:pStyle w:val="BodyText"/>
        <w:tabs>
          <w:tab w:val="left" w:pos="5498"/>
          <w:tab w:val="left" w:pos="9518"/>
        </w:tabs>
        <w:spacing w:before="135"/>
        <w:ind w:left="532"/>
      </w:pPr>
      <w:r>
        <w:t>Photos taken on</w:t>
      </w:r>
      <w:r>
        <w:rPr>
          <w:spacing w:val="-2"/>
        </w:rPr>
        <w:t xml:space="preserve"> </w:t>
      </w:r>
      <w:r>
        <w:t>which</w:t>
      </w:r>
      <w:r>
        <w:rPr>
          <w:spacing w:val="-1"/>
        </w:rPr>
        <w:t xml:space="preserve"> </w:t>
      </w:r>
      <w:proofErr w:type="gramStart"/>
      <w:r>
        <w:t>camera?:</w:t>
      </w:r>
      <w:proofErr w:type="gramEnd"/>
      <w:r>
        <w:rPr>
          <w:u w:val="single"/>
        </w:rPr>
        <w:t xml:space="preserve"> </w:t>
      </w:r>
      <w:r>
        <w:rPr>
          <w:u w:val="single"/>
        </w:rPr>
        <w:tab/>
      </w:r>
      <w:r>
        <w:t># of photos</w:t>
      </w:r>
      <w:r>
        <w:rPr>
          <w:spacing w:val="-1"/>
        </w:rPr>
        <w:t xml:space="preserve"> </w:t>
      </w:r>
      <w:r>
        <w:t xml:space="preserve">taken: </w:t>
      </w:r>
      <w:r>
        <w:rPr>
          <w:u w:val="single"/>
        </w:rPr>
        <w:t xml:space="preserve"> </w:t>
      </w:r>
      <w:r>
        <w:rPr>
          <w:u w:val="single"/>
        </w:rPr>
        <w:tab/>
      </w:r>
    </w:p>
    <w:p w14:paraId="7154C4E9" w14:textId="77777777" w:rsidR="00726460" w:rsidRDefault="00726460" w:rsidP="00726460">
      <w:pPr>
        <w:pStyle w:val="BodyText"/>
        <w:spacing w:before="2"/>
        <w:rPr>
          <w:sz w:val="16"/>
        </w:rPr>
      </w:pPr>
    </w:p>
    <w:p w14:paraId="5C1310E9" w14:textId="77777777" w:rsidR="00726460" w:rsidRDefault="00726460" w:rsidP="00726460">
      <w:pPr>
        <w:pStyle w:val="BodyText"/>
        <w:spacing w:before="90"/>
        <w:ind w:left="532"/>
      </w:pPr>
      <w:r>
        <w:t>Description of photos:</w:t>
      </w:r>
    </w:p>
    <w:p w14:paraId="627C94A2" w14:textId="77777777" w:rsidR="00726460" w:rsidRDefault="00726460" w:rsidP="00726460">
      <w:pPr>
        <w:pStyle w:val="BodyText"/>
        <w:rPr>
          <w:sz w:val="26"/>
        </w:rPr>
      </w:pPr>
    </w:p>
    <w:p w14:paraId="605EEA75" w14:textId="77777777" w:rsidR="00726460" w:rsidRDefault="00726460" w:rsidP="00726460">
      <w:pPr>
        <w:pStyle w:val="BodyText"/>
        <w:rPr>
          <w:sz w:val="26"/>
        </w:rPr>
      </w:pPr>
    </w:p>
    <w:p w14:paraId="34558204" w14:textId="77777777" w:rsidR="00726460" w:rsidRDefault="00726460" w:rsidP="00726460">
      <w:pPr>
        <w:pStyle w:val="BodyText"/>
        <w:rPr>
          <w:sz w:val="26"/>
        </w:rPr>
      </w:pPr>
    </w:p>
    <w:p w14:paraId="4F69A26D" w14:textId="77777777" w:rsidR="00726460" w:rsidRDefault="00726460" w:rsidP="00726460">
      <w:pPr>
        <w:pStyle w:val="BodyText"/>
        <w:rPr>
          <w:sz w:val="26"/>
        </w:rPr>
      </w:pPr>
    </w:p>
    <w:p w14:paraId="22891AAC" w14:textId="77777777" w:rsidR="00726460" w:rsidRDefault="00726460" w:rsidP="00726460">
      <w:pPr>
        <w:pStyle w:val="BodyText"/>
        <w:rPr>
          <w:sz w:val="26"/>
        </w:rPr>
      </w:pPr>
    </w:p>
    <w:p w14:paraId="00D1019E" w14:textId="77777777" w:rsidR="00726460" w:rsidRDefault="00726460" w:rsidP="00726460">
      <w:pPr>
        <w:pStyle w:val="BodyText"/>
        <w:spacing w:before="3"/>
        <w:rPr>
          <w:sz w:val="38"/>
        </w:rPr>
      </w:pPr>
    </w:p>
    <w:p w14:paraId="6D37C8A9" w14:textId="77777777" w:rsidR="00726460" w:rsidRDefault="00726460" w:rsidP="00726460">
      <w:pPr>
        <w:ind w:left="532" w:right="975"/>
        <w:rPr>
          <w:b/>
          <w:sz w:val="24"/>
        </w:rPr>
      </w:pPr>
      <w:r>
        <w:rPr>
          <w:b/>
          <w:sz w:val="24"/>
        </w:rPr>
        <w:t>Detailed sketch of site should include stream aspect, landmarks like large boulders or other markers to help locate the loggers, trails or other access points.</w:t>
      </w:r>
    </w:p>
    <w:p w14:paraId="1019F96E" w14:textId="77777777" w:rsidR="00726460" w:rsidRDefault="00726460" w:rsidP="00726460">
      <w:pPr>
        <w:pStyle w:val="BodyText"/>
        <w:spacing w:before="10"/>
        <w:rPr>
          <w:b/>
          <w:sz w:val="22"/>
        </w:rPr>
      </w:pPr>
      <w:r>
        <w:rPr>
          <w:noProof/>
        </w:rPr>
        <mc:AlternateContent>
          <mc:Choice Requires="wps">
            <w:drawing>
              <wp:anchor distT="0" distB="0" distL="0" distR="0" simplePos="0" relativeHeight="251694080" behindDoc="1" locked="0" layoutInCell="1" allowOverlap="1" wp14:anchorId="10CFE48C" wp14:editId="127F88DB">
                <wp:simplePos x="0" y="0"/>
                <wp:positionH relativeFrom="page">
                  <wp:posOffset>737235</wp:posOffset>
                </wp:positionH>
                <wp:positionV relativeFrom="paragraph">
                  <wp:posOffset>197485</wp:posOffset>
                </wp:positionV>
                <wp:extent cx="6332220" cy="2894330"/>
                <wp:effectExtent l="0" t="0" r="0" b="0"/>
                <wp:wrapTopAndBottom/>
                <wp:docPr id="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2220" cy="28943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FB43F8" id="Rectangle 7" o:spid="_x0000_s1026" style="position:absolute;margin-left:58.05pt;margin-top:15.55pt;width:498.6pt;height:227.9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" filled="f">
                <w10:wrap type="topAndBottom" anchorx="page"/>
              </v:rect>
            </w:pict>
          </mc:Fallback>
        </mc:AlternateContent>
      </w:r>
    </w:p>
    <w:p w14:paraId="4F829D8B" w14:textId="77777777" w:rsidR="00726460" w:rsidRDefault="00726460" w:rsidP="00726460">
      <w:pPr>
        <w:pStyle w:val="BodyText"/>
        <w:rPr>
          <w:b/>
          <w:sz w:val="26"/>
        </w:rPr>
      </w:pPr>
    </w:p>
    <w:p w14:paraId="60E2BA41" w14:textId="77777777" w:rsidR="00726460" w:rsidRDefault="00726460" w:rsidP="00726460">
      <w:pPr>
        <w:pStyle w:val="BodyText"/>
        <w:rPr>
          <w:b/>
          <w:sz w:val="26"/>
        </w:rPr>
      </w:pPr>
    </w:p>
    <w:p w14:paraId="75104ADE" w14:textId="77777777" w:rsidR="00726460" w:rsidRDefault="00726460" w:rsidP="00726460">
      <w:pPr>
        <w:pStyle w:val="BodyText"/>
        <w:rPr>
          <w:b/>
          <w:sz w:val="26"/>
        </w:rPr>
      </w:pPr>
    </w:p>
    <w:p w14:paraId="0D151F23" w14:textId="77777777" w:rsidR="00726460" w:rsidRDefault="00726460" w:rsidP="00726460">
      <w:pPr>
        <w:spacing w:before="165"/>
        <w:ind w:left="685"/>
        <w:rPr>
          <w:b/>
          <w:sz w:val="24"/>
        </w:rPr>
      </w:pPr>
      <w:r>
        <w:rPr>
          <w:b/>
          <w:sz w:val="24"/>
        </w:rPr>
        <w:t>Other Comments and Observations:</w:t>
      </w:r>
    </w:p>
    <w:p w14:paraId="7E58382F" w14:textId="77777777" w:rsidR="00726460" w:rsidRDefault="00726460" w:rsidP="00726460">
      <w:pPr>
        <w:pStyle w:val="BodyText"/>
        <w:rPr>
          <w:b/>
          <w:sz w:val="20"/>
        </w:rPr>
      </w:pPr>
    </w:p>
    <w:p w14:paraId="1970654D" w14:textId="77777777" w:rsidR="00726460" w:rsidRDefault="00726460" w:rsidP="00726460">
      <w:pPr>
        <w:pStyle w:val="BodyText"/>
        <w:spacing w:before="4"/>
        <w:rPr>
          <w:b/>
          <w:sz w:val="27"/>
        </w:rPr>
      </w:pPr>
      <w:r>
        <w:rPr>
          <w:noProof/>
        </w:rPr>
        <mc:AlternateContent>
          <mc:Choice Requires="wps">
            <w:drawing>
              <wp:anchor distT="0" distB="0" distL="0" distR="0" simplePos="0" relativeHeight="251695104" behindDoc="1" locked="0" layoutInCell="1" allowOverlap="1" wp14:anchorId="41B203AA" wp14:editId="65435CE2">
                <wp:simplePos x="0" y="0"/>
                <wp:positionH relativeFrom="page">
                  <wp:posOffset>829310</wp:posOffset>
                </wp:positionH>
                <wp:positionV relativeFrom="paragraph">
                  <wp:posOffset>224790</wp:posOffset>
                </wp:positionV>
                <wp:extent cx="5943600" cy="12700"/>
                <wp:effectExtent l="0" t="0" r="0" b="0"/>
                <wp:wrapTopAndBottom/>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A64AE7" id="Rectangle 6" o:spid="_x0000_s1026" style="position:absolute;margin-left:65.3pt;margin-top:17.7pt;width:46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" fillcolor="black" stroked="f">
                <w10:wrap type="topAndBottom" anchorx="page"/>
              </v:rect>
            </w:pict>
          </mc:Fallback>
        </mc:AlternateContent>
      </w:r>
      <w:r>
        <w:rPr>
          <w:noProof/>
        </w:rPr>
        <mc:AlternateContent>
          <mc:Choice Requires="wps">
            <w:drawing>
              <wp:anchor distT="0" distB="0" distL="0" distR="0" simplePos="0" relativeHeight="251696128" behindDoc="1" locked="0" layoutInCell="1" allowOverlap="1" wp14:anchorId="644F38EB" wp14:editId="4E478203">
                <wp:simplePos x="0" y="0"/>
                <wp:positionH relativeFrom="page">
                  <wp:posOffset>829310</wp:posOffset>
                </wp:positionH>
                <wp:positionV relativeFrom="paragraph">
                  <wp:posOffset>455295</wp:posOffset>
                </wp:positionV>
                <wp:extent cx="5943600" cy="12700"/>
                <wp:effectExtent l="0" t="0" r="0" b="0"/>
                <wp:wrapTopAndBottom/>
                <wp:docPr id="5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5027E" id="Rectangle 5" o:spid="_x0000_s1026" style="position:absolute;margin-left:65.3pt;margin-top:35.85pt;width:468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" fillcolor="black" stroked="f">
                <w10:wrap type="topAndBottom" anchorx="page"/>
              </v:rect>
            </w:pict>
          </mc:Fallback>
        </mc:AlternateContent>
      </w:r>
    </w:p>
    <w:p w14:paraId="07EB0920" w14:textId="77777777" w:rsidR="00726460" w:rsidRDefault="00726460" w:rsidP="00726460">
      <w:pPr>
        <w:pStyle w:val="BodyText"/>
        <w:spacing w:before="9"/>
        <w:rPr>
          <w:b/>
          <w:sz w:val="23"/>
        </w:rPr>
      </w:pPr>
    </w:p>
    <w:p w14:paraId="5EC9D568" w14:textId="77777777" w:rsidR="00726460" w:rsidRDefault="00726460" w:rsidP="00726460">
      <w:pPr>
        <w:pStyle w:val="BodyText"/>
        <w:rPr>
          <w:b/>
          <w:sz w:val="20"/>
        </w:rPr>
      </w:pPr>
    </w:p>
    <w:p w14:paraId="000CED3F" w14:textId="77777777" w:rsidR="00726460" w:rsidRDefault="00726460" w:rsidP="00726460">
      <w:pPr>
        <w:pStyle w:val="BodyText"/>
        <w:spacing w:before="7"/>
        <w:rPr>
          <w:b/>
          <w:sz w:val="11"/>
        </w:rPr>
      </w:pPr>
      <w:r>
        <w:rPr>
          <w:noProof/>
        </w:rPr>
        <mc:AlternateContent>
          <mc:Choice Requires="wps">
            <w:drawing>
              <wp:anchor distT="0" distB="0" distL="0" distR="0" simplePos="0" relativeHeight="251697152" behindDoc="1" locked="0" layoutInCell="1" allowOverlap="1" wp14:anchorId="2853837C" wp14:editId="26E7F015">
                <wp:simplePos x="0" y="0"/>
                <wp:positionH relativeFrom="page">
                  <wp:posOffset>829310</wp:posOffset>
                </wp:positionH>
                <wp:positionV relativeFrom="paragraph">
                  <wp:posOffset>109855</wp:posOffset>
                </wp:positionV>
                <wp:extent cx="5943600" cy="12700"/>
                <wp:effectExtent l="0" t="0" r="0" b="0"/>
                <wp:wrapTopAndBottom/>
                <wp:docPr id="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E19E3" id="Rectangle 4" o:spid="_x0000_s1026" style="position:absolute;margin-left:65.3pt;margin-top:8.65pt;width:468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" fillcolor="black" stroked="f">
                <w10:wrap type="topAndBottom" anchorx="page"/>
              </v:rect>
            </w:pict>
          </mc:Fallback>
        </mc:AlternateContent>
      </w:r>
      <w:r>
        <w:rPr>
          <w:noProof/>
        </w:rPr>
        <mc:AlternateContent>
          <mc:Choice Requires="wps">
            <w:drawing>
              <wp:anchor distT="0" distB="0" distL="0" distR="0" simplePos="0" relativeHeight="251698176" behindDoc="1" locked="0" layoutInCell="1" allowOverlap="1" wp14:anchorId="2AF22CC6" wp14:editId="27AC64EC">
                <wp:simplePos x="0" y="0"/>
                <wp:positionH relativeFrom="page">
                  <wp:posOffset>829310</wp:posOffset>
                </wp:positionH>
                <wp:positionV relativeFrom="paragraph">
                  <wp:posOffset>339725</wp:posOffset>
                </wp:positionV>
                <wp:extent cx="5943600" cy="12700"/>
                <wp:effectExtent l="0" t="0" r="0" b="0"/>
                <wp:wrapTopAndBottom/>
                <wp:docPr id="4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2D4737" id="Rectangle 3" o:spid="_x0000_s1026" style="position:absolute;margin-left:65.3pt;margin-top:26.75pt;width:46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" fillcolor="black" stroked="f">
                <w10:wrap type="topAndBottom" anchorx="page"/>
              </v:rect>
            </w:pict>
          </mc:Fallback>
        </mc:AlternateContent>
      </w:r>
      <w:r>
        <w:rPr>
          <w:noProof/>
        </w:rPr>
        <mc:AlternateContent>
          <mc:Choice Requires="wps">
            <w:drawing>
              <wp:anchor distT="0" distB="0" distL="0" distR="0" simplePos="0" relativeHeight="251699200" behindDoc="1" locked="0" layoutInCell="1" allowOverlap="1" wp14:anchorId="1BA88608" wp14:editId="2B2AA1A5">
                <wp:simplePos x="0" y="0"/>
                <wp:positionH relativeFrom="page">
                  <wp:posOffset>829310</wp:posOffset>
                </wp:positionH>
                <wp:positionV relativeFrom="paragraph">
                  <wp:posOffset>570230</wp:posOffset>
                </wp:positionV>
                <wp:extent cx="5943600" cy="12700"/>
                <wp:effectExtent l="0" t="0" r="0" b="0"/>
                <wp:wrapTopAndBottom/>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27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59D71" id="Rectangle 2" o:spid="_x0000_s1026" style="position:absolute;margin-left:65.3pt;margin-top:44.9pt;width:468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" fillcolor="black" stroked="f">
                <w10:wrap type="topAndBottom" anchorx="page"/>
              </v:rect>
            </w:pict>
          </mc:Fallback>
        </mc:AlternateContent>
      </w:r>
    </w:p>
    <w:p w14:paraId="0AF64409" w14:textId="77777777" w:rsidR="00726460" w:rsidRDefault="00726460" w:rsidP="00726460">
      <w:pPr>
        <w:pStyle w:val="BodyText"/>
        <w:spacing w:before="9"/>
        <w:rPr>
          <w:b/>
          <w:sz w:val="23"/>
        </w:rPr>
      </w:pPr>
    </w:p>
    <w:p w14:paraId="249CBEF3" w14:textId="77777777" w:rsidR="00726460" w:rsidRDefault="00726460" w:rsidP="00726460">
      <w:pPr>
        <w:pStyle w:val="BodyText"/>
        <w:spacing w:before="9"/>
        <w:rPr>
          <w:b/>
          <w:sz w:val="23"/>
        </w:rPr>
      </w:pPr>
    </w:p>
    <w:p w14:paraId="2C5641D2" w14:textId="77777777" w:rsidR="00726460" w:rsidRDefault="00726460" w:rsidP="00726460">
      <w:pPr>
        <w:pStyle w:val="BodyText"/>
        <w:rPr>
          <w:b/>
          <w:sz w:val="20"/>
        </w:rPr>
      </w:pPr>
    </w:p>
    <w:p w14:paraId="0427D8E1" w14:textId="77777777" w:rsidR="00726460" w:rsidRDefault="00726460" w:rsidP="00726460">
      <w:pPr>
        <w:pStyle w:val="BodyText"/>
        <w:rPr>
          <w:b/>
          <w:sz w:val="20"/>
        </w:rPr>
      </w:pPr>
    </w:p>
    <w:p w14:paraId="07B7DD13" w14:textId="77777777" w:rsidR="00726460" w:rsidRDefault="00726460" w:rsidP="00726460">
      <w:pPr>
        <w:pStyle w:val="BodyText"/>
        <w:rPr>
          <w:b/>
          <w:sz w:val="20"/>
        </w:rPr>
      </w:pPr>
    </w:p>
    <w:p w14:paraId="33A8D142" w14:textId="77777777" w:rsidR="00726460" w:rsidRDefault="00726460" w:rsidP="00726460">
      <w:pPr>
        <w:pStyle w:val="BodyText"/>
        <w:rPr>
          <w:b/>
          <w:sz w:val="20"/>
        </w:rPr>
      </w:pPr>
    </w:p>
    <w:p w14:paraId="6E70A305" w14:textId="77777777" w:rsidR="00726460" w:rsidRDefault="00726460" w:rsidP="00726460">
      <w:pPr>
        <w:pStyle w:val="BodyText"/>
        <w:rPr>
          <w:b/>
          <w:sz w:val="20"/>
        </w:rPr>
      </w:pPr>
    </w:p>
    <w:p w14:paraId="722AF30B" w14:textId="77777777" w:rsidR="00726460" w:rsidRDefault="00726460" w:rsidP="00726460">
      <w:pPr>
        <w:pStyle w:val="BodyText"/>
        <w:rPr>
          <w:b/>
          <w:sz w:val="20"/>
        </w:rPr>
      </w:pPr>
    </w:p>
    <w:p w14:paraId="12BCFEE9" w14:textId="77777777" w:rsidR="00726460" w:rsidRDefault="00726460" w:rsidP="00F5489C">
      <w:pPr>
        <w:rPr>
          <w:sz w:val="18"/>
        </w:rPr>
      </w:pPr>
    </w:p>
    <w:p w14:paraId="436AB7E3" w14:textId="521F9B6B" w:rsidR="00726460" w:rsidRDefault="00726460" w:rsidP="00F5489C">
      <w:pPr>
        <w:rPr>
          <w:sz w:val="18"/>
        </w:rPr>
      </w:pPr>
    </w:p>
    <w:p w14:paraId="219A481E" w14:textId="36CD5E1F" w:rsidR="005E22D9" w:rsidRDefault="005E22D9" w:rsidP="00F5489C">
      <w:pPr>
        <w:rPr>
          <w:sz w:val="18"/>
        </w:rPr>
      </w:pPr>
    </w:p>
    <w:p w14:paraId="45F56001" w14:textId="77777777" w:rsidR="005E22D9" w:rsidRPr="005E22D9" w:rsidRDefault="005E22D9" w:rsidP="005E22D9">
      <w:pPr>
        <w:pStyle w:val="AppendixSubheadings"/>
        <w:jc w:val="center"/>
        <w:rPr>
          <w:b/>
          <w:sz w:val="24"/>
          <w:szCs w:val="24"/>
        </w:rPr>
      </w:pPr>
      <w:commentRangeStart w:id="270"/>
      <w:r w:rsidRPr="005E22D9">
        <w:rPr>
          <w:b/>
          <w:sz w:val="24"/>
          <w:szCs w:val="24"/>
        </w:rPr>
        <w:lastRenderedPageBreak/>
        <w:t>Appendix H</w:t>
      </w:r>
      <w:commentRangeEnd w:id="270"/>
      <w:r w:rsidR="0022144D">
        <w:rPr>
          <w:rStyle w:val="CommentReference"/>
        </w:rPr>
        <w:commentReference w:id="270"/>
      </w:r>
    </w:p>
    <w:p w14:paraId="7170D436" w14:textId="77777777" w:rsidR="005E22D9" w:rsidRPr="005E22D9" w:rsidRDefault="005E22D9" w:rsidP="005E22D9">
      <w:pPr>
        <w:pStyle w:val="AppendixSubheadings"/>
        <w:jc w:val="center"/>
        <w:rPr>
          <w:b/>
          <w:sz w:val="24"/>
          <w:szCs w:val="24"/>
        </w:rPr>
      </w:pPr>
      <w:r w:rsidRPr="005E22D9">
        <w:rPr>
          <w:b/>
          <w:sz w:val="24"/>
          <w:szCs w:val="24"/>
        </w:rPr>
        <w:t xml:space="preserve">Standard Calibration Procedure for </w:t>
      </w:r>
      <w:proofErr w:type="spellStart"/>
      <w:r w:rsidRPr="005E22D9">
        <w:rPr>
          <w:b/>
          <w:sz w:val="24"/>
          <w:szCs w:val="24"/>
        </w:rPr>
        <w:t>Hydrolab</w:t>
      </w:r>
      <w:proofErr w:type="spellEnd"/>
      <w:r w:rsidRPr="005E22D9">
        <w:rPr>
          <w:b/>
          <w:sz w:val="24"/>
          <w:szCs w:val="24"/>
        </w:rPr>
        <w:t xml:space="preserve"> </w:t>
      </w:r>
      <w:proofErr w:type="spellStart"/>
      <w:r w:rsidRPr="005E22D9">
        <w:rPr>
          <w:b/>
          <w:sz w:val="24"/>
          <w:szCs w:val="24"/>
        </w:rPr>
        <w:t>Minisonde</w:t>
      </w:r>
      <w:proofErr w:type="spellEnd"/>
      <w:r w:rsidRPr="005E22D9">
        <w:rPr>
          <w:b/>
          <w:sz w:val="24"/>
          <w:szCs w:val="24"/>
        </w:rPr>
        <w:t xml:space="preserve"> MS 5</w:t>
      </w:r>
    </w:p>
    <w:p w14:paraId="7FA0A014" w14:textId="502A10C8" w:rsidR="005E22D9" w:rsidRDefault="005E22D9" w:rsidP="00F5489C">
      <w:pPr>
        <w:rPr>
          <w:sz w:val="18"/>
        </w:rPr>
      </w:pPr>
    </w:p>
    <w:p w14:paraId="78D2A9AF" w14:textId="44C4A765" w:rsidR="005E22D9" w:rsidRDefault="005E22D9" w:rsidP="00F5489C">
      <w:pPr>
        <w:rPr>
          <w:sz w:val="18"/>
        </w:rPr>
      </w:pPr>
    </w:p>
    <w:p w14:paraId="47569B3E" w14:textId="67B9DBEA" w:rsidR="005E22D9" w:rsidRDefault="005E22D9" w:rsidP="00F5489C">
      <w:pPr>
        <w:rPr>
          <w:sz w:val="18"/>
        </w:rPr>
      </w:pPr>
    </w:p>
    <w:p w14:paraId="60367DE4" w14:textId="25888486" w:rsidR="005E22D9" w:rsidRDefault="005E22D9" w:rsidP="00F5489C">
      <w:pPr>
        <w:rPr>
          <w:sz w:val="18"/>
        </w:rPr>
      </w:pPr>
    </w:p>
    <w:p w14:paraId="0150C35A" w14:textId="12630FCA" w:rsidR="005E22D9" w:rsidRDefault="005E22D9" w:rsidP="00F5489C">
      <w:pPr>
        <w:rPr>
          <w:sz w:val="18"/>
        </w:rPr>
      </w:pPr>
    </w:p>
    <w:p w14:paraId="7D6185C8" w14:textId="2156475A" w:rsidR="005E22D9" w:rsidRDefault="005E22D9" w:rsidP="00F5489C">
      <w:pPr>
        <w:rPr>
          <w:sz w:val="18"/>
        </w:rPr>
      </w:pPr>
    </w:p>
    <w:p w14:paraId="05FC02F8" w14:textId="758B02B7" w:rsidR="005E22D9" w:rsidRDefault="005E22D9" w:rsidP="00F5489C">
      <w:pPr>
        <w:rPr>
          <w:sz w:val="18"/>
        </w:rPr>
      </w:pPr>
    </w:p>
    <w:p w14:paraId="70F41080" w14:textId="5E29FF9A" w:rsidR="005E22D9" w:rsidRDefault="005E22D9" w:rsidP="00F5489C">
      <w:pPr>
        <w:rPr>
          <w:sz w:val="18"/>
        </w:rPr>
      </w:pPr>
    </w:p>
    <w:p w14:paraId="0C3F8F97" w14:textId="7D7442C2" w:rsidR="005E22D9" w:rsidRDefault="005E22D9" w:rsidP="00F5489C">
      <w:pPr>
        <w:rPr>
          <w:sz w:val="18"/>
        </w:rPr>
      </w:pPr>
    </w:p>
    <w:p w14:paraId="70320170" w14:textId="496E145B" w:rsidR="005E22D9" w:rsidRDefault="005E22D9" w:rsidP="00F5489C">
      <w:pPr>
        <w:rPr>
          <w:sz w:val="18"/>
        </w:rPr>
      </w:pPr>
    </w:p>
    <w:p w14:paraId="1F0FCBD7" w14:textId="3C0BB658" w:rsidR="005E22D9" w:rsidRDefault="005E22D9" w:rsidP="00F5489C">
      <w:pPr>
        <w:rPr>
          <w:sz w:val="18"/>
        </w:rPr>
      </w:pPr>
    </w:p>
    <w:p w14:paraId="285F3380" w14:textId="67476DB2" w:rsidR="005E22D9" w:rsidRDefault="005E22D9" w:rsidP="00F5489C">
      <w:pPr>
        <w:rPr>
          <w:sz w:val="18"/>
        </w:rPr>
      </w:pPr>
    </w:p>
    <w:p w14:paraId="3A482858" w14:textId="7D409A45" w:rsidR="005E22D9" w:rsidRDefault="005E22D9" w:rsidP="00F5489C">
      <w:pPr>
        <w:rPr>
          <w:sz w:val="18"/>
        </w:rPr>
      </w:pPr>
    </w:p>
    <w:p w14:paraId="326B5542" w14:textId="5AB2991F" w:rsidR="005E22D9" w:rsidRDefault="005E22D9" w:rsidP="00F5489C">
      <w:pPr>
        <w:rPr>
          <w:sz w:val="18"/>
        </w:rPr>
      </w:pPr>
    </w:p>
    <w:p w14:paraId="10A9136E" w14:textId="415B1C48" w:rsidR="005E22D9" w:rsidRDefault="005E22D9" w:rsidP="00F5489C">
      <w:pPr>
        <w:rPr>
          <w:sz w:val="18"/>
        </w:rPr>
      </w:pPr>
    </w:p>
    <w:p w14:paraId="5F58CE45" w14:textId="6CEE1E48" w:rsidR="005E22D9" w:rsidRDefault="005E22D9" w:rsidP="00F5489C">
      <w:pPr>
        <w:rPr>
          <w:sz w:val="18"/>
        </w:rPr>
      </w:pPr>
    </w:p>
    <w:p w14:paraId="060C9B9B" w14:textId="2CBA4F11" w:rsidR="005E22D9" w:rsidRDefault="005E22D9" w:rsidP="00F5489C">
      <w:pPr>
        <w:rPr>
          <w:sz w:val="18"/>
        </w:rPr>
      </w:pPr>
    </w:p>
    <w:p w14:paraId="02781D24" w14:textId="55029903" w:rsidR="005E22D9" w:rsidRDefault="005E22D9" w:rsidP="00F5489C">
      <w:pPr>
        <w:rPr>
          <w:sz w:val="18"/>
        </w:rPr>
      </w:pPr>
    </w:p>
    <w:p w14:paraId="5FB4E500" w14:textId="39C22AD6" w:rsidR="005E22D9" w:rsidRDefault="005E22D9" w:rsidP="00F5489C">
      <w:pPr>
        <w:rPr>
          <w:sz w:val="18"/>
        </w:rPr>
      </w:pPr>
    </w:p>
    <w:p w14:paraId="68F2148E" w14:textId="2A0B69FF" w:rsidR="005E22D9" w:rsidRDefault="005E22D9" w:rsidP="00F5489C">
      <w:pPr>
        <w:rPr>
          <w:sz w:val="18"/>
        </w:rPr>
      </w:pPr>
    </w:p>
    <w:p w14:paraId="12EE3062" w14:textId="56C2E3C9" w:rsidR="005E22D9" w:rsidRDefault="005E22D9" w:rsidP="00F5489C">
      <w:pPr>
        <w:rPr>
          <w:sz w:val="18"/>
        </w:rPr>
      </w:pPr>
    </w:p>
    <w:p w14:paraId="0DA97B1A" w14:textId="39E44932" w:rsidR="005E22D9" w:rsidRDefault="005E22D9" w:rsidP="00F5489C">
      <w:pPr>
        <w:rPr>
          <w:sz w:val="18"/>
        </w:rPr>
      </w:pPr>
    </w:p>
    <w:p w14:paraId="05D8D836" w14:textId="6AEB494F" w:rsidR="005E22D9" w:rsidRDefault="005E22D9" w:rsidP="00F5489C">
      <w:pPr>
        <w:rPr>
          <w:sz w:val="18"/>
        </w:rPr>
      </w:pPr>
    </w:p>
    <w:p w14:paraId="5F6856A8" w14:textId="40D147B8" w:rsidR="005E22D9" w:rsidRDefault="005E22D9" w:rsidP="00F5489C">
      <w:pPr>
        <w:rPr>
          <w:sz w:val="18"/>
        </w:rPr>
      </w:pPr>
    </w:p>
    <w:p w14:paraId="37B92BC5" w14:textId="55D0FACF" w:rsidR="005E22D9" w:rsidRDefault="005E22D9" w:rsidP="00F5489C">
      <w:pPr>
        <w:rPr>
          <w:sz w:val="18"/>
        </w:rPr>
      </w:pPr>
    </w:p>
    <w:p w14:paraId="4D32B3A9" w14:textId="2D2339C8" w:rsidR="005E22D9" w:rsidRDefault="005E22D9" w:rsidP="00F5489C">
      <w:pPr>
        <w:rPr>
          <w:sz w:val="18"/>
        </w:rPr>
      </w:pPr>
    </w:p>
    <w:p w14:paraId="3B6C69E6" w14:textId="492777E4" w:rsidR="005E22D9" w:rsidRDefault="005E22D9" w:rsidP="00F5489C">
      <w:pPr>
        <w:rPr>
          <w:sz w:val="18"/>
        </w:rPr>
      </w:pPr>
    </w:p>
    <w:p w14:paraId="0A2F4FC8" w14:textId="541458FD" w:rsidR="005E22D9" w:rsidRDefault="005E22D9" w:rsidP="00F5489C">
      <w:pPr>
        <w:rPr>
          <w:sz w:val="18"/>
        </w:rPr>
      </w:pPr>
    </w:p>
    <w:p w14:paraId="2BA6B7A1" w14:textId="35DF6D89" w:rsidR="005E22D9" w:rsidRDefault="005E22D9" w:rsidP="00F5489C">
      <w:pPr>
        <w:rPr>
          <w:sz w:val="18"/>
        </w:rPr>
      </w:pPr>
    </w:p>
    <w:p w14:paraId="5779F6A3" w14:textId="7CF7AB32" w:rsidR="005E22D9" w:rsidRDefault="005E22D9" w:rsidP="00F5489C">
      <w:pPr>
        <w:rPr>
          <w:sz w:val="18"/>
        </w:rPr>
      </w:pPr>
    </w:p>
    <w:p w14:paraId="446F9127" w14:textId="072065E7" w:rsidR="005E22D9" w:rsidRDefault="005E22D9" w:rsidP="00F5489C">
      <w:pPr>
        <w:rPr>
          <w:sz w:val="18"/>
        </w:rPr>
      </w:pPr>
    </w:p>
    <w:p w14:paraId="00F21581" w14:textId="622FAD62" w:rsidR="005E22D9" w:rsidRDefault="005E22D9" w:rsidP="00F5489C">
      <w:pPr>
        <w:rPr>
          <w:sz w:val="18"/>
        </w:rPr>
      </w:pPr>
    </w:p>
    <w:p w14:paraId="5A1B794B" w14:textId="6B091EBD" w:rsidR="005E22D9" w:rsidRDefault="005E22D9" w:rsidP="00F5489C">
      <w:pPr>
        <w:rPr>
          <w:sz w:val="18"/>
        </w:rPr>
      </w:pPr>
    </w:p>
    <w:p w14:paraId="57ED3976" w14:textId="42C246FF" w:rsidR="005E22D9" w:rsidRDefault="005E22D9" w:rsidP="00F5489C">
      <w:pPr>
        <w:rPr>
          <w:sz w:val="18"/>
        </w:rPr>
      </w:pPr>
    </w:p>
    <w:p w14:paraId="322A8A64" w14:textId="250BEB6E" w:rsidR="005E22D9" w:rsidRDefault="005E22D9" w:rsidP="00F5489C">
      <w:pPr>
        <w:rPr>
          <w:sz w:val="18"/>
        </w:rPr>
      </w:pPr>
    </w:p>
    <w:p w14:paraId="5553B147" w14:textId="06C4D43A" w:rsidR="005E22D9" w:rsidRDefault="005E22D9" w:rsidP="00F5489C">
      <w:pPr>
        <w:rPr>
          <w:sz w:val="18"/>
        </w:rPr>
      </w:pPr>
    </w:p>
    <w:p w14:paraId="480E69F8" w14:textId="6C043212" w:rsidR="005E22D9" w:rsidRDefault="005E22D9" w:rsidP="00F5489C">
      <w:pPr>
        <w:rPr>
          <w:sz w:val="18"/>
        </w:rPr>
      </w:pPr>
    </w:p>
    <w:p w14:paraId="7801DAB7" w14:textId="7A309A2F" w:rsidR="005E22D9" w:rsidRDefault="005E22D9" w:rsidP="00F5489C">
      <w:pPr>
        <w:rPr>
          <w:sz w:val="18"/>
        </w:rPr>
      </w:pPr>
    </w:p>
    <w:p w14:paraId="3597F915" w14:textId="223B65C9" w:rsidR="005E22D9" w:rsidRDefault="005E22D9" w:rsidP="00F5489C">
      <w:pPr>
        <w:rPr>
          <w:sz w:val="18"/>
        </w:rPr>
      </w:pPr>
    </w:p>
    <w:p w14:paraId="5BBC8A9D" w14:textId="6B1E8485" w:rsidR="005E22D9" w:rsidRDefault="005E22D9" w:rsidP="00F5489C">
      <w:pPr>
        <w:rPr>
          <w:sz w:val="18"/>
        </w:rPr>
      </w:pPr>
    </w:p>
    <w:p w14:paraId="0CCEDA35" w14:textId="7695C857" w:rsidR="005E22D9" w:rsidRDefault="005E22D9" w:rsidP="00F5489C">
      <w:pPr>
        <w:rPr>
          <w:sz w:val="18"/>
        </w:rPr>
      </w:pPr>
    </w:p>
    <w:p w14:paraId="6B33AE6F" w14:textId="38B7C9D7" w:rsidR="005E22D9" w:rsidRDefault="005E22D9" w:rsidP="00F5489C">
      <w:pPr>
        <w:rPr>
          <w:sz w:val="18"/>
        </w:rPr>
      </w:pPr>
    </w:p>
    <w:p w14:paraId="7DC71E22" w14:textId="5ADC072B" w:rsidR="005E22D9" w:rsidRDefault="005E22D9" w:rsidP="00F5489C">
      <w:pPr>
        <w:rPr>
          <w:sz w:val="18"/>
        </w:rPr>
      </w:pPr>
    </w:p>
    <w:p w14:paraId="460BF089" w14:textId="53179188" w:rsidR="005E22D9" w:rsidRDefault="005E22D9" w:rsidP="00F5489C">
      <w:pPr>
        <w:rPr>
          <w:sz w:val="18"/>
        </w:rPr>
      </w:pPr>
    </w:p>
    <w:p w14:paraId="4A36FF79" w14:textId="3AF3A278" w:rsidR="005E22D9" w:rsidRDefault="005E22D9" w:rsidP="00F5489C">
      <w:pPr>
        <w:rPr>
          <w:sz w:val="18"/>
        </w:rPr>
      </w:pPr>
    </w:p>
    <w:p w14:paraId="2FACA372" w14:textId="0D071BB1" w:rsidR="005E22D9" w:rsidRDefault="005E22D9" w:rsidP="00F5489C">
      <w:pPr>
        <w:rPr>
          <w:sz w:val="18"/>
        </w:rPr>
      </w:pPr>
    </w:p>
    <w:p w14:paraId="64BE0F85" w14:textId="6A664053" w:rsidR="005E22D9" w:rsidRDefault="005E22D9" w:rsidP="00F5489C">
      <w:pPr>
        <w:rPr>
          <w:sz w:val="18"/>
        </w:rPr>
      </w:pPr>
    </w:p>
    <w:p w14:paraId="6FBE9647" w14:textId="7D9811BB" w:rsidR="005E22D9" w:rsidRDefault="005E22D9" w:rsidP="00F5489C">
      <w:pPr>
        <w:rPr>
          <w:sz w:val="18"/>
        </w:rPr>
      </w:pPr>
    </w:p>
    <w:p w14:paraId="4DED4186" w14:textId="21F77EA2" w:rsidR="005E22D9" w:rsidRDefault="005E22D9" w:rsidP="00F5489C">
      <w:pPr>
        <w:rPr>
          <w:sz w:val="18"/>
        </w:rPr>
      </w:pPr>
    </w:p>
    <w:p w14:paraId="2EC1D53C" w14:textId="5D1E241B" w:rsidR="005E22D9" w:rsidRDefault="005E22D9" w:rsidP="00F5489C">
      <w:pPr>
        <w:rPr>
          <w:sz w:val="18"/>
        </w:rPr>
      </w:pPr>
    </w:p>
    <w:p w14:paraId="685BFA52" w14:textId="2B9F05D0" w:rsidR="005E22D9" w:rsidRDefault="005E22D9" w:rsidP="00F5489C">
      <w:pPr>
        <w:rPr>
          <w:sz w:val="18"/>
        </w:rPr>
      </w:pPr>
    </w:p>
    <w:p w14:paraId="0EAED73B" w14:textId="64839DAA" w:rsidR="005E22D9" w:rsidRDefault="005E22D9" w:rsidP="00F5489C">
      <w:pPr>
        <w:rPr>
          <w:sz w:val="18"/>
        </w:rPr>
      </w:pPr>
    </w:p>
    <w:p w14:paraId="28447B8B" w14:textId="664455D7" w:rsidR="005E22D9" w:rsidRDefault="005E22D9" w:rsidP="00F5489C">
      <w:pPr>
        <w:rPr>
          <w:sz w:val="18"/>
        </w:rPr>
      </w:pPr>
    </w:p>
    <w:p w14:paraId="669E0AD8" w14:textId="5812F654" w:rsidR="005E22D9" w:rsidRDefault="005E22D9" w:rsidP="00F5489C">
      <w:pPr>
        <w:rPr>
          <w:sz w:val="18"/>
        </w:rPr>
      </w:pPr>
    </w:p>
    <w:p w14:paraId="6A80EA00" w14:textId="6E9DFB02" w:rsidR="005E22D9" w:rsidRDefault="005E22D9" w:rsidP="00F5489C">
      <w:pPr>
        <w:rPr>
          <w:sz w:val="18"/>
        </w:rPr>
      </w:pPr>
    </w:p>
    <w:p w14:paraId="3DB362FA" w14:textId="25E8F65A" w:rsidR="005E22D9" w:rsidRDefault="005E22D9" w:rsidP="00F5489C">
      <w:pPr>
        <w:rPr>
          <w:sz w:val="18"/>
        </w:rPr>
      </w:pPr>
    </w:p>
    <w:p w14:paraId="753F92E3" w14:textId="22F31783" w:rsidR="005E22D9" w:rsidRDefault="005E22D9" w:rsidP="00F5489C">
      <w:pPr>
        <w:rPr>
          <w:sz w:val="18"/>
        </w:rPr>
      </w:pPr>
    </w:p>
    <w:p w14:paraId="62D9B89B" w14:textId="558BFF1A" w:rsidR="005E22D9" w:rsidRDefault="005E22D9" w:rsidP="00F5489C">
      <w:pPr>
        <w:rPr>
          <w:sz w:val="18"/>
        </w:rPr>
      </w:pPr>
    </w:p>
    <w:p w14:paraId="76C67EC1" w14:textId="37F9AB0C" w:rsidR="005E22D9" w:rsidRDefault="005E22D9" w:rsidP="00F5489C">
      <w:pPr>
        <w:rPr>
          <w:sz w:val="18"/>
        </w:rPr>
      </w:pPr>
    </w:p>
    <w:p w14:paraId="0023CBCC" w14:textId="784DFBD1" w:rsidR="005E22D9" w:rsidRDefault="005E22D9" w:rsidP="00F5489C">
      <w:pPr>
        <w:rPr>
          <w:sz w:val="18"/>
        </w:rPr>
      </w:pPr>
    </w:p>
    <w:p w14:paraId="62C26F4B" w14:textId="58348DE6" w:rsidR="005E22D9" w:rsidRDefault="005E22D9" w:rsidP="00F5489C">
      <w:pPr>
        <w:rPr>
          <w:sz w:val="18"/>
        </w:rPr>
      </w:pPr>
    </w:p>
    <w:p w14:paraId="7334A1D8" w14:textId="4531CDE2" w:rsidR="005E22D9" w:rsidRDefault="005E22D9" w:rsidP="00F5489C">
      <w:pPr>
        <w:rPr>
          <w:sz w:val="18"/>
        </w:rPr>
      </w:pPr>
    </w:p>
    <w:p w14:paraId="22B43F07" w14:textId="77E2C6E8" w:rsidR="005E22D9" w:rsidRDefault="005E22D9" w:rsidP="00F5489C">
      <w:pPr>
        <w:rPr>
          <w:sz w:val="18"/>
        </w:rPr>
      </w:pPr>
    </w:p>
    <w:p w14:paraId="51F5AA8A" w14:textId="5B928EC0" w:rsidR="005E22D9" w:rsidRDefault="005E22D9" w:rsidP="00F5489C">
      <w:pPr>
        <w:rPr>
          <w:sz w:val="18"/>
        </w:rPr>
      </w:pPr>
    </w:p>
    <w:p w14:paraId="207B3956" w14:textId="77777777" w:rsidR="005E22D9" w:rsidRDefault="005E22D9" w:rsidP="00F5489C">
      <w:pPr>
        <w:rPr>
          <w:sz w:val="18"/>
        </w:rPr>
      </w:pPr>
    </w:p>
    <w:p w14:paraId="01E243B3" w14:textId="604BCC6B" w:rsidR="005E22D9" w:rsidRDefault="005E22D9" w:rsidP="00F5489C">
      <w:pPr>
        <w:rPr>
          <w:sz w:val="18"/>
        </w:rPr>
      </w:pPr>
    </w:p>
    <w:p w14:paraId="08A4C713" w14:textId="77777777" w:rsidR="005E22D9" w:rsidRPr="005E22D9" w:rsidRDefault="005E22D9" w:rsidP="005E22D9">
      <w:pPr>
        <w:spacing w:before="88"/>
        <w:ind w:right="198"/>
        <w:jc w:val="center"/>
        <w:rPr>
          <w:b/>
          <w:sz w:val="24"/>
          <w:szCs w:val="24"/>
        </w:rPr>
      </w:pPr>
      <w:r w:rsidRPr="005E22D9">
        <w:rPr>
          <w:b/>
          <w:sz w:val="24"/>
          <w:szCs w:val="24"/>
        </w:rPr>
        <w:lastRenderedPageBreak/>
        <w:t>Appendix I</w:t>
      </w:r>
    </w:p>
    <w:p w14:paraId="3475CFF6" w14:textId="77777777" w:rsidR="005E22D9" w:rsidRDefault="005E22D9" w:rsidP="005E22D9">
      <w:pPr>
        <w:pStyle w:val="BodyText"/>
        <w:spacing w:before="7"/>
        <w:rPr>
          <w:b/>
          <w:sz w:val="23"/>
        </w:rPr>
      </w:pPr>
    </w:p>
    <w:p w14:paraId="26B7E2B7" w14:textId="77777777" w:rsidR="005E22D9" w:rsidRDefault="005E22D9" w:rsidP="005E22D9">
      <w:pPr>
        <w:pStyle w:val="BodyText"/>
        <w:ind w:right="199"/>
        <w:jc w:val="center"/>
      </w:pPr>
      <w:r>
        <w:t>YSI TEMPERATURE METER QA</w:t>
      </w:r>
    </w:p>
    <w:p w14:paraId="778151DB" w14:textId="77777777" w:rsidR="005E22D9" w:rsidRDefault="005E22D9" w:rsidP="005E22D9">
      <w:pPr>
        <w:pStyle w:val="BodyText"/>
        <w:spacing w:before="3"/>
        <w:rPr>
          <w:sz w:val="16"/>
        </w:rPr>
      </w:pPr>
    </w:p>
    <w:p w14:paraId="372E346C" w14:textId="77777777" w:rsidR="005E22D9" w:rsidRDefault="005E22D9" w:rsidP="005E22D9">
      <w:pPr>
        <w:pStyle w:val="BodyText"/>
        <w:tabs>
          <w:tab w:val="left" w:pos="4838"/>
          <w:tab w:val="left" w:pos="8972"/>
        </w:tabs>
        <w:spacing w:before="90"/>
        <w:ind w:left="531"/>
      </w:pPr>
      <w:r>
        <w:t>DATE:</w:t>
      </w:r>
      <w:r>
        <w:rPr>
          <w:u w:val="single"/>
        </w:rPr>
        <w:t xml:space="preserve"> </w:t>
      </w:r>
      <w:r>
        <w:rPr>
          <w:u w:val="single"/>
        </w:rPr>
        <w:tab/>
      </w:r>
      <w:r>
        <w:t>TIME:</w:t>
      </w:r>
      <w:r>
        <w:rPr>
          <w:u w:val="single"/>
        </w:rPr>
        <w:t xml:space="preserve"> </w:t>
      </w:r>
      <w:r>
        <w:rPr>
          <w:u w:val="single"/>
        </w:rPr>
        <w:tab/>
      </w:r>
    </w:p>
    <w:p w14:paraId="029DE270" w14:textId="77777777" w:rsidR="005E22D9" w:rsidRDefault="005E22D9" w:rsidP="005E22D9">
      <w:pPr>
        <w:pStyle w:val="BodyText"/>
        <w:spacing w:before="2"/>
        <w:rPr>
          <w:sz w:val="16"/>
        </w:rPr>
      </w:pPr>
    </w:p>
    <w:p w14:paraId="7E0495EF" w14:textId="77777777" w:rsidR="005E22D9" w:rsidRDefault="005E22D9" w:rsidP="005E22D9">
      <w:pPr>
        <w:pStyle w:val="BodyText"/>
        <w:tabs>
          <w:tab w:val="left" w:pos="9192"/>
        </w:tabs>
        <w:spacing w:before="90"/>
        <w:ind w:left="531"/>
      </w:pPr>
      <w:r>
        <w:t>CONDUCTED</w:t>
      </w:r>
      <w:r>
        <w:rPr>
          <w:spacing w:val="-7"/>
        </w:rPr>
        <w:t xml:space="preserve"> </w:t>
      </w:r>
      <w:r>
        <w:t>BY:</w:t>
      </w:r>
      <w:r>
        <w:rPr>
          <w:u w:val="single"/>
        </w:rPr>
        <w:t xml:space="preserve"> </w:t>
      </w:r>
      <w:r>
        <w:rPr>
          <w:u w:val="single"/>
        </w:rPr>
        <w:tab/>
      </w:r>
    </w:p>
    <w:p w14:paraId="10F8FB53" w14:textId="77777777" w:rsidR="005E22D9" w:rsidRDefault="005E22D9" w:rsidP="005E22D9">
      <w:pPr>
        <w:pStyle w:val="BodyText"/>
        <w:spacing w:before="3"/>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52"/>
        <w:gridCol w:w="2952"/>
        <w:gridCol w:w="2952"/>
      </w:tblGrid>
      <w:tr w:rsidR="005E22D9" w14:paraId="290662DD" w14:textId="77777777" w:rsidTr="00524538">
        <w:trPr>
          <w:trHeight w:val="551"/>
        </w:trPr>
        <w:tc>
          <w:tcPr>
            <w:tcW w:w="2952" w:type="dxa"/>
          </w:tcPr>
          <w:p w14:paraId="3ACE4F2F" w14:textId="77777777" w:rsidR="005E22D9" w:rsidRDefault="005E22D9" w:rsidP="00524538">
            <w:pPr>
              <w:pStyle w:val="TableParagraph"/>
              <w:spacing w:before="8"/>
              <w:rPr>
                <w:sz w:val="23"/>
              </w:rPr>
            </w:pPr>
          </w:p>
          <w:p w14:paraId="17C0821D" w14:textId="77777777" w:rsidR="005E22D9" w:rsidRDefault="005E22D9" w:rsidP="00524538">
            <w:pPr>
              <w:pStyle w:val="TableParagraph"/>
              <w:spacing w:line="259" w:lineRule="exact"/>
              <w:ind w:left="107"/>
              <w:rPr>
                <w:sz w:val="24"/>
              </w:rPr>
            </w:pPr>
            <w:r>
              <w:rPr>
                <w:sz w:val="24"/>
              </w:rPr>
              <w:t>METER NUMBER</w:t>
            </w:r>
          </w:p>
        </w:tc>
        <w:tc>
          <w:tcPr>
            <w:tcW w:w="2952" w:type="dxa"/>
          </w:tcPr>
          <w:p w14:paraId="4F4C4350" w14:textId="77777777" w:rsidR="005E22D9" w:rsidRDefault="005E22D9" w:rsidP="00524538">
            <w:pPr>
              <w:pStyle w:val="TableParagraph"/>
              <w:spacing w:before="8"/>
              <w:rPr>
                <w:sz w:val="23"/>
              </w:rPr>
            </w:pPr>
          </w:p>
          <w:p w14:paraId="3BBF376B" w14:textId="77777777" w:rsidR="005E22D9" w:rsidRDefault="005E22D9" w:rsidP="00524538">
            <w:pPr>
              <w:pStyle w:val="TableParagraph"/>
              <w:spacing w:line="259" w:lineRule="exact"/>
              <w:ind w:left="107"/>
              <w:rPr>
                <w:sz w:val="24"/>
              </w:rPr>
            </w:pPr>
            <w:r>
              <w:rPr>
                <w:sz w:val="24"/>
              </w:rPr>
              <w:t>MODEL NUMBER</w:t>
            </w:r>
          </w:p>
        </w:tc>
        <w:tc>
          <w:tcPr>
            <w:tcW w:w="2952" w:type="dxa"/>
          </w:tcPr>
          <w:p w14:paraId="31BDD82B" w14:textId="77777777" w:rsidR="005E22D9" w:rsidRDefault="005E22D9" w:rsidP="00524538">
            <w:pPr>
              <w:pStyle w:val="TableParagraph"/>
              <w:spacing w:before="8"/>
              <w:rPr>
                <w:sz w:val="23"/>
              </w:rPr>
            </w:pPr>
          </w:p>
          <w:p w14:paraId="5B1AAA5C" w14:textId="77777777" w:rsidR="005E22D9" w:rsidRDefault="005E22D9" w:rsidP="00524538">
            <w:pPr>
              <w:pStyle w:val="TableParagraph"/>
              <w:spacing w:line="259" w:lineRule="exact"/>
              <w:ind w:left="107"/>
              <w:rPr>
                <w:sz w:val="24"/>
              </w:rPr>
            </w:pPr>
            <w:r>
              <w:rPr>
                <w:sz w:val="24"/>
              </w:rPr>
              <w:t>TEMPERATURE</w:t>
            </w:r>
          </w:p>
        </w:tc>
      </w:tr>
      <w:tr w:rsidR="005E22D9" w14:paraId="6F12E375" w14:textId="77777777" w:rsidTr="00524538">
        <w:trPr>
          <w:trHeight w:val="552"/>
        </w:trPr>
        <w:tc>
          <w:tcPr>
            <w:tcW w:w="2952" w:type="dxa"/>
          </w:tcPr>
          <w:p w14:paraId="750B9126" w14:textId="77777777" w:rsidR="005E22D9" w:rsidRDefault="005E22D9" w:rsidP="00524538">
            <w:pPr>
              <w:pStyle w:val="TableParagraph"/>
            </w:pPr>
          </w:p>
        </w:tc>
        <w:tc>
          <w:tcPr>
            <w:tcW w:w="2952" w:type="dxa"/>
          </w:tcPr>
          <w:p w14:paraId="57CC48FA" w14:textId="77777777" w:rsidR="005E22D9" w:rsidRDefault="005E22D9" w:rsidP="00524538">
            <w:pPr>
              <w:pStyle w:val="TableParagraph"/>
            </w:pPr>
          </w:p>
        </w:tc>
        <w:tc>
          <w:tcPr>
            <w:tcW w:w="2952" w:type="dxa"/>
          </w:tcPr>
          <w:p w14:paraId="5318877F" w14:textId="77777777" w:rsidR="005E22D9" w:rsidRDefault="005E22D9" w:rsidP="00524538">
            <w:pPr>
              <w:pStyle w:val="TableParagraph"/>
            </w:pPr>
          </w:p>
        </w:tc>
      </w:tr>
      <w:tr w:rsidR="005E22D9" w14:paraId="1CDBEED5" w14:textId="77777777" w:rsidTr="00524538">
        <w:trPr>
          <w:trHeight w:val="551"/>
        </w:trPr>
        <w:tc>
          <w:tcPr>
            <w:tcW w:w="2952" w:type="dxa"/>
          </w:tcPr>
          <w:p w14:paraId="42ACF4EB" w14:textId="77777777" w:rsidR="005E22D9" w:rsidRDefault="005E22D9" w:rsidP="00524538">
            <w:pPr>
              <w:pStyle w:val="TableParagraph"/>
            </w:pPr>
          </w:p>
        </w:tc>
        <w:tc>
          <w:tcPr>
            <w:tcW w:w="2952" w:type="dxa"/>
          </w:tcPr>
          <w:p w14:paraId="003CA721" w14:textId="77777777" w:rsidR="005E22D9" w:rsidRDefault="005E22D9" w:rsidP="00524538">
            <w:pPr>
              <w:pStyle w:val="TableParagraph"/>
            </w:pPr>
          </w:p>
        </w:tc>
        <w:tc>
          <w:tcPr>
            <w:tcW w:w="2952" w:type="dxa"/>
          </w:tcPr>
          <w:p w14:paraId="31E4429A" w14:textId="77777777" w:rsidR="005E22D9" w:rsidRDefault="005E22D9" w:rsidP="00524538">
            <w:pPr>
              <w:pStyle w:val="TableParagraph"/>
            </w:pPr>
          </w:p>
        </w:tc>
      </w:tr>
      <w:tr w:rsidR="005E22D9" w14:paraId="4809A469" w14:textId="77777777" w:rsidTr="00524538">
        <w:trPr>
          <w:trHeight w:val="551"/>
        </w:trPr>
        <w:tc>
          <w:tcPr>
            <w:tcW w:w="2952" w:type="dxa"/>
          </w:tcPr>
          <w:p w14:paraId="3C661DEC" w14:textId="77777777" w:rsidR="005E22D9" w:rsidRDefault="005E22D9" w:rsidP="00524538">
            <w:pPr>
              <w:pStyle w:val="TableParagraph"/>
            </w:pPr>
          </w:p>
        </w:tc>
        <w:tc>
          <w:tcPr>
            <w:tcW w:w="2952" w:type="dxa"/>
          </w:tcPr>
          <w:p w14:paraId="3496B795" w14:textId="77777777" w:rsidR="005E22D9" w:rsidRDefault="005E22D9" w:rsidP="00524538">
            <w:pPr>
              <w:pStyle w:val="TableParagraph"/>
            </w:pPr>
          </w:p>
        </w:tc>
        <w:tc>
          <w:tcPr>
            <w:tcW w:w="2952" w:type="dxa"/>
          </w:tcPr>
          <w:p w14:paraId="150DA899" w14:textId="77777777" w:rsidR="005E22D9" w:rsidRDefault="005E22D9" w:rsidP="00524538">
            <w:pPr>
              <w:pStyle w:val="TableParagraph"/>
            </w:pPr>
          </w:p>
        </w:tc>
      </w:tr>
      <w:tr w:rsidR="005E22D9" w14:paraId="49A83411" w14:textId="77777777" w:rsidTr="00524538">
        <w:trPr>
          <w:trHeight w:val="552"/>
        </w:trPr>
        <w:tc>
          <w:tcPr>
            <w:tcW w:w="2952" w:type="dxa"/>
          </w:tcPr>
          <w:p w14:paraId="34F53E24" w14:textId="77777777" w:rsidR="005E22D9" w:rsidRDefault="005E22D9" w:rsidP="00524538">
            <w:pPr>
              <w:pStyle w:val="TableParagraph"/>
            </w:pPr>
          </w:p>
        </w:tc>
        <w:tc>
          <w:tcPr>
            <w:tcW w:w="2952" w:type="dxa"/>
          </w:tcPr>
          <w:p w14:paraId="3F5DB76E" w14:textId="77777777" w:rsidR="005E22D9" w:rsidRDefault="005E22D9" w:rsidP="00524538">
            <w:pPr>
              <w:pStyle w:val="TableParagraph"/>
            </w:pPr>
          </w:p>
        </w:tc>
        <w:tc>
          <w:tcPr>
            <w:tcW w:w="2952" w:type="dxa"/>
          </w:tcPr>
          <w:p w14:paraId="0952D453" w14:textId="77777777" w:rsidR="005E22D9" w:rsidRDefault="005E22D9" w:rsidP="00524538">
            <w:pPr>
              <w:pStyle w:val="TableParagraph"/>
            </w:pPr>
          </w:p>
        </w:tc>
      </w:tr>
      <w:tr w:rsidR="005E22D9" w14:paraId="137A1765" w14:textId="77777777" w:rsidTr="00524538">
        <w:trPr>
          <w:trHeight w:val="551"/>
        </w:trPr>
        <w:tc>
          <w:tcPr>
            <w:tcW w:w="2952" w:type="dxa"/>
          </w:tcPr>
          <w:p w14:paraId="54E247B1" w14:textId="77777777" w:rsidR="005E22D9" w:rsidRDefault="005E22D9" w:rsidP="00524538">
            <w:pPr>
              <w:pStyle w:val="TableParagraph"/>
            </w:pPr>
          </w:p>
        </w:tc>
        <w:tc>
          <w:tcPr>
            <w:tcW w:w="2952" w:type="dxa"/>
          </w:tcPr>
          <w:p w14:paraId="07E53123" w14:textId="77777777" w:rsidR="005E22D9" w:rsidRDefault="005E22D9" w:rsidP="00524538">
            <w:pPr>
              <w:pStyle w:val="TableParagraph"/>
            </w:pPr>
          </w:p>
        </w:tc>
        <w:tc>
          <w:tcPr>
            <w:tcW w:w="2952" w:type="dxa"/>
          </w:tcPr>
          <w:p w14:paraId="7E9ACB67" w14:textId="77777777" w:rsidR="005E22D9" w:rsidRDefault="005E22D9" w:rsidP="00524538">
            <w:pPr>
              <w:pStyle w:val="TableParagraph"/>
            </w:pPr>
          </w:p>
        </w:tc>
      </w:tr>
      <w:tr w:rsidR="005E22D9" w14:paraId="37BDDB52" w14:textId="77777777" w:rsidTr="00524538">
        <w:trPr>
          <w:trHeight w:val="551"/>
        </w:trPr>
        <w:tc>
          <w:tcPr>
            <w:tcW w:w="2952" w:type="dxa"/>
          </w:tcPr>
          <w:p w14:paraId="4DE04399" w14:textId="77777777" w:rsidR="005E22D9" w:rsidRDefault="005E22D9" w:rsidP="00524538">
            <w:pPr>
              <w:pStyle w:val="TableParagraph"/>
            </w:pPr>
          </w:p>
        </w:tc>
        <w:tc>
          <w:tcPr>
            <w:tcW w:w="2952" w:type="dxa"/>
          </w:tcPr>
          <w:p w14:paraId="2F8E307B" w14:textId="77777777" w:rsidR="005E22D9" w:rsidRDefault="005E22D9" w:rsidP="00524538">
            <w:pPr>
              <w:pStyle w:val="TableParagraph"/>
            </w:pPr>
          </w:p>
        </w:tc>
        <w:tc>
          <w:tcPr>
            <w:tcW w:w="2952" w:type="dxa"/>
          </w:tcPr>
          <w:p w14:paraId="7CE6A7BC" w14:textId="77777777" w:rsidR="005E22D9" w:rsidRDefault="005E22D9" w:rsidP="00524538">
            <w:pPr>
              <w:pStyle w:val="TableParagraph"/>
            </w:pPr>
          </w:p>
        </w:tc>
      </w:tr>
      <w:tr w:rsidR="005E22D9" w14:paraId="0CA9466E" w14:textId="77777777" w:rsidTr="00524538">
        <w:trPr>
          <w:trHeight w:val="552"/>
        </w:trPr>
        <w:tc>
          <w:tcPr>
            <w:tcW w:w="2952" w:type="dxa"/>
          </w:tcPr>
          <w:p w14:paraId="0993B4BB" w14:textId="77777777" w:rsidR="005E22D9" w:rsidRDefault="005E22D9" w:rsidP="00524538">
            <w:pPr>
              <w:pStyle w:val="TableParagraph"/>
            </w:pPr>
          </w:p>
        </w:tc>
        <w:tc>
          <w:tcPr>
            <w:tcW w:w="2952" w:type="dxa"/>
          </w:tcPr>
          <w:p w14:paraId="0289188B" w14:textId="77777777" w:rsidR="005E22D9" w:rsidRDefault="005E22D9" w:rsidP="00524538">
            <w:pPr>
              <w:pStyle w:val="TableParagraph"/>
            </w:pPr>
          </w:p>
        </w:tc>
        <w:tc>
          <w:tcPr>
            <w:tcW w:w="2952" w:type="dxa"/>
          </w:tcPr>
          <w:p w14:paraId="607F3F39" w14:textId="77777777" w:rsidR="005E22D9" w:rsidRDefault="005E22D9" w:rsidP="00524538">
            <w:pPr>
              <w:pStyle w:val="TableParagraph"/>
            </w:pPr>
          </w:p>
        </w:tc>
      </w:tr>
      <w:tr w:rsidR="005E22D9" w14:paraId="7AE89BB5" w14:textId="77777777" w:rsidTr="00524538">
        <w:trPr>
          <w:trHeight w:val="551"/>
        </w:trPr>
        <w:tc>
          <w:tcPr>
            <w:tcW w:w="2952" w:type="dxa"/>
          </w:tcPr>
          <w:p w14:paraId="54FF9079" w14:textId="77777777" w:rsidR="005E22D9" w:rsidRDefault="005E22D9" w:rsidP="00524538">
            <w:pPr>
              <w:pStyle w:val="TableParagraph"/>
            </w:pPr>
          </w:p>
        </w:tc>
        <w:tc>
          <w:tcPr>
            <w:tcW w:w="2952" w:type="dxa"/>
          </w:tcPr>
          <w:p w14:paraId="6B5659BB" w14:textId="77777777" w:rsidR="005E22D9" w:rsidRDefault="005E22D9" w:rsidP="00524538">
            <w:pPr>
              <w:pStyle w:val="TableParagraph"/>
            </w:pPr>
          </w:p>
        </w:tc>
        <w:tc>
          <w:tcPr>
            <w:tcW w:w="2952" w:type="dxa"/>
          </w:tcPr>
          <w:p w14:paraId="6ABD4AB9" w14:textId="77777777" w:rsidR="005E22D9" w:rsidRDefault="005E22D9" w:rsidP="00524538">
            <w:pPr>
              <w:pStyle w:val="TableParagraph"/>
            </w:pPr>
          </w:p>
        </w:tc>
      </w:tr>
      <w:tr w:rsidR="005E22D9" w14:paraId="7F729FAD" w14:textId="77777777" w:rsidTr="00524538">
        <w:trPr>
          <w:trHeight w:val="551"/>
        </w:trPr>
        <w:tc>
          <w:tcPr>
            <w:tcW w:w="2952" w:type="dxa"/>
          </w:tcPr>
          <w:p w14:paraId="48AA5C4D" w14:textId="77777777" w:rsidR="005E22D9" w:rsidRDefault="005E22D9" w:rsidP="00524538">
            <w:pPr>
              <w:pStyle w:val="TableParagraph"/>
            </w:pPr>
          </w:p>
        </w:tc>
        <w:tc>
          <w:tcPr>
            <w:tcW w:w="2952" w:type="dxa"/>
          </w:tcPr>
          <w:p w14:paraId="4AA3BF07" w14:textId="77777777" w:rsidR="005E22D9" w:rsidRDefault="005E22D9" w:rsidP="00524538">
            <w:pPr>
              <w:pStyle w:val="TableParagraph"/>
            </w:pPr>
          </w:p>
        </w:tc>
        <w:tc>
          <w:tcPr>
            <w:tcW w:w="2952" w:type="dxa"/>
          </w:tcPr>
          <w:p w14:paraId="06E44D35" w14:textId="77777777" w:rsidR="005E22D9" w:rsidRDefault="005E22D9" w:rsidP="00524538">
            <w:pPr>
              <w:pStyle w:val="TableParagraph"/>
            </w:pPr>
          </w:p>
        </w:tc>
      </w:tr>
      <w:tr w:rsidR="005E22D9" w14:paraId="139610D5" w14:textId="77777777" w:rsidTr="00524538">
        <w:trPr>
          <w:trHeight w:val="551"/>
        </w:trPr>
        <w:tc>
          <w:tcPr>
            <w:tcW w:w="2952" w:type="dxa"/>
          </w:tcPr>
          <w:p w14:paraId="6B649D3E" w14:textId="77777777" w:rsidR="005E22D9" w:rsidRDefault="005E22D9" w:rsidP="00524538">
            <w:pPr>
              <w:pStyle w:val="TableParagraph"/>
            </w:pPr>
          </w:p>
        </w:tc>
        <w:tc>
          <w:tcPr>
            <w:tcW w:w="2952" w:type="dxa"/>
          </w:tcPr>
          <w:p w14:paraId="0DF134DC" w14:textId="77777777" w:rsidR="005E22D9" w:rsidRDefault="005E22D9" w:rsidP="00524538">
            <w:pPr>
              <w:pStyle w:val="TableParagraph"/>
            </w:pPr>
          </w:p>
        </w:tc>
        <w:tc>
          <w:tcPr>
            <w:tcW w:w="2952" w:type="dxa"/>
          </w:tcPr>
          <w:p w14:paraId="79858D99" w14:textId="77777777" w:rsidR="005E22D9" w:rsidRDefault="005E22D9" w:rsidP="00524538">
            <w:pPr>
              <w:pStyle w:val="TableParagraph"/>
            </w:pPr>
          </w:p>
        </w:tc>
      </w:tr>
      <w:tr w:rsidR="005E22D9" w14:paraId="0DACB8D4" w14:textId="77777777" w:rsidTr="00524538">
        <w:trPr>
          <w:trHeight w:val="552"/>
        </w:trPr>
        <w:tc>
          <w:tcPr>
            <w:tcW w:w="2952" w:type="dxa"/>
          </w:tcPr>
          <w:p w14:paraId="7F1084BB" w14:textId="77777777" w:rsidR="005E22D9" w:rsidRDefault="005E22D9" w:rsidP="00524538">
            <w:pPr>
              <w:pStyle w:val="TableParagraph"/>
            </w:pPr>
          </w:p>
        </w:tc>
        <w:tc>
          <w:tcPr>
            <w:tcW w:w="2952" w:type="dxa"/>
          </w:tcPr>
          <w:p w14:paraId="37C0F378" w14:textId="77777777" w:rsidR="005E22D9" w:rsidRDefault="005E22D9" w:rsidP="00524538">
            <w:pPr>
              <w:pStyle w:val="TableParagraph"/>
            </w:pPr>
          </w:p>
        </w:tc>
        <w:tc>
          <w:tcPr>
            <w:tcW w:w="2952" w:type="dxa"/>
          </w:tcPr>
          <w:p w14:paraId="00490E0D" w14:textId="77777777" w:rsidR="005E22D9" w:rsidRDefault="005E22D9" w:rsidP="00524538">
            <w:pPr>
              <w:pStyle w:val="TableParagraph"/>
            </w:pPr>
          </w:p>
        </w:tc>
      </w:tr>
      <w:tr w:rsidR="005E22D9" w14:paraId="20EB263C" w14:textId="77777777" w:rsidTr="00524538">
        <w:trPr>
          <w:trHeight w:val="551"/>
        </w:trPr>
        <w:tc>
          <w:tcPr>
            <w:tcW w:w="2952" w:type="dxa"/>
          </w:tcPr>
          <w:p w14:paraId="363B6805" w14:textId="77777777" w:rsidR="005E22D9" w:rsidRDefault="005E22D9" w:rsidP="00524538">
            <w:pPr>
              <w:pStyle w:val="TableParagraph"/>
            </w:pPr>
          </w:p>
        </w:tc>
        <w:tc>
          <w:tcPr>
            <w:tcW w:w="2952" w:type="dxa"/>
          </w:tcPr>
          <w:p w14:paraId="20126935" w14:textId="77777777" w:rsidR="005E22D9" w:rsidRDefault="005E22D9" w:rsidP="00524538">
            <w:pPr>
              <w:pStyle w:val="TableParagraph"/>
            </w:pPr>
          </w:p>
        </w:tc>
        <w:tc>
          <w:tcPr>
            <w:tcW w:w="2952" w:type="dxa"/>
          </w:tcPr>
          <w:p w14:paraId="7D5AD6B0" w14:textId="77777777" w:rsidR="005E22D9" w:rsidRDefault="005E22D9" w:rsidP="00524538">
            <w:pPr>
              <w:pStyle w:val="TableParagraph"/>
            </w:pPr>
          </w:p>
        </w:tc>
      </w:tr>
      <w:tr w:rsidR="005E22D9" w14:paraId="1F1551F6" w14:textId="77777777" w:rsidTr="00524538">
        <w:trPr>
          <w:trHeight w:val="551"/>
        </w:trPr>
        <w:tc>
          <w:tcPr>
            <w:tcW w:w="2952" w:type="dxa"/>
          </w:tcPr>
          <w:p w14:paraId="78268EDB" w14:textId="77777777" w:rsidR="005E22D9" w:rsidRDefault="005E22D9" w:rsidP="00524538">
            <w:pPr>
              <w:pStyle w:val="TableParagraph"/>
            </w:pPr>
          </w:p>
        </w:tc>
        <w:tc>
          <w:tcPr>
            <w:tcW w:w="2952" w:type="dxa"/>
          </w:tcPr>
          <w:p w14:paraId="7A435733" w14:textId="77777777" w:rsidR="005E22D9" w:rsidRDefault="005E22D9" w:rsidP="00524538">
            <w:pPr>
              <w:pStyle w:val="TableParagraph"/>
            </w:pPr>
          </w:p>
        </w:tc>
        <w:tc>
          <w:tcPr>
            <w:tcW w:w="2952" w:type="dxa"/>
          </w:tcPr>
          <w:p w14:paraId="0475323F" w14:textId="77777777" w:rsidR="005E22D9" w:rsidRDefault="005E22D9" w:rsidP="00524538">
            <w:pPr>
              <w:pStyle w:val="TableParagraph"/>
            </w:pPr>
          </w:p>
        </w:tc>
      </w:tr>
      <w:tr w:rsidR="005E22D9" w14:paraId="03891557" w14:textId="77777777" w:rsidTr="00524538">
        <w:trPr>
          <w:trHeight w:val="552"/>
        </w:trPr>
        <w:tc>
          <w:tcPr>
            <w:tcW w:w="2952" w:type="dxa"/>
          </w:tcPr>
          <w:p w14:paraId="0FF61141" w14:textId="77777777" w:rsidR="005E22D9" w:rsidRDefault="005E22D9" w:rsidP="00524538">
            <w:pPr>
              <w:pStyle w:val="TableParagraph"/>
            </w:pPr>
          </w:p>
        </w:tc>
        <w:tc>
          <w:tcPr>
            <w:tcW w:w="2952" w:type="dxa"/>
          </w:tcPr>
          <w:p w14:paraId="6E0097A5" w14:textId="77777777" w:rsidR="005E22D9" w:rsidRDefault="005E22D9" w:rsidP="00524538">
            <w:pPr>
              <w:pStyle w:val="TableParagraph"/>
            </w:pPr>
          </w:p>
        </w:tc>
        <w:tc>
          <w:tcPr>
            <w:tcW w:w="2952" w:type="dxa"/>
          </w:tcPr>
          <w:p w14:paraId="27C67527" w14:textId="77777777" w:rsidR="005E22D9" w:rsidRDefault="005E22D9" w:rsidP="00524538">
            <w:pPr>
              <w:pStyle w:val="TableParagraph"/>
            </w:pPr>
          </w:p>
        </w:tc>
      </w:tr>
      <w:tr w:rsidR="005E22D9" w14:paraId="074F9B36" w14:textId="77777777" w:rsidTr="00524538">
        <w:trPr>
          <w:trHeight w:val="551"/>
        </w:trPr>
        <w:tc>
          <w:tcPr>
            <w:tcW w:w="2952" w:type="dxa"/>
          </w:tcPr>
          <w:p w14:paraId="3D04589D" w14:textId="77777777" w:rsidR="005E22D9" w:rsidRDefault="005E22D9" w:rsidP="00524538">
            <w:pPr>
              <w:pStyle w:val="TableParagraph"/>
            </w:pPr>
          </w:p>
        </w:tc>
        <w:tc>
          <w:tcPr>
            <w:tcW w:w="2952" w:type="dxa"/>
          </w:tcPr>
          <w:p w14:paraId="6AC846BD" w14:textId="77777777" w:rsidR="005E22D9" w:rsidRDefault="005E22D9" w:rsidP="00524538">
            <w:pPr>
              <w:pStyle w:val="TableParagraph"/>
            </w:pPr>
          </w:p>
        </w:tc>
        <w:tc>
          <w:tcPr>
            <w:tcW w:w="2952" w:type="dxa"/>
          </w:tcPr>
          <w:p w14:paraId="204EBA59" w14:textId="77777777" w:rsidR="005E22D9" w:rsidRDefault="005E22D9" w:rsidP="00524538">
            <w:pPr>
              <w:pStyle w:val="TableParagraph"/>
            </w:pPr>
          </w:p>
        </w:tc>
      </w:tr>
      <w:tr w:rsidR="005E22D9" w14:paraId="345C10BE" w14:textId="77777777" w:rsidTr="00524538">
        <w:trPr>
          <w:trHeight w:val="551"/>
        </w:trPr>
        <w:tc>
          <w:tcPr>
            <w:tcW w:w="2952" w:type="dxa"/>
          </w:tcPr>
          <w:p w14:paraId="140226E9" w14:textId="77777777" w:rsidR="005E22D9" w:rsidRDefault="005E22D9" w:rsidP="00524538">
            <w:pPr>
              <w:pStyle w:val="TableParagraph"/>
            </w:pPr>
          </w:p>
        </w:tc>
        <w:tc>
          <w:tcPr>
            <w:tcW w:w="2952" w:type="dxa"/>
          </w:tcPr>
          <w:p w14:paraId="319B6647" w14:textId="77777777" w:rsidR="005E22D9" w:rsidRDefault="005E22D9" w:rsidP="00524538">
            <w:pPr>
              <w:pStyle w:val="TableParagraph"/>
            </w:pPr>
          </w:p>
        </w:tc>
        <w:tc>
          <w:tcPr>
            <w:tcW w:w="2952" w:type="dxa"/>
          </w:tcPr>
          <w:p w14:paraId="31AF7D06" w14:textId="77777777" w:rsidR="005E22D9" w:rsidRDefault="005E22D9" w:rsidP="00524538">
            <w:pPr>
              <w:pStyle w:val="TableParagraph"/>
            </w:pPr>
          </w:p>
        </w:tc>
      </w:tr>
      <w:tr w:rsidR="005E22D9" w14:paraId="2BA23B3A" w14:textId="77777777" w:rsidTr="00524538">
        <w:trPr>
          <w:trHeight w:val="552"/>
        </w:trPr>
        <w:tc>
          <w:tcPr>
            <w:tcW w:w="2952" w:type="dxa"/>
          </w:tcPr>
          <w:p w14:paraId="4AFB2064" w14:textId="77777777" w:rsidR="005E22D9" w:rsidRDefault="005E22D9" w:rsidP="00524538">
            <w:pPr>
              <w:pStyle w:val="TableParagraph"/>
            </w:pPr>
          </w:p>
        </w:tc>
        <w:tc>
          <w:tcPr>
            <w:tcW w:w="2952" w:type="dxa"/>
          </w:tcPr>
          <w:p w14:paraId="1F166E3A" w14:textId="77777777" w:rsidR="005E22D9" w:rsidRDefault="005E22D9" w:rsidP="00524538">
            <w:pPr>
              <w:pStyle w:val="TableParagraph"/>
            </w:pPr>
          </w:p>
        </w:tc>
        <w:tc>
          <w:tcPr>
            <w:tcW w:w="2952" w:type="dxa"/>
          </w:tcPr>
          <w:p w14:paraId="3A8F6F01" w14:textId="77777777" w:rsidR="005E22D9" w:rsidRDefault="005E22D9" w:rsidP="00524538">
            <w:pPr>
              <w:pStyle w:val="TableParagraph"/>
            </w:pPr>
          </w:p>
        </w:tc>
      </w:tr>
    </w:tbl>
    <w:p w14:paraId="09C6ECF3" w14:textId="77777777" w:rsidR="005E22D9" w:rsidRDefault="005E22D9" w:rsidP="005E22D9">
      <w:pPr>
        <w:sectPr w:rsidR="005E22D9">
          <w:headerReference w:type="default" r:id="rId55"/>
          <w:footerReference w:type="default" r:id="rId56"/>
          <w:pgSz w:w="11900" w:h="16840"/>
          <w:pgMar w:top="1320" w:right="420" w:bottom="940" w:left="620" w:header="929" w:footer="744" w:gutter="0"/>
          <w:cols w:space="720"/>
        </w:sectPr>
      </w:pPr>
    </w:p>
    <w:p w14:paraId="2F7CE7B1" w14:textId="77777777" w:rsidR="005E22D9" w:rsidRDefault="005E22D9" w:rsidP="005E22D9">
      <w:pPr>
        <w:pStyle w:val="BodyText"/>
        <w:spacing w:before="5"/>
        <w:rPr>
          <w:sz w:val="26"/>
        </w:rPr>
      </w:pPr>
    </w:p>
    <w:p w14:paraId="65D13ABB" w14:textId="77777777" w:rsidR="005E22D9" w:rsidRDefault="005E22D9" w:rsidP="005E22D9">
      <w:pPr>
        <w:spacing w:before="88"/>
        <w:ind w:right="198"/>
        <w:jc w:val="center"/>
        <w:rPr>
          <w:b/>
          <w:sz w:val="28"/>
        </w:rPr>
      </w:pPr>
      <w:bookmarkStart w:id="271" w:name="Appendix_J"/>
      <w:bookmarkStart w:id="272" w:name="_bookmark43"/>
      <w:bookmarkEnd w:id="271"/>
      <w:bookmarkEnd w:id="272"/>
      <w:r>
        <w:rPr>
          <w:b/>
          <w:sz w:val="28"/>
        </w:rPr>
        <w:t>Appendix J</w:t>
      </w:r>
    </w:p>
    <w:p w14:paraId="26C6F213" w14:textId="77777777" w:rsidR="005E22D9" w:rsidRDefault="005E22D9" w:rsidP="005E22D9">
      <w:pPr>
        <w:pStyle w:val="BodyText"/>
        <w:spacing w:before="10"/>
        <w:rPr>
          <w:b/>
          <w:sz w:val="23"/>
        </w:rPr>
      </w:pPr>
    </w:p>
    <w:p w14:paraId="39418A16" w14:textId="77777777" w:rsidR="005E22D9" w:rsidRDefault="005E22D9" w:rsidP="005E22D9">
      <w:pPr>
        <w:ind w:right="198"/>
        <w:jc w:val="center"/>
        <w:rPr>
          <w:b/>
          <w:sz w:val="24"/>
        </w:rPr>
      </w:pPr>
      <w:r>
        <w:rPr>
          <w:b/>
          <w:sz w:val="24"/>
        </w:rPr>
        <w:t>Calibration Standards Record Form (KWF: WQ Form 2)</w:t>
      </w:r>
    </w:p>
    <w:p w14:paraId="225B36E6" w14:textId="77777777" w:rsidR="005E22D9" w:rsidRDefault="005E22D9" w:rsidP="005E22D9">
      <w:pPr>
        <w:pStyle w:val="BodyText"/>
        <w:spacing w:before="1"/>
        <w:rPr>
          <w:b/>
        </w:rPr>
      </w:pPr>
    </w:p>
    <w:tbl>
      <w:tblPr>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5"/>
        <w:gridCol w:w="1266"/>
        <w:gridCol w:w="1265"/>
        <w:gridCol w:w="1265"/>
        <w:gridCol w:w="1576"/>
        <w:gridCol w:w="1265"/>
        <w:gridCol w:w="1266"/>
      </w:tblGrid>
      <w:tr w:rsidR="005E22D9" w14:paraId="5018CB12" w14:textId="77777777" w:rsidTr="00524538">
        <w:trPr>
          <w:trHeight w:val="476"/>
        </w:trPr>
        <w:tc>
          <w:tcPr>
            <w:tcW w:w="1265" w:type="dxa"/>
          </w:tcPr>
          <w:p w14:paraId="2055E548" w14:textId="77777777" w:rsidR="005E22D9" w:rsidRDefault="005E22D9" w:rsidP="00524538">
            <w:pPr>
              <w:pStyle w:val="TableParagraph"/>
              <w:spacing w:before="44"/>
              <w:ind w:left="405"/>
              <w:rPr>
                <w:sz w:val="24"/>
              </w:rPr>
            </w:pPr>
            <w:bookmarkStart w:id="273" w:name="Date"/>
            <w:bookmarkEnd w:id="273"/>
            <w:r>
              <w:rPr>
                <w:sz w:val="24"/>
              </w:rPr>
              <w:t>Date</w:t>
            </w:r>
          </w:p>
        </w:tc>
        <w:tc>
          <w:tcPr>
            <w:tcW w:w="1266" w:type="dxa"/>
          </w:tcPr>
          <w:p w14:paraId="1A49B8D3" w14:textId="77777777" w:rsidR="005E22D9" w:rsidRDefault="005E22D9" w:rsidP="00524538">
            <w:pPr>
              <w:pStyle w:val="TableParagraph"/>
              <w:spacing w:line="274" w:lineRule="exact"/>
              <w:ind w:left="107"/>
              <w:rPr>
                <w:sz w:val="24"/>
              </w:rPr>
            </w:pPr>
            <w:r>
              <w:rPr>
                <w:sz w:val="24"/>
              </w:rPr>
              <w:t>Time</w:t>
            </w:r>
          </w:p>
        </w:tc>
        <w:tc>
          <w:tcPr>
            <w:tcW w:w="1265" w:type="dxa"/>
          </w:tcPr>
          <w:p w14:paraId="19443CF0" w14:textId="77777777" w:rsidR="005E22D9" w:rsidRDefault="005E22D9" w:rsidP="00524538">
            <w:pPr>
              <w:pStyle w:val="TableParagraph"/>
              <w:spacing w:line="274" w:lineRule="exact"/>
              <w:ind w:left="107"/>
              <w:rPr>
                <w:sz w:val="24"/>
              </w:rPr>
            </w:pPr>
            <w:r>
              <w:rPr>
                <w:sz w:val="24"/>
              </w:rPr>
              <w:t>Action</w:t>
            </w:r>
          </w:p>
        </w:tc>
        <w:tc>
          <w:tcPr>
            <w:tcW w:w="1265" w:type="dxa"/>
          </w:tcPr>
          <w:p w14:paraId="69E28532" w14:textId="77777777" w:rsidR="005E22D9" w:rsidRDefault="005E22D9" w:rsidP="00524538">
            <w:pPr>
              <w:pStyle w:val="TableParagraph"/>
              <w:spacing w:line="274" w:lineRule="exact"/>
              <w:ind w:left="107"/>
              <w:rPr>
                <w:sz w:val="24"/>
              </w:rPr>
            </w:pPr>
            <w:r>
              <w:rPr>
                <w:sz w:val="24"/>
              </w:rPr>
              <w:t>Parameter</w:t>
            </w:r>
          </w:p>
        </w:tc>
        <w:tc>
          <w:tcPr>
            <w:tcW w:w="1576" w:type="dxa"/>
          </w:tcPr>
          <w:p w14:paraId="321CD057" w14:textId="77777777" w:rsidR="005E22D9" w:rsidRDefault="005E22D9" w:rsidP="00524538">
            <w:pPr>
              <w:pStyle w:val="TableParagraph"/>
              <w:spacing w:line="274" w:lineRule="exact"/>
              <w:ind w:left="107"/>
              <w:rPr>
                <w:sz w:val="24"/>
              </w:rPr>
            </w:pPr>
            <w:r>
              <w:rPr>
                <w:sz w:val="24"/>
              </w:rPr>
              <w:t>Concentration</w:t>
            </w:r>
          </w:p>
        </w:tc>
        <w:tc>
          <w:tcPr>
            <w:tcW w:w="1265" w:type="dxa"/>
          </w:tcPr>
          <w:p w14:paraId="16717924" w14:textId="77777777" w:rsidR="005E22D9" w:rsidRDefault="005E22D9" w:rsidP="00524538">
            <w:pPr>
              <w:pStyle w:val="TableParagraph"/>
              <w:spacing w:line="274" w:lineRule="exact"/>
              <w:ind w:left="106"/>
              <w:rPr>
                <w:sz w:val="24"/>
              </w:rPr>
            </w:pPr>
            <w:r>
              <w:rPr>
                <w:sz w:val="24"/>
              </w:rPr>
              <w:t>Lot</w:t>
            </w:r>
          </w:p>
        </w:tc>
        <w:tc>
          <w:tcPr>
            <w:tcW w:w="1266" w:type="dxa"/>
          </w:tcPr>
          <w:p w14:paraId="1A412442" w14:textId="77777777" w:rsidR="005E22D9" w:rsidRDefault="005E22D9" w:rsidP="00524538">
            <w:pPr>
              <w:pStyle w:val="TableParagraph"/>
              <w:spacing w:line="274" w:lineRule="exact"/>
              <w:ind w:left="106"/>
              <w:rPr>
                <w:sz w:val="24"/>
              </w:rPr>
            </w:pPr>
            <w:r>
              <w:rPr>
                <w:sz w:val="24"/>
              </w:rPr>
              <w:t>Expiration</w:t>
            </w:r>
          </w:p>
        </w:tc>
      </w:tr>
      <w:tr w:rsidR="005E22D9" w14:paraId="6EB22701" w14:textId="77777777" w:rsidTr="00524538">
        <w:trPr>
          <w:trHeight w:val="276"/>
        </w:trPr>
        <w:tc>
          <w:tcPr>
            <w:tcW w:w="1265" w:type="dxa"/>
          </w:tcPr>
          <w:p w14:paraId="62335C3C" w14:textId="77777777" w:rsidR="005E22D9" w:rsidRDefault="005E22D9" w:rsidP="00524538">
            <w:pPr>
              <w:pStyle w:val="TableParagraph"/>
              <w:rPr>
                <w:sz w:val="20"/>
              </w:rPr>
            </w:pPr>
          </w:p>
        </w:tc>
        <w:tc>
          <w:tcPr>
            <w:tcW w:w="1266" w:type="dxa"/>
          </w:tcPr>
          <w:p w14:paraId="67665CCF" w14:textId="77777777" w:rsidR="005E22D9" w:rsidRDefault="005E22D9" w:rsidP="00524538">
            <w:pPr>
              <w:pStyle w:val="TableParagraph"/>
              <w:rPr>
                <w:sz w:val="20"/>
              </w:rPr>
            </w:pPr>
          </w:p>
        </w:tc>
        <w:tc>
          <w:tcPr>
            <w:tcW w:w="1265" w:type="dxa"/>
          </w:tcPr>
          <w:p w14:paraId="5D036A6F" w14:textId="77777777" w:rsidR="005E22D9" w:rsidRDefault="005E22D9" w:rsidP="00524538">
            <w:pPr>
              <w:pStyle w:val="TableParagraph"/>
              <w:rPr>
                <w:sz w:val="20"/>
              </w:rPr>
            </w:pPr>
          </w:p>
        </w:tc>
        <w:tc>
          <w:tcPr>
            <w:tcW w:w="1265" w:type="dxa"/>
          </w:tcPr>
          <w:p w14:paraId="6716FA1D" w14:textId="77777777" w:rsidR="005E22D9" w:rsidRDefault="005E22D9" w:rsidP="00524538">
            <w:pPr>
              <w:pStyle w:val="TableParagraph"/>
              <w:rPr>
                <w:sz w:val="20"/>
              </w:rPr>
            </w:pPr>
          </w:p>
        </w:tc>
        <w:tc>
          <w:tcPr>
            <w:tcW w:w="1576" w:type="dxa"/>
          </w:tcPr>
          <w:p w14:paraId="778629E9" w14:textId="77777777" w:rsidR="005E22D9" w:rsidRDefault="005E22D9" w:rsidP="00524538">
            <w:pPr>
              <w:pStyle w:val="TableParagraph"/>
              <w:rPr>
                <w:sz w:val="20"/>
              </w:rPr>
            </w:pPr>
          </w:p>
        </w:tc>
        <w:tc>
          <w:tcPr>
            <w:tcW w:w="1265" w:type="dxa"/>
          </w:tcPr>
          <w:p w14:paraId="7102C7C0" w14:textId="77777777" w:rsidR="005E22D9" w:rsidRDefault="005E22D9" w:rsidP="00524538">
            <w:pPr>
              <w:pStyle w:val="TableParagraph"/>
              <w:rPr>
                <w:sz w:val="20"/>
              </w:rPr>
            </w:pPr>
          </w:p>
        </w:tc>
        <w:tc>
          <w:tcPr>
            <w:tcW w:w="1266" w:type="dxa"/>
          </w:tcPr>
          <w:p w14:paraId="12B6178D" w14:textId="77777777" w:rsidR="005E22D9" w:rsidRDefault="005E22D9" w:rsidP="00524538">
            <w:pPr>
              <w:pStyle w:val="TableParagraph"/>
              <w:rPr>
                <w:sz w:val="20"/>
              </w:rPr>
            </w:pPr>
          </w:p>
        </w:tc>
      </w:tr>
      <w:tr w:rsidR="005E22D9" w14:paraId="15F27C0A" w14:textId="77777777" w:rsidTr="00524538">
        <w:trPr>
          <w:trHeight w:val="275"/>
        </w:trPr>
        <w:tc>
          <w:tcPr>
            <w:tcW w:w="1265" w:type="dxa"/>
          </w:tcPr>
          <w:p w14:paraId="438F46B3" w14:textId="77777777" w:rsidR="005E22D9" w:rsidRDefault="005E22D9" w:rsidP="00524538">
            <w:pPr>
              <w:pStyle w:val="TableParagraph"/>
              <w:rPr>
                <w:sz w:val="20"/>
              </w:rPr>
            </w:pPr>
          </w:p>
        </w:tc>
        <w:tc>
          <w:tcPr>
            <w:tcW w:w="1266" w:type="dxa"/>
          </w:tcPr>
          <w:p w14:paraId="6A982C3F" w14:textId="77777777" w:rsidR="005E22D9" w:rsidRDefault="005E22D9" w:rsidP="00524538">
            <w:pPr>
              <w:pStyle w:val="TableParagraph"/>
              <w:rPr>
                <w:sz w:val="20"/>
              </w:rPr>
            </w:pPr>
          </w:p>
        </w:tc>
        <w:tc>
          <w:tcPr>
            <w:tcW w:w="1265" w:type="dxa"/>
          </w:tcPr>
          <w:p w14:paraId="6AE66A50" w14:textId="77777777" w:rsidR="005E22D9" w:rsidRDefault="005E22D9" w:rsidP="00524538">
            <w:pPr>
              <w:pStyle w:val="TableParagraph"/>
              <w:rPr>
                <w:sz w:val="20"/>
              </w:rPr>
            </w:pPr>
          </w:p>
        </w:tc>
        <w:tc>
          <w:tcPr>
            <w:tcW w:w="1265" w:type="dxa"/>
          </w:tcPr>
          <w:p w14:paraId="248981D0" w14:textId="77777777" w:rsidR="005E22D9" w:rsidRDefault="005E22D9" w:rsidP="00524538">
            <w:pPr>
              <w:pStyle w:val="TableParagraph"/>
              <w:rPr>
                <w:sz w:val="20"/>
              </w:rPr>
            </w:pPr>
          </w:p>
        </w:tc>
        <w:tc>
          <w:tcPr>
            <w:tcW w:w="1576" w:type="dxa"/>
          </w:tcPr>
          <w:p w14:paraId="4A45E10D" w14:textId="77777777" w:rsidR="005E22D9" w:rsidRDefault="005E22D9" w:rsidP="00524538">
            <w:pPr>
              <w:pStyle w:val="TableParagraph"/>
              <w:rPr>
                <w:sz w:val="20"/>
              </w:rPr>
            </w:pPr>
          </w:p>
        </w:tc>
        <w:tc>
          <w:tcPr>
            <w:tcW w:w="1265" w:type="dxa"/>
          </w:tcPr>
          <w:p w14:paraId="75D79D6A" w14:textId="77777777" w:rsidR="005E22D9" w:rsidRDefault="005E22D9" w:rsidP="00524538">
            <w:pPr>
              <w:pStyle w:val="TableParagraph"/>
              <w:rPr>
                <w:sz w:val="20"/>
              </w:rPr>
            </w:pPr>
          </w:p>
        </w:tc>
        <w:tc>
          <w:tcPr>
            <w:tcW w:w="1266" w:type="dxa"/>
          </w:tcPr>
          <w:p w14:paraId="6BBEE8B6" w14:textId="77777777" w:rsidR="005E22D9" w:rsidRDefault="005E22D9" w:rsidP="00524538">
            <w:pPr>
              <w:pStyle w:val="TableParagraph"/>
              <w:rPr>
                <w:sz w:val="20"/>
              </w:rPr>
            </w:pPr>
          </w:p>
        </w:tc>
      </w:tr>
      <w:tr w:rsidR="005E22D9" w14:paraId="4CF88623" w14:textId="77777777" w:rsidTr="00524538">
        <w:trPr>
          <w:trHeight w:val="275"/>
        </w:trPr>
        <w:tc>
          <w:tcPr>
            <w:tcW w:w="1265" w:type="dxa"/>
          </w:tcPr>
          <w:p w14:paraId="128D5118" w14:textId="77777777" w:rsidR="005E22D9" w:rsidRDefault="005E22D9" w:rsidP="00524538">
            <w:pPr>
              <w:pStyle w:val="TableParagraph"/>
              <w:rPr>
                <w:sz w:val="20"/>
              </w:rPr>
            </w:pPr>
          </w:p>
        </w:tc>
        <w:tc>
          <w:tcPr>
            <w:tcW w:w="1266" w:type="dxa"/>
          </w:tcPr>
          <w:p w14:paraId="526CC7CE" w14:textId="77777777" w:rsidR="005E22D9" w:rsidRDefault="005E22D9" w:rsidP="00524538">
            <w:pPr>
              <w:pStyle w:val="TableParagraph"/>
              <w:rPr>
                <w:sz w:val="20"/>
              </w:rPr>
            </w:pPr>
          </w:p>
        </w:tc>
        <w:tc>
          <w:tcPr>
            <w:tcW w:w="1265" w:type="dxa"/>
          </w:tcPr>
          <w:p w14:paraId="323A0B9E" w14:textId="77777777" w:rsidR="005E22D9" w:rsidRDefault="005E22D9" w:rsidP="00524538">
            <w:pPr>
              <w:pStyle w:val="TableParagraph"/>
              <w:rPr>
                <w:sz w:val="20"/>
              </w:rPr>
            </w:pPr>
          </w:p>
        </w:tc>
        <w:tc>
          <w:tcPr>
            <w:tcW w:w="1265" w:type="dxa"/>
          </w:tcPr>
          <w:p w14:paraId="77DC87CF" w14:textId="77777777" w:rsidR="005E22D9" w:rsidRDefault="005E22D9" w:rsidP="00524538">
            <w:pPr>
              <w:pStyle w:val="TableParagraph"/>
              <w:rPr>
                <w:sz w:val="20"/>
              </w:rPr>
            </w:pPr>
          </w:p>
        </w:tc>
        <w:tc>
          <w:tcPr>
            <w:tcW w:w="1576" w:type="dxa"/>
          </w:tcPr>
          <w:p w14:paraId="6253011D" w14:textId="77777777" w:rsidR="005E22D9" w:rsidRDefault="005E22D9" w:rsidP="00524538">
            <w:pPr>
              <w:pStyle w:val="TableParagraph"/>
              <w:rPr>
                <w:sz w:val="20"/>
              </w:rPr>
            </w:pPr>
          </w:p>
        </w:tc>
        <w:tc>
          <w:tcPr>
            <w:tcW w:w="1265" w:type="dxa"/>
          </w:tcPr>
          <w:p w14:paraId="255EAB8D" w14:textId="77777777" w:rsidR="005E22D9" w:rsidRDefault="005E22D9" w:rsidP="00524538">
            <w:pPr>
              <w:pStyle w:val="TableParagraph"/>
              <w:rPr>
                <w:sz w:val="20"/>
              </w:rPr>
            </w:pPr>
          </w:p>
        </w:tc>
        <w:tc>
          <w:tcPr>
            <w:tcW w:w="1266" w:type="dxa"/>
          </w:tcPr>
          <w:p w14:paraId="3BE7F6EC" w14:textId="77777777" w:rsidR="005E22D9" w:rsidRDefault="005E22D9" w:rsidP="00524538">
            <w:pPr>
              <w:pStyle w:val="TableParagraph"/>
              <w:rPr>
                <w:sz w:val="20"/>
              </w:rPr>
            </w:pPr>
          </w:p>
        </w:tc>
      </w:tr>
      <w:tr w:rsidR="005E22D9" w14:paraId="0F553681" w14:textId="77777777" w:rsidTr="00524538">
        <w:trPr>
          <w:trHeight w:val="275"/>
        </w:trPr>
        <w:tc>
          <w:tcPr>
            <w:tcW w:w="1265" w:type="dxa"/>
          </w:tcPr>
          <w:p w14:paraId="753ED4B6" w14:textId="77777777" w:rsidR="005E22D9" w:rsidRDefault="005E22D9" w:rsidP="00524538">
            <w:pPr>
              <w:pStyle w:val="TableParagraph"/>
              <w:rPr>
                <w:sz w:val="20"/>
              </w:rPr>
            </w:pPr>
          </w:p>
        </w:tc>
        <w:tc>
          <w:tcPr>
            <w:tcW w:w="1266" w:type="dxa"/>
          </w:tcPr>
          <w:p w14:paraId="06734ED2" w14:textId="77777777" w:rsidR="005E22D9" w:rsidRDefault="005E22D9" w:rsidP="00524538">
            <w:pPr>
              <w:pStyle w:val="TableParagraph"/>
              <w:rPr>
                <w:sz w:val="20"/>
              </w:rPr>
            </w:pPr>
          </w:p>
        </w:tc>
        <w:tc>
          <w:tcPr>
            <w:tcW w:w="1265" w:type="dxa"/>
          </w:tcPr>
          <w:p w14:paraId="10A375C8" w14:textId="77777777" w:rsidR="005E22D9" w:rsidRDefault="005E22D9" w:rsidP="00524538">
            <w:pPr>
              <w:pStyle w:val="TableParagraph"/>
              <w:rPr>
                <w:sz w:val="20"/>
              </w:rPr>
            </w:pPr>
          </w:p>
        </w:tc>
        <w:tc>
          <w:tcPr>
            <w:tcW w:w="1265" w:type="dxa"/>
          </w:tcPr>
          <w:p w14:paraId="69EA2291" w14:textId="77777777" w:rsidR="005E22D9" w:rsidRDefault="005E22D9" w:rsidP="00524538">
            <w:pPr>
              <w:pStyle w:val="TableParagraph"/>
              <w:rPr>
                <w:sz w:val="20"/>
              </w:rPr>
            </w:pPr>
          </w:p>
        </w:tc>
        <w:tc>
          <w:tcPr>
            <w:tcW w:w="1576" w:type="dxa"/>
          </w:tcPr>
          <w:p w14:paraId="563CF542" w14:textId="77777777" w:rsidR="005E22D9" w:rsidRDefault="005E22D9" w:rsidP="00524538">
            <w:pPr>
              <w:pStyle w:val="TableParagraph"/>
              <w:rPr>
                <w:sz w:val="20"/>
              </w:rPr>
            </w:pPr>
          </w:p>
        </w:tc>
        <w:tc>
          <w:tcPr>
            <w:tcW w:w="1265" w:type="dxa"/>
          </w:tcPr>
          <w:p w14:paraId="7B99C3FB" w14:textId="77777777" w:rsidR="005E22D9" w:rsidRDefault="005E22D9" w:rsidP="00524538">
            <w:pPr>
              <w:pStyle w:val="TableParagraph"/>
              <w:rPr>
                <w:sz w:val="20"/>
              </w:rPr>
            </w:pPr>
          </w:p>
        </w:tc>
        <w:tc>
          <w:tcPr>
            <w:tcW w:w="1266" w:type="dxa"/>
          </w:tcPr>
          <w:p w14:paraId="550080AC" w14:textId="77777777" w:rsidR="005E22D9" w:rsidRDefault="005E22D9" w:rsidP="00524538">
            <w:pPr>
              <w:pStyle w:val="TableParagraph"/>
              <w:rPr>
                <w:sz w:val="20"/>
              </w:rPr>
            </w:pPr>
          </w:p>
        </w:tc>
      </w:tr>
      <w:tr w:rsidR="005E22D9" w14:paraId="5E6B24FB" w14:textId="77777777" w:rsidTr="00524538">
        <w:trPr>
          <w:trHeight w:val="276"/>
        </w:trPr>
        <w:tc>
          <w:tcPr>
            <w:tcW w:w="1265" w:type="dxa"/>
          </w:tcPr>
          <w:p w14:paraId="5318BB8B" w14:textId="77777777" w:rsidR="005E22D9" w:rsidRDefault="005E22D9" w:rsidP="00524538">
            <w:pPr>
              <w:pStyle w:val="TableParagraph"/>
              <w:rPr>
                <w:sz w:val="20"/>
              </w:rPr>
            </w:pPr>
          </w:p>
        </w:tc>
        <w:tc>
          <w:tcPr>
            <w:tcW w:w="1266" w:type="dxa"/>
          </w:tcPr>
          <w:p w14:paraId="76DFA4AD" w14:textId="77777777" w:rsidR="005E22D9" w:rsidRDefault="005E22D9" w:rsidP="00524538">
            <w:pPr>
              <w:pStyle w:val="TableParagraph"/>
              <w:rPr>
                <w:sz w:val="20"/>
              </w:rPr>
            </w:pPr>
          </w:p>
        </w:tc>
        <w:tc>
          <w:tcPr>
            <w:tcW w:w="1265" w:type="dxa"/>
          </w:tcPr>
          <w:p w14:paraId="7CBD713D" w14:textId="77777777" w:rsidR="005E22D9" w:rsidRDefault="005E22D9" w:rsidP="00524538">
            <w:pPr>
              <w:pStyle w:val="TableParagraph"/>
              <w:rPr>
                <w:sz w:val="20"/>
              </w:rPr>
            </w:pPr>
          </w:p>
        </w:tc>
        <w:tc>
          <w:tcPr>
            <w:tcW w:w="1265" w:type="dxa"/>
          </w:tcPr>
          <w:p w14:paraId="0AAE1CB0" w14:textId="77777777" w:rsidR="005E22D9" w:rsidRDefault="005E22D9" w:rsidP="00524538">
            <w:pPr>
              <w:pStyle w:val="TableParagraph"/>
              <w:rPr>
                <w:sz w:val="20"/>
              </w:rPr>
            </w:pPr>
          </w:p>
        </w:tc>
        <w:tc>
          <w:tcPr>
            <w:tcW w:w="1576" w:type="dxa"/>
          </w:tcPr>
          <w:p w14:paraId="548F323A" w14:textId="77777777" w:rsidR="005E22D9" w:rsidRDefault="005E22D9" w:rsidP="00524538">
            <w:pPr>
              <w:pStyle w:val="TableParagraph"/>
              <w:rPr>
                <w:sz w:val="20"/>
              </w:rPr>
            </w:pPr>
          </w:p>
        </w:tc>
        <w:tc>
          <w:tcPr>
            <w:tcW w:w="1265" w:type="dxa"/>
          </w:tcPr>
          <w:p w14:paraId="1486ADF2" w14:textId="77777777" w:rsidR="005E22D9" w:rsidRDefault="005E22D9" w:rsidP="00524538">
            <w:pPr>
              <w:pStyle w:val="TableParagraph"/>
              <w:rPr>
                <w:sz w:val="20"/>
              </w:rPr>
            </w:pPr>
          </w:p>
        </w:tc>
        <w:tc>
          <w:tcPr>
            <w:tcW w:w="1266" w:type="dxa"/>
          </w:tcPr>
          <w:p w14:paraId="0DCBCC59" w14:textId="77777777" w:rsidR="005E22D9" w:rsidRDefault="005E22D9" w:rsidP="00524538">
            <w:pPr>
              <w:pStyle w:val="TableParagraph"/>
              <w:rPr>
                <w:sz w:val="20"/>
              </w:rPr>
            </w:pPr>
          </w:p>
        </w:tc>
      </w:tr>
      <w:tr w:rsidR="005E22D9" w14:paraId="614D53D4" w14:textId="77777777" w:rsidTr="00524538">
        <w:trPr>
          <w:trHeight w:val="275"/>
        </w:trPr>
        <w:tc>
          <w:tcPr>
            <w:tcW w:w="1265" w:type="dxa"/>
          </w:tcPr>
          <w:p w14:paraId="4F76A94B" w14:textId="77777777" w:rsidR="005E22D9" w:rsidRDefault="005E22D9" w:rsidP="00524538">
            <w:pPr>
              <w:pStyle w:val="TableParagraph"/>
              <w:rPr>
                <w:sz w:val="20"/>
              </w:rPr>
            </w:pPr>
          </w:p>
        </w:tc>
        <w:tc>
          <w:tcPr>
            <w:tcW w:w="1266" w:type="dxa"/>
          </w:tcPr>
          <w:p w14:paraId="1649829B" w14:textId="77777777" w:rsidR="005E22D9" w:rsidRDefault="005E22D9" w:rsidP="00524538">
            <w:pPr>
              <w:pStyle w:val="TableParagraph"/>
              <w:rPr>
                <w:sz w:val="20"/>
              </w:rPr>
            </w:pPr>
          </w:p>
        </w:tc>
        <w:tc>
          <w:tcPr>
            <w:tcW w:w="1265" w:type="dxa"/>
          </w:tcPr>
          <w:p w14:paraId="1D243E6A" w14:textId="77777777" w:rsidR="005E22D9" w:rsidRDefault="005E22D9" w:rsidP="00524538">
            <w:pPr>
              <w:pStyle w:val="TableParagraph"/>
              <w:rPr>
                <w:sz w:val="20"/>
              </w:rPr>
            </w:pPr>
          </w:p>
        </w:tc>
        <w:tc>
          <w:tcPr>
            <w:tcW w:w="1265" w:type="dxa"/>
          </w:tcPr>
          <w:p w14:paraId="127B34A3" w14:textId="77777777" w:rsidR="005E22D9" w:rsidRDefault="005E22D9" w:rsidP="00524538">
            <w:pPr>
              <w:pStyle w:val="TableParagraph"/>
              <w:rPr>
                <w:sz w:val="20"/>
              </w:rPr>
            </w:pPr>
          </w:p>
        </w:tc>
        <w:tc>
          <w:tcPr>
            <w:tcW w:w="1576" w:type="dxa"/>
          </w:tcPr>
          <w:p w14:paraId="1B9F19AC" w14:textId="77777777" w:rsidR="005E22D9" w:rsidRDefault="005E22D9" w:rsidP="00524538">
            <w:pPr>
              <w:pStyle w:val="TableParagraph"/>
              <w:rPr>
                <w:sz w:val="20"/>
              </w:rPr>
            </w:pPr>
          </w:p>
        </w:tc>
        <w:tc>
          <w:tcPr>
            <w:tcW w:w="1265" w:type="dxa"/>
          </w:tcPr>
          <w:p w14:paraId="41A8A7C3" w14:textId="77777777" w:rsidR="005E22D9" w:rsidRDefault="005E22D9" w:rsidP="00524538">
            <w:pPr>
              <w:pStyle w:val="TableParagraph"/>
              <w:rPr>
                <w:sz w:val="20"/>
              </w:rPr>
            </w:pPr>
          </w:p>
        </w:tc>
        <w:tc>
          <w:tcPr>
            <w:tcW w:w="1266" w:type="dxa"/>
          </w:tcPr>
          <w:p w14:paraId="7E38BA3B" w14:textId="77777777" w:rsidR="005E22D9" w:rsidRDefault="005E22D9" w:rsidP="00524538">
            <w:pPr>
              <w:pStyle w:val="TableParagraph"/>
              <w:rPr>
                <w:sz w:val="20"/>
              </w:rPr>
            </w:pPr>
          </w:p>
        </w:tc>
      </w:tr>
      <w:tr w:rsidR="005E22D9" w14:paraId="35007479" w14:textId="77777777" w:rsidTr="00524538">
        <w:trPr>
          <w:trHeight w:val="275"/>
        </w:trPr>
        <w:tc>
          <w:tcPr>
            <w:tcW w:w="1265" w:type="dxa"/>
          </w:tcPr>
          <w:p w14:paraId="6E95E985" w14:textId="77777777" w:rsidR="005E22D9" w:rsidRDefault="005E22D9" w:rsidP="00524538">
            <w:pPr>
              <w:pStyle w:val="TableParagraph"/>
              <w:rPr>
                <w:sz w:val="20"/>
              </w:rPr>
            </w:pPr>
          </w:p>
        </w:tc>
        <w:tc>
          <w:tcPr>
            <w:tcW w:w="1266" w:type="dxa"/>
          </w:tcPr>
          <w:p w14:paraId="082C76AD" w14:textId="77777777" w:rsidR="005E22D9" w:rsidRDefault="005E22D9" w:rsidP="00524538">
            <w:pPr>
              <w:pStyle w:val="TableParagraph"/>
              <w:rPr>
                <w:sz w:val="20"/>
              </w:rPr>
            </w:pPr>
          </w:p>
        </w:tc>
        <w:tc>
          <w:tcPr>
            <w:tcW w:w="1265" w:type="dxa"/>
          </w:tcPr>
          <w:p w14:paraId="2CD178EE" w14:textId="77777777" w:rsidR="005E22D9" w:rsidRDefault="005E22D9" w:rsidP="00524538">
            <w:pPr>
              <w:pStyle w:val="TableParagraph"/>
              <w:rPr>
                <w:sz w:val="20"/>
              </w:rPr>
            </w:pPr>
          </w:p>
        </w:tc>
        <w:tc>
          <w:tcPr>
            <w:tcW w:w="1265" w:type="dxa"/>
          </w:tcPr>
          <w:p w14:paraId="7B191122" w14:textId="77777777" w:rsidR="005E22D9" w:rsidRDefault="005E22D9" w:rsidP="00524538">
            <w:pPr>
              <w:pStyle w:val="TableParagraph"/>
              <w:rPr>
                <w:sz w:val="20"/>
              </w:rPr>
            </w:pPr>
          </w:p>
        </w:tc>
        <w:tc>
          <w:tcPr>
            <w:tcW w:w="1576" w:type="dxa"/>
          </w:tcPr>
          <w:p w14:paraId="0BB33AEB" w14:textId="77777777" w:rsidR="005E22D9" w:rsidRDefault="005E22D9" w:rsidP="00524538">
            <w:pPr>
              <w:pStyle w:val="TableParagraph"/>
              <w:rPr>
                <w:sz w:val="20"/>
              </w:rPr>
            </w:pPr>
          </w:p>
        </w:tc>
        <w:tc>
          <w:tcPr>
            <w:tcW w:w="1265" w:type="dxa"/>
          </w:tcPr>
          <w:p w14:paraId="75E7FCB2" w14:textId="77777777" w:rsidR="005E22D9" w:rsidRDefault="005E22D9" w:rsidP="00524538">
            <w:pPr>
              <w:pStyle w:val="TableParagraph"/>
              <w:rPr>
                <w:sz w:val="20"/>
              </w:rPr>
            </w:pPr>
          </w:p>
        </w:tc>
        <w:tc>
          <w:tcPr>
            <w:tcW w:w="1266" w:type="dxa"/>
          </w:tcPr>
          <w:p w14:paraId="5FD622C3" w14:textId="77777777" w:rsidR="005E22D9" w:rsidRDefault="005E22D9" w:rsidP="00524538">
            <w:pPr>
              <w:pStyle w:val="TableParagraph"/>
              <w:rPr>
                <w:sz w:val="20"/>
              </w:rPr>
            </w:pPr>
          </w:p>
        </w:tc>
      </w:tr>
      <w:tr w:rsidR="005E22D9" w14:paraId="15E9F5A1" w14:textId="77777777" w:rsidTr="00524538">
        <w:trPr>
          <w:trHeight w:val="276"/>
        </w:trPr>
        <w:tc>
          <w:tcPr>
            <w:tcW w:w="1265" w:type="dxa"/>
          </w:tcPr>
          <w:p w14:paraId="6D81136E" w14:textId="77777777" w:rsidR="005E22D9" w:rsidRDefault="005E22D9" w:rsidP="00524538">
            <w:pPr>
              <w:pStyle w:val="TableParagraph"/>
              <w:rPr>
                <w:sz w:val="20"/>
              </w:rPr>
            </w:pPr>
          </w:p>
        </w:tc>
        <w:tc>
          <w:tcPr>
            <w:tcW w:w="1266" w:type="dxa"/>
          </w:tcPr>
          <w:p w14:paraId="0BD35C20" w14:textId="77777777" w:rsidR="005E22D9" w:rsidRDefault="005E22D9" w:rsidP="00524538">
            <w:pPr>
              <w:pStyle w:val="TableParagraph"/>
              <w:rPr>
                <w:sz w:val="20"/>
              </w:rPr>
            </w:pPr>
          </w:p>
        </w:tc>
        <w:tc>
          <w:tcPr>
            <w:tcW w:w="1265" w:type="dxa"/>
          </w:tcPr>
          <w:p w14:paraId="4681E029" w14:textId="77777777" w:rsidR="005E22D9" w:rsidRDefault="005E22D9" w:rsidP="00524538">
            <w:pPr>
              <w:pStyle w:val="TableParagraph"/>
              <w:rPr>
                <w:sz w:val="20"/>
              </w:rPr>
            </w:pPr>
          </w:p>
        </w:tc>
        <w:tc>
          <w:tcPr>
            <w:tcW w:w="1265" w:type="dxa"/>
          </w:tcPr>
          <w:p w14:paraId="7F8168FF" w14:textId="77777777" w:rsidR="005E22D9" w:rsidRDefault="005E22D9" w:rsidP="00524538">
            <w:pPr>
              <w:pStyle w:val="TableParagraph"/>
              <w:rPr>
                <w:sz w:val="20"/>
              </w:rPr>
            </w:pPr>
          </w:p>
        </w:tc>
        <w:tc>
          <w:tcPr>
            <w:tcW w:w="1576" w:type="dxa"/>
          </w:tcPr>
          <w:p w14:paraId="22A5F241" w14:textId="77777777" w:rsidR="005E22D9" w:rsidRDefault="005E22D9" w:rsidP="00524538">
            <w:pPr>
              <w:pStyle w:val="TableParagraph"/>
              <w:rPr>
                <w:sz w:val="20"/>
              </w:rPr>
            </w:pPr>
          </w:p>
        </w:tc>
        <w:tc>
          <w:tcPr>
            <w:tcW w:w="1265" w:type="dxa"/>
          </w:tcPr>
          <w:p w14:paraId="534B6594" w14:textId="77777777" w:rsidR="005E22D9" w:rsidRDefault="005E22D9" w:rsidP="00524538">
            <w:pPr>
              <w:pStyle w:val="TableParagraph"/>
              <w:rPr>
                <w:sz w:val="20"/>
              </w:rPr>
            </w:pPr>
          </w:p>
        </w:tc>
        <w:tc>
          <w:tcPr>
            <w:tcW w:w="1266" w:type="dxa"/>
          </w:tcPr>
          <w:p w14:paraId="0E84C0ED" w14:textId="77777777" w:rsidR="005E22D9" w:rsidRDefault="005E22D9" w:rsidP="00524538">
            <w:pPr>
              <w:pStyle w:val="TableParagraph"/>
              <w:rPr>
                <w:sz w:val="20"/>
              </w:rPr>
            </w:pPr>
          </w:p>
        </w:tc>
      </w:tr>
      <w:tr w:rsidR="005E22D9" w14:paraId="04BF2922" w14:textId="77777777" w:rsidTr="00524538">
        <w:trPr>
          <w:trHeight w:val="275"/>
        </w:trPr>
        <w:tc>
          <w:tcPr>
            <w:tcW w:w="1265" w:type="dxa"/>
          </w:tcPr>
          <w:p w14:paraId="4B80D770" w14:textId="77777777" w:rsidR="005E22D9" w:rsidRDefault="005E22D9" w:rsidP="00524538">
            <w:pPr>
              <w:pStyle w:val="TableParagraph"/>
              <w:rPr>
                <w:sz w:val="20"/>
              </w:rPr>
            </w:pPr>
          </w:p>
        </w:tc>
        <w:tc>
          <w:tcPr>
            <w:tcW w:w="1266" w:type="dxa"/>
          </w:tcPr>
          <w:p w14:paraId="28D5B523" w14:textId="77777777" w:rsidR="005E22D9" w:rsidRDefault="005E22D9" w:rsidP="00524538">
            <w:pPr>
              <w:pStyle w:val="TableParagraph"/>
              <w:rPr>
                <w:sz w:val="20"/>
              </w:rPr>
            </w:pPr>
          </w:p>
        </w:tc>
        <w:tc>
          <w:tcPr>
            <w:tcW w:w="1265" w:type="dxa"/>
          </w:tcPr>
          <w:p w14:paraId="2992C433" w14:textId="77777777" w:rsidR="005E22D9" w:rsidRDefault="005E22D9" w:rsidP="00524538">
            <w:pPr>
              <w:pStyle w:val="TableParagraph"/>
              <w:rPr>
                <w:sz w:val="20"/>
              </w:rPr>
            </w:pPr>
          </w:p>
        </w:tc>
        <w:tc>
          <w:tcPr>
            <w:tcW w:w="1265" w:type="dxa"/>
          </w:tcPr>
          <w:p w14:paraId="7E7DB31D" w14:textId="77777777" w:rsidR="005E22D9" w:rsidRDefault="005E22D9" w:rsidP="00524538">
            <w:pPr>
              <w:pStyle w:val="TableParagraph"/>
              <w:rPr>
                <w:sz w:val="20"/>
              </w:rPr>
            </w:pPr>
          </w:p>
        </w:tc>
        <w:tc>
          <w:tcPr>
            <w:tcW w:w="1576" w:type="dxa"/>
          </w:tcPr>
          <w:p w14:paraId="374D5087" w14:textId="77777777" w:rsidR="005E22D9" w:rsidRDefault="005E22D9" w:rsidP="00524538">
            <w:pPr>
              <w:pStyle w:val="TableParagraph"/>
              <w:rPr>
                <w:sz w:val="20"/>
              </w:rPr>
            </w:pPr>
          </w:p>
        </w:tc>
        <w:tc>
          <w:tcPr>
            <w:tcW w:w="1265" w:type="dxa"/>
          </w:tcPr>
          <w:p w14:paraId="2C172196" w14:textId="77777777" w:rsidR="005E22D9" w:rsidRDefault="005E22D9" w:rsidP="00524538">
            <w:pPr>
              <w:pStyle w:val="TableParagraph"/>
              <w:rPr>
                <w:sz w:val="20"/>
              </w:rPr>
            </w:pPr>
          </w:p>
        </w:tc>
        <w:tc>
          <w:tcPr>
            <w:tcW w:w="1266" w:type="dxa"/>
          </w:tcPr>
          <w:p w14:paraId="0E704978" w14:textId="77777777" w:rsidR="005E22D9" w:rsidRDefault="005E22D9" w:rsidP="00524538">
            <w:pPr>
              <w:pStyle w:val="TableParagraph"/>
              <w:rPr>
                <w:sz w:val="20"/>
              </w:rPr>
            </w:pPr>
          </w:p>
        </w:tc>
      </w:tr>
      <w:tr w:rsidR="005E22D9" w14:paraId="2180A544" w14:textId="77777777" w:rsidTr="00524538">
        <w:trPr>
          <w:trHeight w:val="275"/>
        </w:trPr>
        <w:tc>
          <w:tcPr>
            <w:tcW w:w="1265" w:type="dxa"/>
          </w:tcPr>
          <w:p w14:paraId="3499BB18" w14:textId="77777777" w:rsidR="005E22D9" w:rsidRDefault="005E22D9" w:rsidP="00524538">
            <w:pPr>
              <w:pStyle w:val="TableParagraph"/>
              <w:rPr>
                <w:sz w:val="20"/>
              </w:rPr>
            </w:pPr>
          </w:p>
        </w:tc>
        <w:tc>
          <w:tcPr>
            <w:tcW w:w="1266" w:type="dxa"/>
          </w:tcPr>
          <w:p w14:paraId="08AB54F9" w14:textId="77777777" w:rsidR="005E22D9" w:rsidRDefault="005E22D9" w:rsidP="00524538">
            <w:pPr>
              <w:pStyle w:val="TableParagraph"/>
              <w:rPr>
                <w:sz w:val="20"/>
              </w:rPr>
            </w:pPr>
          </w:p>
        </w:tc>
        <w:tc>
          <w:tcPr>
            <w:tcW w:w="1265" w:type="dxa"/>
          </w:tcPr>
          <w:p w14:paraId="2FE79259" w14:textId="77777777" w:rsidR="005E22D9" w:rsidRDefault="005E22D9" w:rsidP="00524538">
            <w:pPr>
              <w:pStyle w:val="TableParagraph"/>
              <w:rPr>
                <w:sz w:val="20"/>
              </w:rPr>
            </w:pPr>
          </w:p>
        </w:tc>
        <w:tc>
          <w:tcPr>
            <w:tcW w:w="1265" w:type="dxa"/>
          </w:tcPr>
          <w:p w14:paraId="61E63B85" w14:textId="77777777" w:rsidR="005E22D9" w:rsidRDefault="005E22D9" w:rsidP="00524538">
            <w:pPr>
              <w:pStyle w:val="TableParagraph"/>
              <w:rPr>
                <w:sz w:val="20"/>
              </w:rPr>
            </w:pPr>
          </w:p>
        </w:tc>
        <w:tc>
          <w:tcPr>
            <w:tcW w:w="1576" w:type="dxa"/>
          </w:tcPr>
          <w:p w14:paraId="58863954" w14:textId="77777777" w:rsidR="005E22D9" w:rsidRDefault="005E22D9" w:rsidP="00524538">
            <w:pPr>
              <w:pStyle w:val="TableParagraph"/>
              <w:rPr>
                <w:sz w:val="20"/>
              </w:rPr>
            </w:pPr>
          </w:p>
        </w:tc>
        <w:tc>
          <w:tcPr>
            <w:tcW w:w="1265" w:type="dxa"/>
          </w:tcPr>
          <w:p w14:paraId="30522774" w14:textId="77777777" w:rsidR="005E22D9" w:rsidRDefault="005E22D9" w:rsidP="00524538">
            <w:pPr>
              <w:pStyle w:val="TableParagraph"/>
              <w:rPr>
                <w:sz w:val="20"/>
              </w:rPr>
            </w:pPr>
          </w:p>
        </w:tc>
        <w:tc>
          <w:tcPr>
            <w:tcW w:w="1266" w:type="dxa"/>
          </w:tcPr>
          <w:p w14:paraId="5AC0621C" w14:textId="77777777" w:rsidR="005E22D9" w:rsidRDefault="005E22D9" w:rsidP="00524538">
            <w:pPr>
              <w:pStyle w:val="TableParagraph"/>
              <w:rPr>
                <w:sz w:val="20"/>
              </w:rPr>
            </w:pPr>
          </w:p>
        </w:tc>
      </w:tr>
      <w:tr w:rsidR="005E22D9" w14:paraId="2C6FBA56" w14:textId="77777777" w:rsidTr="00524538">
        <w:trPr>
          <w:trHeight w:val="276"/>
        </w:trPr>
        <w:tc>
          <w:tcPr>
            <w:tcW w:w="1265" w:type="dxa"/>
          </w:tcPr>
          <w:p w14:paraId="5F50D40E" w14:textId="77777777" w:rsidR="005E22D9" w:rsidRDefault="005E22D9" w:rsidP="00524538">
            <w:pPr>
              <w:pStyle w:val="TableParagraph"/>
              <w:rPr>
                <w:sz w:val="20"/>
              </w:rPr>
            </w:pPr>
          </w:p>
        </w:tc>
        <w:tc>
          <w:tcPr>
            <w:tcW w:w="1266" w:type="dxa"/>
          </w:tcPr>
          <w:p w14:paraId="3AE3F953" w14:textId="77777777" w:rsidR="005E22D9" w:rsidRDefault="005E22D9" w:rsidP="00524538">
            <w:pPr>
              <w:pStyle w:val="TableParagraph"/>
              <w:rPr>
                <w:sz w:val="20"/>
              </w:rPr>
            </w:pPr>
          </w:p>
        </w:tc>
        <w:tc>
          <w:tcPr>
            <w:tcW w:w="1265" w:type="dxa"/>
          </w:tcPr>
          <w:p w14:paraId="56E0AFA1" w14:textId="77777777" w:rsidR="005E22D9" w:rsidRDefault="005E22D9" w:rsidP="00524538">
            <w:pPr>
              <w:pStyle w:val="TableParagraph"/>
              <w:rPr>
                <w:sz w:val="20"/>
              </w:rPr>
            </w:pPr>
          </w:p>
        </w:tc>
        <w:tc>
          <w:tcPr>
            <w:tcW w:w="1265" w:type="dxa"/>
          </w:tcPr>
          <w:p w14:paraId="04BEA276" w14:textId="77777777" w:rsidR="005E22D9" w:rsidRDefault="005E22D9" w:rsidP="00524538">
            <w:pPr>
              <w:pStyle w:val="TableParagraph"/>
              <w:rPr>
                <w:sz w:val="20"/>
              </w:rPr>
            </w:pPr>
          </w:p>
        </w:tc>
        <w:tc>
          <w:tcPr>
            <w:tcW w:w="1576" w:type="dxa"/>
          </w:tcPr>
          <w:p w14:paraId="206B3CB8" w14:textId="77777777" w:rsidR="005E22D9" w:rsidRDefault="005E22D9" w:rsidP="00524538">
            <w:pPr>
              <w:pStyle w:val="TableParagraph"/>
              <w:rPr>
                <w:sz w:val="20"/>
              </w:rPr>
            </w:pPr>
          </w:p>
        </w:tc>
        <w:tc>
          <w:tcPr>
            <w:tcW w:w="1265" w:type="dxa"/>
          </w:tcPr>
          <w:p w14:paraId="4D052CFE" w14:textId="77777777" w:rsidR="005E22D9" w:rsidRDefault="005E22D9" w:rsidP="00524538">
            <w:pPr>
              <w:pStyle w:val="TableParagraph"/>
              <w:rPr>
                <w:sz w:val="20"/>
              </w:rPr>
            </w:pPr>
          </w:p>
        </w:tc>
        <w:tc>
          <w:tcPr>
            <w:tcW w:w="1266" w:type="dxa"/>
          </w:tcPr>
          <w:p w14:paraId="5A9BF76B" w14:textId="77777777" w:rsidR="005E22D9" w:rsidRDefault="005E22D9" w:rsidP="00524538">
            <w:pPr>
              <w:pStyle w:val="TableParagraph"/>
              <w:rPr>
                <w:sz w:val="20"/>
              </w:rPr>
            </w:pPr>
          </w:p>
        </w:tc>
      </w:tr>
      <w:tr w:rsidR="005E22D9" w14:paraId="46336AA8" w14:textId="77777777" w:rsidTr="00524538">
        <w:trPr>
          <w:trHeight w:val="275"/>
        </w:trPr>
        <w:tc>
          <w:tcPr>
            <w:tcW w:w="1265" w:type="dxa"/>
          </w:tcPr>
          <w:p w14:paraId="554C2F63" w14:textId="77777777" w:rsidR="005E22D9" w:rsidRDefault="005E22D9" w:rsidP="00524538">
            <w:pPr>
              <w:pStyle w:val="TableParagraph"/>
              <w:rPr>
                <w:sz w:val="20"/>
              </w:rPr>
            </w:pPr>
          </w:p>
        </w:tc>
        <w:tc>
          <w:tcPr>
            <w:tcW w:w="1266" w:type="dxa"/>
          </w:tcPr>
          <w:p w14:paraId="66C2C101" w14:textId="77777777" w:rsidR="005E22D9" w:rsidRDefault="005E22D9" w:rsidP="00524538">
            <w:pPr>
              <w:pStyle w:val="TableParagraph"/>
              <w:rPr>
                <w:sz w:val="20"/>
              </w:rPr>
            </w:pPr>
          </w:p>
        </w:tc>
        <w:tc>
          <w:tcPr>
            <w:tcW w:w="1265" w:type="dxa"/>
          </w:tcPr>
          <w:p w14:paraId="58732D9C" w14:textId="77777777" w:rsidR="005E22D9" w:rsidRDefault="005E22D9" w:rsidP="00524538">
            <w:pPr>
              <w:pStyle w:val="TableParagraph"/>
              <w:rPr>
                <w:sz w:val="20"/>
              </w:rPr>
            </w:pPr>
          </w:p>
        </w:tc>
        <w:tc>
          <w:tcPr>
            <w:tcW w:w="1265" w:type="dxa"/>
          </w:tcPr>
          <w:p w14:paraId="55A9A93D" w14:textId="77777777" w:rsidR="005E22D9" w:rsidRDefault="005E22D9" w:rsidP="00524538">
            <w:pPr>
              <w:pStyle w:val="TableParagraph"/>
              <w:rPr>
                <w:sz w:val="20"/>
              </w:rPr>
            </w:pPr>
          </w:p>
        </w:tc>
        <w:tc>
          <w:tcPr>
            <w:tcW w:w="1576" w:type="dxa"/>
          </w:tcPr>
          <w:p w14:paraId="68CE74C1" w14:textId="77777777" w:rsidR="005E22D9" w:rsidRDefault="005E22D9" w:rsidP="00524538">
            <w:pPr>
              <w:pStyle w:val="TableParagraph"/>
              <w:rPr>
                <w:sz w:val="20"/>
              </w:rPr>
            </w:pPr>
          </w:p>
        </w:tc>
        <w:tc>
          <w:tcPr>
            <w:tcW w:w="1265" w:type="dxa"/>
          </w:tcPr>
          <w:p w14:paraId="53620A05" w14:textId="77777777" w:rsidR="005E22D9" w:rsidRDefault="005E22D9" w:rsidP="00524538">
            <w:pPr>
              <w:pStyle w:val="TableParagraph"/>
              <w:rPr>
                <w:sz w:val="20"/>
              </w:rPr>
            </w:pPr>
          </w:p>
        </w:tc>
        <w:tc>
          <w:tcPr>
            <w:tcW w:w="1266" w:type="dxa"/>
          </w:tcPr>
          <w:p w14:paraId="73274FF5" w14:textId="77777777" w:rsidR="005E22D9" w:rsidRDefault="005E22D9" w:rsidP="00524538">
            <w:pPr>
              <w:pStyle w:val="TableParagraph"/>
              <w:rPr>
                <w:sz w:val="20"/>
              </w:rPr>
            </w:pPr>
          </w:p>
        </w:tc>
      </w:tr>
      <w:tr w:rsidR="005E22D9" w14:paraId="2AA75778" w14:textId="77777777" w:rsidTr="00524538">
        <w:trPr>
          <w:trHeight w:val="275"/>
        </w:trPr>
        <w:tc>
          <w:tcPr>
            <w:tcW w:w="1265" w:type="dxa"/>
          </w:tcPr>
          <w:p w14:paraId="3D8F843A" w14:textId="77777777" w:rsidR="005E22D9" w:rsidRDefault="005E22D9" w:rsidP="00524538">
            <w:pPr>
              <w:pStyle w:val="TableParagraph"/>
              <w:rPr>
                <w:sz w:val="20"/>
              </w:rPr>
            </w:pPr>
          </w:p>
        </w:tc>
        <w:tc>
          <w:tcPr>
            <w:tcW w:w="1266" w:type="dxa"/>
          </w:tcPr>
          <w:p w14:paraId="45D06CB4" w14:textId="77777777" w:rsidR="005E22D9" w:rsidRDefault="005E22D9" w:rsidP="00524538">
            <w:pPr>
              <w:pStyle w:val="TableParagraph"/>
              <w:rPr>
                <w:sz w:val="20"/>
              </w:rPr>
            </w:pPr>
          </w:p>
        </w:tc>
        <w:tc>
          <w:tcPr>
            <w:tcW w:w="1265" w:type="dxa"/>
          </w:tcPr>
          <w:p w14:paraId="67E701BE" w14:textId="77777777" w:rsidR="005E22D9" w:rsidRDefault="005E22D9" w:rsidP="00524538">
            <w:pPr>
              <w:pStyle w:val="TableParagraph"/>
              <w:rPr>
                <w:sz w:val="20"/>
              </w:rPr>
            </w:pPr>
          </w:p>
        </w:tc>
        <w:tc>
          <w:tcPr>
            <w:tcW w:w="1265" w:type="dxa"/>
          </w:tcPr>
          <w:p w14:paraId="243AB363" w14:textId="77777777" w:rsidR="005E22D9" w:rsidRDefault="005E22D9" w:rsidP="00524538">
            <w:pPr>
              <w:pStyle w:val="TableParagraph"/>
              <w:rPr>
                <w:sz w:val="20"/>
              </w:rPr>
            </w:pPr>
          </w:p>
        </w:tc>
        <w:tc>
          <w:tcPr>
            <w:tcW w:w="1576" w:type="dxa"/>
          </w:tcPr>
          <w:p w14:paraId="7B009CE0" w14:textId="77777777" w:rsidR="005E22D9" w:rsidRDefault="005E22D9" w:rsidP="00524538">
            <w:pPr>
              <w:pStyle w:val="TableParagraph"/>
              <w:rPr>
                <w:sz w:val="20"/>
              </w:rPr>
            </w:pPr>
          </w:p>
        </w:tc>
        <w:tc>
          <w:tcPr>
            <w:tcW w:w="1265" w:type="dxa"/>
          </w:tcPr>
          <w:p w14:paraId="618F3B41" w14:textId="77777777" w:rsidR="005E22D9" w:rsidRDefault="005E22D9" w:rsidP="00524538">
            <w:pPr>
              <w:pStyle w:val="TableParagraph"/>
              <w:rPr>
                <w:sz w:val="20"/>
              </w:rPr>
            </w:pPr>
          </w:p>
        </w:tc>
        <w:tc>
          <w:tcPr>
            <w:tcW w:w="1266" w:type="dxa"/>
          </w:tcPr>
          <w:p w14:paraId="4EE10C72" w14:textId="77777777" w:rsidR="005E22D9" w:rsidRDefault="005E22D9" w:rsidP="00524538">
            <w:pPr>
              <w:pStyle w:val="TableParagraph"/>
              <w:rPr>
                <w:sz w:val="20"/>
              </w:rPr>
            </w:pPr>
          </w:p>
        </w:tc>
      </w:tr>
      <w:tr w:rsidR="005E22D9" w14:paraId="7B22F8A9" w14:textId="77777777" w:rsidTr="00524538">
        <w:trPr>
          <w:trHeight w:val="276"/>
        </w:trPr>
        <w:tc>
          <w:tcPr>
            <w:tcW w:w="1265" w:type="dxa"/>
          </w:tcPr>
          <w:p w14:paraId="70D35934" w14:textId="77777777" w:rsidR="005E22D9" w:rsidRDefault="005E22D9" w:rsidP="00524538">
            <w:pPr>
              <w:pStyle w:val="TableParagraph"/>
              <w:rPr>
                <w:sz w:val="20"/>
              </w:rPr>
            </w:pPr>
          </w:p>
        </w:tc>
        <w:tc>
          <w:tcPr>
            <w:tcW w:w="1266" w:type="dxa"/>
          </w:tcPr>
          <w:p w14:paraId="77120C16" w14:textId="77777777" w:rsidR="005E22D9" w:rsidRDefault="005E22D9" w:rsidP="00524538">
            <w:pPr>
              <w:pStyle w:val="TableParagraph"/>
              <w:rPr>
                <w:sz w:val="20"/>
              </w:rPr>
            </w:pPr>
          </w:p>
        </w:tc>
        <w:tc>
          <w:tcPr>
            <w:tcW w:w="1265" w:type="dxa"/>
          </w:tcPr>
          <w:p w14:paraId="0A668CED" w14:textId="77777777" w:rsidR="005E22D9" w:rsidRDefault="005E22D9" w:rsidP="00524538">
            <w:pPr>
              <w:pStyle w:val="TableParagraph"/>
              <w:rPr>
                <w:sz w:val="20"/>
              </w:rPr>
            </w:pPr>
          </w:p>
        </w:tc>
        <w:tc>
          <w:tcPr>
            <w:tcW w:w="1265" w:type="dxa"/>
          </w:tcPr>
          <w:p w14:paraId="1B3906FD" w14:textId="77777777" w:rsidR="005E22D9" w:rsidRDefault="005E22D9" w:rsidP="00524538">
            <w:pPr>
              <w:pStyle w:val="TableParagraph"/>
              <w:rPr>
                <w:sz w:val="20"/>
              </w:rPr>
            </w:pPr>
          </w:p>
        </w:tc>
        <w:tc>
          <w:tcPr>
            <w:tcW w:w="1576" w:type="dxa"/>
          </w:tcPr>
          <w:p w14:paraId="75CDD5CC" w14:textId="77777777" w:rsidR="005E22D9" w:rsidRDefault="005E22D9" w:rsidP="00524538">
            <w:pPr>
              <w:pStyle w:val="TableParagraph"/>
              <w:rPr>
                <w:sz w:val="20"/>
              </w:rPr>
            </w:pPr>
          </w:p>
        </w:tc>
        <w:tc>
          <w:tcPr>
            <w:tcW w:w="1265" w:type="dxa"/>
          </w:tcPr>
          <w:p w14:paraId="748FF4A8" w14:textId="77777777" w:rsidR="005E22D9" w:rsidRDefault="005E22D9" w:rsidP="00524538">
            <w:pPr>
              <w:pStyle w:val="TableParagraph"/>
              <w:rPr>
                <w:sz w:val="20"/>
              </w:rPr>
            </w:pPr>
          </w:p>
        </w:tc>
        <w:tc>
          <w:tcPr>
            <w:tcW w:w="1266" w:type="dxa"/>
          </w:tcPr>
          <w:p w14:paraId="51A9D37B" w14:textId="77777777" w:rsidR="005E22D9" w:rsidRDefault="005E22D9" w:rsidP="00524538">
            <w:pPr>
              <w:pStyle w:val="TableParagraph"/>
              <w:rPr>
                <w:sz w:val="20"/>
              </w:rPr>
            </w:pPr>
          </w:p>
        </w:tc>
      </w:tr>
      <w:tr w:rsidR="005E22D9" w14:paraId="74F7FB2E" w14:textId="77777777" w:rsidTr="00524538">
        <w:trPr>
          <w:trHeight w:val="275"/>
        </w:trPr>
        <w:tc>
          <w:tcPr>
            <w:tcW w:w="1265" w:type="dxa"/>
          </w:tcPr>
          <w:p w14:paraId="07AA6994" w14:textId="77777777" w:rsidR="005E22D9" w:rsidRDefault="005E22D9" w:rsidP="00524538">
            <w:pPr>
              <w:pStyle w:val="TableParagraph"/>
              <w:rPr>
                <w:sz w:val="20"/>
              </w:rPr>
            </w:pPr>
          </w:p>
        </w:tc>
        <w:tc>
          <w:tcPr>
            <w:tcW w:w="1266" w:type="dxa"/>
          </w:tcPr>
          <w:p w14:paraId="2FA101BF" w14:textId="77777777" w:rsidR="005E22D9" w:rsidRDefault="005E22D9" w:rsidP="00524538">
            <w:pPr>
              <w:pStyle w:val="TableParagraph"/>
              <w:rPr>
                <w:sz w:val="20"/>
              </w:rPr>
            </w:pPr>
          </w:p>
        </w:tc>
        <w:tc>
          <w:tcPr>
            <w:tcW w:w="1265" w:type="dxa"/>
          </w:tcPr>
          <w:p w14:paraId="4ECCD1F4" w14:textId="77777777" w:rsidR="005E22D9" w:rsidRDefault="005E22D9" w:rsidP="00524538">
            <w:pPr>
              <w:pStyle w:val="TableParagraph"/>
              <w:rPr>
                <w:sz w:val="20"/>
              </w:rPr>
            </w:pPr>
          </w:p>
        </w:tc>
        <w:tc>
          <w:tcPr>
            <w:tcW w:w="1265" w:type="dxa"/>
          </w:tcPr>
          <w:p w14:paraId="229F681E" w14:textId="77777777" w:rsidR="005E22D9" w:rsidRDefault="005E22D9" w:rsidP="00524538">
            <w:pPr>
              <w:pStyle w:val="TableParagraph"/>
              <w:rPr>
                <w:sz w:val="20"/>
              </w:rPr>
            </w:pPr>
          </w:p>
        </w:tc>
        <w:tc>
          <w:tcPr>
            <w:tcW w:w="1576" w:type="dxa"/>
          </w:tcPr>
          <w:p w14:paraId="5869FEA5" w14:textId="77777777" w:rsidR="005E22D9" w:rsidRDefault="005E22D9" w:rsidP="00524538">
            <w:pPr>
              <w:pStyle w:val="TableParagraph"/>
              <w:rPr>
                <w:sz w:val="20"/>
              </w:rPr>
            </w:pPr>
          </w:p>
        </w:tc>
        <w:tc>
          <w:tcPr>
            <w:tcW w:w="1265" w:type="dxa"/>
          </w:tcPr>
          <w:p w14:paraId="755ADF2C" w14:textId="77777777" w:rsidR="005E22D9" w:rsidRDefault="005E22D9" w:rsidP="00524538">
            <w:pPr>
              <w:pStyle w:val="TableParagraph"/>
              <w:rPr>
                <w:sz w:val="20"/>
              </w:rPr>
            </w:pPr>
          </w:p>
        </w:tc>
        <w:tc>
          <w:tcPr>
            <w:tcW w:w="1266" w:type="dxa"/>
          </w:tcPr>
          <w:p w14:paraId="3A309604" w14:textId="77777777" w:rsidR="005E22D9" w:rsidRDefault="005E22D9" w:rsidP="00524538">
            <w:pPr>
              <w:pStyle w:val="TableParagraph"/>
              <w:rPr>
                <w:sz w:val="20"/>
              </w:rPr>
            </w:pPr>
          </w:p>
        </w:tc>
      </w:tr>
      <w:tr w:rsidR="005E22D9" w14:paraId="2146844F" w14:textId="77777777" w:rsidTr="00524538">
        <w:trPr>
          <w:trHeight w:val="275"/>
        </w:trPr>
        <w:tc>
          <w:tcPr>
            <w:tcW w:w="1265" w:type="dxa"/>
          </w:tcPr>
          <w:p w14:paraId="686C0AD8" w14:textId="77777777" w:rsidR="005E22D9" w:rsidRDefault="005E22D9" w:rsidP="00524538">
            <w:pPr>
              <w:pStyle w:val="TableParagraph"/>
              <w:rPr>
                <w:sz w:val="20"/>
              </w:rPr>
            </w:pPr>
          </w:p>
        </w:tc>
        <w:tc>
          <w:tcPr>
            <w:tcW w:w="1266" w:type="dxa"/>
          </w:tcPr>
          <w:p w14:paraId="13E8F97B" w14:textId="77777777" w:rsidR="005E22D9" w:rsidRDefault="005E22D9" w:rsidP="00524538">
            <w:pPr>
              <w:pStyle w:val="TableParagraph"/>
              <w:rPr>
                <w:sz w:val="20"/>
              </w:rPr>
            </w:pPr>
          </w:p>
        </w:tc>
        <w:tc>
          <w:tcPr>
            <w:tcW w:w="1265" w:type="dxa"/>
          </w:tcPr>
          <w:p w14:paraId="6BB7A492" w14:textId="77777777" w:rsidR="005E22D9" w:rsidRDefault="005E22D9" w:rsidP="00524538">
            <w:pPr>
              <w:pStyle w:val="TableParagraph"/>
              <w:rPr>
                <w:sz w:val="20"/>
              </w:rPr>
            </w:pPr>
          </w:p>
        </w:tc>
        <w:tc>
          <w:tcPr>
            <w:tcW w:w="1265" w:type="dxa"/>
          </w:tcPr>
          <w:p w14:paraId="7F315A6A" w14:textId="77777777" w:rsidR="005E22D9" w:rsidRDefault="005E22D9" w:rsidP="00524538">
            <w:pPr>
              <w:pStyle w:val="TableParagraph"/>
              <w:rPr>
                <w:sz w:val="20"/>
              </w:rPr>
            </w:pPr>
          </w:p>
        </w:tc>
        <w:tc>
          <w:tcPr>
            <w:tcW w:w="1576" w:type="dxa"/>
          </w:tcPr>
          <w:p w14:paraId="23668B92" w14:textId="77777777" w:rsidR="005E22D9" w:rsidRDefault="005E22D9" w:rsidP="00524538">
            <w:pPr>
              <w:pStyle w:val="TableParagraph"/>
              <w:rPr>
                <w:sz w:val="20"/>
              </w:rPr>
            </w:pPr>
          </w:p>
        </w:tc>
        <w:tc>
          <w:tcPr>
            <w:tcW w:w="1265" w:type="dxa"/>
          </w:tcPr>
          <w:p w14:paraId="30052BA5" w14:textId="77777777" w:rsidR="005E22D9" w:rsidRDefault="005E22D9" w:rsidP="00524538">
            <w:pPr>
              <w:pStyle w:val="TableParagraph"/>
              <w:rPr>
                <w:sz w:val="20"/>
              </w:rPr>
            </w:pPr>
          </w:p>
        </w:tc>
        <w:tc>
          <w:tcPr>
            <w:tcW w:w="1266" w:type="dxa"/>
          </w:tcPr>
          <w:p w14:paraId="516816FB" w14:textId="77777777" w:rsidR="005E22D9" w:rsidRDefault="005E22D9" w:rsidP="00524538">
            <w:pPr>
              <w:pStyle w:val="TableParagraph"/>
              <w:rPr>
                <w:sz w:val="20"/>
              </w:rPr>
            </w:pPr>
          </w:p>
        </w:tc>
      </w:tr>
      <w:tr w:rsidR="005E22D9" w14:paraId="21348BF5" w14:textId="77777777" w:rsidTr="00524538">
        <w:trPr>
          <w:trHeight w:val="276"/>
        </w:trPr>
        <w:tc>
          <w:tcPr>
            <w:tcW w:w="1265" w:type="dxa"/>
          </w:tcPr>
          <w:p w14:paraId="294E9E79" w14:textId="77777777" w:rsidR="005E22D9" w:rsidRDefault="005E22D9" w:rsidP="00524538">
            <w:pPr>
              <w:pStyle w:val="TableParagraph"/>
              <w:rPr>
                <w:sz w:val="20"/>
              </w:rPr>
            </w:pPr>
          </w:p>
        </w:tc>
        <w:tc>
          <w:tcPr>
            <w:tcW w:w="1266" w:type="dxa"/>
          </w:tcPr>
          <w:p w14:paraId="48223E48" w14:textId="77777777" w:rsidR="005E22D9" w:rsidRDefault="005E22D9" w:rsidP="00524538">
            <w:pPr>
              <w:pStyle w:val="TableParagraph"/>
              <w:rPr>
                <w:sz w:val="20"/>
              </w:rPr>
            </w:pPr>
          </w:p>
        </w:tc>
        <w:tc>
          <w:tcPr>
            <w:tcW w:w="1265" w:type="dxa"/>
          </w:tcPr>
          <w:p w14:paraId="64BC1E14" w14:textId="77777777" w:rsidR="005E22D9" w:rsidRDefault="005E22D9" w:rsidP="00524538">
            <w:pPr>
              <w:pStyle w:val="TableParagraph"/>
              <w:rPr>
                <w:sz w:val="20"/>
              </w:rPr>
            </w:pPr>
          </w:p>
        </w:tc>
        <w:tc>
          <w:tcPr>
            <w:tcW w:w="1265" w:type="dxa"/>
          </w:tcPr>
          <w:p w14:paraId="1FDAE1E0" w14:textId="77777777" w:rsidR="005E22D9" w:rsidRDefault="005E22D9" w:rsidP="00524538">
            <w:pPr>
              <w:pStyle w:val="TableParagraph"/>
              <w:rPr>
                <w:sz w:val="20"/>
              </w:rPr>
            </w:pPr>
          </w:p>
        </w:tc>
        <w:tc>
          <w:tcPr>
            <w:tcW w:w="1576" w:type="dxa"/>
          </w:tcPr>
          <w:p w14:paraId="2B18047A" w14:textId="77777777" w:rsidR="005E22D9" w:rsidRDefault="005E22D9" w:rsidP="00524538">
            <w:pPr>
              <w:pStyle w:val="TableParagraph"/>
              <w:rPr>
                <w:sz w:val="20"/>
              </w:rPr>
            </w:pPr>
          </w:p>
        </w:tc>
        <w:tc>
          <w:tcPr>
            <w:tcW w:w="1265" w:type="dxa"/>
          </w:tcPr>
          <w:p w14:paraId="53707557" w14:textId="77777777" w:rsidR="005E22D9" w:rsidRDefault="005E22D9" w:rsidP="00524538">
            <w:pPr>
              <w:pStyle w:val="TableParagraph"/>
              <w:rPr>
                <w:sz w:val="20"/>
              </w:rPr>
            </w:pPr>
          </w:p>
        </w:tc>
        <w:tc>
          <w:tcPr>
            <w:tcW w:w="1266" w:type="dxa"/>
          </w:tcPr>
          <w:p w14:paraId="1C526D37" w14:textId="77777777" w:rsidR="005E22D9" w:rsidRDefault="005E22D9" w:rsidP="00524538">
            <w:pPr>
              <w:pStyle w:val="TableParagraph"/>
              <w:rPr>
                <w:sz w:val="20"/>
              </w:rPr>
            </w:pPr>
          </w:p>
        </w:tc>
      </w:tr>
      <w:tr w:rsidR="005E22D9" w14:paraId="223DC6DF" w14:textId="77777777" w:rsidTr="00524538">
        <w:trPr>
          <w:trHeight w:val="275"/>
        </w:trPr>
        <w:tc>
          <w:tcPr>
            <w:tcW w:w="1265" w:type="dxa"/>
          </w:tcPr>
          <w:p w14:paraId="77E9F996" w14:textId="77777777" w:rsidR="005E22D9" w:rsidRDefault="005E22D9" w:rsidP="00524538">
            <w:pPr>
              <w:pStyle w:val="TableParagraph"/>
              <w:rPr>
                <w:sz w:val="20"/>
              </w:rPr>
            </w:pPr>
          </w:p>
        </w:tc>
        <w:tc>
          <w:tcPr>
            <w:tcW w:w="1266" w:type="dxa"/>
          </w:tcPr>
          <w:p w14:paraId="6618E98C" w14:textId="77777777" w:rsidR="005E22D9" w:rsidRDefault="005E22D9" w:rsidP="00524538">
            <w:pPr>
              <w:pStyle w:val="TableParagraph"/>
              <w:rPr>
                <w:sz w:val="20"/>
              </w:rPr>
            </w:pPr>
          </w:p>
        </w:tc>
        <w:tc>
          <w:tcPr>
            <w:tcW w:w="1265" w:type="dxa"/>
          </w:tcPr>
          <w:p w14:paraId="64C49C03" w14:textId="77777777" w:rsidR="005E22D9" w:rsidRDefault="005E22D9" w:rsidP="00524538">
            <w:pPr>
              <w:pStyle w:val="TableParagraph"/>
              <w:rPr>
                <w:sz w:val="20"/>
              </w:rPr>
            </w:pPr>
          </w:p>
        </w:tc>
        <w:tc>
          <w:tcPr>
            <w:tcW w:w="1265" w:type="dxa"/>
          </w:tcPr>
          <w:p w14:paraId="65A21E77" w14:textId="77777777" w:rsidR="005E22D9" w:rsidRDefault="005E22D9" w:rsidP="00524538">
            <w:pPr>
              <w:pStyle w:val="TableParagraph"/>
              <w:rPr>
                <w:sz w:val="20"/>
              </w:rPr>
            </w:pPr>
          </w:p>
        </w:tc>
        <w:tc>
          <w:tcPr>
            <w:tcW w:w="1576" w:type="dxa"/>
          </w:tcPr>
          <w:p w14:paraId="1777B358" w14:textId="77777777" w:rsidR="005E22D9" w:rsidRDefault="005E22D9" w:rsidP="00524538">
            <w:pPr>
              <w:pStyle w:val="TableParagraph"/>
              <w:rPr>
                <w:sz w:val="20"/>
              </w:rPr>
            </w:pPr>
          </w:p>
        </w:tc>
        <w:tc>
          <w:tcPr>
            <w:tcW w:w="1265" w:type="dxa"/>
          </w:tcPr>
          <w:p w14:paraId="6627F0F6" w14:textId="77777777" w:rsidR="005E22D9" w:rsidRDefault="005E22D9" w:rsidP="00524538">
            <w:pPr>
              <w:pStyle w:val="TableParagraph"/>
              <w:rPr>
                <w:sz w:val="20"/>
              </w:rPr>
            </w:pPr>
          </w:p>
        </w:tc>
        <w:tc>
          <w:tcPr>
            <w:tcW w:w="1266" w:type="dxa"/>
          </w:tcPr>
          <w:p w14:paraId="2553FDD6" w14:textId="77777777" w:rsidR="005E22D9" w:rsidRDefault="005E22D9" w:rsidP="00524538">
            <w:pPr>
              <w:pStyle w:val="TableParagraph"/>
              <w:rPr>
                <w:sz w:val="20"/>
              </w:rPr>
            </w:pPr>
          </w:p>
        </w:tc>
      </w:tr>
      <w:tr w:rsidR="005E22D9" w14:paraId="2AAFE935" w14:textId="77777777" w:rsidTr="00524538">
        <w:trPr>
          <w:trHeight w:val="275"/>
        </w:trPr>
        <w:tc>
          <w:tcPr>
            <w:tcW w:w="1265" w:type="dxa"/>
          </w:tcPr>
          <w:p w14:paraId="37032178" w14:textId="77777777" w:rsidR="005E22D9" w:rsidRDefault="005E22D9" w:rsidP="00524538">
            <w:pPr>
              <w:pStyle w:val="TableParagraph"/>
              <w:rPr>
                <w:sz w:val="20"/>
              </w:rPr>
            </w:pPr>
          </w:p>
        </w:tc>
        <w:tc>
          <w:tcPr>
            <w:tcW w:w="1266" w:type="dxa"/>
          </w:tcPr>
          <w:p w14:paraId="0E27C4E0" w14:textId="77777777" w:rsidR="005E22D9" w:rsidRDefault="005E22D9" w:rsidP="00524538">
            <w:pPr>
              <w:pStyle w:val="TableParagraph"/>
              <w:rPr>
                <w:sz w:val="20"/>
              </w:rPr>
            </w:pPr>
          </w:p>
        </w:tc>
        <w:tc>
          <w:tcPr>
            <w:tcW w:w="1265" w:type="dxa"/>
          </w:tcPr>
          <w:p w14:paraId="26B87568" w14:textId="77777777" w:rsidR="005E22D9" w:rsidRDefault="005E22D9" w:rsidP="00524538">
            <w:pPr>
              <w:pStyle w:val="TableParagraph"/>
              <w:rPr>
                <w:sz w:val="20"/>
              </w:rPr>
            </w:pPr>
          </w:p>
        </w:tc>
        <w:tc>
          <w:tcPr>
            <w:tcW w:w="1265" w:type="dxa"/>
          </w:tcPr>
          <w:p w14:paraId="0D7CDAD2" w14:textId="77777777" w:rsidR="005E22D9" w:rsidRDefault="005E22D9" w:rsidP="00524538">
            <w:pPr>
              <w:pStyle w:val="TableParagraph"/>
              <w:rPr>
                <w:sz w:val="20"/>
              </w:rPr>
            </w:pPr>
          </w:p>
        </w:tc>
        <w:tc>
          <w:tcPr>
            <w:tcW w:w="1576" w:type="dxa"/>
          </w:tcPr>
          <w:p w14:paraId="09E35B12" w14:textId="77777777" w:rsidR="005E22D9" w:rsidRDefault="005E22D9" w:rsidP="00524538">
            <w:pPr>
              <w:pStyle w:val="TableParagraph"/>
              <w:rPr>
                <w:sz w:val="20"/>
              </w:rPr>
            </w:pPr>
          </w:p>
        </w:tc>
        <w:tc>
          <w:tcPr>
            <w:tcW w:w="1265" w:type="dxa"/>
          </w:tcPr>
          <w:p w14:paraId="72297E87" w14:textId="77777777" w:rsidR="005E22D9" w:rsidRDefault="005E22D9" w:rsidP="00524538">
            <w:pPr>
              <w:pStyle w:val="TableParagraph"/>
              <w:rPr>
                <w:sz w:val="20"/>
              </w:rPr>
            </w:pPr>
          </w:p>
        </w:tc>
        <w:tc>
          <w:tcPr>
            <w:tcW w:w="1266" w:type="dxa"/>
          </w:tcPr>
          <w:p w14:paraId="3CE7FBB3" w14:textId="77777777" w:rsidR="005E22D9" w:rsidRDefault="005E22D9" w:rsidP="00524538">
            <w:pPr>
              <w:pStyle w:val="TableParagraph"/>
              <w:rPr>
                <w:sz w:val="20"/>
              </w:rPr>
            </w:pPr>
          </w:p>
        </w:tc>
      </w:tr>
      <w:tr w:rsidR="005E22D9" w14:paraId="6E397355" w14:textId="77777777" w:rsidTr="00524538">
        <w:trPr>
          <w:trHeight w:val="276"/>
        </w:trPr>
        <w:tc>
          <w:tcPr>
            <w:tcW w:w="1265" w:type="dxa"/>
          </w:tcPr>
          <w:p w14:paraId="39924E4D" w14:textId="77777777" w:rsidR="005E22D9" w:rsidRDefault="005E22D9" w:rsidP="00524538">
            <w:pPr>
              <w:pStyle w:val="TableParagraph"/>
              <w:rPr>
                <w:sz w:val="20"/>
              </w:rPr>
            </w:pPr>
          </w:p>
        </w:tc>
        <w:tc>
          <w:tcPr>
            <w:tcW w:w="1266" w:type="dxa"/>
          </w:tcPr>
          <w:p w14:paraId="3CD2B4B8" w14:textId="77777777" w:rsidR="005E22D9" w:rsidRDefault="005E22D9" w:rsidP="00524538">
            <w:pPr>
              <w:pStyle w:val="TableParagraph"/>
              <w:rPr>
                <w:sz w:val="20"/>
              </w:rPr>
            </w:pPr>
          </w:p>
        </w:tc>
        <w:tc>
          <w:tcPr>
            <w:tcW w:w="1265" w:type="dxa"/>
          </w:tcPr>
          <w:p w14:paraId="7A6BBB06" w14:textId="77777777" w:rsidR="005E22D9" w:rsidRDefault="005E22D9" w:rsidP="00524538">
            <w:pPr>
              <w:pStyle w:val="TableParagraph"/>
              <w:rPr>
                <w:sz w:val="20"/>
              </w:rPr>
            </w:pPr>
          </w:p>
        </w:tc>
        <w:tc>
          <w:tcPr>
            <w:tcW w:w="1265" w:type="dxa"/>
          </w:tcPr>
          <w:p w14:paraId="11F2E0A0" w14:textId="77777777" w:rsidR="005E22D9" w:rsidRDefault="005E22D9" w:rsidP="00524538">
            <w:pPr>
              <w:pStyle w:val="TableParagraph"/>
              <w:rPr>
                <w:sz w:val="20"/>
              </w:rPr>
            </w:pPr>
          </w:p>
        </w:tc>
        <w:tc>
          <w:tcPr>
            <w:tcW w:w="1576" w:type="dxa"/>
          </w:tcPr>
          <w:p w14:paraId="2DA00EF3" w14:textId="77777777" w:rsidR="005E22D9" w:rsidRDefault="005E22D9" w:rsidP="00524538">
            <w:pPr>
              <w:pStyle w:val="TableParagraph"/>
              <w:rPr>
                <w:sz w:val="20"/>
              </w:rPr>
            </w:pPr>
          </w:p>
        </w:tc>
        <w:tc>
          <w:tcPr>
            <w:tcW w:w="1265" w:type="dxa"/>
          </w:tcPr>
          <w:p w14:paraId="706A5C49" w14:textId="77777777" w:rsidR="005E22D9" w:rsidRDefault="005E22D9" w:rsidP="00524538">
            <w:pPr>
              <w:pStyle w:val="TableParagraph"/>
              <w:rPr>
                <w:sz w:val="20"/>
              </w:rPr>
            </w:pPr>
          </w:p>
        </w:tc>
        <w:tc>
          <w:tcPr>
            <w:tcW w:w="1266" w:type="dxa"/>
          </w:tcPr>
          <w:p w14:paraId="3B635ED2" w14:textId="77777777" w:rsidR="005E22D9" w:rsidRDefault="005E22D9" w:rsidP="00524538">
            <w:pPr>
              <w:pStyle w:val="TableParagraph"/>
              <w:rPr>
                <w:sz w:val="20"/>
              </w:rPr>
            </w:pPr>
          </w:p>
        </w:tc>
      </w:tr>
      <w:tr w:rsidR="005E22D9" w14:paraId="537864AD" w14:textId="77777777" w:rsidTr="00524538">
        <w:trPr>
          <w:trHeight w:val="275"/>
        </w:trPr>
        <w:tc>
          <w:tcPr>
            <w:tcW w:w="1265" w:type="dxa"/>
          </w:tcPr>
          <w:p w14:paraId="2D0A63F0" w14:textId="77777777" w:rsidR="005E22D9" w:rsidRDefault="005E22D9" w:rsidP="00524538">
            <w:pPr>
              <w:pStyle w:val="TableParagraph"/>
              <w:rPr>
                <w:sz w:val="20"/>
              </w:rPr>
            </w:pPr>
          </w:p>
        </w:tc>
        <w:tc>
          <w:tcPr>
            <w:tcW w:w="1266" w:type="dxa"/>
          </w:tcPr>
          <w:p w14:paraId="02A8C2EF" w14:textId="77777777" w:rsidR="005E22D9" w:rsidRDefault="005E22D9" w:rsidP="00524538">
            <w:pPr>
              <w:pStyle w:val="TableParagraph"/>
              <w:rPr>
                <w:sz w:val="20"/>
              </w:rPr>
            </w:pPr>
          </w:p>
        </w:tc>
        <w:tc>
          <w:tcPr>
            <w:tcW w:w="1265" w:type="dxa"/>
          </w:tcPr>
          <w:p w14:paraId="1F4B0F03" w14:textId="77777777" w:rsidR="005E22D9" w:rsidRDefault="005E22D9" w:rsidP="00524538">
            <w:pPr>
              <w:pStyle w:val="TableParagraph"/>
              <w:rPr>
                <w:sz w:val="20"/>
              </w:rPr>
            </w:pPr>
          </w:p>
        </w:tc>
        <w:tc>
          <w:tcPr>
            <w:tcW w:w="1265" w:type="dxa"/>
          </w:tcPr>
          <w:p w14:paraId="1D8BA4CF" w14:textId="77777777" w:rsidR="005E22D9" w:rsidRDefault="005E22D9" w:rsidP="00524538">
            <w:pPr>
              <w:pStyle w:val="TableParagraph"/>
              <w:rPr>
                <w:sz w:val="20"/>
              </w:rPr>
            </w:pPr>
          </w:p>
        </w:tc>
        <w:tc>
          <w:tcPr>
            <w:tcW w:w="1576" w:type="dxa"/>
          </w:tcPr>
          <w:p w14:paraId="113E64F4" w14:textId="77777777" w:rsidR="005E22D9" w:rsidRDefault="005E22D9" w:rsidP="00524538">
            <w:pPr>
              <w:pStyle w:val="TableParagraph"/>
              <w:rPr>
                <w:sz w:val="20"/>
              </w:rPr>
            </w:pPr>
          </w:p>
        </w:tc>
        <w:tc>
          <w:tcPr>
            <w:tcW w:w="1265" w:type="dxa"/>
          </w:tcPr>
          <w:p w14:paraId="21B3B09F" w14:textId="77777777" w:rsidR="005E22D9" w:rsidRDefault="005E22D9" w:rsidP="00524538">
            <w:pPr>
              <w:pStyle w:val="TableParagraph"/>
              <w:rPr>
                <w:sz w:val="20"/>
              </w:rPr>
            </w:pPr>
          </w:p>
        </w:tc>
        <w:tc>
          <w:tcPr>
            <w:tcW w:w="1266" w:type="dxa"/>
          </w:tcPr>
          <w:p w14:paraId="058B7E49" w14:textId="77777777" w:rsidR="005E22D9" w:rsidRDefault="005E22D9" w:rsidP="00524538">
            <w:pPr>
              <w:pStyle w:val="TableParagraph"/>
              <w:rPr>
                <w:sz w:val="20"/>
              </w:rPr>
            </w:pPr>
          </w:p>
        </w:tc>
      </w:tr>
      <w:tr w:rsidR="005E22D9" w14:paraId="7F17DA25" w14:textId="77777777" w:rsidTr="00524538">
        <w:trPr>
          <w:trHeight w:val="275"/>
        </w:trPr>
        <w:tc>
          <w:tcPr>
            <w:tcW w:w="1265" w:type="dxa"/>
          </w:tcPr>
          <w:p w14:paraId="4CBB167E" w14:textId="77777777" w:rsidR="005E22D9" w:rsidRDefault="005E22D9" w:rsidP="00524538">
            <w:pPr>
              <w:pStyle w:val="TableParagraph"/>
              <w:rPr>
                <w:sz w:val="20"/>
              </w:rPr>
            </w:pPr>
          </w:p>
        </w:tc>
        <w:tc>
          <w:tcPr>
            <w:tcW w:w="1266" w:type="dxa"/>
          </w:tcPr>
          <w:p w14:paraId="405AAADA" w14:textId="77777777" w:rsidR="005E22D9" w:rsidRDefault="005E22D9" w:rsidP="00524538">
            <w:pPr>
              <w:pStyle w:val="TableParagraph"/>
              <w:rPr>
                <w:sz w:val="20"/>
              </w:rPr>
            </w:pPr>
          </w:p>
        </w:tc>
        <w:tc>
          <w:tcPr>
            <w:tcW w:w="1265" w:type="dxa"/>
          </w:tcPr>
          <w:p w14:paraId="7159472E" w14:textId="77777777" w:rsidR="005E22D9" w:rsidRDefault="005E22D9" w:rsidP="00524538">
            <w:pPr>
              <w:pStyle w:val="TableParagraph"/>
              <w:rPr>
                <w:sz w:val="20"/>
              </w:rPr>
            </w:pPr>
          </w:p>
        </w:tc>
        <w:tc>
          <w:tcPr>
            <w:tcW w:w="1265" w:type="dxa"/>
          </w:tcPr>
          <w:p w14:paraId="090CB5B0" w14:textId="77777777" w:rsidR="005E22D9" w:rsidRDefault="005E22D9" w:rsidP="00524538">
            <w:pPr>
              <w:pStyle w:val="TableParagraph"/>
              <w:rPr>
                <w:sz w:val="20"/>
              </w:rPr>
            </w:pPr>
          </w:p>
        </w:tc>
        <w:tc>
          <w:tcPr>
            <w:tcW w:w="1576" w:type="dxa"/>
          </w:tcPr>
          <w:p w14:paraId="47A2CBB9" w14:textId="77777777" w:rsidR="005E22D9" w:rsidRDefault="005E22D9" w:rsidP="00524538">
            <w:pPr>
              <w:pStyle w:val="TableParagraph"/>
              <w:rPr>
                <w:sz w:val="20"/>
              </w:rPr>
            </w:pPr>
          </w:p>
        </w:tc>
        <w:tc>
          <w:tcPr>
            <w:tcW w:w="1265" w:type="dxa"/>
          </w:tcPr>
          <w:p w14:paraId="4B6E472E" w14:textId="77777777" w:rsidR="005E22D9" w:rsidRDefault="005E22D9" w:rsidP="00524538">
            <w:pPr>
              <w:pStyle w:val="TableParagraph"/>
              <w:rPr>
                <w:sz w:val="20"/>
              </w:rPr>
            </w:pPr>
          </w:p>
        </w:tc>
        <w:tc>
          <w:tcPr>
            <w:tcW w:w="1266" w:type="dxa"/>
          </w:tcPr>
          <w:p w14:paraId="60AD9AC8" w14:textId="77777777" w:rsidR="005E22D9" w:rsidRDefault="005E22D9" w:rsidP="00524538">
            <w:pPr>
              <w:pStyle w:val="TableParagraph"/>
              <w:rPr>
                <w:sz w:val="20"/>
              </w:rPr>
            </w:pPr>
          </w:p>
        </w:tc>
      </w:tr>
      <w:tr w:rsidR="005E22D9" w14:paraId="16E3AC06" w14:textId="77777777" w:rsidTr="00524538">
        <w:trPr>
          <w:trHeight w:val="275"/>
        </w:trPr>
        <w:tc>
          <w:tcPr>
            <w:tcW w:w="1265" w:type="dxa"/>
          </w:tcPr>
          <w:p w14:paraId="5118C86F" w14:textId="77777777" w:rsidR="005E22D9" w:rsidRDefault="005E22D9" w:rsidP="00524538">
            <w:pPr>
              <w:pStyle w:val="TableParagraph"/>
              <w:rPr>
                <w:sz w:val="20"/>
              </w:rPr>
            </w:pPr>
          </w:p>
        </w:tc>
        <w:tc>
          <w:tcPr>
            <w:tcW w:w="1266" w:type="dxa"/>
          </w:tcPr>
          <w:p w14:paraId="3ECE2211" w14:textId="77777777" w:rsidR="005E22D9" w:rsidRDefault="005E22D9" w:rsidP="00524538">
            <w:pPr>
              <w:pStyle w:val="TableParagraph"/>
              <w:rPr>
                <w:sz w:val="20"/>
              </w:rPr>
            </w:pPr>
          </w:p>
        </w:tc>
        <w:tc>
          <w:tcPr>
            <w:tcW w:w="1265" w:type="dxa"/>
          </w:tcPr>
          <w:p w14:paraId="04FDB48E" w14:textId="77777777" w:rsidR="005E22D9" w:rsidRDefault="005E22D9" w:rsidP="00524538">
            <w:pPr>
              <w:pStyle w:val="TableParagraph"/>
              <w:rPr>
                <w:sz w:val="20"/>
              </w:rPr>
            </w:pPr>
          </w:p>
        </w:tc>
        <w:tc>
          <w:tcPr>
            <w:tcW w:w="1265" w:type="dxa"/>
          </w:tcPr>
          <w:p w14:paraId="14045EEA" w14:textId="77777777" w:rsidR="005E22D9" w:rsidRDefault="005E22D9" w:rsidP="00524538">
            <w:pPr>
              <w:pStyle w:val="TableParagraph"/>
              <w:rPr>
                <w:sz w:val="20"/>
              </w:rPr>
            </w:pPr>
          </w:p>
        </w:tc>
        <w:tc>
          <w:tcPr>
            <w:tcW w:w="1576" w:type="dxa"/>
          </w:tcPr>
          <w:p w14:paraId="06B9FABF" w14:textId="77777777" w:rsidR="005E22D9" w:rsidRDefault="005E22D9" w:rsidP="00524538">
            <w:pPr>
              <w:pStyle w:val="TableParagraph"/>
              <w:rPr>
                <w:sz w:val="20"/>
              </w:rPr>
            </w:pPr>
          </w:p>
        </w:tc>
        <w:tc>
          <w:tcPr>
            <w:tcW w:w="1265" w:type="dxa"/>
          </w:tcPr>
          <w:p w14:paraId="27D52CA8" w14:textId="77777777" w:rsidR="005E22D9" w:rsidRDefault="005E22D9" w:rsidP="00524538">
            <w:pPr>
              <w:pStyle w:val="TableParagraph"/>
              <w:rPr>
                <w:sz w:val="20"/>
              </w:rPr>
            </w:pPr>
          </w:p>
        </w:tc>
        <w:tc>
          <w:tcPr>
            <w:tcW w:w="1266" w:type="dxa"/>
          </w:tcPr>
          <w:p w14:paraId="381EF682" w14:textId="77777777" w:rsidR="005E22D9" w:rsidRDefault="005E22D9" w:rsidP="00524538">
            <w:pPr>
              <w:pStyle w:val="TableParagraph"/>
              <w:rPr>
                <w:sz w:val="20"/>
              </w:rPr>
            </w:pPr>
          </w:p>
        </w:tc>
      </w:tr>
      <w:tr w:rsidR="005E22D9" w14:paraId="51D92555" w14:textId="77777777" w:rsidTr="00524538">
        <w:trPr>
          <w:trHeight w:val="276"/>
        </w:trPr>
        <w:tc>
          <w:tcPr>
            <w:tcW w:w="1265" w:type="dxa"/>
          </w:tcPr>
          <w:p w14:paraId="374B3101" w14:textId="77777777" w:rsidR="005E22D9" w:rsidRDefault="005E22D9" w:rsidP="00524538">
            <w:pPr>
              <w:pStyle w:val="TableParagraph"/>
              <w:rPr>
                <w:sz w:val="20"/>
              </w:rPr>
            </w:pPr>
          </w:p>
        </w:tc>
        <w:tc>
          <w:tcPr>
            <w:tcW w:w="1266" w:type="dxa"/>
          </w:tcPr>
          <w:p w14:paraId="5AA3D07F" w14:textId="77777777" w:rsidR="005E22D9" w:rsidRDefault="005E22D9" w:rsidP="00524538">
            <w:pPr>
              <w:pStyle w:val="TableParagraph"/>
              <w:rPr>
                <w:sz w:val="20"/>
              </w:rPr>
            </w:pPr>
          </w:p>
        </w:tc>
        <w:tc>
          <w:tcPr>
            <w:tcW w:w="1265" w:type="dxa"/>
          </w:tcPr>
          <w:p w14:paraId="59828FDF" w14:textId="77777777" w:rsidR="005E22D9" w:rsidRDefault="005E22D9" w:rsidP="00524538">
            <w:pPr>
              <w:pStyle w:val="TableParagraph"/>
              <w:rPr>
                <w:sz w:val="20"/>
              </w:rPr>
            </w:pPr>
          </w:p>
        </w:tc>
        <w:tc>
          <w:tcPr>
            <w:tcW w:w="1265" w:type="dxa"/>
          </w:tcPr>
          <w:p w14:paraId="00D641E5" w14:textId="77777777" w:rsidR="005E22D9" w:rsidRDefault="005E22D9" w:rsidP="00524538">
            <w:pPr>
              <w:pStyle w:val="TableParagraph"/>
              <w:rPr>
                <w:sz w:val="20"/>
              </w:rPr>
            </w:pPr>
          </w:p>
        </w:tc>
        <w:tc>
          <w:tcPr>
            <w:tcW w:w="1576" w:type="dxa"/>
          </w:tcPr>
          <w:p w14:paraId="36AAA68A" w14:textId="77777777" w:rsidR="005E22D9" w:rsidRDefault="005E22D9" w:rsidP="00524538">
            <w:pPr>
              <w:pStyle w:val="TableParagraph"/>
              <w:rPr>
                <w:sz w:val="20"/>
              </w:rPr>
            </w:pPr>
          </w:p>
        </w:tc>
        <w:tc>
          <w:tcPr>
            <w:tcW w:w="1265" w:type="dxa"/>
          </w:tcPr>
          <w:p w14:paraId="4BC3C663" w14:textId="77777777" w:rsidR="005E22D9" w:rsidRDefault="005E22D9" w:rsidP="00524538">
            <w:pPr>
              <w:pStyle w:val="TableParagraph"/>
              <w:rPr>
                <w:sz w:val="20"/>
              </w:rPr>
            </w:pPr>
          </w:p>
        </w:tc>
        <w:tc>
          <w:tcPr>
            <w:tcW w:w="1266" w:type="dxa"/>
          </w:tcPr>
          <w:p w14:paraId="309EA97E" w14:textId="77777777" w:rsidR="005E22D9" w:rsidRDefault="005E22D9" w:rsidP="00524538">
            <w:pPr>
              <w:pStyle w:val="TableParagraph"/>
              <w:rPr>
                <w:sz w:val="20"/>
              </w:rPr>
            </w:pPr>
          </w:p>
        </w:tc>
      </w:tr>
      <w:tr w:rsidR="005E22D9" w14:paraId="7A3203AA" w14:textId="77777777" w:rsidTr="00524538">
        <w:trPr>
          <w:trHeight w:val="275"/>
        </w:trPr>
        <w:tc>
          <w:tcPr>
            <w:tcW w:w="1265" w:type="dxa"/>
          </w:tcPr>
          <w:p w14:paraId="127A1090" w14:textId="77777777" w:rsidR="005E22D9" w:rsidRDefault="005E22D9" w:rsidP="00524538">
            <w:pPr>
              <w:pStyle w:val="TableParagraph"/>
              <w:rPr>
                <w:sz w:val="20"/>
              </w:rPr>
            </w:pPr>
          </w:p>
        </w:tc>
        <w:tc>
          <w:tcPr>
            <w:tcW w:w="1266" w:type="dxa"/>
          </w:tcPr>
          <w:p w14:paraId="6FDA2041" w14:textId="77777777" w:rsidR="005E22D9" w:rsidRDefault="005E22D9" w:rsidP="00524538">
            <w:pPr>
              <w:pStyle w:val="TableParagraph"/>
              <w:rPr>
                <w:sz w:val="20"/>
              </w:rPr>
            </w:pPr>
          </w:p>
        </w:tc>
        <w:tc>
          <w:tcPr>
            <w:tcW w:w="1265" w:type="dxa"/>
          </w:tcPr>
          <w:p w14:paraId="1E144371" w14:textId="77777777" w:rsidR="005E22D9" w:rsidRDefault="005E22D9" w:rsidP="00524538">
            <w:pPr>
              <w:pStyle w:val="TableParagraph"/>
              <w:rPr>
                <w:sz w:val="20"/>
              </w:rPr>
            </w:pPr>
          </w:p>
        </w:tc>
        <w:tc>
          <w:tcPr>
            <w:tcW w:w="1265" w:type="dxa"/>
          </w:tcPr>
          <w:p w14:paraId="0A6C1A33" w14:textId="77777777" w:rsidR="005E22D9" w:rsidRDefault="005E22D9" w:rsidP="00524538">
            <w:pPr>
              <w:pStyle w:val="TableParagraph"/>
              <w:rPr>
                <w:sz w:val="20"/>
              </w:rPr>
            </w:pPr>
          </w:p>
        </w:tc>
        <w:tc>
          <w:tcPr>
            <w:tcW w:w="1576" w:type="dxa"/>
          </w:tcPr>
          <w:p w14:paraId="7035C953" w14:textId="77777777" w:rsidR="005E22D9" w:rsidRDefault="005E22D9" w:rsidP="00524538">
            <w:pPr>
              <w:pStyle w:val="TableParagraph"/>
              <w:rPr>
                <w:sz w:val="20"/>
              </w:rPr>
            </w:pPr>
          </w:p>
        </w:tc>
        <w:tc>
          <w:tcPr>
            <w:tcW w:w="1265" w:type="dxa"/>
          </w:tcPr>
          <w:p w14:paraId="5A797B33" w14:textId="77777777" w:rsidR="005E22D9" w:rsidRDefault="005E22D9" w:rsidP="00524538">
            <w:pPr>
              <w:pStyle w:val="TableParagraph"/>
              <w:rPr>
                <w:sz w:val="20"/>
              </w:rPr>
            </w:pPr>
          </w:p>
        </w:tc>
        <w:tc>
          <w:tcPr>
            <w:tcW w:w="1266" w:type="dxa"/>
          </w:tcPr>
          <w:p w14:paraId="01782BB9" w14:textId="77777777" w:rsidR="005E22D9" w:rsidRDefault="005E22D9" w:rsidP="00524538">
            <w:pPr>
              <w:pStyle w:val="TableParagraph"/>
              <w:rPr>
                <w:sz w:val="20"/>
              </w:rPr>
            </w:pPr>
          </w:p>
        </w:tc>
      </w:tr>
      <w:tr w:rsidR="005E22D9" w14:paraId="615953F6" w14:textId="77777777" w:rsidTr="00524538">
        <w:trPr>
          <w:trHeight w:val="275"/>
        </w:trPr>
        <w:tc>
          <w:tcPr>
            <w:tcW w:w="1265" w:type="dxa"/>
          </w:tcPr>
          <w:p w14:paraId="6BC37815" w14:textId="77777777" w:rsidR="005E22D9" w:rsidRDefault="005E22D9" w:rsidP="00524538">
            <w:pPr>
              <w:pStyle w:val="TableParagraph"/>
              <w:rPr>
                <w:sz w:val="20"/>
              </w:rPr>
            </w:pPr>
          </w:p>
        </w:tc>
        <w:tc>
          <w:tcPr>
            <w:tcW w:w="1266" w:type="dxa"/>
          </w:tcPr>
          <w:p w14:paraId="44E2B597" w14:textId="77777777" w:rsidR="005E22D9" w:rsidRDefault="005E22D9" w:rsidP="00524538">
            <w:pPr>
              <w:pStyle w:val="TableParagraph"/>
              <w:rPr>
                <w:sz w:val="20"/>
              </w:rPr>
            </w:pPr>
          </w:p>
        </w:tc>
        <w:tc>
          <w:tcPr>
            <w:tcW w:w="1265" w:type="dxa"/>
          </w:tcPr>
          <w:p w14:paraId="485D345A" w14:textId="77777777" w:rsidR="005E22D9" w:rsidRDefault="005E22D9" w:rsidP="00524538">
            <w:pPr>
              <w:pStyle w:val="TableParagraph"/>
              <w:rPr>
                <w:sz w:val="20"/>
              </w:rPr>
            </w:pPr>
          </w:p>
        </w:tc>
        <w:tc>
          <w:tcPr>
            <w:tcW w:w="1265" w:type="dxa"/>
          </w:tcPr>
          <w:p w14:paraId="3AAE3A03" w14:textId="77777777" w:rsidR="005E22D9" w:rsidRDefault="005E22D9" w:rsidP="00524538">
            <w:pPr>
              <w:pStyle w:val="TableParagraph"/>
              <w:rPr>
                <w:sz w:val="20"/>
              </w:rPr>
            </w:pPr>
          </w:p>
        </w:tc>
        <w:tc>
          <w:tcPr>
            <w:tcW w:w="1576" w:type="dxa"/>
          </w:tcPr>
          <w:p w14:paraId="48F44C59" w14:textId="77777777" w:rsidR="005E22D9" w:rsidRDefault="005E22D9" w:rsidP="00524538">
            <w:pPr>
              <w:pStyle w:val="TableParagraph"/>
              <w:rPr>
                <w:sz w:val="20"/>
              </w:rPr>
            </w:pPr>
          </w:p>
        </w:tc>
        <w:tc>
          <w:tcPr>
            <w:tcW w:w="1265" w:type="dxa"/>
          </w:tcPr>
          <w:p w14:paraId="5F21C234" w14:textId="77777777" w:rsidR="005E22D9" w:rsidRDefault="005E22D9" w:rsidP="00524538">
            <w:pPr>
              <w:pStyle w:val="TableParagraph"/>
              <w:rPr>
                <w:sz w:val="20"/>
              </w:rPr>
            </w:pPr>
          </w:p>
        </w:tc>
        <w:tc>
          <w:tcPr>
            <w:tcW w:w="1266" w:type="dxa"/>
          </w:tcPr>
          <w:p w14:paraId="2D2436DC" w14:textId="77777777" w:rsidR="005E22D9" w:rsidRDefault="005E22D9" w:rsidP="00524538">
            <w:pPr>
              <w:pStyle w:val="TableParagraph"/>
              <w:rPr>
                <w:sz w:val="20"/>
              </w:rPr>
            </w:pPr>
          </w:p>
        </w:tc>
      </w:tr>
      <w:tr w:rsidR="005E22D9" w14:paraId="46C08F24" w14:textId="77777777" w:rsidTr="00524538">
        <w:trPr>
          <w:trHeight w:val="276"/>
        </w:trPr>
        <w:tc>
          <w:tcPr>
            <w:tcW w:w="1265" w:type="dxa"/>
          </w:tcPr>
          <w:p w14:paraId="3AF6ED7E" w14:textId="77777777" w:rsidR="005E22D9" w:rsidRDefault="005E22D9" w:rsidP="00524538">
            <w:pPr>
              <w:pStyle w:val="TableParagraph"/>
              <w:rPr>
                <w:sz w:val="20"/>
              </w:rPr>
            </w:pPr>
          </w:p>
        </w:tc>
        <w:tc>
          <w:tcPr>
            <w:tcW w:w="1266" w:type="dxa"/>
          </w:tcPr>
          <w:p w14:paraId="2E01CE8B" w14:textId="77777777" w:rsidR="005E22D9" w:rsidRDefault="005E22D9" w:rsidP="00524538">
            <w:pPr>
              <w:pStyle w:val="TableParagraph"/>
              <w:rPr>
                <w:sz w:val="20"/>
              </w:rPr>
            </w:pPr>
          </w:p>
        </w:tc>
        <w:tc>
          <w:tcPr>
            <w:tcW w:w="1265" w:type="dxa"/>
          </w:tcPr>
          <w:p w14:paraId="165D872F" w14:textId="77777777" w:rsidR="005E22D9" w:rsidRDefault="005E22D9" w:rsidP="00524538">
            <w:pPr>
              <w:pStyle w:val="TableParagraph"/>
              <w:rPr>
                <w:sz w:val="20"/>
              </w:rPr>
            </w:pPr>
          </w:p>
        </w:tc>
        <w:tc>
          <w:tcPr>
            <w:tcW w:w="1265" w:type="dxa"/>
          </w:tcPr>
          <w:p w14:paraId="1D17E401" w14:textId="77777777" w:rsidR="005E22D9" w:rsidRDefault="005E22D9" w:rsidP="00524538">
            <w:pPr>
              <w:pStyle w:val="TableParagraph"/>
              <w:rPr>
                <w:sz w:val="20"/>
              </w:rPr>
            </w:pPr>
          </w:p>
        </w:tc>
        <w:tc>
          <w:tcPr>
            <w:tcW w:w="1576" w:type="dxa"/>
          </w:tcPr>
          <w:p w14:paraId="3892AA3E" w14:textId="77777777" w:rsidR="005E22D9" w:rsidRDefault="005E22D9" w:rsidP="00524538">
            <w:pPr>
              <w:pStyle w:val="TableParagraph"/>
              <w:rPr>
                <w:sz w:val="20"/>
              </w:rPr>
            </w:pPr>
          </w:p>
        </w:tc>
        <w:tc>
          <w:tcPr>
            <w:tcW w:w="1265" w:type="dxa"/>
          </w:tcPr>
          <w:p w14:paraId="6D99E8FC" w14:textId="77777777" w:rsidR="005E22D9" w:rsidRDefault="005E22D9" w:rsidP="00524538">
            <w:pPr>
              <w:pStyle w:val="TableParagraph"/>
              <w:rPr>
                <w:sz w:val="20"/>
              </w:rPr>
            </w:pPr>
          </w:p>
        </w:tc>
        <w:tc>
          <w:tcPr>
            <w:tcW w:w="1266" w:type="dxa"/>
          </w:tcPr>
          <w:p w14:paraId="448BEAEE" w14:textId="77777777" w:rsidR="005E22D9" w:rsidRDefault="005E22D9" w:rsidP="00524538">
            <w:pPr>
              <w:pStyle w:val="TableParagraph"/>
              <w:rPr>
                <w:sz w:val="20"/>
              </w:rPr>
            </w:pPr>
          </w:p>
        </w:tc>
      </w:tr>
      <w:tr w:rsidR="005E22D9" w14:paraId="20536F33" w14:textId="77777777" w:rsidTr="00524538">
        <w:trPr>
          <w:trHeight w:val="275"/>
        </w:trPr>
        <w:tc>
          <w:tcPr>
            <w:tcW w:w="1265" w:type="dxa"/>
          </w:tcPr>
          <w:p w14:paraId="64403A62" w14:textId="77777777" w:rsidR="005E22D9" w:rsidRDefault="005E22D9" w:rsidP="00524538">
            <w:pPr>
              <w:pStyle w:val="TableParagraph"/>
              <w:rPr>
                <w:sz w:val="20"/>
              </w:rPr>
            </w:pPr>
          </w:p>
        </w:tc>
        <w:tc>
          <w:tcPr>
            <w:tcW w:w="1266" w:type="dxa"/>
          </w:tcPr>
          <w:p w14:paraId="0F0CA76F" w14:textId="77777777" w:rsidR="005E22D9" w:rsidRDefault="005E22D9" w:rsidP="00524538">
            <w:pPr>
              <w:pStyle w:val="TableParagraph"/>
              <w:rPr>
                <w:sz w:val="20"/>
              </w:rPr>
            </w:pPr>
          </w:p>
        </w:tc>
        <w:tc>
          <w:tcPr>
            <w:tcW w:w="1265" w:type="dxa"/>
          </w:tcPr>
          <w:p w14:paraId="737FFB07" w14:textId="77777777" w:rsidR="005E22D9" w:rsidRDefault="005E22D9" w:rsidP="00524538">
            <w:pPr>
              <w:pStyle w:val="TableParagraph"/>
              <w:rPr>
                <w:sz w:val="20"/>
              </w:rPr>
            </w:pPr>
          </w:p>
        </w:tc>
        <w:tc>
          <w:tcPr>
            <w:tcW w:w="1265" w:type="dxa"/>
          </w:tcPr>
          <w:p w14:paraId="0FCE341B" w14:textId="77777777" w:rsidR="005E22D9" w:rsidRDefault="005E22D9" w:rsidP="00524538">
            <w:pPr>
              <w:pStyle w:val="TableParagraph"/>
              <w:rPr>
                <w:sz w:val="20"/>
              </w:rPr>
            </w:pPr>
          </w:p>
        </w:tc>
        <w:tc>
          <w:tcPr>
            <w:tcW w:w="1576" w:type="dxa"/>
          </w:tcPr>
          <w:p w14:paraId="74B1AD52" w14:textId="77777777" w:rsidR="005E22D9" w:rsidRDefault="005E22D9" w:rsidP="00524538">
            <w:pPr>
              <w:pStyle w:val="TableParagraph"/>
              <w:rPr>
                <w:sz w:val="20"/>
              </w:rPr>
            </w:pPr>
          </w:p>
        </w:tc>
        <w:tc>
          <w:tcPr>
            <w:tcW w:w="1265" w:type="dxa"/>
          </w:tcPr>
          <w:p w14:paraId="5F5327DC" w14:textId="77777777" w:rsidR="005E22D9" w:rsidRDefault="005E22D9" w:rsidP="00524538">
            <w:pPr>
              <w:pStyle w:val="TableParagraph"/>
              <w:rPr>
                <w:sz w:val="20"/>
              </w:rPr>
            </w:pPr>
          </w:p>
        </w:tc>
        <w:tc>
          <w:tcPr>
            <w:tcW w:w="1266" w:type="dxa"/>
          </w:tcPr>
          <w:p w14:paraId="142D138B" w14:textId="77777777" w:rsidR="005E22D9" w:rsidRDefault="005E22D9" w:rsidP="00524538">
            <w:pPr>
              <w:pStyle w:val="TableParagraph"/>
              <w:rPr>
                <w:sz w:val="20"/>
              </w:rPr>
            </w:pPr>
          </w:p>
        </w:tc>
      </w:tr>
      <w:tr w:rsidR="005E22D9" w14:paraId="2CCD586B" w14:textId="77777777" w:rsidTr="00524538">
        <w:trPr>
          <w:trHeight w:val="275"/>
        </w:trPr>
        <w:tc>
          <w:tcPr>
            <w:tcW w:w="1265" w:type="dxa"/>
          </w:tcPr>
          <w:p w14:paraId="3BDDB7BE" w14:textId="77777777" w:rsidR="005E22D9" w:rsidRDefault="005E22D9" w:rsidP="00524538">
            <w:pPr>
              <w:pStyle w:val="TableParagraph"/>
              <w:rPr>
                <w:sz w:val="20"/>
              </w:rPr>
            </w:pPr>
          </w:p>
        </w:tc>
        <w:tc>
          <w:tcPr>
            <w:tcW w:w="1266" w:type="dxa"/>
          </w:tcPr>
          <w:p w14:paraId="43DEC10D" w14:textId="77777777" w:rsidR="005E22D9" w:rsidRDefault="005E22D9" w:rsidP="00524538">
            <w:pPr>
              <w:pStyle w:val="TableParagraph"/>
              <w:rPr>
                <w:sz w:val="20"/>
              </w:rPr>
            </w:pPr>
          </w:p>
        </w:tc>
        <w:tc>
          <w:tcPr>
            <w:tcW w:w="1265" w:type="dxa"/>
          </w:tcPr>
          <w:p w14:paraId="53A0DF12" w14:textId="77777777" w:rsidR="005E22D9" w:rsidRDefault="005E22D9" w:rsidP="00524538">
            <w:pPr>
              <w:pStyle w:val="TableParagraph"/>
              <w:rPr>
                <w:sz w:val="20"/>
              </w:rPr>
            </w:pPr>
          </w:p>
        </w:tc>
        <w:tc>
          <w:tcPr>
            <w:tcW w:w="1265" w:type="dxa"/>
          </w:tcPr>
          <w:p w14:paraId="5D9A9D17" w14:textId="77777777" w:rsidR="005E22D9" w:rsidRDefault="005E22D9" w:rsidP="00524538">
            <w:pPr>
              <w:pStyle w:val="TableParagraph"/>
              <w:rPr>
                <w:sz w:val="20"/>
              </w:rPr>
            </w:pPr>
          </w:p>
        </w:tc>
        <w:tc>
          <w:tcPr>
            <w:tcW w:w="1576" w:type="dxa"/>
          </w:tcPr>
          <w:p w14:paraId="0F89563F" w14:textId="77777777" w:rsidR="005E22D9" w:rsidRDefault="005E22D9" w:rsidP="00524538">
            <w:pPr>
              <w:pStyle w:val="TableParagraph"/>
              <w:rPr>
                <w:sz w:val="20"/>
              </w:rPr>
            </w:pPr>
          </w:p>
        </w:tc>
        <w:tc>
          <w:tcPr>
            <w:tcW w:w="1265" w:type="dxa"/>
          </w:tcPr>
          <w:p w14:paraId="22BE6F07" w14:textId="77777777" w:rsidR="005E22D9" w:rsidRDefault="005E22D9" w:rsidP="00524538">
            <w:pPr>
              <w:pStyle w:val="TableParagraph"/>
              <w:rPr>
                <w:sz w:val="20"/>
              </w:rPr>
            </w:pPr>
          </w:p>
        </w:tc>
        <w:tc>
          <w:tcPr>
            <w:tcW w:w="1266" w:type="dxa"/>
          </w:tcPr>
          <w:p w14:paraId="7EB62599" w14:textId="77777777" w:rsidR="005E22D9" w:rsidRDefault="005E22D9" w:rsidP="00524538">
            <w:pPr>
              <w:pStyle w:val="TableParagraph"/>
              <w:rPr>
                <w:sz w:val="20"/>
              </w:rPr>
            </w:pPr>
          </w:p>
        </w:tc>
      </w:tr>
      <w:tr w:rsidR="005E22D9" w14:paraId="2D5505DE" w14:textId="77777777" w:rsidTr="00524538">
        <w:trPr>
          <w:trHeight w:val="276"/>
        </w:trPr>
        <w:tc>
          <w:tcPr>
            <w:tcW w:w="1265" w:type="dxa"/>
          </w:tcPr>
          <w:p w14:paraId="5CC5C1D5" w14:textId="77777777" w:rsidR="005E22D9" w:rsidRDefault="005E22D9" w:rsidP="00524538">
            <w:pPr>
              <w:pStyle w:val="TableParagraph"/>
              <w:rPr>
                <w:sz w:val="20"/>
              </w:rPr>
            </w:pPr>
          </w:p>
        </w:tc>
        <w:tc>
          <w:tcPr>
            <w:tcW w:w="1266" w:type="dxa"/>
          </w:tcPr>
          <w:p w14:paraId="29A9F4BA" w14:textId="77777777" w:rsidR="005E22D9" w:rsidRDefault="005E22D9" w:rsidP="00524538">
            <w:pPr>
              <w:pStyle w:val="TableParagraph"/>
              <w:rPr>
                <w:sz w:val="20"/>
              </w:rPr>
            </w:pPr>
          </w:p>
        </w:tc>
        <w:tc>
          <w:tcPr>
            <w:tcW w:w="1265" w:type="dxa"/>
          </w:tcPr>
          <w:p w14:paraId="781E5012" w14:textId="77777777" w:rsidR="005E22D9" w:rsidRDefault="005E22D9" w:rsidP="00524538">
            <w:pPr>
              <w:pStyle w:val="TableParagraph"/>
              <w:rPr>
                <w:sz w:val="20"/>
              </w:rPr>
            </w:pPr>
          </w:p>
        </w:tc>
        <w:tc>
          <w:tcPr>
            <w:tcW w:w="1265" w:type="dxa"/>
          </w:tcPr>
          <w:p w14:paraId="3DF2ADD6" w14:textId="77777777" w:rsidR="005E22D9" w:rsidRDefault="005E22D9" w:rsidP="00524538">
            <w:pPr>
              <w:pStyle w:val="TableParagraph"/>
              <w:rPr>
                <w:sz w:val="20"/>
              </w:rPr>
            </w:pPr>
          </w:p>
        </w:tc>
        <w:tc>
          <w:tcPr>
            <w:tcW w:w="1576" w:type="dxa"/>
          </w:tcPr>
          <w:p w14:paraId="2203C8C8" w14:textId="77777777" w:rsidR="005E22D9" w:rsidRDefault="005E22D9" w:rsidP="00524538">
            <w:pPr>
              <w:pStyle w:val="TableParagraph"/>
              <w:rPr>
                <w:sz w:val="20"/>
              </w:rPr>
            </w:pPr>
          </w:p>
        </w:tc>
        <w:tc>
          <w:tcPr>
            <w:tcW w:w="1265" w:type="dxa"/>
          </w:tcPr>
          <w:p w14:paraId="063A5290" w14:textId="77777777" w:rsidR="005E22D9" w:rsidRDefault="005E22D9" w:rsidP="00524538">
            <w:pPr>
              <w:pStyle w:val="TableParagraph"/>
              <w:rPr>
                <w:sz w:val="20"/>
              </w:rPr>
            </w:pPr>
          </w:p>
        </w:tc>
        <w:tc>
          <w:tcPr>
            <w:tcW w:w="1266" w:type="dxa"/>
          </w:tcPr>
          <w:p w14:paraId="067E10BE" w14:textId="77777777" w:rsidR="005E22D9" w:rsidRDefault="005E22D9" w:rsidP="00524538">
            <w:pPr>
              <w:pStyle w:val="TableParagraph"/>
              <w:rPr>
                <w:sz w:val="20"/>
              </w:rPr>
            </w:pPr>
          </w:p>
        </w:tc>
      </w:tr>
      <w:tr w:rsidR="005E22D9" w14:paraId="5365C5BA" w14:textId="77777777" w:rsidTr="00524538">
        <w:trPr>
          <w:trHeight w:val="275"/>
        </w:trPr>
        <w:tc>
          <w:tcPr>
            <w:tcW w:w="1265" w:type="dxa"/>
          </w:tcPr>
          <w:p w14:paraId="31CEDC02" w14:textId="77777777" w:rsidR="005E22D9" w:rsidRDefault="005E22D9" w:rsidP="00524538">
            <w:pPr>
              <w:pStyle w:val="TableParagraph"/>
              <w:rPr>
                <w:sz w:val="20"/>
              </w:rPr>
            </w:pPr>
          </w:p>
        </w:tc>
        <w:tc>
          <w:tcPr>
            <w:tcW w:w="1266" w:type="dxa"/>
          </w:tcPr>
          <w:p w14:paraId="67DB01B4" w14:textId="77777777" w:rsidR="005E22D9" w:rsidRDefault="005E22D9" w:rsidP="00524538">
            <w:pPr>
              <w:pStyle w:val="TableParagraph"/>
              <w:rPr>
                <w:sz w:val="20"/>
              </w:rPr>
            </w:pPr>
          </w:p>
        </w:tc>
        <w:tc>
          <w:tcPr>
            <w:tcW w:w="1265" w:type="dxa"/>
          </w:tcPr>
          <w:p w14:paraId="57DD5372" w14:textId="77777777" w:rsidR="005E22D9" w:rsidRDefault="005E22D9" w:rsidP="00524538">
            <w:pPr>
              <w:pStyle w:val="TableParagraph"/>
              <w:rPr>
                <w:sz w:val="20"/>
              </w:rPr>
            </w:pPr>
          </w:p>
        </w:tc>
        <w:tc>
          <w:tcPr>
            <w:tcW w:w="1265" w:type="dxa"/>
          </w:tcPr>
          <w:p w14:paraId="60D71C52" w14:textId="77777777" w:rsidR="005E22D9" w:rsidRDefault="005E22D9" w:rsidP="00524538">
            <w:pPr>
              <w:pStyle w:val="TableParagraph"/>
              <w:rPr>
                <w:sz w:val="20"/>
              </w:rPr>
            </w:pPr>
          </w:p>
        </w:tc>
        <w:tc>
          <w:tcPr>
            <w:tcW w:w="1576" w:type="dxa"/>
          </w:tcPr>
          <w:p w14:paraId="376662D0" w14:textId="77777777" w:rsidR="005E22D9" w:rsidRDefault="005E22D9" w:rsidP="00524538">
            <w:pPr>
              <w:pStyle w:val="TableParagraph"/>
              <w:rPr>
                <w:sz w:val="20"/>
              </w:rPr>
            </w:pPr>
          </w:p>
        </w:tc>
        <w:tc>
          <w:tcPr>
            <w:tcW w:w="1265" w:type="dxa"/>
          </w:tcPr>
          <w:p w14:paraId="6DE9840D" w14:textId="77777777" w:rsidR="005E22D9" w:rsidRDefault="005E22D9" w:rsidP="00524538">
            <w:pPr>
              <w:pStyle w:val="TableParagraph"/>
              <w:rPr>
                <w:sz w:val="20"/>
              </w:rPr>
            </w:pPr>
          </w:p>
        </w:tc>
        <w:tc>
          <w:tcPr>
            <w:tcW w:w="1266" w:type="dxa"/>
          </w:tcPr>
          <w:p w14:paraId="327BD34B" w14:textId="77777777" w:rsidR="005E22D9" w:rsidRDefault="005E22D9" w:rsidP="00524538">
            <w:pPr>
              <w:pStyle w:val="TableParagraph"/>
              <w:rPr>
                <w:sz w:val="20"/>
              </w:rPr>
            </w:pPr>
          </w:p>
        </w:tc>
      </w:tr>
    </w:tbl>
    <w:p w14:paraId="025F567A" w14:textId="77777777" w:rsidR="005E22D9" w:rsidRDefault="005E22D9" w:rsidP="005E22D9">
      <w:pPr>
        <w:rPr>
          <w:sz w:val="20"/>
        </w:rPr>
        <w:sectPr w:rsidR="005E22D9">
          <w:headerReference w:type="default" r:id="rId57"/>
          <w:footerReference w:type="default" r:id="rId58"/>
          <w:pgSz w:w="11900" w:h="16840"/>
          <w:pgMar w:top="1320" w:right="420" w:bottom="940" w:left="620" w:header="929" w:footer="744" w:gutter="0"/>
          <w:cols w:space="720"/>
        </w:sectPr>
      </w:pPr>
    </w:p>
    <w:p w14:paraId="56EE0D06" w14:textId="05767C18" w:rsidR="005E22D9" w:rsidRDefault="005E22D9" w:rsidP="00F5489C">
      <w:pPr>
        <w:rPr>
          <w:sz w:val="18"/>
        </w:rPr>
      </w:pPr>
    </w:p>
    <w:p w14:paraId="2D836130" w14:textId="24343852" w:rsidR="005E22D9" w:rsidRDefault="005E22D9" w:rsidP="00F5489C">
      <w:pPr>
        <w:rPr>
          <w:sz w:val="18"/>
        </w:rPr>
      </w:pPr>
    </w:p>
    <w:p w14:paraId="02615904" w14:textId="6BA09CE8" w:rsidR="005E22D9" w:rsidRDefault="005E22D9" w:rsidP="00F5489C">
      <w:pPr>
        <w:rPr>
          <w:sz w:val="18"/>
        </w:rPr>
      </w:pPr>
    </w:p>
    <w:p w14:paraId="0BB061CE" w14:textId="77777777" w:rsidR="005E22D9" w:rsidRDefault="005E22D9" w:rsidP="00F5489C">
      <w:pPr>
        <w:rPr>
          <w:sz w:val="18"/>
        </w:rPr>
      </w:pPr>
    </w:p>
    <w:p w14:paraId="53E9A896" w14:textId="77777777" w:rsidR="005E22D9" w:rsidRDefault="005E22D9" w:rsidP="00F5489C">
      <w:pPr>
        <w:rPr>
          <w:sz w:val="18"/>
        </w:rPr>
      </w:pPr>
    </w:p>
    <w:p w14:paraId="33171E91" w14:textId="77777777" w:rsidR="00726460" w:rsidRDefault="00726460" w:rsidP="00F5489C">
      <w:pPr>
        <w:rPr>
          <w:sz w:val="18"/>
        </w:rPr>
      </w:pPr>
    </w:p>
    <w:p w14:paraId="1DD06C2F" w14:textId="701D6776" w:rsidR="00726460" w:rsidRDefault="00726460" w:rsidP="00F5489C">
      <w:pPr>
        <w:rPr>
          <w:sz w:val="18"/>
        </w:rPr>
        <w:sectPr w:rsidR="00726460">
          <w:headerReference w:type="default" r:id="rId59"/>
          <w:footerReference w:type="default" r:id="rId60"/>
          <w:pgSz w:w="11900" w:h="16840"/>
          <w:pgMar w:top="1540" w:right="420" w:bottom="940" w:left="620" w:header="929" w:footer="744" w:gutter="0"/>
          <w:cols w:space="720"/>
        </w:sectPr>
      </w:pPr>
    </w:p>
    <w:bookmarkEnd w:id="264"/>
    <w:p w14:paraId="0998F4F2" w14:textId="4DDB2BC2" w:rsidR="00B61701" w:rsidRDefault="00B61701" w:rsidP="00F5489C">
      <w:pPr>
        <w:pStyle w:val="AppendixSubheadings"/>
      </w:pPr>
    </w:p>
    <w:p w14:paraId="420D3A07" w14:textId="1077E5E1" w:rsidR="00B61701" w:rsidRDefault="00B61701" w:rsidP="00F11515">
      <w:pPr>
        <w:pStyle w:val="Heading2"/>
      </w:pPr>
    </w:p>
    <w:p w14:paraId="62BA9937" w14:textId="2B94C0D4" w:rsidR="00B61701" w:rsidRDefault="00B61701" w:rsidP="00F11515">
      <w:pPr>
        <w:pStyle w:val="Heading2"/>
      </w:pPr>
    </w:p>
    <w:p w14:paraId="04B6436F" w14:textId="5F45B890" w:rsidR="00B61701" w:rsidRDefault="00B61701" w:rsidP="00F11515">
      <w:pPr>
        <w:pStyle w:val="Heading2"/>
      </w:pPr>
    </w:p>
    <w:p w14:paraId="10C651D8" w14:textId="233E83AB" w:rsidR="00B61701" w:rsidRDefault="00B61701" w:rsidP="00F11515">
      <w:pPr>
        <w:pStyle w:val="Heading2"/>
      </w:pPr>
    </w:p>
    <w:p w14:paraId="304DF371" w14:textId="3980F1FE" w:rsidR="00B61701" w:rsidRDefault="00B61701" w:rsidP="00F11515">
      <w:pPr>
        <w:pStyle w:val="Heading2"/>
      </w:pPr>
    </w:p>
    <w:p w14:paraId="22D0831A" w14:textId="34425084" w:rsidR="00B61701" w:rsidRDefault="00B61701" w:rsidP="00F11515">
      <w:pPr>
        <w:pStyle w:val="Heading2"/>
      </w:pPr>
    </w:p>
    <w:p w14:paraId="6F17AA26" w14:textId="79E7579B" w:rsidR="00B61701" w:rsidRDefault="00B61701" w:rsidP="00F11515">
      <w:pPr>
        <w:pStyle w:val="Heading2"/>
      </w:pPr>
    </w:p>
    <w:p w14:paraId="3B18D36A" w14:textId="427357F5" w:rsidR="00B61701" w:rsidRDefault="00B61701" w:rsidP="00F11515">
      <w:pPr>
        <w:pStyle w:val="Heading2"/>
      </w:pPr>
    </w:p>
    <w:p w14:paraId="5E0232A9" w14:textId="155E6360" w:rsidR="00B61701" w:rsidRDefault="00B61701" w:rsidP="00F11515">
      <w:pPr>
        <w:pStyle w:val="Heading2"/>
      </w:pPr>
    </w:p>
    <w:p w14:paraId="61171584" w14:textId="4DA15945" w:rsidR="00B61701" w:rsidRDefault="00B61701" w:rsidP="00F11515">
      <w:pPr>
        <w:pStyle w:val="Heading2"/>
      </w:pPr>
    </w:p>
    <w:p w14:paraId="41EA909F" w14:textId="5EBAF475" w:rsidR="00B61701" w:rsidRDefault="00B61701" w:rsidP="00F11515">
      <w:pPr>
        <w:pStyle w:val="Heading2"/>
      </w:pPr>
    </w:p>
    <w:p w14:paraId="45411E65" w14:textId="6E37E620" w:rsidR="00B61701" w:rsidRDefault="00B61701" w:rsidP="00F11515">
      <w:pPr>
        <w:pStyle w:val="Heading2"/>
      </w:pPr>
    </w:p>
    <w:p w14:paraId="718446DE" w14:textId="77777777" w:rsidR="00B61701" w:rsidRDefault="00B61701" w:rsidP="00F11515">
      <w:pPr>
        <w:pStyle w:val="Heading2"/>
      </w:pPr>
    </w:p>
    <w:p w14:paraId="1B75F67D" w14:textId="77777777" w:rsidR="009A297F" w:rsidRDefault="009A297F" w:rsidP="00F11515">
      <w:pPr>
        <w:pStyle w:val="Heading2"/>
      </w:pPr>
    </w:p>
    <w:p w14:paraId="177DDF2C" w14:textId="77777777" w:rsidR="009A297F" w:rsidRDefault="00172D5C" w:rsidP="002149C0">
      <w:pPr>
        <w:pStyle w:val="Heading2"/>
        <w:ind w:left="0"/>
      </w:pPr>
      <w:bookmarkStart w:id="274" w:name="_Toc112073507"/>
      <w:bookmarkStart w:id="275" w:name="_Toc117087877"/>
      <w:r>
        <w:t>References</w:t>
      </w:r>
      <w:bookmarkEnd w:id="274"/>
      <w:bookmarkEnd w:id="275"/>
    </w:p>
    <w:p w14:paraId="52E75295" w14:textId="77777777" w:rsidR="009A297F" w:rsidRDefault="009A297F" w:rsidP="00F11515">
      <w:pPr>
        <w:pStyle w:val="Heading2"/>
      </w:pPr>
    </w:p>
    <w:p w14:paraId="19BEB3A1" w14:textId="251942A8" w:rsidR="005A4E5E" w:rsidRDefault="009A297F" w:rsidP="009A297F">
      <w:pPr>
        <w:pStyle w:val="Heading2"/>
        <w:spacing w:line="240" w:lineRule="exact"/>
        <w:ind w:left="720" w:hanging="720"/>
        <w:rPr>
          <w:b w:val="0"/>
          <w:i w:val="0"/>
          <w:noProof/>
        </w:rPr>
      </w:pPr>
      <w:r>
        <w:fldChar w:fldCharType="begin" w:fldLock="1"/>
      </w:r>
      <w:r w:rsidR="005A4E5E">
        <w:instrText>ADDIN paperpile_bibliography &lt;pp-bibliography&gt;&lt;first-reference-indices&gt;&lt;formatting&gt;1&lt;/formatting&gt;&lt;space-after&gt;1&lt;/space-after&gt;&lt;/first-reference-indices&gt;&lt;/pp-bibliography&gt; \* MERGEFORMAT</w:instrText>
      </w:r>
      <w:r>
        <w:fldChar w:fldCharType="separate"/>
      </w:r>
      <w:bookmarkStart w:id="276" w:name="_Toc117087878"/>
      <w:r w:rsidR="005A4E5E">
        <w:rPr>
          <w:b w:val="0"/>
          <w:i w:val="0"/>
          <w:noProof/>
        </w:rPr>
        <w:t>ADEC. 2022a. “Kenai River Water Quality Monitoring Activities.” 2022. https://dec.alaska.gov/water/nonpoint-source-control/waters-in-the-spotlight/kenai-river-water-quality-monitoring-activities/.</w:t>
      </w:r>
      <w:bookmarkEnd w:id="276"/>
    </w:p>
    <w:p w14:paraId="5B550CBE" w14:textId="77777777" w:rsidR="005A4E5E" w:rsidRDefault="005A4E5E" w:rsidP="009A297F">
      <w:pPr>
        <w:pStyle w:val="Heading2"/>
        <w:spacing w:line="240" w:lineRule="exact"/>
        <w:ind w:left="720" w:hanging="720"/>
        <w:rPr>
          <w:b w:val="0"/>
          <w:i w:val="0"/>
          <w:noProof/>
        </w:rPr>
      </w:pPr>
      <w:bookmarkStart w:id="277" w:name="_Toc117087879"/>
      <w:r>
        <w:rPr>
          <w:b w:val="0"/>
          <w:i w:val="0"/>
          <w:noProof/>
        </w:rPr>
        <w:t>———. 2022b. “Water Quality Standards and Restoration, Water Quality Reports.” February 15, 2022. https://dec.alaska.gov/water/water-quality/reports.</w:t>
      </w:r>
      <w:bookmarkEnd w:id="277"/>
    </w:p>
    <w:p w14:paraId="0F0AB0E8" w14:textId="77777777" w:rsidR="005A4E5E" w:rsidRDefault="005A4E5E" w:rsidP="009A297F">
      <w:pPr>
        <w:pStyle w:val="Heading2"/>
        <w:spacing w:line="240" w:lineRule="exact"/>
        <w:ind w:left="720" w:hanging="720"/>
        <w:rPr>
          <w:b w:val="0"/>
          <w:i w:val="0"/>
          <w:noProof/>
        </w:rPr>
      </w:pPr>
      <w:bookmarkStart w:id="278" w:name="_Toc117087880"/>
      <w:r>
        <w:rPr>
          <w:b w:val="0"/>
          <w:i w:val="0"/>
          <w:noProof/>
        </w:rPr>
        <w:t>AKDNR. 1997. “Kenai River Comprehensive Management Plan.” http://dnr.alaska.gov/parks/plans/krsmapln/krsma_1997_complete.pdf.</w:t>
      </w:r>
      <w:bookmarkEnd w:id="278"/>
    </w:p>
    <w:p w14:paraId="2D3348A0" w14:textId="77777777" w:rsidR="005A4E5E" w:rsidRDefault="005A4E5E" w:rsidP="009A297F">
      <w:pPr>
        <w:pStyle w:val="Heading2"/>
        <w:spacing w:line="240" w:lineRule="exact"/>
        <w:ind w:left="720" w:hanging="720"/>
        <w:rPr>
          <w:b w:val="0"/>
          <w:i w:val="0"/>
          <w:noProof/>
        </w:rPr>
      </w:pPr>
      <w:bookmarkStart w:id="279" w:name="_Toc117087881"/>
      <w:r>
        <w:rPr>
          <w:b w:val="0"/>
          <w:i w:val="0"/>
          <w:noProof/>
        </w:rPr>
        <w:t>EPA. 1996. “Guidelines Establishing Test Procedures for the Analysis of Pollutants (40 CFR Part 136).” 1996. https://www.ecfr.gov/current/title-40/chapter-I/subchapter-D/part-136?toc=1.</w:t>
      </w:r>
      <w:bookmarkEnd w:id="279"/>
    </w:p>
    <w:p w14:paraId="42A843DC" w14:textId="77777777" w:rsidR="005A4E5E" w:rsidRDefault="005A4E5E" w:rsidP="009A297F">
      <w:pPr>
        <w:pStyle w:val="Heading2"/>
        <w:spacing w:line="240" w:lineRule="exact"/>
        <w:ind w:left="720" w:hanging="720"/>
        <w:rPr>
          <w:b w:val="0"/>
          <w:i w:val="0"/>
          <w:noProof/>
        </w:rPr>
      </w:pPr>
      <w:bookmarkStart w:id="280" w:name="_Toc117087882"/>
      <w:r>
        <w:rPr>
          <w:b w:val="0"/>
          <w:i w:val="0"/>
          <w:noProof/>
        </w:rPr>
        <w:t>Guerron Orejuela, Edgar. 2016. “Water Quality Assessment of the Kenai River Watershed from July 2000 to July 2014.” Kenai Watershed Forum. https://dec.alaska.gov/media/16756/kenai-river-baseline-monitoring-report-final-zncuappendix.pdf.</w:t>
      </w:r>
      <w:bookmarkEnd w:id="280"/>
    </w:p>
    <w:p w14:paraId="6C55CD22" w14:textId="77777777" w:rsidR="005A4E5E" w:rsidRDefault="005A4E5E" w:rsidP="009A297F">
      <w:pPr>
        <w:pStyle w:val="Heading2"/>
        <w:spacing w:line="240" w:lineRule="exact"/>
        <w:ind w:left="720" w:hanging="720"/>
        <w:rPr>
          <w:b w:val="0"/>
          <w:i w:val="0"/>
          <w:noProof/>
        </w:rPr>
      </w:pPr>
      <w:bookmarkStart w:id="281" w:name="_Toc117087883"/>
      <w:r>
        <w:rPr>
          <w:b w:val="0"/>
          <w:i w:val="0"/>
          <w:noProof/>
        </w:rPr>
        <w:t>Litchfield, V. P., and G. B. Kyle. 1992. “Kenai River Water Quality Investigation Completion Report.” 123. Alaska Department of Fish and Game. http://www.adfg.alaska.gov/fedaidpdfs/FRED.123.pdf.</w:t>
      </w:r>
      <w:bookmarkEnd w:id="281"/>
    </w:p>
    <w:p w14:paraId="771C1306" w14:textId="77777777" w:rsidR="005A4E5E" w:rsidRDefault="005A4E5E" w:rsidP="009A297F">
      <w:pPr>
        <w:pStyle w:val="Heading2"/>
        <w:spacing w:line="240" w:lineRule="exact"/>
        <w:ind w:left="720" w:hanging="720"/>
        <w:rPr>
          <w:b w:val="0"/>
          <w:i w:val="0"/>
          <w:noProof/>
        </w:rPr>
      </w:pPr>
      <w:bookmarkStart w:id="282" w:name="_Toc117087884"/>
      <w:r>
        <w:rPr>
          <w:b w:val="0"/>
          <w:i w:val="0"/>
          <w:noProof/>
        </w:rPr>
        <w:t>Martin, Michelle, Joe Charbonnet, Elizabeth Jones, Jim Czarnezki, and Robert Ruffner. 2011. “Turbidity Monitoring on the Lower Kenai River, 2008-2010.” Kenai Watershed Forum.</w:t>
      </w:r>
      <w:bookmarkEnd w:id="282"/>
    </w:p>
    <w:p w14:paraId="66926778" w14:textId="77777777" w:rsidR="005A4E5E" w:rsidRDefault="005A4E5E" w:rsidP="009A297F">
      <w:pPr>
        <w:pStyle w:val="Heading2"/>
        <w:spacing w:line="240" w:lineRule="exact"/>
        <w:ind w:left="720" w:hanging="720"/>
        <w:rPr>
          <w:b w:val="0"/>
          <w:i w:val="0"/>
          <w:noProof/>
        </w:rPr>
      </w:pPr>
      <w:bookmarkStart w:id="283" w:name="_Toc117087885"/>
      <w:r>
        <w:rPr>
          <w:b w:val="0"/>
          <w:i w:val="0"/>
          <w:noProof/>
        </w:rPr>
        <w:t>Mauger, Sue. 2013. “Cook Inlet Stream Temp Network Synthesis Report 2008-2012.” Cook Inletekeeper. https://inletkeeper.org/wp-content/uploads/2017/03/Cook-Inlet-Stream-Temp-Network-Synthesis-Report.pdf.</w:t>
      </w:r>
      <w:bookmarkEnd w:id="283"/>
    </w:p>
    <w:p w14:paraId="2CD94E23" w14:textId="77777777" w:rsidR="005A4E5E" w:rsidRDefault="005A4E5E" w:rsidP="009A297F">
      <w:pPr>
        <w:pStyle w:val="Heading2"/>
        <w:spacing w:line="240" w:lineRule="exact"/>
        <w:ind w:left="720" w:hanging="720"/>
        <w:rPr>
          <w:b w:val="0"/>
          <w:i w:val="0"/>
          <w:noProof/>
        </w:rPr>
      </w:pPr>
      <w:bookmarkStart w:id="284" w:name="_Toc117087886"/>
      <w:r>
        <w:rPr>
          <w:b w:val="0"/>
          <w:i w:val="0"/>
          <w:noProof/>
        </w:rPr>
        <w:t xml:space="preserve">Mauger, Sue, Rebecca Shaftel, Jason C. Leppi, and Daniel J. Rinella. 2017. “Summer Temperature Regimes in Southcentral Alaska Streams: Watershed Drivers of Variation and Potential Implications for Pacific Salmon.” </w:t>
      </w:r>
      <w:r w:rsidRPr="005A4E5E">
        <w:rPr>
          <w:b w:val="0"/>
          <w:noProof/>
        </w:rPr>
        <w:t>Canadian Journal of Fisheries and Aquatic Sciences. Journal Canadien Des Sciences Halieutiques et Aquatiques</w:t>
      </w:r>
      <w:r>
        <w:rPr>
          <w:b w:val="0"/>
          <w:i w:val="0"/>
          <w:noProof/>
        </w:rPr>
        <w:t xml:space="preserve"> 74 (5): 702–15.</w:t>
      </w:r>
      <w:bookmarkEnd w:id="284"/>
    </w:p>
    <w:p w14:paraId="763F2E06" w14:textId="77777777" w:rsidR="005A4E5E" w:rsidRDefault="005A4E5E" w:rsidP="009A297F">
      <w:pPr>
        <w:pStyle w:val="Heading2"/>
        <w:spacing w:line="240" w:lineRule="exact"/>
        <w:ind w:left="720" w:hanging="720"/>
        <w:rPr>
          <w:b w:val="0"/>
          <w:i w:val="0"/>
          <w:noProof/>
        </w:rPr>
      </w:pPr>
      <w:bookmarkStart w:id="285" w:name="_Toc117087887"/>
      <w:r>
        <w:rPr>
          <w:b w:val="0"/>
          <w:i w:val="0"/>
          <w:noProof/>
        </w:rPr>
        <w:t xml:space="preserve">Mauger, Sue, Rebecca Shaftel, E. Jamie Trammell, Marcus Geist, and Dan Bogan. 2015. “Stream Temperature Data Collection Standards for Alaska: Minimum Standards to Generate Data Useful for Regional-Scale Analyses.” </w:t>
      </w:r>
      <w:r w:rsidRPr="005A4E5E">
        <w:rPr>
          <w:b w:val="0"/>
          <w:noProof/>
        </w:rPr>
        <w:t>Journal of Hydrology: Regional Studies</w:t>
      </w:r>
      <w:r>
        <w:rPr>
          <w:b w:val="0"/>
          <w:i w:val="0"/>
          <w:noProof/>
        </w:rPr>
        <w:t xml:space="preserve"> 4, Part B (September): 431–38.</w:t>
      </w:r>
      <w:bookmarkEnd w:id="285"/>
    </w:p>
    <w:p w14:paraId="49A45DF9" w14:textId="77777777" w:rsidR="005A4E5E" w:rsidRDefault="005A4E5E" w:rsidP="009A297F">
      <w:pPr>
        <w:pStyle w:val="Heading2"/>
        <w:spacing w:line="240" w:lineRule="exact"/>
        <w:ind w:left="720" w:hanging="720"/>
        <w:rPr>
          <w:b w:val="0"/>
          <w:i w:val="0"/>
          <w:noProof/>
        </w:rPr>
      </w:pPr>
      <w:bookmarkStart w:id="286" w:name="_Toc117087888"/>
      <w:r>
        <w:rPr>
          <w:b w:val="0"/>
          <w:i w:val="0"/>
          <w:noProof/>
        </w:rPr>
        <w:t>McCard, Jennifer J. 2007. “Water Quality Assessment of the Kenai River Watershed from July 2000 to July 2006.” Kenai Watershed Forum.</w:t>
      </w:r>
      <w:bookmarkEnd w:id="286"/>
    </w:p>
    <w:p w14:paraId="533AD00E" w14:textId="77777777" w:rsidR="005A4E5E" w:rsidRDefault="005A4E5E" w:rsidP="009A297F">
      <w:pPr>
        <w:pStyle w:val="Heading2"/>
        <w:spacing w:line="240" w:lineRule="exact"/>
        <w:ind w:left="720" w:hanging="720"/>
        <w:rPr>
          <w:b w:val="0"/>
          <w:i w:val="0"/>
          <w:noProof/>
        </w:rPr>
      </w:pPr>
      <w:bookmarkStart w:id="287" w:name="_Toc117087889"/>
      <w:r>
        <w:rPr>
          <w:b w:val="0"/>
          <w:i w:val="0"/>
          <w:noProof/>
        </w:rPr>
        <w:t xml:space="preserve">Meyer, Benjamin. 2021. “Status of Copper and Zinc Throughout the Kenai River Watershed.” </w:t>
      </w:r>
      <w:r>
        <w:rPr>
          <w:b w:val="0"/>
          <w:i w:val="0"/>
          <w:noProof/>
        </w:rPr>
        <w:lastRenderedPageBreak/>
        <w:t>Kenai Watershed Forum. https://dec.alaska.gov/media/22967/copper-zinc-field-report-2019-2020.pdf.</w:t>
      </w:r>
      <w:bookmarkEnd w:id="287"/>
    </w:p>
    <w:p w14:paraId="5C73B14F" w14:textId="77777777" w:rsidR="005A4E5E" w:rsidRDefault="005A4E5E" w:rsidP="009A297F">
      <w:pPr>
        <w:pStyle w:val="Heading2"/>
        <w:spacing w:line="240" w:lineRule="exact"/>
        <w:ind w:left="720" w:hanging="720"/>
        <w:rPr>
          <w:b w:val="0"/>
          <w:i w:val="0"/>
          <w:noProof/>
        </w:rPr>
      </w:pPr>
      <w:bookmarkStart w:id="288" w:name="_Toc117087890"/>
      <w:r>
        <w:rPr>
          <w:b w:val="0"/>
          <w:i w:val="0"/>
          <w:noProof/>
        </w:rPr>
        <w:t>Sires, Jeff. 2017a. “A Review of Potential Zinc and Copper Pollution Sources in the Kenai River Watershed.” DEC. https://dec.alaska.gov/media/5181/zcliteraturereviewfinal.pdf.</w:t>
      </w:r>
      <w:bookmarkEnd w:id="288"/>
    </w:p>
    <w:p w14:paraId="4115AFE7" w14:textId="77777777" w:rsidR="005A4E5E" w:rsidRDefault="005A4E5E" w:rsidP="009A297F">
      <w:pPr>
        <w:pStyle w:val="Heading2"/>
        <w:spacing w:line="240" w:lineRule="exact"/>
        <w:ind w:left="720" w:hanging="720"/>
        <w:rPr>
          <w:b w:val="0"/>
          <w:i w:val="0"/>
          <w:noProof/>
        </w:rPr>
      </w:pPr>
      <w:bookmarkStart w:id="289" w:name="_Toc117087891"/>
      <w:r>
        <w:rPr>
          <w:b w:val="0"/>
          <w:i w:val="0"/>
          <w:noProof/>
        </w:rPr>
        <w:t>———. 2017b. “Kenai River Watershed Zinc and Copper Pollution: A Summary of Data Analysis, Literature Review Results, And Suggested Actions.” DEC. http://www.dec.alaska.gov/media/16761/kenai-river-zinc-and-copper-pollution-study.pdf.</w:t>
      </w:r>
      <w:bookmarkEnd w:id="289"/>
    </w:p>
    <w:p w14:paraId="497E2DDB" w14:textId="780A09DB" w:rsidR="009A297F" w:rsidRDefault="005A4E5E" w:rsidP="009A297F">
      <w:pPr>
        <w:pStyle w:val="Heading2"/>
        <w:spacing w:line="240" w:lineRule="exact"/>
        <w:ind w:left="720" w:hanging="720"/>
      </w:pPr>
      <w:bookmarkStart w:id="290" w:name="_Toc117087892"/>
      <w:r>
        <w:rPr>
          <w:b w:val="0"/>
          <w:i w:val="0"/>
          <w:noProof/>
        </w:rPr>
        <w:t>USFWS. 1997. “Upper Kenai River Cooperative Plan.” https://www.fws.gov/uploadedFiles/UpperKenaiRiverCoop_Plan_1997.pdf.</w:t>
      </w:r>
      <w:bookmarkEnd w:id="290"/>
      <w:r w:rsidR="009A297F">
        <w:fldChar w:fldCharType="end"/>
      </w:r>
    </w:p>
    <w:sectPr w:rsidR="009A297F" w:rsidSect="009D2B5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w:date="2022-11-01T11:40:00Z" w:initials="b">
    <w:p w14:paraId="794C0F5C" w14:textId="77777777" w:rsidR="00C56848" w:rsidRDefault="00C56848">
      <w:pPr>
        <w:pStyle w:val="CommentText"/>
      </w:pPr>
      <w:r>
        <w:rPr>
          <w:rStyle w:val="CommentReference"/>
        </w:rPr>
        <w:annotationRef/>
      </w:r>
      <w:r>
        <w:t>To do:</w:t>
      </w:r>
    </w:p>
    <w:p w14:paraId="528710D3" w14:textId="77777777" w:rsidR="00C56848" w:rsidRDefault="00C56848" w:rsidP="00C56848">
      <w:pPr>
        <w:pStyle w:val="CommentText"/>
        <w:numPr>
          <w:ilvl w:val="0"/>
          <w:numId w:val="40"/>
        </w:numPr>
      </w:pPr>
      <w:r>
        <w:t>Annual checklist of responsibilities for project QA officer and other parties</w:t>
      </w:r>
    </w:p>
    <w:p w14:paraId="657ED327" w14:textId="77777777" w:rsidR="00C56848" w:rsidRDefault="00C56848" w:rsidP="00C56848">
      <w:pPr>
        <w:pStyle w:val="CommentText"/>
        <w:numPr>
          <w:ilvl w:val="0"/>
          <w:numId w:val="40"/>
        </w:numPr>
      </w:pPr>
      <w:r>
        <w:t>List of acronyms</w:t>
      </w:r>
    </w:p>
    <w:p w14:paraId="4DFE6933" w14:textId="51FD62DC" w:rsidR="00C56848" w:rsidRDefault="00C56848" w:rsidP="00C56848">
      <w:pPr>
        <w:pStyle w:val="CommentText"/>
        <w:numPr>
          <w:ilvl w:val="0"/>
          <w:numId w:val="40"/>
        </w:numPr>
      </w:pPr>
      <w:r>
        <w:t>Audit paper records locations</w:t>
      </w:r>
    </w:p>
  </w:comment>
  <w:comment w:id="10" w:author="ben" w:date="2022-11-01T11:43:00Z" w:initials="b">
    <w:p w14:paraId="73C756A5" w14:textId="045F5691" w:rsidR="002968DF" w:rsidRDefault="002968DF">
      <w:pPr>
        <w:pStyle w:val="CommentText"/>
      </w:pPr>
      <w:r>
        <w:rPr>
          <w:rStyle w:val="CommentReference"/>
        </w:rPr>
        <w:annotationRef/>
      </w:r>
      <w:r>
        <w:t xml:space="preserve">Updating this section creates chaos; designate only appendix </w:t>
      </w:r>
      <w:r>
        <w:t>titles.</w:t>
      </w:r>
      <w:bookmarkStart w:id="11" w:name="_GoBack"/>
      <w:bookmarkEnd w:id="11"/>
    </w:p>
  </w:comment>
  <w:comment w:id="16" w:author="Benjamin Meyer" w:date="2022-10-11T13:57:00Z" w:initials="BM">
    <w:p w14:paraId="5AC05A15" w14:textId="77777777" w:rsidR="00DA3D08" w:rsidRDefault="00DA3D08">
      <w:pPr>
        <w:pStyle w:val="CommentText"/>
      </w:pPr>
      <w:r>
        <w:rPr>
          <w:rStyle w:val="CommentReference"/>
        </w:rPr>
        <w:annotationRef/>
      </w:r>
      <w:r>
        <w:t xml:space="preserve">I suggest re-expanding the distribution list once the data is caught up an uploaded to the EPA WQX. City managers, agency managers, </w:t>
      </w:r>
      <w:proofErr w:type="spellStart"/>
      <w:r>
        <w:t>kenai</w:t>
      </w:r>
      <w:proofErr w:type="spellEnd"/>
      <w:r>
        <w:t xml:space="preserve"> river center, etc.</w:t>
      </w:r>
    </w:p>
  </w:comment>
  <w:comment w:id="110" w:author="ben" w:date="2022-10-19T09:31:00Z" w:initials="b">
    <w:p w14:paraId="44DA90B8" w14:textId="2971657E" w:rsidR="00DA3D08" w:rsidRDefault="00DA3D08">
      <w:pPr>
        <w:pStyle w:val="CommentText"/>
      </w:pPr>
      <w:r>
        <w:rPr>
          <w:rStyle w:val="CommentReference"/>
        </w:rPr>
        <w:annotationRef/>
      </w:r>
      <w:r>
        <w:t>update</w:t>
      </w:r>
    </w:p>
  </w:comment>
  <w:comment w:id="121" w:author="ben" w:date="2022-10-19T09:42:00Z" w:initials="b">
    <w:p w14:paraId="3FA82550" w14:textId="77777777" w:rsidR="00DA3D08" w:rsidRDefault="00DA3D08" w:rsidP="00B06D55">
      <w:pPr>
        <w:pStyle w:val="CommentText"/>
      </w:pPr>
      <w:r>
        <w:rPr>
          <w:rStyle w:val="CommentReference"/>
        </w:rPr>
        <w:annotationRef/>
      </w:r>
      <w:r>
        <w:t>Verify current as possible</w:t>
      </w:r>
    </w:p>
  </w:comment>
  <w:comment w:id="123" w:author="ben" w:date="2022-10-24T09:07:00Z" w:initials="b">
    <w:p w14:paraId="1CA72BF6" w14:textId="2BAE77BE" w:rsidR="00DA3D08" w:rsidRDefault="00DA3D08">
      <w:pPr>
        <w:pStyle w:val="CommentText"/>
      </w:pPr>
      <w:r>
        <w:rPr>
          <w:rStyle w:val="CommentReference"/>
        </w:rPr>
        <w:annotationRef/>
      </w:r>
      <w:r>
        <w:t>Not described in these sections</w:t>
      </w:r>
    </w:p>
  </w:comment>
  <w:comment w:id="125" w:author="ben" w:date="2022-10-19T09:48:00Z" w:initials="b">
    <w:p w14:paraId="30AC4CD9" w14:textId="77777777" w:rsidR="00DA3D08" w:rsidRDefault="00DA3D08" w:rsidP="00B06D55">
      <w:pPr>
        <w:pStyle w:val="CommentText"/>
      </w:pPr>
      <w:r>
        <w:rPr>
          <w:rStyle w:val="CommentReference"/>
        </w:rPr>
        <w:annotationRef/>
      </w:r>
      <w:r>
        <w:t>Expand here on data uplift?</w:t>
      </w:r>
    </w:p>
  </w:comment>
  <w:comment w:id="126" w:author="ben" w:date="2022-10-24T09:17:00Z" w:initials="b">
    <w:p w14:paraId="274CBB77" w14:textId="26894FE7" w:rsidR="00DA3D08" w:rsidRDefault="00DA3D08">
      <w:pPr>
        <w:pStyle w:val="CommentText"/>
      </w:pPr>
      <w:r>
        <w:rPr>
          <w:rStyle w:val="CommentReference"/>
        </w:rPr>
        <w:annotationRef/>
      </w:r>
      <w:r>
        <w:t>Ask if they do this anymore</w:t>
      </w:r>
    </w:p>
  </w:comment>
  <w:comment w:id="143" w:author="ben" w:date="2022-10-24T10:11:00Z" w:initials="b">
    <w:p w14:paraId="402A525D" w14:textId="296D4E01" w:rsidR="00DA3D08" w:rsidRDefault="00DA3D08">
      <w:pPr>
        <w:pStyle w:val="CommentText"/>
      </w:pPr>
      <w:r>
        <w:rPr>
          <w:rStyle w:val="CommentReference"/>
        </w:rPr>
        <w:annotationRef/>
      </w:r>
      <w:r>
        <w:t>In past years, an SGS staff person would attend the event and then transport samples back up to Anchorage.</w:t>
      </w:r>
    </w:p>
  </w:comment>
  <w:comment w:id="152" w:author="ben" w:date="2022-10-24T10:24:00Z" w:initials="b">
    <w:p w14:paraId="25DB0BDA" w14:textId="123C39CC" w:rsidR="00DA3D08" w:rsidRDefault="00DA3D08">
      <w:pPr>
        <w:pStyle w:val="CommentText"/>
      </w:pPr>
      <w:r>
        <w:rPr>
          <w:rStyle w:val="CommentReference"/>
        </w:rPr>
        <w:annotationRef/>
      </w:r>
      <w:r>
        <w:t xml:space="preserve">Verify and </w:t>
      </w:r>
      <w:proofErr w:type="spellStart"/>
      <w:r>
        <w:t>recitify</w:t>
      </w:r>
      <w:proofErr w:type="spellEnd"/>
    </w:p>
  </w:comment>
  <w:comment w:id="157" w:author="ben" w:date="2022-10-24T10:40:00Z" w:initials="b">
    <w:p w14:paraId="50852103" w14:textId="690192CE" w:rsidR="00DA3D08" w:rsidRDefault="00DA3D08">
      <w:pPr>
        <w:pStyle w:val="CommentText"/>
      </w:pPr>
      <w:r>
        <w:rPr>
          <w:rStyle w:val="CommentReference"/>
        </w:rPr>
        <w:annotationRef/>
      </w:r>
      <w:r>
        <w:t>Also add field blank for metals</w:t>
      </w:r>
    </w:p>
  </w:comment>
  <w:comment w:id="158" w:author="Benjamin Meyer" w:date="2022-08-22T16:15:00Z" w:initials="BM">
    <w:p w14:paraId="4F6A95BE" w14:textId="77777777" w:rsidR="00DA3D08" w:rsidRDefault="00DA3D08" w:rsidP="009D3EAA">
      <w:pPr>
        <w:pStyle w:val="CommentText"/>
      </w:pPr>
      <w:r>
        <w:rPr>
          <w:rStyle w:val="CommentReference"/>
        </w:rPr>
        <w:annotationRef/>
      </w:r>
      <w:r>
        <w:t>Please comment if this statement is correct and belongs here</w:t>
      </w:r>
    </w:p>
  </w:comment>
  <w:comment w:id="167" w:author="ben" w:date="2022-10-24T10:44:00Z" w:initials="b">
    <w:p w14:paraId="5EE2FA58" w14:textId="6061396A" w:rsidR="00DA3D08" w:rsidRDefault="00DA3D08">
      <w:pPr>
        <w:pStyle w:val="CommentText"/>
      </w:pPr>
      <w:r>
        <w:rPr>
          <w:rStyle w:val="CommentReference"/>
        </w:rPr>
        <w:annotationRef/>
      </w:r>
      <w:r>
        <w:t xml:space="preserve">Need sections for water </w:t>
      </w:r>
      <w:proofErr w:type="gramStart"/>
      <w:r>
        <w:t>temp  loggers</w:t>
      </w:r>
      <w:proofErr w:type="gramEnd"/>
      <w:r>
        <w:t xml:space="preserve"> and </w:t>
      </w:r>
      <w:proofErr w:type="spellStart"/>
      <w:r>
        <w:t>hydrolabs</w:t>
      </w:r>
      <w:proofErr w:type="spellEnd"/>
      <w:r>
        <w:t xml:space="preserve"> too?</w:t>
      </w:r>
    </w:p>
  </w:comment>
  <w:comment w:id="181" w:author="ben" w:date="2022-10-19T13:10:00Z" w:initials="b">
    <w:p w14:paraId="311B6849" w14:textId="71876963" w:rsidR="00DA3D08" w:rsidRDefault="00DA3D08">
      <w:pPr>
        <w:pStyle w:val="CommentText"/>
      </w:pPr>
      <w:r>
        <w:rPr>
          <w:rStyle w:val="CommentReference"/>
        </w:rPr>
        <w:annotationRef/>
      </w:r>
      <w:r>
        <w:t>Most recent comment from DWEC is that they can “maybe” be counted on to do this</w:t>
      </w:r>
    </w:p>
  </w:comment>
  <w:comment w:id="228" w:author="ben" w:date="2022-11-01T11:25:00Z" w:initials="b">
    <w:p w14:paraId="355C7834" w14:textId="708E432E" w:rsidR="002B33B9" w:rsidRDefault="002B33B9">
      <w:pPr>
        <w:pStyle w:val="CommentText"/>
      </w:pPr>
      <w:r>
        <w:rPr>
          <w:rStyle w:val="CommentReference"/>
        </w:rPr>
        <w:annotationRef/>
      </w:r>
      <w:r>
        <w:t>Use highlights to make annual checklist for project QA officer</w:t>
      </w:r>
    </w:p>
  </w:comment>
  <w:comment w:id="246" w:author="ben" w:date="2022-10-19T13:38:00Z" w:initials="b">
    <w:p w14:paraId="3F56F5D3" w14:textId="77777777" w:rsidR="00DA3D08" w:rsidRDefault="00DA3D08">
      <w:pPr>
        <w:pStyle w:val="CommentText"/>
      </w:pPr>
      <w:r>
        <w:rPr>
          <w:rStyle w:val="CommentReference"/>
        </w:rPr>
        <w:annotationRef/>
      </w:r>
      <w:r>
        <w:t>Contact these people</w:t>
      </w:r>
    </w:p>
    <w:p w14:paraId="4A0E4D2C" w14:textId="77777777" w:rsidR="00DA3D08" w:rsidRDefault="00DA3D08">
      <w:pPr>
        <w:pStyle w:val="CommentText"/>
      </w:pPr>
    </w:p>
    <w:p w14:paraId="5944AA19" w14:textId="7007A45F" w:rsidR="00DA3D08" w:rsidRDefault="00DA3D08" w:rsidP="00DD7EEA">
      <w:r>
        <w:t>“The technical advisory committee will review results obtained from the monitoring effort on an annual basis. The committee may at any time ask for additional information on any aspect of the project. If monitoring data raises a particular concern, the advisory committee will be asked to suggest and review any changes to the monitoring plan. KWF will not be bound to implement any changes, but will give serious consideration to their input and will follow the committee’s wishes if feasible.”</w:t>
      </w:r>
    </w:p>
  </w:comment>
  <w:comment w:id="247" w:author="ben" w:date="2022-11-01T10:08:00Z" w:initials="b">
    <w:p w14:paraId="67E72769" w14:textId="2BF5CD81" w:rsidR="00DA3D08" w:rsidRDefault="00DA3D08">
      <w:pPr>
        <w:pStyle w:val="CommentText"/>
      </w:pPr>
      <w:r>
        <w:rPr>
          <w:rStyle w:val="CommentReference"/>
        </w:rPr>
        <w:annotationRef/>
      </w:r>
      <w:r>
        <w:t>Contact people on this list</w:t>
      </w:r>
    </w:p>
  </w:comment>
  <w:comment w:id="256" w:author="ben" w:date="2022-11-01T10:08:00Z" w:initials="b">
    <w:p w14:paraId="6EDF6E45" w14:textId="2A45E36C" w:rsidR="00DA3D08" w:rsidRDefault="00DA3D08">
      <w:pPr>
        <w:pStyle w:val="CommentText"/>
      </w:pPr>
      <w:r>
        <w:rPr>
          <w:rStyle w:val="CommentReference"/>
        </w:rPr>
        <w:annotationRef/>
      </w:r>
      <w:r>
        <w:t>retired</w:t>
      </w:r>
    </w:p>
  </w:comment>
  <w:comment w:id="263" w:author="ben" w:date="2022-10-19T17:05:00Z" w:initials="b">
    <w:p w14:paraId="5C0A8D62" w14:textId="74836245" w:rsidR="00DA3D08" w:rsidRDefault="00DA3D08">
      <w:pPr>
        <w:pStyle w:val="CommentText"/>
      </w:pPr>
      <w:r>
        <w:rPr>
          <w:rStyle w:val="CommentReference"/>
        </w:rPr>
        <w:annotationRef/>
      </w:r>
      <w:r>
        <w:t xml:space="preserve">Get </w:t>
      </w:r>
      <w:proofErr w:type="spellStart"/>
      <w:r>
        <w:t>coc</w:t>
      </w:r>
      <w:proofErr w:type="spellEnd"/>
      <w:r>
        <w:t xml:space="preserve"> forms for SWWTP and </w:t>
      </w:r>
      <w:proofErr w:type="spellStart"/>
      <w:r>
        <w:t>Taurianen</w:t>
      </w:r>
      <w:proofErr w:type="spellEnd"/>
      <w:r>
        <w:t xml:space="preserve"> as well</w:t>
      </w:r>
    </w:p>
  </w:comment>
  <w:comment w:id="270" w:author="ben" w:date="2022-10-24T10:49:00Z" w:initials="b">
    <w:p w14:paraId="0D88FA2E" w14:textId="4FA2D291" w:rsidR="00DA3D08" w:rsidRDefault="00DA3D08">
      <w:pPr>
        <w:pStyle w:val="CommentText"/>
      </w:pPr>
      <w:r>
        <w:rPr>
          <w:rStyle w:val="CommentReference"/>
        </w:rPr>
        <w:annotationRef/>
      </w:r>
      <w:r>
        <w:t>New version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FE6933" w15:done="0"/>
  <w15:commentEx w15:paraId="73C756A5" w15:done="0"/>
  <w15:commentEx w15:paraId="5AC05A15" w15:done="0"/>
  <w15:commentEx w15:paraId="44DA90B8" w15:done="0"/>
  <w15:commentEx w15:paraId="3FA82550" w15:done="0"/>
  <w15:commentEx w15:paraId="1CA72BF6" w15:done="0"/>
  <w15:commentEx w15:paraId="30AC4CD9" w15:done="0"/>
  <w15:commentEx w15:paraId="274CBB77" w15:done="0"/>
  <w15:commentEx w15:paraId="402A525D" w15:done="0"/>
  <w15:commentEx w15:paraId="25DB0BDA" w15:done="0"/>
  <w15:commentEx w15:paraId="50852103" w15:done="0"/>
  <w15:commentEx w15:paraId="4F6A95BE" w15:done="0"/>
  <w15:commentEx w15:paraId="5EE2FA58" w15:done="0"/>
  <w15:commentEx w15:paraId="311B6849" w15:done="0"/>
  <w15:commentEx w15:paraId="355C7834" w15:done="0"/>
  <w15:commentEx w15:paraId="5944AA19" w15:done="0"/>
  <w15:commentEx w15:paraId="67E72769" w15:paraIdParent="5944AA19" w15:done="0"/>
  <w15:commentEx w15:paraId="6EDF6E45" w15:done="0"/>
  <w15:commentEx w15:paraId="5C0A8D62" w15:done="0"/>
  <w15:commentEx w15:paraId="0D88FA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FE6933" w16cid:durableId="270B842C"/>
  <w16cid:commentId w16cid:paraId="73C756A5" w16cid:durableId="270B84CE"/>
  <w16cid:commentId w16cid:paraId="5AC05A15" w16cid:durableId="26F3BDE2"/>
  <w16cid:commentId w16cid:paraId="44DA90B8" w16cid:durableId="26FA426C"/>
  <w16cid:commentId w16cid:paraId="3FA82550" w16cid:durableId="26FA4512"/>
  <w16cid:commentId w16cid:paraId="1CA72BF6" w16cid:durableId="2700D43D"/>
  <w16cid:commentId w16cid:paraId="30AC4CD9" w16cid:durableId="26FA4678"/>
  <w16cid:commentId w16cid:paraId="274CBB77" w16cid:durableId="2700D6B7"/>
  <w16cid:commentId w16cid:paraId="402A525D" w16cid:durableId="2700E343"/>
  <w16cid:commentId w16cid:paraId="25DB0BDA" w16cid:durableId="2700E65E"/>
  <w16cid:commentId w16cid:paraId="50852103" w16cid:durableId="2700EA01"/>
  <w16cid:commentId w16cid:paraId="4F6A95BE" w16cid:durableId="26F3C243"/>
  <w16cid:commentId w16cid:paraId="5EE2FA58" w16cid:durableId="2700EB06"/>
  <w16cid:commentId w16cid:paraId="311B6849" w16cid:durableId="26FA75D8"/>
  <w16cid:commentId w16cid:paraId="355C7834" w16cid:durableId="270B80BB"/>
  <w16cid:commentId w16cid:paraId="5944AA19" w16cid:durableId="26FA7C58"/>
  <w16cid:commentId w16cid:paraId="67E72769" w16cid:durableId="270B6EB0"/>
  <w16cid:commentId w16cid:paraId="6EDF6E45" w16cid:durableId="270B6EAA"/>
  <w16cid:commentId w16cid:paraId="5C0A8D62" w16cid:durableId="26FAACCC"/>
  <w16cid:commentId w16cid:paraId="0D88FA2E" w16cid:durableId="2700EC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104FDC" w14:textId="77777777" w:rsidR="000F3D6A" w:rsidRDefault="000F3D6A" w:rsidP="00A6199B">
      <w:r>
        <w:separator/>
      </w:r>
    </w:p>
  </w:endnote>
  <w:endnote w:type="continuationSeparator" w:id="0">
    <w:p w14:paraId="11BD03A2" w14:textId="77777777" w:rsidR="000F3D6A" w:rsidRDefault="000F3D6A" w:rsidP="00A619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lfios">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2744350"/>
      <w:docPartObj>
        <w:docPartGallery w:val="Page Numbers (Bottom of Page)"/>
        <w:docPartUnique/>
      </w:docPartObj>
    </w:sdtPr>
    <w:sdtEndPr>
      <w:rPr>
        <w:noProof/>
      </w:rPr>
    </w:sdtEndPr>
    <w:sdtContent>
      <w:p w14:paraId="1835E58F" w14:textId="6EA7B5AC" w:rsidR="00DA3D08" w:rsidRDefault="00DA3D08">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66B44AEE" w14:textId="77777777" w:rsidR="00DA3D08" w:rsidRDefault="00DA3D08">
    <w:pPr>
      <w:pStyle w:val="Footer"/>
    </w:pPr>
  </w:p>
  <w:p w14:paraId="2DAB7E34" w14:textId="77777777" w:rsidR="00DA3D08" w:rsidRDefault="00DA3D08"/>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4690478"/>
      <w:docPartObj>
        <w:docPartGallery w:val="Page Numbers (Bottom of Page)"/>
        <w:docPartUnique/>
      </w:docPartObj>
    </w:sdtPr>
    <w:sdtEndPr>
      <w:rPr>
        <w:noProof/>
      </w:rPr>
    </w:sdtEndPr>
    <w:sdtContent>
      <w:p w14:paraId="052D97BD" w14:textId="77777777" w:rsidR="00DA3D08" w:rsidRDefault="00DA3D08">
        <w:pPr>
          <w:pStyle w:val="Footer"/>
        </w:pPr>
        <w:r>
          <w:fldChar w:fldCharType="begin"/>
        </w:r>
        <w:r>
          <w:instrText xml:space="preserve"> PAGE   \* MERGEFORMAT </w:instrText>
        </w:r>
        <w:r>
          <w:fldChar w:fldCharType="separate"/>
        </w:r>
        <w:r>
          <w:rPr>
            <w:noProof/>
          </w:rPr>
          <w:t>45</w:t>
        </w:r>
        <w:r>
          <w:rPr>
            <w:noProof/>
          </w:rPr>
          <w:fldChar w:fldCharType="end"/>
        </w:r>
      </w:p>
    </w:sdtContent>
  </w:sdt>
  <w:p w14:paraId="4122EE06" w14:textId="77777777" w:rsidR="00DA3D08" w:rsidRDefault="00DA3D0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6309772"/>
      <w:docPartObj>
        <w:docPartGallery w:val="Page Numbers (Bottom of Page)"/>
        <w:docPartUnique/>
      </w:docPartObj>
    </w:sdtPr>
    <w:sdtEndPr>
      <w:rPr>
        <w:noProof/>
      </w:rPr>
    </w:sdtEndPr>
    <w:sdtContent>
      <w:p w14:paraId="72ACCE73" w14:textId="3F6EF60E" w:rsidR="00DA3D08" w:rsidRDefault="00DA3D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A64073" w14:textId="77777777" w:rsidR="00DA3D08" w:rsidRDefault="00DA3D08">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159457"/>
      <w:docPartObj>
        <w:docPartGallery w:val="Page Numbers (Bottom of Page)"/>
        <w:docPartUnique/>
      </w:docPartObj>
    </w:sdtPr>
    <w:sdtEndPr>
      <w:rPr>
        <w:noProof/>
      </w:rPr>
    </w:sdtEndPr>
    <w:sdtContent>
      <w:p w14:paraId="126F4654" w14:textId="77777777" w:rsidR="00DA3D08" w:rsidRDefault="00DA3D08" w:rsidP="00F13846">
        <w:pPr>
          <w:pStyle w:val="Footer"/>
        </w:pPr>
        <w:r>
          <w:fldChar w:fldCharType="begin"/>
        </w:r>
        <w:r>
          <w:instrText xml:space="preserve"> PAGE   \* MERGEFORMAT </w:instrText>
        </w:r>
        <w:r>
          <w:fldChar w:fldCharType="separate"/>
        </w:r>
        <w:r>
          <w:rPr>
            <w:noProof/>
          </w:rPr>
          <w:t>38</w:t>
        </w:r>
        <w:r>
          <w:rPr>
            <w:noProof/>
          </w:rPr>
          <w:fldChar w:fldCharType="end"/>
        </w:r>
      </w:p>
    </w:sdtContent>
  </w:sdt>
  <w:p w14:paraId="51E9B79E" w14:textId="77777777" w:rsidR="00DA3D08" w:rsidRDefault="00DA3D08" w:rsidP="00F13846">
    <w:pPr>
      <w:pStyle w:val="Footer"/>
      <w:ind w:left="720"/>
      <w:jc w:val="center"/>
    </w:pPr>
    <w:r>
      <w:t>B-1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5266460"/>
      <w:docPartObj>
        <w:docPartGallery w:val="Page Numbers (Bottom of Page)"/>
        <w:docPartUnique/>
      </w:docPartObj>
    </w:sdtPr>
    <w:sdtEndPr>
      <w:rPr>
        <w:noProof/>
      </w:rPr>
    </w:sdtEndPr>
    <w:sdtContent>
      <w:p w14:paraId="3A87828A" w14:textId="77777777" w:rsidR="00DA3D08" w:rsidRDefault="00DA3D08">
        <w:pPr>
          <w:pStyle w:val="Footer"/>
        </w:pPr>
        <w:r>
          <w:fldChar w:fldCharType="begin"/>
        </w:r>
        <w:r>
          <w:instrText xml:space="preserve"> PAGE   \* MERGEFORMAT </w:instrText>
        </w:r>
        <w:r>
          <w:fldChar w:fldCharType="separate"/>
        </w:r>
        <w:r>
          <w:rPr>
            <w:noProof/>
          </w:rPr>
          <w:t>31</w:t>
        </w:r>
        <w:r>
          <w:rPr>
            <w:noProof/>
          </w:rPr>
          <w:fldChar w:fldCharType="end"/>
        </w:r>
      </w:p>
    </w:sdtContent>
  </w:sdt>
  <w:p w14:paraId="7BA7B382" w14:textId="77777777" w:rsidR="00DA3D08" w:rsidRDefault="00DA3D0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316984"/>
      <w:docPartObj>
        <w:docPartGallery w:val="Page Numbers (Bottom of Page)"/>
        <w:docPartUnique/>
      </w:docPartObj>
    </w:sdtPr>
    <w:sdtEndPr>
      <w:rPr>
        <w:noProof/>
      </w:rPr>
    </w:sdtEndPr>
    <w:sdtContent>
      <w:p w14:paraId="6E57AA61" w14:textId="77777777" w:rsidR="00DA3D08" w:rsidRDefault="00DA3D08">
        <w:pPr>
          <w:pStyle w:val="Footer"/>
        </w:pPr>
        <w:r>
          <w:fldChar w:fldCharType="begin"/>
        </w:r>
        <w:r>
          <w:instrText xml:space="preserve"> PAGE   \* MERGEFORMAT </w:instrText>
        </w:r>
        <w:r>
          <w:fldChar w:fldCharType="separate"/>
        </w:r>
        <w:r>
          <w:rPr>
            <w:noProof/>
          </w:rPr>
          <w:t>46</w:t>
        </w:r>
        <w:r>
          <w:rPr>
            <w:noProof/>
          </w:rPr>
          <w:fldChar w:fldCharType="end"/>
        </w:r>
      </w:p>
    </w:sdtContent>
  </w:sdt>
  <w:p w14:paraId="34303FFA" w14:textId="77777777" w:rsidR="00DA3D08" w:rsidRDefault="00DA3D08">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6740535"/>
      <w:docPartObj>
        <w:docPartGallery w:val="Page Numbers (Bottom of Page)"/>
        <w:docPartUnique/>
      </w:docPartObj>
    </w:sdtPr>
    <w:sdtEndPr>
      <w:rPr>
        <w:noProof/>
      </w:rPr>
    </w:sdtEndPr>
    <w:sdtContent>
      <w:p w14:paraId="793445E6" w14:textId="77777777" w:rsidR="00DA3D08" w:rsidRDefault="00DA3D08">
        <w:pPr>
          <w:pStyle w:val="Footer"/>
        </w:pPr>
        <w:r>
          <w:fldChar w:fldCharType="begin"/>
        </w:r>
        <w:r>
          <w:instrText xml:space="preserve"> PAGE   \* MERGEFORMAT </w:instrText>
        </w:r>
        <w:r>
          <w:fldChar w:fldCharType="separate"/>
        </w:r>
        <w:r>
          <w:rPr>
            <w:noProof/>
          </w:rPr>
          <w:t>47</w:t>
        </w:r>
        <w:r>
          <w:rPr>
            <w:noProof/>
          </w:rPr>
          <w:fldChar w:fldCharType="end"/>
        </w:r>
      </w:p>
    </w:sdtContent>
  </w:sdt>
  <w:p w14:paraId="656A7AAB" w14:textId="77777777" w:rsidR="00DA3D08" w:rsidRDefault="00DA3D08">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1470849"/>
      <w:docPartObj>
        <w:docPartGallery w:val="Page Numbers (Bottom of Page)"/>
        <w:docPartUnique/>
      </w:docPartObj>
    </w:sdtPr>
    <w:sdtEndPr>
      <w:rPr>
        <w:noProof/>
      </w:rPr>
    </w:sdtEndPr>
    <w:sdtContent>
      <w:p w14:paraId="17C229FD" w14:textId="77777777" w:rsidR="00DA3D08" w:rsidRDefault="00DA3D08">
        <w:pPr>
          <w:pStyle w:val="Footer"/>
        </w:pPr>
        <w:r>
          <w:fldChar w:fldCharType="begin"/>
        </w:r>
        <w:r>
          <w:instrText xml:space="preserve"> PAGE   \* MERGEFORMAT </w:instrText>
        </w:r>
        <w:r>
          <w:fldChar w:fldCharType="separate"/>
        </w:r>
        <w:r>
          <w:rPr>
            <w:noProof/>
          </w:rPr>
          <w:t>48</w:t>
        </w:r>
        <w:r>
          <w:rPr>
            <w:noProof/>
          </w:rPr>
          <w:fldChar w:fldCharType="end"/>
        </w:r>
      </w:p>
    </w:sdtContent>
  </w:sdt>
  <w:p w14:paraId="0ED19D70" w14:textId="77777777" w:rsidR="00DA3D08" w:rsidRDefault="00DA3D08">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9349361"/>
      <w:docPartObj>
        <w:docPartGallery w:val="Page Numbers (Bottom of Page)"/>
        <w:docPartUnique/>
      </w:docPartObj>
    </w:sdtPr>
    <w:sdtEndPr>
      <w:rPr>
        <w:noProof/>
      </w:rPr>
    </w:sdtEndPr>
    <w:sdtContent>
      <w:p w14:paraId="7ACDAA4F" w14:textId="77777777" w:rsidR="00DA3D08" w:rsidRDefault="00DA3D08">
        <w:pPr>
          <w:pStyle w:val="Footer"/>
        </w:pPr>
        <w:r>
          <w:fldChar w:fldCharType="begin"/>
        </w:r>
        <w:r>
          <w:instrText xml:space="preserve"> PAGE   \* MERGEFORMAT </w:instrText>
        </w:r>
        <w:r>
          <w:fldChar w:fldCharType="separate"/>
        </w:r>
        <w:r>
          <w:rPr>
            <w:noProof/>
          </w:rPr>
          <w:t>56</w:t>
        </w:r>
        <w:r>
          <w:rPr>
            <w:noProof/>
          </w:rPr>
          <w:fldChar w:fldCharType="end"/>
        </w:r>
      </w:p>
    </w:sdtContent>
  </w:sdt>
  <w:p w14:paraId="3F0B8306" w14:textId="77777777" w:rsidR="00DA3D08" w:rsidRDefault="00DA3D08">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319809"/>
      <w:docPartObj>
        <w:docPartGallery w:val="Page Numbers (Bottom of Page)"/>
        <w:docPartUnique/>
      </w:docPartObj>
    </w:sdtPr>
    <w:sdtEndPr>
      <w:rPr>
        <w:noProof/>
      </w:rPr>
    </w:sdtEndPr>
    <w:sdtContent>
      <w:p w14:paraId="6F87BCBE" w14:textId="77777777" w:rsidR="00DA3D08" w:rsidRDefault="00DA3D08">
        <w:pPr>
          <w:pStyle w:val="Footer"/>
        </w:pPr>
        <w:r>
          <w:fldChar w:fldCharType="begin"/>
        </w:r>
        <w:r>
          <w:instrText xml:space="preserve"> PAGE   \* MERGEFORMAT </w:instrText>
        </w:r>
        <w:r>
          <w:fldChar w:fldCharType="separate"/>
        </w:r>
        <w:r>
          <w:rPr>
            <w:noProof/>
          </w:rPr>
          <w:t>57</w:t>
        </w:r>
        <w:r>
          <w:rPr>
            <w:noProof/>
          </w:rPr>
          <w:fldChar w:fldCharType="end"/>
        </w:r>
      </w:p>
    </w:sdtContent>
  </w:sdt>
  <w:p w14:paraId="4560AD8C" w14:textId="77777777" w:rsidR="00DA3D08" w:rsidRDefault="00DA3D0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188AC" w14:textId="77777777" w:rsidR="000F3D6A" w:rsidRDefault="000F3D6A" w:rsidP="00A6199B">
      <w:r>
        <w:separator/>
      </w:r>
    </w:p>
  </w:footnote>
  <w:footnote w:type="continuationSeparator" w:id="0">
    <w:p w14:paraId="61428824" w14:textId="77777777" w:rsidR="000F3D6A" w:rsidRDefault="000F3D6A" w:rsidP="00A6199B">
      <w:r>
        <w:continuationSeparator/>
      </w:r>
    </w:p>
  </w:footnote>
  <w:footnote w:id="1">
    <w:p w14:paraId="3D3F1315" w14:textId="77777777" w:rsidR="00DA3D08" w:rsidRDefault="00DA3D08" w:rsidP="00E81AB1">
      <w:pPr>
        <w:pStyle w:val="FootnoteText"/>
        <w:ind w:left="720"/>
      </w:pPr>
      <w:r>
        <w:t>* All measurements used to calculate precision / RPD must be above practical quantitation limit (PQL) and/or reporting limit (RL)</w:t>
      </w:r>
    </w:p>
  </w:footnote>
  <w:footnote w:id="2">
    <w:p w14:paraId="634E3927" w14:textId="77777777" w:rsidR="00DA3D08" w:rsidRDefault="00DA3D08" w:rsidP="00D054D8">
      <w:pPr>
        <w:pStyle w:val="FootnoteText"/>
      </w:pPr>
      <w:r>
        <w:rPr>
          <w:rStyle w:val="FootnoteReference"/>
        </w:rPr>
        <w:t>*</w:t>
      </w:r>
      <w:r>
        <w:t xml:space="preserve"> All measurements used to calculate precision / RPD must be above practical quantitation limit (PQL) and/or reporting limit (RL)</w:t>
      </w:r>
    </w:p>
  </w:footnote>
  <w:footnote w:id="3">
    <w:p w14:paraId="43A99745" w14:textId="77777777" w:rsidR="00DA3D08" w:rsidRDefault="00DA3D08" w:rsidP="00630926">
      <w:pPr>
        <w:pStyle w:val="FootnoteText"/>
      </w:pPr>
      <w:r>
        <w:rPr>
          <w:rStyle w:val="FootnoteReference"/>
        </w:rPr>
        <w:t>*</w:t>
      </w:r>
      <w:r>
        <w:t xml:space="preserve"> All measurements used to calculate precision / RPD must be above practical quantitation limit (PQL) and/or reporting limit (RL)</w:t>
      </w:r>
    </w:p>
  </w:footnote>
  <w:footnote w:id="4">
    <w:p w14:paraId="4D9787BF" w14:textId="77777777" w:rsidR="00DA3D08" w:rsidRDefault="00DA3D08" w:rsidP="008C597A">
      <w:pPr>
        <w:pStyle w:val="FootnoteText"/>
      </w:pPr>
      <w:r>
        <w:rPr>
          <w:rStyle w:val="FootnoteReference"/>
        </w:rPr>
        <w:footnoteRef/>
      </w:r>
      <w:r>
        <w:t xml:space="preserve"> All measurements used to calculate precision / RPD must be above practical quantitation limit (PQL) and/or reporting limit (RL)</w:t>
      </w:r>
    </w:p>
  </w:footnote>
  <w:footnote w:id="5">
    <w:p w14:paraId="30BE302B" w14:textId="77777777" w:rsidR="00DA3D08" w:rsidRPr="00EA6E5A" w:rsidRDefault="00DA3D08" w:rsidP="00C01915">
      <w:pPr>
        <w:pStyle w:val="FootnoteText"/>
        <w:rPr>
          <w:i/>
        </w:rPr>
      </w:pPr>
      <w:r w:rsidRPr="00EA6E5A">
        <w:rPr>
          <w:rStyle w:val="FootnoteReference"/>
          <w:i/>
        </w:rPr>
        <w:footnoteRef/>
      </w:r>
      <w:r w:rsidRPr="00EA6E5A">
        <w:rPr>
          <w:i/>
        </w:rPr>
        <w:t xml:space="preserve"> Duplicate samples at the same site are considered separate sampling events, and each set of duplicate samples will have a unique time associated with 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6CE49" w14:textId="77777777" w:rsidR="00DA3D08" w:rsidRDefault="00DA3D08" w:rsidP="00A6199B">
    <w:pPr>
      <w:pStyle w:val="Header"/>
      <w:jc w:val="right"/>
      <w:rPr>
        <w:sz w:val="18"/>
      </w:rPr>
    </w:pPr>
    <w:r>
      <w:rPr>
        <w:sz w:val="18"/>
      </w:rPr>
      <w:t>Kenai River Water Quality Monitoring</w:t>
    </w:r>
    <w:r>
      <w:rPr>
        <w:spacing w:val="-13"/>
        <w:sz w:val="18"/>
      </w:rPr>
      <w:t xml:space="preserve"> </w:t>
    </w:r>
    <w:r>
      <w:rPr>
        <w:sz w:val="18"/>
      </w:rPr>
      <w:t>Program</w:t>
    </w:r>
  </w:p>
  <w:p w14:paraId="0CA4B63E" w14:textId="77777777" w:rsidR="00DA3D08" w:rsidRDefault="00DA3D08" w:rsidP="00A6199B">
    <w:pPr>
      <w:pStyle w:val="Header"/>
      <w:jc w:val="right"/>
    </w:pPr>
    <w:r>
      <w:rPr>
        <w:sz w:val="18"/>
      </w:rPr>
      <w:t>August 2022, QAPP v4</w:t>
    </w:r>
  </w:p>
  <w:p w14:paraId="25F01555" w14:textId="77777777" w:rsidR="00DA3D08" w:rsidRDefault="00DA3D08">
    <w:pPr>
      <w:pStyle w:val="Header"/>
    </w:pPr>
  </w:p>
  <w:p w14:paraId="066F2930" w14:textId="77777777" w:rsidR="00DA3D08" w:rsidRDefault="00DA3D08"/>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A403"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79DA4D8C" wp14:editId="46DDDC3C">
              <wp:simplePos x="0" y="0"/>
              <wp:positionH relativeFrom="page">
                <wp:posOffset>4765040</wp:posOffset>
              </wp:positionH>
              <wp:positionV relativeFrom="page">
                <wp:posOffset>577215</wp:posOffset>
              </wp:positionV>
              <wp:extent cx="2069465" cy="415290"/>
              <wp:effectExtent l="0" t="0" r="0" b="0"/>
              <wp:wrapNone/>
              <wp:docPr id="2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F1660"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A4D8C" id="_x0000_t202" coordsize="21600,21600" o:spt="202" path="m,l,21600r21600,l21600,xe">
              <v:stroke joinstyle="miter"/>
              <v:path gradientshapeok="t" o:connecttype="rect"/>
            </v:shapetype>
            <v:shape id="Text Box 21" o:spid="_x0000_s1049" type="#_x0000_t202" style="position:absolute;margin-left:375.2pt;margin-top:45.45pt;width:162.95pt;height:32.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" filled="f" stroked="f">
              <v:textbox inset="0,0,0,0">
                <w:txbxContent>
                  <w:p w14:paraId="289F1660"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7A2A1CAA"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71E4A"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94AE2D9" wp14:editId="38ED5BF9">
              <wp:simplePos x="0" y="0"/>
              <wp:positionH relativeFrom="page">
                <wp:posOffset>4582160</wp:posOffset>
              </wp:positionH>
              <wp:positionV relativeFrom="page">
                <wp:posOffset>577215</wp:posOffset>
              </wp:positionV>
              <wp:extent cx="2232025" cy="283845"/>
              <wp:effectExtent l="0" t="0" r="0" b="0"/>
              <wp:wrapNone/>
              <wp:docPr id="3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53A0E"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AE2D9" id="_x0000_t202" coordsize="21600,21600" o:spt="202" path="m,l,21600r21600,l21600,xe">
              <v:stroke joinstyle="miter"/>
              <v:path gradientshapeok="t" o:connecttype="rect"/>
            </v:shapetype>
            <v:shape id="Text Box 32" o:spid="_x0000_s1042" type="#_x0000_t202" style="position:absolute;margin-left:360.8pt;margin-top:45.45pt;width:175.75pt;height:2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horgIAAKs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" filled="f" stroked="f">
              <v:textbox inset="0,0,0,0">
                <w:txbxContent>
                  <w:p w14:paraId="24F53A0E"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6EC1036D"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ABBFD" w14:textId="77777777" w:rsidR="00DA3D08" w:rsidRPr="00447864" w:rsidRDefault="00DA3D08" w:rsidP="00F13846">
    <w:pPr>
      <w:pStyle w:val="Header"/>
      <w:jc w:val="center"/>
      <w:rPr>
        <w:i/>
        <w:sz w:val="20"/>
      </w:rPr>
    </w:pPr>
    <w:r w:rsidRPr="00447864">
      <w:rPr>
        <w:i/>
        <w:sz w:val="20"/>
      </w:rPr>
      <w:t>Kenai River Baseline Wate</w:t>
    </w:r>
    <w:r>
      <w:rPr>
        <w:i/>
        <w:sz w:val="20"/>
      </w:rPr>
      <w:t>r Quality Sampling Procedures, Updated June 2022</w:t>
    </w:r>
  </w:p>
  <w:p w14:paraId="4D1A8EA2" w14:textId="77777777" w:rsidR="00DA3D08" w:rsidRDefault="00DA3D0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BD5CE"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3971D98E" wp14:editId="5FB3F646">
              <wp:simplePos x="0" y="0"/>
              <wp:positionH relativeFrom="page">
                <wp:posOffset>4236720</wp:posOffset>
              </wp:positionH>
              <wp:positionV relativeFrom="page">
                <wp:posOffset>577215</wp:posOffset>
              </wp:positionV>
              <wp:extent cx="2232025" cy="283845"/>
              <wp:effectExtent l="0" t="0" r="0" b="0"/>
              <wp:wrapNone/>
              <wp:docPr id="3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F58D"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DA3D08" w:rsidRDefault="00DA3D08">
                          <w:pPr>
                            <w:spacing w:before="1"/>
                            <w:ind w:left="1843"/>
                            <w:rPr>
                              <w:sz w:val="18"/>
                            </w:rPr>
                          </w:pPr>
                          <w:r>
                            <w:rPr>
                              <w:sz w:val="18"/>
                            </w:rPr>
                            <w:t>March, 2020 QAPP</w:t>
                          </w:r>
                          <w:r>
                            <w:rPr>
                              <w:spacing w:val="-5"/>
                              <w:sz w:val="18"/>
                            </w:rPr>
                            <w:t xml:space="preserve"> </w:t>
                          </w:r>
                          <w:r>
                            <w:rPr>
                              <w:sz w:val="18"/>
                            </w:rPr>
                            <w:t>v3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1D98E" id="_x0000_t202" coordsize="21600,21600" o:spt="202" path="m,l,21600r21600,l21600,xe">
              <v:stroke joinstyle="miter"/>
              <v:path gradientshapeok="t" o:connecttype="rect"/>
            </v:shapetype>
            <v:shape id="Text Box 30" o:spid="_x0000_s1043" type="#_x0000_t202" style="position:absolute;margin-left:333.6pt;margin-top:45.45pt;width:175.75pt;height:22.3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" filled="f" stroked="f">
              <v:textbox inset="0,0,0,0">
                <w:txbxContent>
                  <w:p w14:paraId="078CF58D"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45B4E5E2" w14:textId="77777777" w:rsidR="00DA3D08" w:rsidRDefault="00DA3D08">
                    <w:pPr>
                      <w:spacing w:before="1"/>
                      <w:ind w:left="1843"/>
                      <w:rPr>
                        <w:sz w:val="18"/>
                      </w:rPr>
                    </w:pPr>
                    <w:r>
                      <w:rPr>
                        <w:sz w:val="18"/>
                      </w:rPr>
                      <w:t>March, 2020 QAPP</w:t>
                    </w:r>
                    <w:r>
                      <w:rPr>
                        <w:spacing w:val="-5"/>
                        <w:sz w:val="18"/>
                      </w:rPr>
                      <w:t xml:space="preserve"> </w:t>
                    </w:r>
                    <w:r>
                      <w:rPr>
                        <w:sz w:val="18"/>
                      </w:rPr>
                      <w:t>v3</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7E55F"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5DBF5622" wp14:editId="105838BC">
              <wp:simplePos x="0" y="0"/>
              <wp:positionH relativeFrom="page">
                <wp:posOffset>5039360</wp:posOffset>
              </wp:positionH>
              <wp:positionV relativeFrom="page">
                <wp:posOffset>577215</wp:posOffset>
              </wp:positionV>
              <wp:extent cx="2069465" cy="415290"/>
              <wp:effectExtent l="0" t="0" r="0" b="0"/>
              <wp:wrapNone/>
              <wp:docPr id="2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0E63"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F5622" id="_x0000_t202" coordsize="21600,21600" o:spt="202" path="m,l,21600r21600,l21600,xe">
              <v:stroke joinstyle="miter"/>
              <v:path gradientshapeok="t" o:connecttype="rect"/>
            </v:shapetype>
            <v:shape id="Text Box 19" o:spid="_x0000_s1044" type="#_x0000_t202" style="position:absolute;margin-left:396.8pt;margin-top:45.45pt;width:162.95pt;height:32.7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" filled="f" stroked="f">
              <v:textbox inset="0,0,0,0">
                <w:txbxContent>
                  <w:p w14:paraId="1D880E63"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079C9E78"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1AC12"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23854ABB" wp14:editId="4B90B7E2">
              <wp:simplePos x="0" y="0"/>
              <wp:positionH relativeFrom="page">
                <wp:posOffset>4765040</wp:posOffset>
              </wp:positionH>
              <wp:positionV relativeFrom="page">
                <wp:posOffset>577215</wp:posOffset>
              </wp:positionV>
              <wp:extent cx="2069465" cy="415290"/>
              <wp:effectExtent l="0" t="0" r="0" b="0"/>
              <wp:wrapNone/>
              <wp:docPr id="2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FC90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54ABB" id="_x0000_t202" coordsize="21600,21600" o:spt="202" path="m,l,21600r21600,l21600,xe">
              <v:stroke joinstyle="miter"/>
              <v:path gradientshapeok="t" o:connecttype="rect"/>
            </v:shapetype>
            <v:shape id="Text Box 17" o:spid="_x0000_s1045" type="#_x0000_t202" style="position:absolute;margin-left:375.2pt;margin-top:45.45pt;width:162.95pt;height:32.7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" filled="f" stroked="f">
              <v:textbox inset="0,0,0,0">
                <w:txbxContent>
                  <w:p w14:paraId="023FC90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640F8E2B"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C439E"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09EB2BAD" wp14:editId="1DF745C5">
              <wp:simplePos x="0" y="0"/>
              <wp:positionH relativeFrom="page">
                <wp:posOffset>4765040</wp:posOffset>
              </wp:positionH>
              <wp:positionV relativeFrom="page">
                <wp:posOffset>577215</wp:posOffset>
              </wp:positionV>
              <wp:extent cx="2069465" cy="415290"/>
              <wp:effectExtent l="0" t="0" r="0" b="0"/>
              <wp:wrapNone/>
              <wp:docPr id="2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9465"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F3DD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DA3D08" w:rsidRDefault="00DA3D08">
                          <w:pPr>
                            <w:ind w:left="1678"/>
                            <w:rPr>
                              <w:sz w:val="18"/>
                            </w:rPr>
                          </w:pPr>
                          <w:r>
                            <w:rPr>
                              <w:sz w:val="18"/>
                            </w:rPr>
                            <w:t>July, 2022 QAPP</w:t>
                          </w:r>
                          <w:r>
                            <w:rPr>
                              <w:spacing w:val="-4"/>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B2BAD" id="_x0000_t202" coordsize="21600,21600" o:spt="202" path="m,l,21600r21600,l21600,xe">
              <v:stroke joinstyle="miter"/>
              <v:path gradientshapeok="t" o:connecttype="rect"/>
            </v:shapetype>
            <v:shape id="Text Box 15" o:spid="_x0000_s1046" type="#_x0000_t202" style="position:absolute;margin-left:375.2pt;margin-top:45.45pt;width:162.95pt;height:32.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" filled="f" stroked="f">
              <v:textbox inset="0,0,0,0">
                <w:txbxContent>
                  <w:p w14:paraId="510F3DD6" w14:textId="77777777" w:rsidR="00DA3D08" w:rsidRDefault="00DA3D08">
                    <w:pPr>
                      <w:spacing w:before="12"/>
                      <w:ind w:left="20" w:right="11" w:firstLine="1449"/>
                      <w:rPr>
                        <w:sz w:val="18"/>
                      </w:rPr>
                    </w:pPr>
                    <w:r>
                      <w:rPr>
                        <w:sz w:val="18"/>
                      </w:rPr>
                      <w:t xml:space="preserve">Kenai Watershed </w:t>
                    </w:r>
                    <w:r>
                      <w:rPr>
                        <w:spacing w:val="-4"/>
                        <w:sz w:val="18"/>
                      </w:rPr>
                      <w:t xml:space="preserve">Forum </w:t>
                    </w:r>
                    <w:r>
                      <w:rPr>
                        <w:sz w:val="18"/>
                      </w:rPr>
                      <w:t>Kenai River Watershed Monitoring</w:t>
                    </w:r>
                    <w:r>
                      <w:rPr>
                        <w:spacing w:val="-12"/>
                        <w:sz w:val="18"/>
                      </w:rPr>
                      <w:t xml:space="preserve"> </w:t>
                    </w:r>
                    <w:r>
                      <w:rPr>
                        <w:sz w:val="18"/>
                      </w:rPr>
                      <w:t>Program</w:t>
                    </w:r>
                  </w:p>
                  <w:p w14:paraId="50C42092" w14:textId="77777777" w:rsidR="00DA3D08" w:rsidRDefault="00DA3D08">
                    <w:pPr>
                      <w:ind w:left="1678"/>
                      <w:rPr>
                        <w:sz w:val="18"/>
                      </w:rPr>
                    </w:pPr>
                    <w:r>
                      <w:rPr>
                        <w:sz w:val="18"/>
                      </w:rPr>
                      <w:t>July, 2022 QAPP</w:t>
                    </w:r>
                    <w:r>
                      <w:rPr>
                        <w:spacing w:val="-4"/>
                        <w:sz w:val="18"/>
                      </w:rPr>
                      <w:t xml:space="preserve"> </w:t>
                    </w:r>
                    <w:r>
                      <w:rPr>
                        <w:sz w:val="18"/>
                      </w:rPr>
                      <w:t>v4</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B75AA"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69C963D5" wp14:editId="6E07CF8C">
              <wp:simplePos x="0" y="0"/>
              <wp:positionH relativeFrom="page">
                <wp:posOffset>4602480</wp:posOffset>
              </wp:positionH>
              <wp:positionV relativeFrom="page">
                <wp:posOffset>577215</wp:posOffset>
              </wp:positionV>
              <wp:extent cx="2232025" cy="283845"/>
              <wp:effectExtent l="0" t="0" r="0" b="0"/>
              <wp:wrapNone/>
              <wp:docPr id="1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53AFF"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C963D5" id="_x0000_t202" coordsize="21600,21600" o:spt="202" path="m,l,21600r21600,l21600,xe">
              <v:stroke joinstyle="miter"/>
              <v:path gradientshapeok="t" o:connecttype="rect"/>
            </v:shapetype>
            <v:shape id="Text Box 8" o:spid="_x0000_s1047" type="#_x0000_t202" style="position:absolute;margin-left:362.4pt;margin-top:45.45pt;width:175.75pt;height:2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vrwIAALE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" filled="f" stroked="f">
              <v:textbox inset="0,0,0,0">
                <w:txbxContent>
                  <w:p w14:paraId="1E853AFF"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783516B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D3D0B" w14:textId="77777777" w:rsidR="00DA3D08" w:rsidRDefault="00DA3D08">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3CB220A6" wp14:editId="189B64A3">
              <wp:simplePos x="0" y="0"/>
              <wp:positionH relativeFrom="page">
                <wp:posOffset>4602480</wp:posOffset>
              </wp:positionH>
              <wp:positionV relativeFrom="page">
                <wp:posOffset>577215</wp:posOffset>
              </wp:positionV>
              <wp:extent cx="2232025" cy="28384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02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A3820"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B220A6" id="_x0000_t202" coordsize="21600,21600" o:spt="202" path="m,l,21600r21600,l21600,xe">
              <v:stroke joinstyle="miter"/>
              <v:path gradientshapeok="t" o:connecttype="rect"/>
            </v:shapetype>
            <v:shape id="Text Box 6" o:spid="_x0000_s1048" type="#_x0000_t202" style="position:absolute;margin-left:362.4pt;margin-top:45.45pt;width:175.75pt;height:22.3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" filled="f" stroked="f">
              <v:textbox inset="0,0,0,0">
                <w:txbxContent>
                  <w:p w14:paraId="6F4A3820" w14:textId="77777777" w:rsidR="00DA3D08" w:rsidRDefault="00DA3D08">
                    <w:pPr>
                      <w:spacing w:before="12"/>
                      <w:ind w:left="20"/>
                      <w:rPr>
                        <w:sz w:val="18"/>
                      </w:rPr>
                    </w:pPr>
                    <w:r>
                      <w:rPr>
                        <w:sz w:val="18"/>
                      </w:rPr>
                      <w:t>Kenai River Water Quality Monitoring</w:t>
                    </w:r>
                    <w:r>
                      <w:rPr>
                        <w:spacing w:val="-13"/>
                        <w:sz w:val="18"/>
                      </w:rPr>
                      <w:t xml:space="preserve"> </w:t>
                    </w:r>
                    <w:r>
                      <w:rPr>
                        <w:sz w:val="18"/>
                      </w:rPr>
                      <w:t>Program</w:t>
                    </w:r>
                  </w:p>
                  <w:p w14:paraId="0D580496" w14:textId="77777777" w:rsidR="00DA3D08" w:rsidRDefault="00DA3D08">
                    <w:pPr>
                      <w:spacing w:before="1"/>
                      <w:ind w:left="1843"/>
                      <w:rPr>
                        <w:sz w:val="18"/>
                      </w:rPr>
                    </w:pPr>
                    <w:r>
                      <w:rPr>
                        <w:sz w:val="18"/>
                      </w:rPr>
                      <w:t>July, 2022 QAPP</w:t>
                    </w:r>
                    <w:r>
                      <w:rPr>
                        <w:spacing w:val="-5"/>
                        <w:sz w:val="18"/>
                      </w:rPr>
                      <w:t xml:space="preserve"> </w:t>
                    </w:r>
                    <w:r>
                      <w:rPr>
                        <w:sz w:val="18"/>
                      </w:rPr>
                      <w:t>v4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579D1"/>
    <w:multiLevelType w:val="hybridMultilevel"/>
    <w:tmpl w:val="15CC9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4228A0"/>
    <w:multiLevelType w:val="hybridMultilevel"/>
    <w:tmpl w:val="9EE8C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D2E51"/>
    <w:multiLevelType w:val="hybridMultilevel"/>
    <w:tmpl w:val="51244750"/>
    <w:lvl w:ilvl="0" w:tplc="203CED12">
      <w:numFmt w:val="bullet"/>
      <w:lvlText w:val=""/>
      <w:lvlJc w:val="left"/>
      <w:pPr>
        <w:ind w:left="266" w:hanging="180"/>
      </w:pPr>
      <w:rPr>
        <w:rFonts w:ascii="Symbol" w:eastAsia="Symbol" w:hAnsi="Symbol" w:cs="Symbol" w:hint="default"/>
        <w:w w:val="100"/>
        <w:sz w:val="20"/>
        <w:szCs w:val="20"/>
        <w:lang w:val="en-US" w:eastAsia="en-US" w:bidi="ar-SA"/>
      </w:rPr>
    </w:lvl>
    <w:lvl w:ilvl="1" w:tplc="90047FB0">
      <w:numFmt w:val="bullet"/>
      <w:lvlText w:val="•"/>
      <w:lvlJc w:val="left"/>
      <w:pPr>
        <w:ind w:left="430" w:hanging="180"/>
      </w:pPr>
      <w:rPr>
        <w:rFonts w:hint="default"/>
        <w:lang w:val="en-US" w:eastAsia="en-US" w:bidi="ar-SA"/>
      </w:rPr>
    </w:lvl>
    <w:lvl w:ilvl="2" w:tplc="E23E25C0">
      <w:numFmt w:val="bullet"/>
      <w:lvlText w:val="•"/>
      <w:lvlJc w:val="left"/>
      <w:pPr>
        <w:ind w:left="601" w:hanging="180"/>
      </w:pPr>
      <w:rPr>
        <w:rFonts w:hint="default"/>
        <w:lang w:val="en-US" w:eastAsia="en-US" w:bidi="ar-SA"/>
      </w:rPr>
    </w:lvl>
    <w:lvl w:ilvl="3" w:tplc="A33A73BC">
      <w:numFmt w:val="bullet"/>
      <w:lvlText w:val="•"/>
      <w:lvlJc w:val="left"/>
      <w:pPr>
        <w:ind w:left="771" w:hanging="180"/>
      </w:pPr>
      <w:rPr>
        <w:rFonts w:hint="default"/>
        <w:lang w:val="en-US" w:eastAsia="en-US" w:bidi="ar-SA"/>
      </w:rPr>
    </w:lvl>
    <w:lvl w:ilvl="4" w:tplc="5092744E">
      <w:numFmt w:val="bullet"/>
      <w:lvlText w:val="•"/>
      <w:lvlJc w:val="left"/>
      <w:pPr>
        <w:ind w:left="942" w:hanging="180"/>
      </w:pPr>
      <w:rPr>
        <w:rFonts w:hint="default"/>
        <w:lang w:val="en-US" w:eastAsia="en-US" w:bidi="ar-SA"/>
      </w:rPr>
    </w:lvl>
    <w:lvl w:ilvl="5" w:tplc="694ABABC">
      <w:numFmt w:val="bullet"/>
      <w:lvlText w:val="•"/>
      <w:lvlJc w:val="left"/>
      <w:pPr>
        <w:ind w:left="1112" w:hanging="180"/>
      </w:pPr>
      <w:rPr>
        <w:rFonts w:hint="default"/>
        <w:lang w:val="en-US" w:eastAsia="en-US" w:bidi="ar-SA"/>
      </w:rPr>
    </w:lvl>
    <w:lvl w:ilvl="6" w:tplc="3AC27C14">
      <w:numFmt w:val="bullet"/>
      <w:lvlText w:val="•"/>
      <w:lvlJc w:val="left"/>
      <w:pPr>
        <w:ind w:left="1283" w:hanging="180"/>
      </w:pPr>
      <w:rPr>
        <w:rFonts w:hint="default"/>
        <w:lang w:val="en-US" w:eastAsia="en-US" w:bidi="ar-SA"/>
      </w:rPr>
    </w:lvl>
    <w:lvl w:ilvl="7" w:tplc="6B343E42">
      <w:numFmt w:val="bullet"/>
      <w:lvlText w:val="•"/>
      <w:lvlJc w:val="left"/>
      <w:pPr>
        <w:ind w:left="1453" w:hanging="180"/>
      </w:pPr>
      <w:rPr>
        <w:rFonts w:hint="default"/>
        <w:lang w:val="en-US" w:eastAsia="en-US" w:bidi="ar-SA"/>
      </w:rPr>
    </w:lvl>
    <w:lvl w:ilvl="8" w:tplc="C94CFAD8">
      <w:numFmt w:val="bullet"/>
      <w:lvlText w:val="•"/>
      <w:lvlJc w:val="left"/>
      <w:pPr>
        <w:ind w:left="1624" w:hanging="180"/>
      </w:pPr>
      <w:rPr>
        <w:rFonts w:hint="default"/>
        <w:lang w:val="en-US" w:eastAsia="en-US" w:bidi="ar-SA"/>
      </w:rPr>
    </w:lvl>
  </w:abstractNum>
  <w:abstractNum w:abstractNumId="3" w15:restartNumberingAfterBreak="0">
    <w:nsid w:val="156D259C"/>
    <w:multiLevelType w:val="hybridMultilevel"/>
    <w:tmpl w:val="A208B2E8"/>
    <w:lvl w:ilvl="0" w:tplc="019C236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B329C"/>
    <w:multiLevelType w:val="hybridMultilevel"/>
    <w:tmpl w:val="9E8E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02183"/>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EE97E21"/>
    <w:multiLevelType w:val="hybridMultilevel"/>
    <w:tmpl w:val="2F0AF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13F2900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0565C"/>
    <w:multiLevelType w:val="hybridMultilevel"/>
    <w:tmpl w:val="B9603306"/>
    <w:lvl w:ilvl="0" w:tplc="BCB61FDA">
      <w:numFmt w:val="bullet"/>
      <w:lvlText w:val="•"/>
      <w:lvlJc w:val="left"/>
      <w:pPr>
        <w:ind w:left="590" w:hanging="72"/>
      </w:pPr>
      <w:rPr>
        <w:rFonts w:ascii="Times New Roman" w:eastAsia="Times New Roman" w:hAnsi="Times New Roman" w:cs="Times New Roman" w:hint="default"/>
        <w:spacing w:val="-1"/>
        <w:w w:val="100"/>
        <w:sz w:val="18"/>
        <w:szCs w:val="18"/>
        <w:lang w:val="en-US" w:eastAsia="en-US" w:bidi="ar-SA"/>
      </w:rPr>
    </w:lvl>
    <w:lvl w:ilvl="1" w:tplc="5FE2C9AC">
      <w:numFmt w:val="bullet"/>
      <w:lvlText w:val="•"/>
      <w:lvlJc w:val="left"/>
      <w:pPr>
        <w:ind w:left="736" w:hanging="72"/>
      </w:pPr>
      <w:rPr>
        <w:rFonts w:hint="default"/>
        <w:lang w:val="en-US" w:eastAsia="en-US" w:bidi="ar-SA"/>
      </w:rPr>
    </w:lvl>
    <w:lvl w:ilvl="2" w:tplc="662C2C48">
      <w:numFmt w:val="bullet"/>
      <w:lvlText w:val="•"/>
      <w:lvlJc w:val="left"/>
      <w:pPr>
        <w:ind w:left="873" w:hanging="72"/>
      </w:pPr>
      <w:rPr>
        <w:rFonts w:hint="default"/>
        <w:lang w:val="en-US" w:eastAsia="en-US" w:bidi="ar-SA"/>
      </w:rPr>
    </w:lvl>
    <w:lvl w:ilvl="3" w:tplc="18921C8C">
      <w:numFmt w:val="bullet"/>
      <w:lvlText w:val="•"/>
      <w:lvlJc w:val="left"/>
      <w:pPr>
        <w:ind w:left="1009" w:hanging="72"/>
      </w:pPr>
      <w:rPr>
        <w:rFonts w:hint="default"/>
        <w:lang w:val="en-US" w:eastAsia="en-US" w:bidi="ar-SA"/>
      </w:rPr>
    </w:lvl>
    <w:lvl w:ilvl="4" w:tplc="78EC7480">
      <w:numFmt w:val="bullet"/>
      <w:lvlText w:val="•"/>
      <w:lvlJc w:val="left"/>
      <w:pPr>
        <w:ind w:left="1146" w:hanging="72"/>
      </w:pPr>
      <w:rPr>
        <w:rFonts w:hint="default"/>
        <w:lang w:val="en-US" w:eastAsia="en-US" w:bidi="ar-SA"/>
      </w:rPr>
    </w:lvl>
    <w:lvl w:ilvl="5" w:tplc="CCF206A2">
      <w:numFmt w:val="bullet"/>
      <w:lvlText w:val="•"/>
      <w:lvlJc w:val="left"/>
      <w:pPr>
        <w:ind w:left="1282" w:hanging="72"/>
      </w:pPr>
      <w:rPr>
        <w:rFonts w:hint="default"/>
        <w:lang w:val="en-US" w:eastAsia="en-US" w:bidi="ar-SA"/>
      </w:rPr>
    </w:lvl>
    <w:lvl w:ilvl="6" w:tplc="B082E5A0">
      <w:numFmt w:val="bullet"/>
      <w:lvlText w:val="•"/>
      <w:lvlJc w:val="left"/>
      <w:pPr>
        <w:ind w:left="1419" w:hanging="72"/>
      </w:pPr>
      <w:rPr>
        <w:rFonts w:hint="default"/>
        <w:lang w:val="en-US" w:eastAsia="en-US" w:bidi="ar-SA"/>
      </w:rPr>
    </w:lvl>
    <w:lvl w:ilvl="7" w:tplc="DF52FCDE">
      <w:numFmt w:val="bullet"/>
      <w:lvlText w:val="•"/>
      <w:lvlJc w:val="left"/>
      <w:pPr>
        <w:ind w:left="1555" w:hanging="72"/>
      </w:pPr>
      <w:rPr>
        <w:rFonts w:hint="default"/>
        <w:lang w:val="en-US" w:eastAsia="en-US" w:bidi="ar-SA"/>
      </w:rPr>
    </w:lvl>
    <w:lvl w:ilvl="8" w:tplc="747416CC">
      <w:numFmt w:val="bullet"/>
      <w:lvlText w:val="•"/>
      <w:lvlJc w:val="left"/>
      <w:pPr>
        <w:ind w:left="1692" w:hanging="72"/>
      </w:pPr>
      <w:rPr>
        <w:rFonts w:hint="default"/>
        <w:lang w:val="en-US" w:eastAsia="en-US" w:bidi="ar-SA"/>
      </w:rPr>
    </w:lvl>
  </w:abstractNum>
  <w:abstractNum w:abstractNumId="8" w15:restartNumberingAfterBreak="0">
    <w:nsid w:val="286C7707"/>
    <w:multiLevelType w:val="hybridMultilevel"/>
    <w:tmpl w:val="5B68226E"/>
    <w:lvl w:ilvl="0" w:tplc="C0867D10">
      <w:start w:val="2"/>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963C35"/>
    <w:multiLevelType w:val="hybridMultilevel"/>
    <w:tmpl w:val="C938DFB2"/>
    <w:lvl w:ilvl="0" w:tplc="04090015">
      <w:start w:val="1"/>
      <w:numFmt w:val="upperLetter"/>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A600C7"/>
    <w:multiLevelType w:val="hybridMultilevel"/>
    <w:tmpl w:val="06C89EB6"/>
    <w:lvl w:ilvl="0" w:tplc="41163F68">
      <w:numFmt w:val="bullet"/>
      <w:lvlText w:val=""/>
      <w:lvlJc w:val="left"/>
      <w:pPr>
        <w:ind w:left="480" w:hanging="360"/>
      </w:pPr>
      <w:rPr>
        <w:rFonts w:ascii="Symbol" w:eastAsia="Symbol" w:hAnsi="Symbol" w:cs="Symbol" w:hint="default"/>
        <w:w w:val="100"/>
        <w:sz w:val="24"/>
        <w:szCs w:val="24"/>
        <w:lang w:val="en-US" w:eastAsia="en-US" w:bidi="ar-SA"/>
      </w:rPr>
    </w:lvl>
    <w:lvl w:ilvl="1" w:tplc="DF6A92DA">
      <w:numFmt w:val="bullet"/>
      <w:lvlText w:val=""/>
      <w:lvlJc w:val="left"/>
      <w:pPr>
        <w:ind w:left="840" w:hanging="360"/>
      </w:pPr>
      <w:rPr>
        <w:w w:val="100"/>
        <w:lang w:val="en-US" w:eastAsia="en-US" w:bidi="ar-SA"/>
      </w:rPr>
    </w:lvl>
    <w:lvl w:ilvl="2" w:tplc="586C9A12">
      <w:numFmt w:val="bullet"/>
      <w:lvlText w:val=""/>
      <w:lvlJc w:val="left"/>
      <w:pPr>
        <w:ind w:left="1048" w:hanging="360"/>
      </w:pPr>
      <w:rPr>
        <w:rFonts w:ascii="Symbol" w:eastAsia="Symbol" w:hAnsi="Symbol" w:cs="Symbol" w:hint="default"/>
        <w:w w:val="100"/>
        <w:sz w:val="24"/>
        <w:szCs w:val="24"/>
        <w:lang w:val="en-US" w:eastAsia="en-US" w:bidi="ar-SA"/>
      </w:rPr>
    </w:lvl>
    <w:lvl w:ilvl="3" w:tplc="511623B4">
      <w:numFmt w:val="bullet"/>
      <w:lvlText w:val=""/>
      <w:lvlJc w:val="left"/>
      <w:pPr>
        <w:ind w:left="1408" w:hanging="360"/>
      </w:pPr>
      <w:rPr>
        <w:rFonts w:ascii="Symbol" w:eastAsia="Symbol" w:hAnsi="Symbol" w:cs="Symbol" w:hint="default"/>
        <w:w w:val="100"/>
        <w:sz w:val="24"/>
        <w:szCs w:val="24"/>
        <w:lang w:val="en-US" w:eastAsia="en-US" w:bidi="ar-SA"/>
      </w:rPr>
    </w:lvl>
    <w:lvl w:ilvl="4" w:tplc="02722C60">
      <w:numFmt w:val="bullet"/>
      <w:lvlText w:val="•"/>
      <w:lvlJc w:val="left"/>
      <w:pPr>
        <w:ind w:left="2616" w:hanging="360"/>
      </w:pPr>
      <w:rPr>
        <w:lang w:val="en-US" w:eastAsia="en-US" w:bidi="ar-SA"/>
      </w:rPr>
    </w:lvl>
    <w:lvl w:ilvl="5" w:tplc="C51A23CC">
      <w:numFmt w:val="bullet"/>
      <w:lvlText w:val="•"/>
      <w:lvlJc w:val="left"/>
      <w:pPr>
        <w:ind w:left="3832" w:hanging="360"/>
      </w:pPr>
      <w:rPr>
        <w:lang w:val="en-US" w:eastAsia="en-US" w:bidi="ar-SA"/>
      </w:rPr>
    </w:lvl>
    <w:lvl w:ilvl="6" w:tplc="D3225AB2">
      <w:numFmt w:val="bullet"/>
      <w:lvlText w:val="•"/>
      <w:lvlJc w:val="left"/>
      <w:pPr>
        <w:ind w:left="5049" w:hanging="360"/>
      </w:pPr>
      <w:rPr>
        <w:lang w:val="en-US" w:eastAsia="en-US" w:bidi="ar-SA"/>
      </w:rPr>
    </w:lvl>
    <w:lvl w:ilvl="7" w:tplc="F9EA4EF2">
      <w:numFmt w:val="bullet"/>
      <w:lvlText w:val="•"/>
      <w:lvlJc w:val="left"/>
      <w:pPr>
        <w:ind w:left="6265" w:hanging="360"/>
      </w:pPr>
      <w:rPr>
        <w:lang w:val="en-US" w:eastAsia="en-US" w:bidi="ar-SA"/>
      </w:rPr>
    </w:lvl>
    <w:lvl w:ilvl="8" w:tplc="2DDCCD9A">
      <w:numFmt w:val="bullet"/>
      <w:lvlText w:val="•"/>
      <w:lvlJc w:val="left"/>
      <w:pPr>
        <w:ind w:left="7481" w:hanging="360"/>
      </w:pPr>
      <w:rPr>
        <w:lang w:val="en-US" w:eastAsia="en-US" w:bidi="ar-SA"/>
      </w:rPr>
    </w:lvl>
  </w:abstractNum>
  <w:abstractNum w:abstractNumId="11" w15:restartNumberingAfterBreak="0">
    <w:nsid w:val="2A217A6D"/>
    <w:multiLevelType w:val="hybridMultilevel"/>
    <w:tmpl w:val="185AB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BBE6296"/>
    <w:multiLevelType w:val="hybridMultilevel"/>
    <w:tmpl w:val="E26009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B4BDD"/>
    <w:multiLevelType w:val="hybridMultilevel"/>
    <w:tmpl w:val="2124A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D24A8E"/>
    <w:multiLevelType w:val="hybridMultilevel"/>
    <w:tmpl w:val="DAE4F882"/>
    <w:lvl w:ilvl="0" w:tplc="D8F256FA">
      <w:numFmt w:val="bullet"/>
      <w:lvlText w:val=""/>
      <w:lvlJc w:val="left"/>
      <w:pPr>
        <w:ind w:left="780" w:hanging="360"/>
      </w:pPr>
      <w:rPr>
        <w:rFonts w:ascii="Symbol" w:eastAsia="Times" w:hAnsi="Symbol"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3A50ADF"/>
    <w:multiLevelType w:val="multilevel"/>
    <w:tmpl w:val="5E3CA772"/>
    <w:lvl w:ilvl="0">
      <w:start w:val="2"/>
      <w:numFmt w:val="upperLetter"/>
      <w:lvlText w:val="%1"/>
      <w:lvlJc w:val="left"/>
      <w:pPr>
        <w:ind w:left="1408" w:hanging="720"/>
      </w:pPr>
      <w:rPr>
        <w:rFonts w:hint="default"/>
        <w:lang w:val="en-US" w:eastAsia="en-US" w:bidi="ar-SA"/>
      </w:rPr>
    </w:lvl>
    <w:lvl w:ilvl="1">
      <w:start w:val="10"/>
      <w:numFmt w:val="decimal"/>
      <w:lvlText w:val="%1.%2"/>
      <w:lvlJc w:val="left"/>
      <w:pPr>
        <w:ind w:left="1408" w:hanging="720"/>
      </w:pPr>
      <w:rPr>
        <w:rFonts w:hint="default"/>
        <w:lang w:val="en-US" w:eastAsia="en-US" w:bidi="ar-SA"/>
      </w:rPr>
    </w:lvl>
    <w:lvl w:ilvl="2">
      <w:start w:val="1"/>
      <w:numFmt w:val="decimal"/>
      <w:lvlText w:val="%1.%2.%3"/>
      <w:lvlJc w:val="left"/>
      <w:pPr>
        <w:ind w:left="1408" w:hanging="720"/>
      </w:pPr>
      <w:rPr>
        <w:rFonts w:ascii="Times New Roman" w:eastAsia="Times New Roman" w:hAnsi="Times New Roman" w:cs="Times New Roman" w:hint="default"/>
        <w:b/>
        <w:bCs/>
        <w:spacing w:val="-1"/>
        <w:w w:val="100"/>
        <w:sz w:val="24"/>
        <w:szCs w:val="24"/>
        <w:lang w:val="en-US" w:eastAsia="en-US" w:bidi="ar-SA"/>
      </w:rPr>
    </w:lvl>
    <w:lvl w:ilvl="3">
      <w:numFmt w:val="bullet"/>
      <w:lvlText w:val=""/>
      <w:lvlJc w:val="left"/>
      <w:pPr>
        <w:ind w:left="1408" w:hanging="360"/>
      </w:pPr>
      <w:rPr>
        <w:rFonts w:ascii="Symbol" w:eastAsia="Symbol" w:hAnsi="Symbol" w:cs="Symbol" w:hint="default"/>
        <w:w w:val="100"/>
        <w:sz w:val="24"/>
        <w:szCs w:val="24"/>
        <w:lang w:val="en-US" w:eastAsia="en-US" w:bidi="ar-SA"/>
      </w:rPr>
    </w:lvl>
    <w:lvl w:ilvl="4">
      <w:numFmt w:val="bullet"/>
      <w:lvlText w:val=""/>
      <w:lvlJc w:val="left"/>
      <w:pPr>
        <w:ind w:left="1768" w:hanging="360"/>
      </w:pPr>
      <w:rPr>
        <w:rFonts w:ascii="Wingdings" w:eastAsia="Wingdings" w:hAnsi="Wingdings" w:cs="Wingdings" w:hint="default"/>
        <w:w w:val="100"/>
        <w:sz w:val="24"/>
        <w:szCs w:val="24"/>
        <w:lang w:val="en-US" w:eastAsia="en-US" w:bidi="ar-SA"/>
      </w:rPr>
    </w:lvl>
    <w:lvl w:ilvl="5">
      <w:numFmt w:val="bullet"/>
      <w:lvlText w:val="•"/>
      <w:lvlJc w:val="left"/>
      <w:pPr>
        <w:ind w:left="5384" w:hanging="360"/>
      </w:pPr>
      <w:rPr>
        <w:rFonts w:hint="default"/>
        <w:lang w:val="en-US" w:eastAsia="en-US" w:bidi="ar-SA"/>
      </w:rPr>
    </w:lvl>
    <w:lvl w:ilvl="6">
      <w:numFmt w:val="bullet"/>
      <w:lvlText w:val="•"/>
      <w:lvlJc w:val="left"/>
      <w:pPr>
        <w:ind w:left="6290" w:hanging="360"/>
      </w:pPr>
      <w:rPr>
        <w:rFonts w:hint="default"/>
        <w:lang w:val="en-US" w:eastAsia="en-US" w:bidi="ar-SA"/>
      </w:rPr>
    </w:lvl>
    <w:lvl w:ilvl="7">
      <w:numFmt w:val="bullet"/>
      <w:lvlText w:val="•"/>
      <w:lvlJc w:val="left"/>
      <w:pPr>
        <w:ind w:left="7196"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6" w15:restartNumberingAfterBreak="0">
    <w:nsid w:val="38AB3C62"/>
    <w:multiLevelType w:val="hybridMultilevel"/>
    <w:tmpl w:val="61381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A047C09"/>
    <w:multiLevelType w:val="hybridMultilevel"/>
    <w:tmpl w:val="502404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C63EC9"/>
    <w:multiLevelType w:val="hybridMultilevel"/>
    <w:tmpl w:val="AABE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6379EC"/>
    <w:multiLevelType w:val="hybridMultilevel"/>
    <w:tmpl w:val="314C84E2"/>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0" w15:restartNumberingAfterBreak="0">
    <w:nsid w:val="4003777A"/>
    <w:multiLevelType w:val="hybridMultilevel"/>
    <w:tmpl w:val="867A8A24"/>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1" w15:restartNumberingAfterBreak="0">
    <w:nsid w:val="41157863"/>
    <w:multiLevelType w:val="hybridMultilevel"/>
    <w:tmpl w:val="74BA6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246D0"/>
    <w:multiLevelType w:val="hybridMultilevel"/>
    <w:tmpl w:val="1A7439F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35A55"/>
    <w:multiLevelType w:val="hybridMultilevel"/>
    <w:tmpl w:val="E78C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E22D68"/>
    <w:multiLevelType w:val="hybridMultilevel"/>
    <w:tmpl w:val="4BF090A6"/>
    <w:lvl w:ilvl="0" w:tplc="A5BEE59C">
      <w:numFmt w:val="bullet"/>
      <w:lvlText w:val="•"/>
      <w:lvlJc w:val="left"/>
      <w:pPr>
        <w:ind w:left="500" w:hanging="72"/>
      </w:pPr>
      <w:rPr>
        <w:rFonts w:ascii="Times New Roman" w:eastAsia="Times New Roman" w:hAnsi="Times New Roman" w:cs="Times New Roman" w:hint="default"/>
        <w:spacing w:val="-1"/>
        <w:w w:val="100"/>
        <w:sz w:val="18"/>
        <w:szCs w:val="18"/>
        <w:lang w:val="en-US" w:eastAsia="en-US" w:bidi="ar-SA"/>
      </w:rPr>
    </w:lvl>
    <w:lvl w:ilvl="1" w:tplc="3D323AC8">
      <w:numFmt w:val="bullet"/>
      <w:lvlText w:val="•"/>
      <w:lvlJc w:val="left"/>
      <w:pPr>
        <w:ind w:left="646" w:hanging="72"/>
      </w:pPr>
      <w:rPr>
        <w:rFonts w:hint="default"/>
        <w:lang w:val="en-US" w:eastAsia="en-US" w:bidi="ar-SA"/>
      </w:rPr>
    </w:lvl>
    <w:lvl w:ilvl="2" w:tplc="7480EB2A">
      <w:numFmt w:val="bullet"/>
      <w:lvlText w:val="•"/>
      <w:lvlJc w:val="left"/>
      <w:pPr>
        <w:ind w:left="793" w:hanging="72"/>
      </w:pPr>
      <w:rPr>
        <w:rFonts w:hint="default"/>
        <w:lang w:val="en-US" w:eastAsia="en-US" w:bidi="ar-SA"/>
      </w:rPr>
    </w:lvl>
    <w:lvl w:ilvl="3" w:tplc="66E27CB4">
      <w:numFmt w:val="bullet"/>
      <w:lvlText w:val="•"/>
      <w:lvlJc w:val="left"/>
      <w:pPr>
        <w:ind w:left="939" w:hanging="72"/>
      </w:pPr>
      <w:rPr>
        <w:rFonts w:hint="default"/>
        <w:lang w:val="en-US" w:eastAsia="en-US" w:bidi="ar-SA"/>
      </w:rPr>
    </w:lvl>
    <w:lvl w:ilvl="4" w:tplc="8B2A6B0E">
      <w:numFmt w:val="bullet"/>
      <w:lvlText w:val="•"/>
      <w:lvlJc w:val="left"/>
      <w:pPr>
        <w:ind w:left="1086" w:hanging="72"/>
      </w:pPr>
      <w:rPr>
        <w:rFonts w:hint="default"/>
        <w:lang w:val="en-US" w:eastAsia="en-US" w:bidi="ar-SA"/>
      </w:rPr>
    </w:lvl>
    <w:lvl w:ilvl="5" w:tplc="5F1645E6">
      <w:numFmt w:val="bullet"/>
      <w:lvlText w:val="•"/>
      <w:lvlJc w:val="left"/>
      <w:pPr>
        <w:ind w:left="1232" w:hanging="72"/>
      </w:pPr>
      <w:rPr>
        <w:rFonts w:hint="default"/>
        <w:lang w:val="en-US" w:eastAsia="en-US" w:bidi="ar-SA"/>
      </w:rPr>
    </w:lvl>
    <w:lvl w:ilvl="6" w:tplc="0D5022CE">
      <w:numFmt w:val="bullet"/>
      <w:lvlText w:val="•"/>
      <w:lvlJc w:val="left"/>
      <w:pPr>
        <w:ind w:left="1379" w:hanging="72"/>
      </w:pPr>
      <w:rPr>
        <w:rFonts w:hint="default"/>
        <w:lang w:val="en-US" w:eastAsia="en-US" w:bidi="ar-SA"/>
      </w:rPr>
    </w:lvl>
    <w:lvl w:ilvl="7" w:tplc="A3B291CE">
      <w:numFmt w:val="bullet"/>
      <w:lvlText w:val="•"/>
      <w:lvlJc w:val="left"/>
      <w:pPr>
        <w:ind w:left="1525" w:hanging="72"/>
      </w:pPr>
      <w:rPr>
        <w:rFonts w:hint="default"/>
        <w:lang w:val="en-US" w:eastAsia="en-US" w:bidi="ar-SA"/>
      </w:rPr>
    </w:lvl>
    <w:lvl w:ilvl="8" w:tplc="F31E4F80">
      <w:numFmt w:val="bullet"/>
      <w:lvlText w:val="•"/>
      <w:lvlJc w:val="left"/>
      <w:pPr>
        <w:ind w:left="1672" w:hanging="72"/>
      </w:pPr>
      <w:rPr>
        <w:rFonts w:hint="default"/>
        <w:lang w:val="en-US" w:eastAsia="en-US" w:bidi="ar-SA"/>
      </w:rPr>
    </w:lvl>
  </w:abstractNum>
  <w:abstractNum w:abstractNumId="25" w15:restartNumberingAfterBreak="0">
    <w:nsid w:val="4E223135"/>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5130641D"/>
    <w:multiLevelType w:val="hybridMultilevel"/>
    <w:tmpl w:val="FB2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F4500D"/>
    <w:multiLevelType w:val="hybridMultilevel"/>
    <w:tmpl w:val="6C3463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C0B66"/>
    <w:multiLevelType w:val="hybridMultilevel"/>
    <w:tmpl w:val="FE5EF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67667"/>
    <w:multiLevelType w:val="hybridMultilevel"/>
    <w:tmpl w:val="0FEE675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165088"/>
    <w:multiLevelType w:val="hybridMultilevel"/>
    <w:tmpl w:val="35685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53CB0"/>
    <w:multiLevelType w:val="hybridMultilevel"/>
    <w:tmpl w:val="602A7E52"/>
    <w:lvl w:ilvl="0" w:tplc="1C5E86F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2B7992"/>
    <w:multiLevelType w:val="hybridMultilevel"/>
    <w:tmpl w:val="70AE62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C06B8D"/>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4" w15:restartNumberingAfterBreak="0">
    <w:nsid w:val="6CF55262"/>
    <w:multiLevelType w:val="hybridMultilevel"/>
    <w:tmpl w:val="A07C3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A64784"/>
    <w:multiLevelType w:val="hybridMultilevel"/>
    <w:tmpl w:val="87E6235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6" w15:restartNumberingAfterBreak="0">
    <w:nsid w:val="73043CE8"/>
    <w:multiLevelType w:val="hybridMultilevel"/>
    <w:tmpl w:val="90B60348"/>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7" w15:restartNumberingAfterBreak="0">
    <w:nsid w:val="741177BD"/>
    <w:multiLevelType w:val="hybridMultilevel"/>
    <w:tmpl w:val="9A9E2236"/>
    <w:lvl w:ilvl="0" w:tplc="BDC256C4">
      <w:numFmt w:val="bullet"/>
      <w:lvlText w:val=""/>
      <w:lvlJc w:val="left"/>
      <w:pPr>
        <w:ind w:left="266" w:hanging="180"/>
      </w:pPr>
      <w:rPr>
        <w:rFonts w:ascii="Symbol" w:eastAsia="Symbol" w:hAnsi="Symbol" w:cs="Symbol" w:hint="default"/>
        <w:w w:val="100"/>
        <w:sz w:val="20"/>
        <w:szCs w:val="20"/>
        <w:lang w:val="en-US" w:eastAsia="en-US" w:bidi="ar-SA"/>
      </w:rPr>
    </w:lvl>
    <w:lvl w:ilvl="1" w:tplc="07606532">
      <w:numFmt w:val="bullet"/>
      <w:lvlText w:val="•"/>
      <w:lvlJc w:val="left"/>
      <w:pPr>
        <w:ind w:left="430" w:hanging="180"/>
      </w:pPr>
      <w:rPr>
        <w:rFonts w:hint="default"/>
        <w:lang w:val="en-US" w:eastAsia="en-US" w:bidi="ar-SA"/>
      </w:rPr>
    </w:lvl>
    <w:lvl w:ilvl="2" w:tplc="8C88DCA6">
      <w:numFmt w:val="bullet"/>
      <w:lvlText w:val="•"/>
      <w:lvlJc w:val="left"/>
      <w:pPr>
        <w:ind w:left="601" w:hanging="180"/>
      </w:pPr>
      <w:rPr>
        <w:rFonts w:hint="default"/>
        <w:lang w:val="en-US" w:eastAsia="en-US" w:bidi="ar-SA"/>
      </w:rPr>
    </w:lvl>
    <w:lvl w:ilvl="3" w:tplc="63D8D670">
      <w:numFmt w:val="bullet"/>
      <w:lvlText w:val="•"/>
      <w:lvlJc w:val="left"/>
      <w:pPr>
        <w:ind w:left="771" w:hanging="180"/>
      </w:pPr>
      <w:rPr>
        <w:rFonts w:hint="default"/>
        <w:lang w:val="en-US" w:eastAsia="en-US" w:bidi="ar-SA"/>
      </w:rPr>
    </w:lvl>
    <w:lvl w:ilvl="4" w:tplc="04F44FF0">
      <w:numFmt w:val="bullet"/>
      <w:lvlText w:val="•"/>
      <w:lvlJc w:val="left"/>
      <w:pPr>
        <w:ind w:left="942" w:hanging="180"/>
      </w:pPr>
      <w:rPr>
        <w:rFonts w:hint="default"/>
        <w:lang w:val="en-US" w:eastAsia="en-US" w:bidi="ar-SA"/>
      </w:rPr>
    </w:lvl>
    <w:lvl w:ilvl="5" w:tplc="3FA2A09A">
      <w:numFmt w:val="bullet"/>
      <w:lvlText w:val="•"/>
      <w:lvlJc w:val="left"/>
      <w:pPr>
        <w:ind w:left="1112" w:hanging="180"/>
      </w:pPr>
      <w:rPr>
        <w:rFonts w:hint="default"/>
        <w:lang w:val="en-US" w:eastAsia="en-US" w:bidi="ar-SA"/>
      </w:rPr>
    </w:lvl>
    <w:lvl w:ilvl="6" w:tplc="A9744624">
      <w:numFmt w:val="bullet"/>
      <w:lvlText w:val="•"/>
      <w:lvlJc w:val="left"/>
      <w:pPr>
        <w:ind w:left="1283" w:hanging="180"/>
      </w:pPr>
      <w:rPr>
        <w:rFonts w:hint="default"/>
        <w:lang w:val="en-US" w:eastAsia="en-US" w:bidi="ar-SA"/>
      </w:rPr>
    </w:lvl>
    <w:lvl w:ilvl="7" w:tplc="1FCEA216">
      <w:numFmt w:val="bullet"/>
      <w:lvlText w:val="•"/>
      <w:lvlJc w:val="left"/>
      <w:pPr>
        <w:ind w:left="1453" w:hanging="180"/>
      </w:pPr>
      <w:rPr>
        <w:rFonts w:hint="default"/>
        <w:lang w:val="en-US" w:eastAsia="en-US" w:bidi="ar-SA"/>
      </w:rPr>
    </w:lvl>
    <w:lvl w:ilvl="8" w:tplc="92BEF952">
      <w:numFmt w:val="bullet"/>
      <w:lvlText w:val="•"/>
      <w:lvlJc w:val="left"/>
      <w:pPr>
        <w:ind w:left="1624" w:hanging="180"/>
      </w:pPr>
      <w:rPr>
        <w:rFonts w:hint="default"/>
        <w:lang w:val="en-US" w:eastAsia="en-US" w:bidi="ar-SA"/>
      </w:rPr>
    </w:lvl>
  </w:abstractNum>
  <w:abstractNum w:abstractNumId="38" w15:restartNumberingAfterBreak="0">
    <w:nsid w:val="7BAD62EE"/>
    <w:multiLevelType w:val="hybridMultilevel"/>
    <w:tmpl w:val="3F16A008"/>
    <w:lvl w:ilvl="0" w:tplc="DED2D0E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076C5A"/>
    <w:multiLevelType w:val="hybridMultilevel"/>
    <w:tmpl w:val="3432BD8C"/>
    <w:lvl w:ilvl="0" w:tplc="1B1426C2">
      <w:numFmt w:val="bullet"/>
      <w:lvlText w:val=""/>
      <w:lvlJc w:val="left"/>
      <w:pPr>
        <w:ind w:left="266" w:hanging="162"/>
      </w:pPr>
      <w:rPr>
        <w:rFonts w:ascii="Symbol" w:eastAsia="Symbol" w:hAnsi="Symbol" w:cs="Symbol" w:hint="default"/>
        <w:w w:val="100"/>
        <w:sz w:val="20"/>
        <w:szCs w:val="20"/>
        <w:lang w:val="en-US" w:eastAsia="en-US" w:bidi="ar-SA"/>
      </w:rPr>
    </w:lvl>
    <w:lvl w:ilvl="1" w:tplc="669CC9AE">
      <w:numFmt w:val="bullet"/>
      <w:lvlText w:val="•"/>
      <w:lvlJc w:val="left"/>
      <w:pPr>
        <w:ind w:left="430" w:hanging="162"/>
      </w:pPr>
      <w:rPr>
        <w:rFonts w:hint="default"/>
        <w:lang w:val="en-US" w:eastAsia="en-US" w:bidi="ar-SA"/>
      </w:rPr>
    </w:lvl>
    <w:lvl w:ilvl="2" w:tplc="8C923526">
      <w:numFmt w:val="bullet"/>
      <w:lvlText w:val="•"/>
      <w:lvlJc w:val="left"/>
      <w:pPr>
        <w:ind w:left="601" w:hanging="162"/>
      </w:pPr>
      <w:rPr>
        <w:rFonts w:hint="default"/>
        <w:lang w:val="en-US" w:eastAsia="en-US" w:bidi="ar-SA"/>
      </w:rPr>
    </w:lvl>
    <w:lvl w:ilvl="3" w:tplc="52D0641A">
      <w:numFmt w:val="bullet"/>
      <w:lvlText w:val="•"/>
      <w:lvlJc w:val="left"/>
      <w:pPr>
        <w:ind w:left="771" w:hanging="162"/>
      </w:pPr>
      <w:rPr>
        <w:rFonts w:hint="default"/>
        <w:lang w:val="en-US" w:eastAsia="en-US" w:bidi="ar-SA"/>
      </w:rPr>
    </w:lvl>
    <w:lvl w:ilvl="4" w:tplc="A77E3708">
      <w:numFmt w:val="bullet"/>
      <w:lvlText w:val="•"/>
      <w:lvlJc w:val="left"/>
      <w:pPr>
        <w:ind w:left="942" w:hanging="162"/>
      </w:pPr>
      <w:rPr>
        <w:rFonts w:hint="default"/>
        <w:lang w:val="en-US" w:eastAsia="en-US" w:bidi="ar-SA"/>
      </w:rPr>
    </w:lvl>
    <w:lvl w:ilvl="5" w:tplc="8C1466C0">
      <w:numFmt w:val="bullet"/>
      <w:lvlText w:val="•"/>
      <w:lvlJc w:val="left"/>
      <w:pPr>
        <w:ind w:left="1112" w:hanging="162"/>
      </w:pPr>
      <w:rPr>
        <w:rFonts w:hint="default"/>
        <w:lang w:val="en-US" w:eastAsia="en-US" w:bidi="ar-SA"/>
      </w:rPr>
    </w:lvl>
    <w:lvl w:ilvl="6" w:tplc="64EC0764">
      <w:numFmt w:val="bullet"/>
      <w:lvlText w:val="•"/>
      <w:lvlJc w:val="left"/>
      <w:pPr>
        <w:ind w:left="1283" w:hanging="162"/>
      </w:pPr>
      <w:rPr>
        <w:rFonts w:hint="default"/>
        <w:lang w:val="en-US" w:eastAsia="en-US" w:bidi="ar-SA"/>
      </w:rPr>
    </w:lvl>
    <w:lvl w:ilvl="7" w:tplc="FEACD082">
      <w:numFmt w:val="bullet"/>
      <w:lvlText w:val="•"/>
      <w:lvlJc w:val="left"/>
      <w:pPr>
        <w:ind w:left="1453" w:hanging="162"/>
      </w:pPr>
      <w:rPr>
        <w:rFonts w:hint="default"/>
        <w:lang w:val="en-US" w:eastAsia="en-US" w:bidi="ar-SA"/>
      </w:rPr>
    </w:lvl>
    <w:lvl w:ilvl="8" w:tplc="A1DCE560">
      <w:numFmt w:val="bullet"/>
      <w:lvlText w:val="•"/>
      <w:lvlJc w:val="left"/>
      <w:pPr>
        <w:ind w:left="1624" w:hanging="162"/>
      </w:pPr>
      <w:rPr>
        <w:rFonts w:hint="default"/>
        <w:lang w:val="en-US" w:eastAsia="en-US" w:bidi="ar-SA"/>
      </w:rPr>
    </w:lvl>
  </w:abstractNum>
  <w:num w:numId="1">
    <w:abstractNumId w:val="18"/>
  </w:num>
  <w:num w:numId="2">
    <w:abstractNumId w:val="32"/>
  </w:num>
  <w:num w:numId="3">
    <w:abstractNumId w:val="10"/>
  </w:num>
  <w:num w:numId="4">
    <w:abstractNumId w:val="23"/>
  </w:num>
  <w:num w:numId="5">
    <w:abstractNumId w:val="35"/>
  </w:num>
  <w:num w:numId="6">
    <w:abstractNumId w:val="12"/>
  </w:num>
  <w:num w:numId="7">
    <w:abstractNumId w:val="30"/>
  </w:num>
  <w:num w:numId="8">
    <w:abstractNumId w:val="24"/>
  </w:num>
  <w:num w:numId="9">
    <w:abstractNumId w:val="7"/>
  </w:num>
  <w:num w:numId="10">
    <w:abstractNumId w:val="39"/>
  </w:num>
  <w:num w:numId="11">
    <w:abstractNumId w:val="2"/>
  </w:num>
  <w:num w:numId="12">
    <w:abstractNumId w:val="37"/>
  </w:num>
  <w:num w:numId="13">
    <w:abstractNumId w:val="4"/>
  </w:num>
  <w:num w:numId="14">
    <w:abstractNumId w:val="15"/>
  </w:num>
  <w:num w:numId="15">
    <w:abstractNumId w:val="17"/>
  </w:num>
  <w:num w:numId="16">
    <w:abstractNumId w:val="34"/>
  </w:num>
  <w:num w:numId="17">
    <w:abstractNumId w:val="0"/>
  </w:num>
  <w:num w:numId="18">
    <w:abstractNumId w:val="11"/>
  </w:num>
  <w:num w:numId="19">
    <w:abstractNumId w:val="20"/>
  </w:num>
  <w:num w:numId="20">
    <w:abstractNumId w:val="16"/>
  </w:num>
  <w:num w:numId="21">
    <w:abstractNumId w:val="19"/>
  </w:num>
  <w:num w:numId="22">
    <w:abstractNumId w:val="9"/>
  </w:num>
  <w:num w:numId="23">
    <w:abstractNumId w:val="22"/>
  </w:num>
  <w:num w:numId="24">
    <w:abstractNumId w:val="3"/>
  </w:num>
  <w:num w:numId="25">
    <w:abstractNumId w:val="36"/>
  </w:num>
  <w:num w:numId="26">
    <w:abstractNumId w:val="5"/>
  </w:num>
  <w:num w:numId="27">
    <w:abstractNumId w:val="25"/>
  </w:num>
  <w:num w:numId="28">
    <w:abstractNumId w:val="33"/>
  </w:num>
  <w:num w:numId="29">
    <w:abstractNumId w:val="8"/>
  </w:num>
  <w:num w:numId="30">
    <w:abstractNumId w:val="29"/>
  </w:num>
  <w:num w:numId="31">
    <w:abstractNumId w:val="28"/>
  </w:num>
  <w:num w:numId="32">
    <w:abstractNumId w:val="1"/>
  </w:num>
  <w:num w:numId="33">
    <w:abstractNumId w:val="21"/>
  </w:num>
  <w:num w:numId="34">
    <w:abstractNumId w:val="26"/>
  </w:num>
  <w:num w:numId="35">
    <w:abstractNumId w:val="27"/>
  </w:num>
  <w:num w:numId="36">
    <w:abstractNumId w:val="13"/>
  </w:num>
  <w:num w:numId="37">
    <w:abstractNumId w:val="6"/>
  </w:num>
  <w:num w:numId="38">
    <w:abstractNumId w:val="14"/>
  </w:num>
  <w:num w:numId="39">
    <w:abstractNumId w:val="31"/>
  </w:num>
  <w:num w:numId="40">
    <w:abstractNumId w:val="3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w15:presenceInfo w15:providerId="Windows Live" w15:userId="f9da4732cdc7bb1d"/>
  </w15:person>
  <w15:person w15:author="Benjamin Meyer">
    <w15:presenceInfo w15:providerId="None" w15:userId="Benjamin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autoUpdateBibliography" w:val="true"/>
    <w:docVar w:name="paperpile-clusterType" w:val="normal"/>
    <w:docVar w:name="paperpile-doc-id" w:val="T538H688D978B689"/>
    <w:docVar w:name="paperpile-doc-name" w:val="qapp_draft_v4.1.docx"/>
    <w:docVar w:name="paperpile-includeDoi" w:val="false"/>
    <w:docVar w:name="paperpile-styleFile" w:val="chicago-author-date.csl"/>
    <w:docVar w:name="paperpile-styleId" w:val="pp-chicago-author-date"/>
    <w:docVar w:name="paperpile-styleLabel" w:val="Chicago Manual of Style 17th edition (author-date)"/>
    <w:docVar w:name="paperpile-styleLocale" w:val="en-US"/>
  </w:docVars>
  <w:rsids>
    <w:rsidRoot w:val="00A6199B"/>
    <w:rsid w:val="000206FF"/>
    <w:rsid w:val="00021763"/>
    <w:rsid w:val="00045E03"/>
    <w:rsid w:val="00060E62"/>
    <w:rsid w:val="0007134B"/>
    <w:rsid w:val="00097E5F"/>
    <w:rsid w:val="000B18F9"/>
    <w:rsid w:val="000F1CB8"/>
    <w:rsid w:val="000F3D6A"/>
    <w:rsid w:val="00116BE7"/>
    <w:rsid w:val="00127934"/>
    <w:rsid w:val="00146D46"/>
    <w:rsid w:val="00172D5C"/>
    <w:rsid w:val="00175C20"/>
    <w:rsid w:val="00197400"/>
    <w:rsid w:val="001B6F79"/>
    <w:rsid w:val="001D5A4D"/>
    <w:rsid w:val="001E3312"/>
    <w:rsid w:val="001F141E"/>
    <w:rsid w:val="002139A7"/>
    <w:rsid w:val="002149C0"/>
    <w:rsid w:val="0022144D"/>
    <w:rsid w:val="00230E63"/>
    <w:rsid w:val="00260B58"/>
    <w:rsid w:val="002712EA"/>
    <w:rsid w:val="002968DF"/>
    <w:rsid w:val="002B33B9"/>
    <w:rsid w:val="002F1311"/>
    <w:rsid w:val="0030482F"/>
    <w:rsid w:val="00307E5C"/>
    <w:rsid w:val="003117A1"/>
    <w:rsid w:val="003321DF"/>
    <w:rsid w:val="00343D60"/>
    <w:rsid w:val="00357C38"/>
    <w:rsid w:val="00361ED1"/>
    <w:rsid w:val="00362DDF"/>
    <w:rsid w:val="00385894"/>
    <w:rsid w:val="003A34EF"/>
    <w:rsid w:val="003A402A"/>
    <w:rsid w:val="003A6E68"/>
    <w:rsid w:val="003B1B67"/>
    <w:rsid w:val="003E0C23"/>
    <w:rsid w:val="003E330A"/>
    <w:rsid w:val="0040791A"/>
    <w:rsid w:val="00411993"/>
    <w:rsid w:val="00423898"/>
    <w:rsid w:val="0044308E"/>
    <w:rsid w:val="00461CAC"/>
    <w:rsid w:val="00471EAA"/>
    <w:rsid w:val="00497B0F"/>
    <w:rsid w:val="004A6F10"/>
    <w:rsid w:val="004A7A55"/>
    <w:rsid w:val="004D09A6"/>
    <w:rsid w:val="005120FF"/>
    <w:rsid w:val="00524538"/>
    <w:rsid w:val="00530E7B"/>
    <w:rsid w:val="00593B5E"/>
    <w:rsid w:val="005A4E5E"/>
    <w:rsid w:val="005C79E7"/>
    <w:rsid w:val="005E22D9"/>
    <w:rsid w:val="005F4B78"/>
    <w:rsid w:val="006128E6"/>
    <w:rsid w:val="00622BC1"/>
    <w:rsid w:val="00630926"/>
    <w:rsid w:val="00635247"/>
    <w:rsid w:val="00662FD7"/>
    <w:rsid w:val="00667A38"/>
    <w:rsid w:val="00670DFD"/>
    <w:rsid w:val="006836A7"/>
    <w:rsid w:val="00685216"/>
    <w:rsid w:val="00685FEE"/>
    <w:rsid w:val="006B1311"/>
    <w:rsid w:val="006B2794"/>
    <w:rsid w:val="006C1936"/>
    <w:rsid w:val="006F1622"/>
    <w:rsid w:val="00700078"/>
    <w:rsid w:val="00726460"/>
    <w:rsid w:val="00771F2F"/>
    <w:rsid w:val="007D6067"/>
    <w:rsid w:val="007E16EA"/>
    <w:rsid w:val="008043F1"/>
    <w:rsid w:val="00824D84"/>
    <w:rsid w:val="00846D72"/>
    <w:rsid w:val="0084795D"/>
    <w:rsid w:val="00877D5B"/>
    <w:rsid w:val="00890F04"/>
    <w:rsid w:val="008C121A"/>
    <w:rsid w:val="008C597A"/>
    <w:rsid w:val="008E4C7F"/>
    <w:rsid w:val="008F0084"/>
    <w:rsid w:val="00907836"/>
    <w:rsid w:val="00944357"/>
    <w:rsid w:val="0095085A"/>
    <w:rsid w:val="009601CC"/>
    <w:rsid w:val="00975383"/>
    <w:rsid w:val="00980D8B"/>
    <w:rsid w:val="009A297F"/>
    <w:rsid w:val="009B20CC"/>
    <w:rsid w:val="009D2B50"/>
    <w:rsid w:val="009D3EAA"/>
    <w:rsid w:val="009D4825"/>
    <w:rsid w:val="00A412ED"/>
    <w:rsid w:val="00A6199B"/>
    <w:rsid w:val="00A8263F"/>
    <w:rsid w:val="00A82808"/>
    <w:rsid w:val="00AA7758"/>
    <w:rsid w:val="00AD3520"/>
    <w:rsid w:val="00B019AA"/>
    <w:rsid w:val="00B06D55"/>
    <w:rsid w:val="00B075AD"/>
    <w:rsid w:val="00B117EB"/>
    <w:rsid w:val="00B22E6F"/>
    <w:rsid w:val="00B5456E"/>
    <w:rsid w:val="00B54A80"/>
    <w:rsid w:val="00B61701"/>
    <w:rsid w:val="00B74CB3"/>
    <w:rsid w:val="00B808DF"/>
    <w:rsid w:val="00B87030"/>
    <w:rsid w:val="00BA7093"/>
    <w:rsid w:val="00BF13C9"/>
    <w:rsid w:val="00C01915"/>
    <w:rsid w:val="00C10D15"/>
    <w:rsid w:val="00C161F5"/>
    <w:rsid w:val="00C266A5"/>
    <w:rsid w:val="00C364A7"/>
    <w:rsid w:val="00C56848"/>
    <w:rsid w:val="00C75F2A"/>
    <w:rsid w:val="00C82A02"/>
    <w:rsid w:val="00CA6005"/>
    <w:rsid w:val="00CA7344"/>
    <w:rsid w:val="00CC0B2D"/>
    <w:rsid w:val="00CC5A09"/>
    <w:rsid w:val="00CF4205"/>
    <w:rsid w:val="00D054D8"/>
    <w:rsid w:val="00D21395"/>
    <w:rsid w:val="00D23A1E"/>
    <w:rsid w:val="00D74E5D"/>
    <w:rsid w:val="00D95ABD"/>
    <w:rsid w:val="00DA3D08"/>
    <w:rsid w:val="00DC0631"/>
    <w:rsid w:val="00DC2B02"/>
    <w:rsid w:val="00DD7EEA"/>
    <w:rsid w:val="00DE09B0"/>
    <w:rsid w:val="00E040AA"/>
    <w:rsid w:val="00E074A0"/>
    <w:rsid w:val="00E36178"/>
    <w:rsid w:val="00E52C5B"/>
    <w:rsid w:val="00E67099"/>
    <w:rsid w:val="00E671E7"/>
    <w:rsid w:val="00E81AB1"/>
    <w:rsid w:val="00E946A5"/>
    <w:rsid w:val="00EA0AA6"/>
    <w:rsid w:val="00EB4E69"/>
    <w:rsid w:val="00ED3851"/>
    <w:rsid w:val="00F11515"/>
    <w:rsid w:val="00F13846"/>
    <w:rsid w:val="00F20B77"/>
    <w:rsid w:val="00F40A61"/>
    <w:rsid w:val="00F5489C"/>
    <w:rsid w:val="00F81752"/>
    <w:rsid w:val="00F961E9"/>
    <w:rsid w:val="00FA268F"/>
    <w:rsid w:val="00FE2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009E"/>
  <w15:chartTrackingRefBased/>
  <w15:docId w15:val="{3C7D66A3-F0C3-4F0C-A22B-4C4B0CBF6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A6199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6199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A6199B"/>
    <w:pPr>
      <w:spacing w:line="275" w:lineRule="exact"/>
      <w:ind w:left="688"/>
      <w:outlineLvl w:val="1"/>
    </w:pPr>
    <w:rPr>
      <w:b/>
      <w:bCs/>
      <w:i/>
      <w:sz w:val="24"/>
      <w:szCs w:val="24"/>
    </w:rPr>
  </w:style>
  <w:style w:type="paragraph" w:styleId="Heading3">
    <w:name w:val="heading 3"/>
    <w:basedOn w:val="Normal"/>
    <w:next w:val="Normal"/>
    <w:link w:val="Heading3Char"/>
    <w:uiPriority w:val="9"/>
    <w:unhideWhenUsed/>
    <w:qFormat/>
    <w:rsid w:val="00C10D1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199B"/>
    <w:pPr>
      <w:tabs>
        <w:tab w:val="center" w:pos="4680"/>
        <w:tab w:val="right" w:pos="9360"/>
      </w:tabs>
    </w:pPr>
  </w:style>
  <w:style w:type="character" w:customStyle="1" w:styleId="HeaderChar">
    <w:name w:val="Header Char"/>
    <w:basedOn w:val="DefaultParagraphFont"/>
    <w:link w:val="Header"/>
    <w:uiPriority w:val="99"/>
    <w:rsid w:val="00A6199B"/>
  </w:style>
  <w:style w:type="paragraph" w:styleId="Footer">
    <w:name w:val="footer"/>
    <w:basedOn w:val="Normal"/>
    <w:link w:val="FooterChar"/>
    <w:uiPriority w:val="99"/>
    <w:unhideWhenUsed/>
    <w:rsid w:val="00A6199B"/>
    <w:pPr>
      <w:tabs>
        <w:tab w:val="center" w:pos="4680"/>
        <w:tab w:val="right" w:pos="9360"/>
      </w:tabs>
    </w:pPr>
  </w:style>
  <w:style w:type="character" w:customStyle="1" w:styleId="FooterChar">
    <w:name w:val="Footer Char"/>
    <w:basedOn w:val="DefaultParagraphFont"/>
    <w:link w:val="Footer"/>
    <w:uiPriority w:val="99"/>
    <w:rsid w:val="00A6199B"/>
  </w:style>
  <w:style w:type="character" w:customStyle="1" w:styleId="Heading2Char">
    <w:name w:val="Heading 2 Char"/>
    <w:basedOn w:val="DefaultParagraphFont"/>
    <w:link w:val="Heading2"/>
    <w:uiPriority w:val="1"/>
    <w:rsid w:val="00A6199B"/>
    <w:rPr>
      <w:rFonts w:ascii="Times New Roman" w:eastAsia="Times New Roman" w:hAnsi="Times New Roman" w:cs="Times New Roman"/>
      <w:b/>
      <w:bCs/>
      <w:i/>
      <w:sz w:val="24"/>
      <w:szCs w:val="24"/>
    </w:rPr>
  </w:style>
  <w:style w:type="paragraph" w:styleId="BodyText">
    <w:name w:val="Body Text"/>
    <w:basedOn w:val="Normal"/>
    <w:link w:val="BodyTextChar"/>
    <w:uiPriority w:val="1"/>
    <w:qFormat/>
    <w:rsid w:val="00A6199B"/>
    <w:rPr>
      <w:sz w:val="24"/>
      <w:szCs w:val="24"/>
    </w:rPr>
  </w:style>
  <w:style w:type="character" w:customStyle="1" w:styleId="BodyTextChar">
    <w:name w:val="Body Text Char"/>
    <w:basedOn w:val="DefaultParagraphFont"/>
    <w:link w:val="BodyText"/>
    <w:uiPriority w:val="1"/>
    <w:rsid w:val="00A6199B"/>
    <w:rPr>
      <w:rFonts w:ascii="Times New Roman" w:eastAsia="Times New Roman" w:hAnsi="Times New Roman" w:cs="Times New Roman"/>
      <w:sz w:val="24"/>
      <w:szCs w:val="24"/>
    </w:rPr>
  </w:style>
  <w:style w:type="paragraph" w:styleId="Title">
    <w:name w:val="Title"/>
    <w:basedOn w:val="Normal"/>
    <w:link w:val="TitleChar"/>
    <w:uiPriority w:val="1"/>
    <w:qFormat/>
    <w:rsid w:val="00A6199B"/>
    <w:pPr>
      <w:ind w:left="224" w:right="282"/>
      <w:jc w:val="center"/>
    </w:pPr>
    <w:rPr>
      <w:b/>
      <w:bCs/>
      <w:sz w:val="48"/>
      <w:szCs w:val="48"/>
    </w:rPr>
  </w:style>
  <w:style w:type="character" w:customStyle="1" w:styleId="TitleChar">
    <w:name w:val="Title Char"/>
    <w:basedOn w:val="DefaultParagraphFont"/>
    <w:link w:val="Title"/>
    <w:uiPriority w:val="1"/>
    <w:rsid w:val="00A6199B"/>
    <w:rPr>
      <w:rFonts w:ascii="Times New Roman" w:eastAsia="Times New Roman" w:hAnsi="Times New Roman" w:cs="Times New Roman"/>
      <w:b/>
      <w:bCs/>
      <w:sz w:val="48"/>
      <w:szCs w:val="48"/>
    </w:rPr>
  </w:style>
  <w:style w:type="character" w:styleId="Hyperlink">
    <w:name w:val="Hyperlink"/>
    <w:basedOn w:val="DefaultParagraphFont"/>
    <w:uiPriority w:val="99"/>
    <w:unhideWhenUsed/>
    <w:rsid w:val="00A6199B"/>
    <w:rPr>
      <w:color w:val="0563C1" w:themeColor="hyperlink"/>
      <w:u w:val="single"/>
    </w:rPr>
  </w:style>
  <w:style w:type="character" w:customStyle="1" w:styleId="Heading1Char">
    <w:name w:val="Heading 1 Char"/>
    <w:basedOn w:val="DefaultParagraphFont"/>
    <w:link w:val="Heading1"/>
    <w:uiPriority w:val="9"/>
    <w:rsid w:val="00A6199B"/>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A6199B"/>
    <w:rPr>
      <w:sz w:val="16"/>
      <w:szCs w:val="16"/>
    </w:rPr>
  </w:style>
  <w:style w:type="paragraph" w:styleId="CommentText">
    <w:name w:val="annotation text"/>
    <w:basedOn w:val="Normal"/>
    <w:link w:val="CommentTextChar"/>
    <w:uiPriority w:val="99"/>
    <w:semiHidden/>
    <w:unhideWhenUsed/>
    <w:rsid w:val="00A6199B"/>
    <w:rPr>
      <w:sz w:val="20"/>
      <w:szCs w:val="20"/>
    </w:rPr>
  </w:style>
  <w:style w:type="character" w:customStyle="1" w:styleId="CommentTextChar">
    <w:name w:val="Comment Text Char"/>
    <w:basedOn w:val="DefaultParagraphFont"/>
    <w:link w:val="CommentText"/>
    <w:uiPriority w:val="99"/>
    <w:semiHidden/>
    <w:rsid w:val="00A6199B"/>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A619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199B"/>
    <w:rPr>
      <w:rFonts w:ascii="Segoe UI" w:eastAsia="Times New Roman" w:hAnsi="Segoe UI" w:cs="Segoe UI"/>
      <w:sz w:val="18"/>
      <w:szCs w:val="18"/>
    </w:rPr>
  </w:style>
  <w:style w:type="paragraph" w:customStyle="1" w:styleId="TableParagraph">
    <w:name w:val="Table Paragraph"/>
    <w:basedOn w:val="Normal"/>
    <w:uiPriority w:val="1"/>
    <w:qFormat/>
    <w:rsid w:val="00F11515"/>
  </w:style>
  <w:style w:type="paragraph" w:styleId="Caption">
    <w:name w:val="caption"/>
    <w:basedOn w:val="Normal"/>
    <w:next w:val="Normal"/>
    <w:uiPriority w:val="35"/>
    <w:unhideWhenUsed/>
    <w:qFormat/>
    <w:rsid w:val="009A297F"/>
    <w:pPr>
      <w:spacing w:after="200"/>
    </w:pPr>
    <w:rPr>
      <w:i/>
      <w:iCs/>
      <w:color w:val="44546A" w:themeColor="text2"/>
      <w:sz w:val="18"/>
      <w:szCs w:val="18"/>
    </w:rPr>
  </w:style>
  <w:style w:type="paragraph" w:styleId="TableofFigures">
    <w:name w:val="table of figures"/>
    <w:basedOn w:val="Normal"/>
    <w:next w:val="Normal"/>
    <w:uiPriority w:val="99"/>
    <w:unhideWhenUsed/>
    <w:rsid w:val="009A297F"/>
  </w:style>
  <w:style w:type="paragraph" w:styleId="TOCHeading">
    <w:name w:val="TOC Heading"/>
    <w:basedOn w:val="Heading1"/>
    <w:next w:val="Normal"/>
    <w:uiPriority w:val="39"/>
    <w:unhideWhenUsed/>
    <w:qFormat/>
    <w:rsid w:val="008F0084"/>
    <w:pPr>
      <w:widowControl/>
      <w:autoSpaceDE/>
      <w:autoSpaceDN/>
      <w:spacing w:line="259" w:lineRule="auto"/>
      <w:outlineLvl w:val="9"/>
    </w:pPr>
  </w:style>
  <w:style w:type="paragraph" w:styleId="TOC2">
    <w:name w:val="toc 2"/>
    <w:basedOn w:val="Normal"/>
    <w:next w:val="Normal"/>
    <w:autoRedefine/>
    <w:uiPriority w:val="39"/>
    <w:unhideWhenUsed/>
    <w:rsid w:val="008F0084"/>
    <w:pPr>
      <w:spacing w:after="100"/>
      <w:ind w:left="220"/>
    </w:pPr>
  </w:style>
  <w:style w:type="paragraph" w:customStyle="1" w:styleId="AppendixHeading">
    <w:name w:val="Appendix Heading"/>
    <w:basedOn w:val="Heading1"/>
    <w:link w:val="AppendixHeadingChar"/>
    <w:uiPriority w:val="1"/>
    <w:qFormat/>
    <w:rsid w:val="00461CAC"/>
    <w:rPr>
      <w:color w:val="auto"/>
      <w:sz w:val="24"/>
    </w:rPr>
  </w:style>
  <w:style w:type="paragraph" w:styleId="Subtitle">
    <w:name w:val="Subtitle"/>
    <w:basedOn w:val="Normal"/>
    <w:next w:val="Normal"/>
    <w:link w:val="SubtitleChar"/>
    <w:uiPriority w:val="11"/>
    <w:qFormat/>
    <w:rsid w:val="00461CA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AppendixHeadingChar">
    <w:name w:val="Appendix Heading Char"/>
    <w:basedOn w:val="Heading1Char"/>
    <w:link w:val="AppendixHeading"/>
    <w:uiPriority w:val="1"/>
    <w:rsid w:val="00461CAC"/>
    <w:rPr>
      <w:rFonts w:asciiTheme="majorHAnsi" w:eastAsiaTheme="majorEastAsia" w:hAnsiTheme="majorHAnsi" w:cstheme="majorBidi"/>
      <w:color w:val="2E74B5" w:themeColor="accent1" w:themeShade="BF"/>
      <w:sz w:val="24"/>
      <w:szCs w:val="32"/>
    </w:rPr>
  </w:style>
  <w:style w:type="character" w:customStyle="1" w:styleId="SubtitleChar">
    <w:name w:val="Subtitle Char"/>
    <w:basedOn w:val="DefaultParagraphFont"/>
    <w:link w:val="Subtitle"/>
    <w:uiPriority w:val="11"/>
    <w:rsid w:val="00461CAC"/>
    <w:rPr>
      <w:rFonts w:eastAsiaTheme="minorEastAsia"/>
      <w:color w:val="5A5A5A" w:themeColor="text1" w:themeTint="A5"/>
      <w:spacing w:val="15"/>
    </w:rPr>
  </w:style>
  <w:style w:type="paragraph" w:customStyle="1" w:styleId="AppendixSubheadings">
    <w:name w:val="Appendix Subheadings"/>
    <w:basedOn w:val="Normal"/>
    <w:link w:val="AppendixSubheadingsChar"/>
    <w:uiPriority w:val="1"/>
    <w:qFormat/>
    <w:rsid w:val="00461CAC"/>
  </w:style>
  <w:style w:type="character" w:customStyle="1" w:styleId="AppendixSubheadingsChar">
    <w:name w:val="Appendix Subheadings Char"/>
    <w:basedOn w:val="DefaultParagraphFont"/>
    <w:link w:val="AppendixSubheadings"/>
    <w:uiPriority w:val="1"/>
    <w:rsid w:val="00461CAC"/>
    <w:rPr>
      <w:rFonts w:ascii="Times New Roman" w:eastAsia="Times New Roman" w:hAnsi="Times New Roman" w:cs="Times New Roman"/>
    </w:rPr>
  </w:style>
  <w:style w:type="paragraph" w:styleId="TOC1">
    <w:name w:val="toc 1"/>
    <w:basedOn w:val="Normal"/>
    <w:next w:val="Normal"/>
    <w:autoRedefine/>
    <w:uiPriority w:val="39"/>
    <w:unhideWhenUsed/>
    <w:rsid w:val="00423898"/>
    <w:pPr>
      <w:spacing w:after="100"/>
    </w:pPr>
  </w:style>
  <w:style w:type="paragraph" w:styleId="CommentSubject">
    <w:name w:val="annotation subject"/>
    <w:basedOn w:val="CommentText"/>
    <w:next w:val="CommentText"/>
    <w:link w:val="CommentSubjectChar"/>
    <w:uiPriority w:val="99"/>
    <w:semiHidden/>
    <w:unhideWhenUsed/>
    <w:rsid w:val="00060E62"/>
    <w:rPr>
      <w:b/>
      <w:bCs/>
    </w:rPr>
  </w:style>
  <w:style w:type="character" w:customStyle="1" w:styleId="CommentSubjectChar">
    <w:name w:val="Comment Subject Char"/>
    <w:basedOn w:val="CommentTextChar"/>
    <w:link w:val="CommentSubject"/>
    <w:uiPriority w:val="99"/>
    <w:semiHidden/>
    <w:rsid w:val="00060E62"/>
    <w:rPr>
      <w:rFonts w:ascii="Times New Roman" w:eastAsia="Times New Roman" w:hAnsi="Times New Roman" w:cs="Times New Roman"/>
      <w:b/>
      <w:bCs/>
      <w:sz w:val="20"/>
      <w:szCs w:val="20"/>
    </w:rPr>
  </w:style>
  <w:style w:type="paragraph" w:styleId="ListParagraph">
    <w:name w:val="List Paragraph"/>
    <w:basedOn w:val="Normal"/>
    <w:uiPriority w:val="1"/>
    <w:qFormat/>
    <w:rsid w:val="00060E62"/>
    <w:pPr>
      <w:ind w:left="720"/>
      <w:contextualSpacing/>
    </w:pPr>
  </w:style>
  <w:style w:type="paragraph" w:styleId="FootnoteText">
    <w:name w:val="footnote text"/>
    <w:basedOn w:val="Normal"/>
    <w:link w:val="FootnoteTextChar"/>
    <w:uiPriority w:val="99"/>
    <w:semiHidden/>
    <w:unhideWhenUsed/>
    <w:rsid w:val="00E81AB1"/>
    <w:pPr>
      <w:widowControl/>
      <w:autoSpaceDE/>
      <w:autoSpaceDN/>
    </w:pPr>
    <w:rPr>
      <w:rFonts w:ascii="Times" w:eastAsia="Times" w:hAnsi="Times"/>
      <w:sz w:val="20"/>
      <w:szCs w:val="20"/>
    </w:rPr>
  </w:style>
  <w:style w:type="character" w:customStyle="1" w:styleId="FootnoteTextChar">
    <w:name w:val="Footnote Text Char"/>
    <w:basedOn w:val="DefaultParagraphFont"/>
    <w:link w:val="FootnoteText"/>
    <w:uiPriority w:val="99"/>
    <w:semiHidden/>
    <w:rsid w:val="00E81AB1"/>
    <w:rPr>
      <w:rFonts w:ascii="Times" w:eastAsia="Times" w:hAnsi="Times" w:cs="Times New Roman"/>
      <w:sz w:val="20"/>
      <w:szCs w:val="20"/>
    </w:rPr>
  </w:style>
  <w:style w:type="character" w:styleId="FootnoteReference">
    <w:name w:val="footnote reference"/>
    <w:basedOn w:val="DefaultParagraphFont"/>
    <w:uiPriority w:val="99"/>
    <w:semiHidden/>
    <w:unhideWhenUsed/>
    <w:rsid w:val="00E81AB1"/>
    <w:rPr>
      <w:vertAlign w:val="superscript"/>
    </w:rPr>
  </w:style>
  <w:style w:type="character" w:customStyle="1" w:styleId="Heading3Char">
    <w:name w:val="Heading 3 Char"/>
    <w:basedOn w:val="DefaultParagraphFont"/>
    <w:link w:val="Heading3"/>
    <w:uiPriority w:val="9"/>
    <w:rsid w:val="00C10D15"/>
    <w:rPr>
      <w:rFonts w:asciiTheme="majorHAnsi" w:eastAsiaTheme="majorEastAsia" w:hAnsiTheme="majorHAnsi" w:cstheme="majorBidi"/>
      <w:color w:val="1F4D78" w:themeColor="accent1" w:themeShade="7F"/>
      <w:sz w:val="24"/>
      <w:szCs w:val="24"/>
    </w:rPr>
  </w:style>
  <w:style w:type="character" w:styleId="UnresolvedMention">
    <w:name w:val="Unresolved Mention"/>
    <w:basedOn w:val="DefaultParagraphFont"/>
    <w:uiPriority w:val="99"/>
    <w:semiHidden/>
    <w:unhideWhenUsed/>
    <w:rsid w:val="00C266A5"/>
    <w:rPr>
      <w:color w:val="605E5C"/>
      <w:shd w:val="clear" w:color="auto" w:fill="E1DFDD"/>
    </w:rPr>
  </w:style>
  <w:style w:type="paragraph" w:styleId="TOC3">
    <w:name w:val="toc 3"/>
    <w:basedOn w:val="Normal"/>
    <w:next w:val="Normal"/>
    <w:autoRedefine/>
    <w:uiPriority w:val="39"/>
    <w:unhideWhenUsed/>
    <w:rsid w:val="00F13846"/>
    <w:pPr>
      <w:spacing w:after="100"/>
      <w:ind w:left="440"/>
    </w:pPr>
  </w:style>
  <w:style w:type="character" w:styleId="PlaceholderText">
    <w:name w:val="Placeholder Text"/>
    <w:basedOn w:val="DefaultParagraphFont"/>
    <w:uiPriority w:val="99"/>
    <w:semiHidden/>
    <w:rsid w:val="00F5489C"/>
    <w:rPr>
      <w:color w:val="808080"/>
    </w:rPr>
  </w:style>
  <w:style w:type="paragraph" w:styleId="TOC4">
    <w:name w:val="toc 4"/>
    <w:basedOn w:val="Normal"/>
    <w:next w:val="Normal"/>
    <w:autoRedefine/>
    <w:uiPriority w:val="39"/>
    <w:unhideWhenUsed/>
    <w:rsid w:val="002968DF"/>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968DF"/>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968DF"/>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968DF"/>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968DF"/>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968DF"/>
    <w:pPr>
      <w:widowControl/>
      <w:autoSpaceDE/>
      <w:autoSpaceDN/>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39245">
      <w:bodyDiv w:val="1"/>
      <w:marLeft w:val="0"/>
      <w:marRight w:val="0"/>
      <w:marTop w:val="0"/>
      <w:marBottom w:val="0"/>
      <w:divBdr>
        <w:top w:val="none" w:sz="0" w:space="0" w:color="auto"/>
        <w:left w:val="none" w:sz="0" w:space="0" w:color="auto"/>
        <w:bottom w:val="none" w:sz="0" w:space="0" w:color="auto"/>
        <w:right w:val="none" w:sz="0" w:space="0" w:color="auto"/>
      </w:divBdr>
    </w:div>
    <w:div w:id="92435548">
      <w:bodyDiv w:val="1"/>
      <w:marLeft w:val="0"/>
      <w:marRight w:val="0"/>
      <w:marTop w:val="0"/>
      <w:marBottom w:val="0"/>
      <w:divBdr>
        <w:top w:val="none" w:sz="0" w:space="0" w:color="auto"/>
        <w:left w:val="none" w:sz="0" w:space="0" w:color="auto"/>
        <w:bottom w:val="none" w:sz="0" w:space="0" w:color="auto"/>
        <w:right w:val="none" w:sz="0" w:space="0" w:color="auto"/>
      </w:divBdr>
    </w:div>
    <w:div w:id="254292984">
      <w:bodyDiv w:val="1"/>
      <w:marLeft w:val="0"/>
      <w:marRight w:val="0"/>
      <w:marTop w:val="0"/>
      <w:marBottom w:val="0"/>
      <w:divBdr>
        <w:top w:val="none" w:sz="0" w:space="0" w:color="auto"/>
        <w:left w:val="none" w:sz="0" w:space="0" w:color="auto"/>
        <w:bottom w:val="none" w:sz="0" w:space="0" w:color="auto"/>
        <w:right w:val="none" w:sz="0" w:space="0" w:color="auto"/>
      </w:divBdr>
    </w:div>
    <w:div w:id="292367466">
      <w:bodyDiv w:val="1"/>
      <w:marLeft w:val="0"/>
      <w:marRight w:val="0"/>
      <w:marTop w:val="0"/>
      <w:marBottom w:val="0"/>
      <w:divBdr>
        <w:top w:val="none" w:sz="0" w:space="0" w:color="auto"/>
        <w:left w:val="none" w:sz="0" w:space="0" w:color="auto"/>
        <w:bottom w:val="none" w:sz="0" w:space="0" w:color="auto"/>
        <w:right w:val="none" w:sz="0" w:space="0" w:color="auto"/>
      </w:divBdr>
    </w:div>
    <w:div w:id="617759446">
      <w:bodyDiv w:val="1"/>
      <w:marLeft w:val="0"/>
      <w:marRight w:val="0"/>
      <w:marTop w:val="0"/>
      <w:marBottom w:val="0"/>
      <w:divBdr>
        <w:top w:val="none" w:sz="0" w:space="0" w:color="auto"/>
        <w:left w:val="none" w:sz="0" w:space="0" w:color="auto"/>
        <w:bottom w:val="none" w:sz="0" w:space="0" w:color="auto"/>
        <w:right w:val="none" w:sz="0" w:space="0" w:color="auto"/>
      </w:divBdr>
    </w:div>
    <w:div w:id="637149199">
      <w:bodyDiv w:val="1"/>
      <w:marLeft w:val="0"/>
      <w:marRight w:val="0"/>
      <w:marTop w:val="0"/>
      <w:marBottom w:val="0"/>
      <w:divBdr>
        <w:top w:val="none" w:sz="0" w:space="0" w:color="auto"/>
        <w:left w:val="none" w:sz="0" w:space="0" w:color="auto"/>
        <w:bottom w:val="none" w:sz="0" w:space="0" w:color="auto"/>
        <w:right w:val="none" w:sz="0" w:space="0" w:color="auto"/>
      </w:divBdr>
    </w:div>
    <w:div w:id="657151707">
      <w:bodyDiv w:val="1"/>
      <w:marLeft w:val="0"/>
      <w:marRight w:val="0"/>
      <w:marTop w:val="0"/>
      <w:marBottom w:val="0"/>
      <w:divBdr>
        <w:top w:val="none" w:sz="0" w:space="0" w:color="auto"/>
        <w:left w:val="none" w:sz="0" w:space="0" w:color="auto"/>
        <w:bottom w:val="none" w:sz="0" w:space="0" w:color="auto"/>
        <w:right w:val="none" w:sz="0" w:space="0" w:color="auto"/>
      </w:divBdr>
    </w:div>
    <w:div w:id="835190909">
      <w:bodyDiv w:val="1"/>
      <w:marLeft w:val="0"/>
      <w:marRight w:val="0"/>
      <w:marTop w:val="0"/>
      <w:marBottom w:val="0"/>
      <w:divBdr>
        <w:top w:val="none" w:sz="0" w:space="0" w:color="auto"/>
        <w:left w:val="none" w:sz="0" w:space="0" w:color="auto"/>
        <w:bottom w:val="none" w:sz="0" w:space="0" w:color="auto"/>
        <w:right w:val="none" w:sz="0" w:space="0" w:color="auto"/>
      </w:divBdr>
    </w:div>
    <w:div w:id="1147669974">
      <w:bodyDiv w:val="1"/>
      <w:marLeft w:val="0"/>
      <w:marRight w:val="0"/>
      <w:marTop w:val="0"/>
      <w:marBottom w:val="0"/>
      <w:divBdr>
        <w:top w:val="none" w:sz="0" w:space="0" w:color="auto"/>
        <w:left w:val="none" w:sz="0" w:space="0" w:color="auto"/>
        <w:bottom w:val="none" w:sz="0" w:space="0" w:color="auto"/>
        <w:right w:val="none" w:sz="0" w:space="0" w:color="auto"/>
      </w:divBdr>
    </w:div>
    <w:div w:id="1216307861">
      <w:bodyDiv w:val="1"/>
      <w:marLeft w:val="0"/>
      <w:marRight w:val="0"/>
      <w:marTop w:val="0"/>
      <w:marBottom w:val="0"/>
      <w:divBdr>
        <w:top w:val="none" w:sz="0" w:space="0" w:color="auto"/>
        <w:left w:val="none" w:sz="0" w:space="0" w:color="auto"/>
        <w:bottom w:val="none" w:sz="0" w:space="0" w:color="auto"/>
        <w:right w:val="none" w:sz="0" w:space="0" w:color="auto"/>
      </w:divBdr>
    </w:div>
    <w:div w:id="170270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ly/draft_qapp_2022" TargetMode="External"/><Relationship Id="rId18" Type="http://schemas.openxmlformats.org/officeDocument/2006/relationships/image" Target="media/image4.png"/><Relationship Id="rId26" Type="http://schemas.openxmlformats.org/officeDocument/2006/relationships/hyperlink" Target="https://www.kenaiwatershed.org/science-in-action/research-information/water-quality/" TargetMode="External"/><Relationship Id="rId39" Type="http://schemas.openxmlformats.org/officeDocument/2006/relationships/footer" Target="footer3.xml"/><Relationship Id="rId21" Type="http://schemas.openxmlformats.org/officeDocument/2006/relationships/hyperlink" Target="mailto:chandra.mcgee@alaska.gov" TargetMode="External"/><Relationship Id="rId34" Type="http://schemas.openxmlformats.org/officeDocument/2006/relationships/image" Target="media/image6.png"/><Relationship Id="rId42" Type="http://schemas.openxmlformats.org/officeDocument/2006/relationships/image" Target="media/image10.jpeg"/><Relationship Id="rId47" Type="http://schemas.openxmlformats.org/officeDocument/2006/relationships/footer" Target="footer4.xml"/><Relationship Id="rId50" Type="http://schemas.openxmlformats.org/officeDocument/2006/relationships/footer" Target="footer5.xml"/><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arah.apsens@alaska.gov" TargetMode="External"/><Relationship Id="rId29" Type="http://schemas.openxmlformats.org/officeDocument/2006/relationships/header" Target="header2.xml"/><Relationship Id="rId11" Type="http://schemas.openxmlformats.org/officeDocument/2006/relationships/image" Target="media/image1.png"/><Relationship Id="rId24" Type="http://schemas.openxmlformats.org/officeDocument/2006/relationships/hyperlink" Target="mailto:justin.nelson@sgs.com" TargetMode="External"/><Relationship Id="rId32" Type="http://schemas.openxmlformats.org/officeDocument/2006/relationships/hyperlink" Target="http://www.ncei.noaa.gov" TargetMode="External"/><Relationship Id="rId37" Type="http://schemas.openxmlformats.org/officeDocument/2006/relationships/hyperlink" Target="mailto:ben@kenaiwatershed.org" TargetMode="External"/><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header" Target="header7.xml"/><Relationship Id="rId58"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mailto:sarah.apsens@alaska.gov" TargetMode="External"/><Relationship Id="rId14" Type="http://schemas.openxmlformats.org/officeDocument/2006/relationships/hyperlink" Target="mailto:hydrology@kenaiwatershed.org" TargetMode="External"/><Relationship Id="rId22" Type="http://schemas.openxmlformats.org/officeDocument/2006/relationships/hyperlink" Target="mailto:executivedirector@kenaiwatershed.org"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www.kenaiwatershed.org/" TargetMode="External"/><Relationship Id="rId43" Type="http://schemas.openxmlformats.org/officeDocument/2006/relationships/image" Target="media/image11.jpeg"/><Relationship Id="rId48" Type="http://schemas.openxmlformats.org/officeDocument/2006/relationships/image" Target="media/image14.jpeg"/><Relationship Id="rId56" Type="http://schemas.openxmlformats.org/officeDocument/2006/relationships/footer" Target="footer8.xml"/><Relationship Id="rId8" Type="http://schemas.openxmlformats.org/officeDocument/2006/relationships/comments" Target="comments.xm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www.kenaiwatershed.org/" TargetMode="External"/><Relationship Id="rId17" Type="http://schemas.openxmlformats.org/officeDocument/2006/relationships/image" Target="media/image3.png"/><Relationship Id="rId25" Type="http://schemas.openxmlformats.org/officeDocument/2006/relationships/hyperlink" Target="ywebber@salamatof.com" TargetMode="External"/><Relationship Id="rId33" Type="http://schemas.openxmlformats.org/officeDocument/2006/relationships/hyperlink" Target="https://maps.waterdata.usgs.gov/mapper/" TargetMode="External"/><Relationship Id="rId38" Type="http://schemas.openxmlformats.org/officeDocument/2006/relationships/header" Target="header3.xml"/><Relationship Id="rId46" Type="http://schemas.openxmlformats.org/officeDocument/2006/relationships/header" Target="header4.xml"/><Relationship Id="rId59" Type="http://schemas.openxmlformats.org/officeDocument/2006/relationships/header" Target="header10.xml"/><Relationship Id="rId20" Type="http://schemas.openxmlformats.org/officeDocument/2006/relationships/hyperlink" Target="mailto:john.clark@alaska.gov" TargetMode="External"/><Relationship Id="rId41" Type="http://schemas.openxmlformats.org/officeDocument/2006/relationships/image" Target="media/image9.jpeg"/><Relationship Id="rId54" Type="http://schemas.openxmlformats.org/officeDocument/2006/relationships/footer" Target="footer7.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mailto:sue@cookinletkeeper.org" TargetMode="External"/><Relationship Id="rId28" Type="http://schemas.openxmlformats.org/officeDocument/2006/relationships/footer" Target="footer1.xml"/><Relationship Id="rId36" Type="http://schemas.openxmlformats.org/officeDocument/2006/relationships/image" Target="media/image7.png"/><Relationship Id="rId49" Type="http://schemas.openxmlformats.org/officeDocument/2006/relationships/header" Target="header5.xml"/><Relationship Id="rId57" Type="http://schemas.openxmlformats.org/officeDocument/2006/relationships/header" Target="header9.xml"/><Relationship Id="rId10" Type="http://schemas.microsoft.com/office/2016/09/relationships/commentsIds" Target="commentsIds.xml"/><Relationship Id="rId31" Type="http://schemas.openxmlformats.org/officeDocument/2006/relationships/image" Target="media/image5.jpeg"/><Relationship Id="rId44" Type="http://schemas.openxmlformats.org/officeDocument/2006/relationships/image" Target="media/image12.jpeg"/><Relationship Id="rId52" Type="http://schemas.openxmlformats.org/officeDocument/2006/relationships/footer" Target="footer6.xml"/><Relationship Id="rId60" Type="http://schemas.openxmlformats.org/officeDocument/2006/relationships/footer" Target="footer10.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C2265-BCDD-4C06-8EAD-209CBF170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2051</TotalTime>
  <Pages>1</Pages>
  <Words>16953</Words>
  <Characters>96635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Meyer</dc:creator>
  <cp:keywords/>
  <dc:description/>
  <cp:lastModifiedBy>ben</cp:lastModifiedBy>
  <cp:revision>94</cp:revision>
  <dcterms:created xsi:type="dcterms:W3CDTF">2022-08-04T01:05:00Z</dcterms:created>
  <dcterms:modified xsi:type="dcterms:W3CDTF">2022-11-01T19:44:00Z</dcterms:modified>
</cp:coreProperties>
</file>