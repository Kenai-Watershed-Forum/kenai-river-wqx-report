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672068" w14:textId="77777777" w:rsidR="000D14B5" w:rsidRDefault="009748A5">
      <w:pPr>
        <w:spacing w:before="68"/>
        <w:ind w:left="5012"/>
        <w:rPr>
          <w:sz w:val="18"/>
        </w:rPr>
      </w:pPr>
      <w:bookmarkStart w:id="0" w:name="_GoBack"/>
      <w:bookmarkEnd w:id="0"/>
      <w:r>
        <w:rPr>
          <w:sz w:val="18"/>
        </w:rPr>
        <w:t>Kenai River Water Quality Monitoring</w:t>
      </w:r>
      <w:r>
        <w:rPr>
          <w:spacing w:val="-13"/>
          <w:sz w:val="18"/>
        </w:rPr>
        <w:t xml:space="preserve"> </w:t>
      </w:r>
      <w:r>
        <w:rPr>
          <w:sz w:val="18"/>
        </w:rPr>
        <w:t>Program</w:t>
      </w:r>
    </w:p>
    <w:p w14:paraId="5352E7E8" w14:textId="5CCB00D7" w:rsidR="000D14B5" w:rsidRDefault="00C561A2">
      <w:pPr>
        <w:ind w:right="106"/>
        <w:jc w:val="right"/>
        <w:rPr>
          <w:sz w:val="18"/>
        </w:rPr>
      </w:pPr>
      <w:r>
        <w:rPr>
          <w:sz w:val="18"/>
        </w:rPr>
        <w:t>July</w:t>
      </w:r>
      <w:r w:rsidR="007043C9">
        <w:rPr>
          <w:sz w:val="18"/>
        </w:rPr>
        <w:t>, 2022 QAPP v4</w:t>
      </w:r>
    </w:p>
    <w:p w14:paraId="2E979CFA" w14:textId="77777777" w:rsidR="000D14B5" w:rsidRDefault="000D14B5">
      <w:pPr>
        <w:pStyle w:val="BodyText"/>
        <w:rPr>
          <w:sz w:val="20"/>
        </w:rPr>
      </w:pPr>
    </w:p>
    <w:p w14:paraId="096DF9AA" w14:textId="77777777" w:rsidR="000D14B5" w:rsidRDefault="000D14B5">
      <w:pPr>
        <w:pStyle w:val="BodyText"/>
        <w:rPr>
          <w:sz w:val="20"/>
        </w:rPr>
      </w:pPr>
    </w:p>
    <w:p w14:paraId="5B0FB63D" w14:textId="77777777" w:rsidR="000D14B5" w:rsidRDefault="000D14B5">
      <w:pPr>
        <w:pStyle w:val="BodyText"/>
        <w:rPr>
          <w:sz w:val="20"/>
        </w:rPr>
      </w:pPr>
    </w:p>
    <w:p w14:paraId="04CF26F1" w14:textId="77777777" w:rsidR="000D14B5" w:rsidRDefault="000D14B5">
      <w:pPr>
        <w:pStyle w:val="BodyText"/>
        <w:spacing w:before="9"/>
        <w:rPr>
          <w:sz w:val="18"/>
        </w:rPr>
      </w:pPr>
    </w:p>
    <w:p w14:paraId="7D4C1A94" w14:textId="267E37A4" w:rsidR="0088566D" w:rsidRDefault="0088566D">
      <w:pPr>
        <w:pStyle w:val="Title"/>
      </w:pPr>
      <w:bookmarkStart w:id="1" w:name="Kenai_River_Water_Quality_Monitoring"/>
      <w:bookmarkEnd w:id="1"/>
      <w:r>
        <w:t xml:space="preserve">[DRAFT] </w:t>
      </w:r>
    </w:p>
    <w:p w14:paraId="1A15AACB" w14:textId="26649F9D" w:rsidR="000D14B5" w:rsidRDefault="009748A5">
      <w:pPr>
        <w:pStyle w:val="Title"/>
      </w:pPr>
      <w:r>
        <w:t>Kenai River Water Quality Monitoring</w:t>
      </w:r>
      <w:r w:rsidR="0088566D">
        <w:t xml:space="preserve"> Quality Assurance Project Plan (QAPP)</w:t>
      </w:r>
    </w:p>
    <w:p w14:paraId="319E8535" w14:textId="5BCC37FF" w:rsidR="000D14B5" w:rsidRPr="0088566D" w:rsidRDefault="009748A5" w:rsidP="0088566D">
      <w:pPr>
        <w:spacing w:before="242"/>
        <w:ind w:left="220" w:right="282"/>
        <w:jc w:val="center"/>
        <w:rPr>
          <w:b/>
          <w:sz w:val="40"/>
        </w:rPr>
      </w:pPr>
      <w:bookmarkStart w:id="2" w:name="Multi-Agency_Baseline_and_Metals_(Zn/Cu)"/>
      <w:bookmarkEnd w:id="2"/>
      <w:r>
        <w:rPr>
          <w:b/>
          <w:sz w:val="40"/>
        </w:rPr>
        <w:t>Multi-Agency Baseline</w:t>
      </w:r>
    </w:p>
    <w:p w14:paraId="2968FE93" w14:textId="77777777" w:rsidR="000D14B5" w:rsidRDefault="000D14B5">
      <w:pPr>
        <w:pStyle w:val="BodyText"/>
        <w:spacing w:before="6"/>
        <w:rPr>
          <w:b/>
          <w:sz w:val="39"/>
        </w:rPr>
      </w:pPr>
    </w:p>
    <w:p w14:paraId="3BFB0958" w14:textId="77777777" w:rsidR="000D14B5" w:rsidRDefault="009748A5">
      <w:pPr>
        <w:spacing w:before="1"/>
        <w:ind w:left="2426"/>
        <w:rPr>
          <w:b/>
          <w:i/>
          <w:sz w:val="36"/>
        </w:rPr>
      </w:pPr>
      <w:r>
        <w:rPr>
          <w:b/>
          <w:i/>
          <w:sz w:val="36"/>
        </w:rPr>
        <w:t>V. 2. Updated April</w:t>
      </w:r>
      <w:r>
        <w:rPr>
          <w:b/>
          <w:i/>
          <w:spacing w:val="-3"/>
          <w:sz w:val="36"/>
        </w:rPr>
        <w:t xml:space="preserve"> </w:t>
      </w:r>
      <w:r>
        <w:rPr>
          <w:b/>
          <w:i/>
          <w:sz w:val="36"/>
        </w:rPr>
        <w:t>2019</w:t>
      </w:r>
    </w:p>
    <w:p w14:paraId="28A25ACC" w14:textId="77777777" w:rsidR="000D14B5" w:rsidRDefault="009748A5">
      <w:pPr>
        <w:ind w:left="2426"/>
        <w:rPr>
          <w:b/>
          <w:i/>
          <w:sz w:val="36"/>
        </w:rPr>
      </w:pPr>
      <w:r>
        <w:rPr>
          <w:b/>
          <w:i/>
          <w:sz w:val="36"/>
        </w:rPr>
        <w:t>V. 3. Updated April</w:t>
      </w:r>
      <w:r>
        <w:rPr>
          <w:b/>
          <w:i/>
          <w:spacing w:val="-3"/>
          <w:sz w:val="36"/>
        </w:rPr>
        <w:t xml:space="preserve"> </w:t>
      </w:r>
      <w:r>
        <w:rPr>
          <w:b/>
          <w:i/>
          <w:sz w:val="36"/>
        </w:rPr>
        <w:t>2020</w:t>
      </w:r>
    </w:p>
    <w:p w14:paraId="27399E2A" w14:textId="472AC372" w:rsidR="000D14B5" w:rsidRPr="0088566D" w:rsidRDefault="008E7EA5" w:rsidP="0088566D">
      <w:pPr>
        <w:ind w:left="2426"/>
        <w:rPr>
          <w:b/>
          <w:i/>
          <w:sz w:val="36"/>
        </w:rPr>
      </w:pPr>
      <w:r>
        <w:rPr>
          <w:b/>
          <w:i/>
          <w:sz w:val="36"/>
        </w:rPr>
        <w:t xml:space="preserve">V.4. Updated </w:t>
      </w:r>
      <w:r w:rsidR="00EA036E">
        <w:rPr>
          <w:b/>
          <w:i/>
          <w:sz w:val="36"/>
        </w:rPr>
        <w:t>July</w:t>
      </w:r>
      <w:r w:rsidR="0088566D">
        <w:rPr>
          <w:b/>
          <w:i/>
          <w:sz w:val="36"/>
        </w:rPr>
        <w:t xml:space="preserve"> 2022</w:t>
      </w:r>
    </w:p>
    <w:p w14:paraId="6875699A" w14:textId="77777777" w:rsidR="000D14B5" w:rsidRDefault="000D14B5">
      <w:pPr>
        <w:pStyle w:val="BodyText"/>
        <w:rPr>
          <w:b/>
          <w:i/>
          <w:sz w:val="20"/>
        </w:rPr>
      </w:pPr>
    </w:p>
    <w:p w14:paraId="7B61298F" w14:textId="77777777" w:rsidR="000D14B5" w:rsidRDefault="000D14B5">
      <w:pPr>
        <w:pStyle w:val="BodyText"/>
        <w:rPr>
          <w:b/>
          <w:i/>
          <w:sz w:val="20"/>
        </w:rPr>
      </w:pPr>
    </w:p>
    <w:p w14:paraId="59845360" w14:textId="77777777" w:rsidR="000D14B5" w:rsidRDefault="009748A5">
      <w:pPr>
        <w:pStyle w:val="BodyText"/>
        <w:spacing w:before="8"/>
        <w:rPr>
          <w:b/>
          <w:i/>
          <w:sz w:val="12"/>
        </w:rPr>
      </w:pPr>
      <w:r>
        <w:rPr>
          <w:noProof/>
        </w:rPr>
        <w:drawing>
          <wp:anchor distT="0" distB="0" distL="0" distR="0" simplePos="0" relativeHeight="251646976" behindDoc="0" locked="0" layoutInCell="1" allowOverlap="1" wp14:anchorId="4779F87F" wp14:editId="3A0F2048">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19584" cy="2209800"/>
                    </a:xfrm>
                    <a:prstGeom prst="rect">
                      <a:avLst/>
                    </a:prstGeom>
                  </pic:spPr>
                </pic:pic>
              </a:graphicData>
            </a:graphic>
          </wp:anchor>
        </w:drawing>
      </w:r>
    </w:p>
    <w:p w14:paraId="680F9EE8" w14:textId="2E5DA2A6" w:rsidR="000D14B5" w:rsidRDefault="000D14B5">
      <w:pPr>
        <w:pStyle w:val="BodyText"/>
        <w:spacing w:before="4"/>
        <w:rPr>
          <w:b/>
          <w:i/>
          <w:sz w:val="53"/>
        </w:rPr>
      </w:pPr>
    </w:p>
    <w:p w14:paraId="3A5017C1" w14:textId="77777777" w:rsidR="000D14B5" w:rsidRDefault="009748A5">
      <w:pPr>
        <w:ind w:left="2763" w:right="2822"/>
        <w:jc w:val="center"/>
        <w:rPr>
          <w:b/>
          <w:sz w:val="24"/>
        </w:rPr>
      </w:pPr>
      <w:r>
        <w:rPr>
          <w:b/>
          <w:i/>
          <w:sz w:val="24"/>
        </w:rPr>
        <w:t xml:space="preserve">Original Version Prepared by: </w:t>
      </w:r>
      <w:r>
        <w:rPr>
          <w:b/>
          <w:sz w:val="24"/>
        </w:rPr>
        <w:t>Kenai Watershed Forum 44129 Sterling Highway</w:t>
      </w:r>
    </w:p>
    <w:p w14:paraId="2DAC090D" w14:textId="77777777" w:rsidR="000D14B5" w:rsidRDefault="009748A5">
      <w:pPr>
        <w:ind w:left="2763" w:right="2822"/>
        <w:jc w:val="center"/>
        <w:rPr>
          <w:b/>
          <w:sz w:val="24"/>
        </w:rPr>
      </w:pPr>
      <w:r>
        <w:rPr>
          <w:b/>
          <w:sz w:val="24"/>
        </w:rPr>
        <w:t>Soldotna, AK 99669</w:t>
      </w:r>
      <w:hyperlink r:id="rId9">
        <w:r>
          <w:rPr>
            <w:b/>
            <w:sz w:val="24"/>
          </w:rPr>
          <w:t xml:space="preserve"> www.kenaiwatershed.org</w:t>
        </w:r>
      </w:hyperlink>
    </w:p>
    <w:p w14:paraId="369C9D55" w14:textId="6AA1A82E" w:rsidR="000D14B5" w:rsidRDefault="000D14B5">
      <w:pPr>
        <w:pStyle w:val="BodyText"/>
        <w:rPr>
          <w:b/>
          <w:sz w:val="26"/>
        </w:rPr>
      </w:pPr>
    </w:p>
    <w:p w14:paraId="314C8FAF" w14:textId="77777777" w:rsidR="000D14B5" w:rsidRDefault="009748A5">
      <w:pPr>
        <w:pStyle w:val="Heading2"/>
        <w:spacing w:before="229" w:line="240" w:lineRule="auto"/>
        <w:ind w:left="223" w:right="282"/>
        <w:jc w:val="center"/>
      </w:pPr>
      <w:bookmarkStart w:id="3" w:name="_Toc96073944"/>
      <w:r>
        <w:t>Prepared for:</w:t>
      </w:r>
      <w:bookmarkEnd w:id="3"/>
    </w:p>
    <w:p w14:paraId="61310331" w14:textId="77777777" w:rsidR="000D14B5" w:rsidRDefault="009748A5">
      <w:pPr>
        <w:ind w:left="223" w:right="282"/>
        <w:jc w:val="center"/>
        <w:rPr>
          <w:b/>
          <w:sz w:val="24"/>
        </w:rPr>
      </w:pPr>
      <w:r>
        <w:rPr>
          <w:b/>
          <w:sz w:val="24"/>
        </w:rPr>
        <w:t>STATE OF ALASKA</w:t>
      </w:r>
    </w:p>
    <w:p w14:paraId="305447BE" w14:textId="77777777" w:rsidR="000D14B5" w:rsidRDefault="009748A5">
      <w:pPr>
        <w:ind w:left="224" w:right="282"/>
        <w:jc w:val="center"/>
        <w:rPr>
          <w:b/>
          <w:sz w:val="24"/>
        </w:rPr>
      </w:pPr>
      <w:bookmarkStart w:id="4" w:name="Department_of_Environmental_Conservation"/>
      <w:bookmarkEnd w:id="4"/>
      <w:r>
        <w:rPr>
          <w:b/>
          <w:sz w:val="24"/>
        </w:rPr>
        <w:t>DEPARTMENT OF ENVIRONMENTAL CONSERVATION</w:t>
      </w:r>
    </w:p>
    <w:p w14:paraId="2C510ECE" w14:textId="77777777" w:rsidR="000D14B5" w:rsidRDefault="009748A5">
      <w:pPr>
        <w:ind w:left="224" w:right="282"/>
        <w:jc w:val="center"/>
        <w:rPr>
          <w:b/>
          <w:sz w:val="24"/>
        </w:rPr>
      </w:pPr>
      <w:bookmarkStart w:id="5" w:name="Division_of_Water"/>
      <w:bookmarkEnd w:id="5"/>
      <w:r>
        <w:rPr>
          <w:b/>
          <w:sz w:val="24"/>
        </w:rPr>
        <w:t>Division of Water</w:t>
      </w:r>
    </w:p>
    <w:p w14:paraId="3CB1B2F4" w14:textId="77777777" w:rsidR="000D14B5" w:rsidRDefault="009748A5">
      <w:pPr>
        <w:ind w:left="224" w:right="282"/>
        <w:jc w:val="center"/>
        <w:rPr>
          <w:b/>
          <w:sz w:val="24"/>
        </w:rPr>
      </w:pPr>
      <w:bookmarkStart w:id="6" w:name="Water_Quality_Standards_and_Restoration"/>
      <w:bookmarkEnd w:id="6"/>
      <w:r>
        <w:rPr>
          <w:b/>
          <w:sz w:val="24"/>
        </w:rPr>
        <w:t>Water Quality Standards and Restoration</w:t>
      </w:r>
    </w:p>
    <w:p w14:paraId="082B0460" w14:textId="55B01100" w:rsidR="000D14B5" w:rsidRDefault="000D14B5">
      <w:pPr>
        <w:jc w:val="center"/>
        <w:rPr>
          <w:sz w:val="24"/>
        </w:rPr>
      </w:pPr>
    </w:p>
    <w:p w14:paraId="5E88FD8C" w14:textId="2CCC52FE" w:rsidR="0088566D" w:rsidRDefault="0088566D">
      <w:pPr>
        <w:jc w:val="center"/>
        <w:rPr>
          <w:sz w:val="24"/>
        </w:rPr>
      </w:pPr>
    </w:p>
    <w:p w14:paraId="3598AC79" w14:textId="06F555A4" w:rsidR="0088566D" w:rsidRPr="00B34B0D" w:rsidRDefault="0088566D">
      <w:pPr>
        <w:jc w:val="center"/>
        <w:rPr>
          <w:i/>
          <w:sz w:val="36"/>
          <w:szCs w:val="36"/>
        </w:rPr>
        <w:sectPr w:rsidR="0088566D" w:rsidRPr="00B34B0D">
          <w:type w:val="continuous"/>
          <w:pgSz w:w="11900" w:h="16840"/>
          <w:pgMar w:top="840" w:right="1620" w:bottom="280" w:left="1680" w:header="720" w:footer="720" w:gutter="0"/>
          <w:cols w:space="720"/>
        </w:sectPr>
      </w:pPr>
      <w:r w:rsidRPr="00B34B0D">
        <w:rPr>
          <w:b/>
          <w:i/>
          <w:sz w:val="36"/>
          <w:szCs w:val="36"/>
        </w:rPr>
        <w:t xml:space="preserve">Note: the most current version of this draft may be downloaded at </w:t>
      </w:r>
      <w:ins w:id="7" w:author="Benjamin Meyer" w:date="2022-09-08T18:23:00Z">
        <w:r w:rsidR="004670E0" w:rsidRPr="004670E0">
          <w:rPr>
            <w:b/>
            <w:i/>
            <w:sz w:val="36"/>
            <w:szCs w:val="36"/>
            <w:rPrChange w:id="8" w:author="Benjamin Meyer" w:date="2022-09-08T18:23:00Z">
              <w:rPr/>
            </w:rPrChange>
          </w:rPr>
          <w:fldChar w:fldCharType="begin"/>
        </w:r>
        <w:r w:rsidR="004670E0" w:rsidRPr="004670E0">
          <w:rPr>
            <w:b/>
            <w:i/>
            <w:sz w:val="36"/>
            <w:szCs w:val="36"/>
            <w:rPrChange w:id="9" w:author="Benjamin Meyer" w:date="2022-09-08T18:23:00Z">
              <w:rPr/>
            </w:rPrChange>
          </w:rPr>
          <w:instrText xml:space="preserve"> HYPERLINK "https://bit.ly/kwf_qapp_2022" </w:instrText>
        </w:r>
        <w:r w:rsidR="004670E0" w:rsidRPr="004670E0">
          <w:rPr>
            <w:b/>
            <w:i/>
            <w:sz w:val="36"/>
            <w:szCs w:val="36"/>
            <w:rPrChange w:id="10" w:author="Benjamin Meyer" w:date="2022-09-08T18:23:00Z">
              <w:rPr/>
            </w:rPrChange>
          </w:rPr>
          <w:fldChar w:fldCharType="separate"/>
        </w:r>
        <w:r w:rsidR="004670E0" w:rsidRPr="004670E0">
          <w:rPr>
            <w:rStyle w:val="Hyperlink"/>
            <w:b/>
            <w:i/>
            <w:sz w:val="36"/>
            <w:szCs w:val="36"/>
            <w:rPrChange w:id="11" w:author="Benjamin Meyer" w:date="2022-09-08T18:23:00Z">
              <w:rPr>
                <w:rStyle w:val="Hyperlink"/>
              </w:rPr>
            </w:rPrChange>
          </w:rPr>
          <w:t>https://bit.ly/kwf_qapp_2022</w:t>
        </w:r>
        <w:r w:rsidR="004670E0" w:rsidRPr="004670E0">
          <w:rPr>
            <w:b/>
            <w:i/>
            <w:sz w:val="36"/>
            <w:szCs w:val="36"/>
            <w:rPrChange w:id="12" w:author="Benjamin Meyer" w:date="2022-09-08T18:23:00Z">
              <w:rPr/>
            </w:rPrChange>
          </w:rPr>
          <w:fldChar w:fldCharType="end"/>
        </w:r>
      </w:ins>
      <w:del w:id="13" w:author="Benjamin Meyer" w:date="2022-09-08T18:23:00Z">
        <w:r w:rsidR="0044246A" w:rsidDel="004670E0">
          <w:fldChar w:fldCharType="begin"/>
        </w:r>
        <w:r w:rsidR="0044246A" w:rsidDel="004670E0">
          <w:delInstrText xml:space="preserve"> HYPERLINK "https://bit.ly/draft_qapp_2022" </w:delInstrText>
        </w:r>
        <w:r w:rsidR="0044246A" w:rsidDel="004670E0">
          <w:fldChar w:fldCharType="separate"/>
        </w:r>
        <w:r w:rsidRPr="00B34B0D" w:rsidDel="004670E0">
          <w:rPr>
            <w:rStyle w:val="Hyperlink"/>
            <w:rFonts w:cstheme="minorHAnsi"/>
            <w:b/>
            <w:i/>
            <w:sz w:val="36"/>
            <w:szCs w:val="36"/>
          </w:rPr>
          <w:delText>https://bit.ly/draft_qapp_2022</w:delText>
        </w:r>
        <w:r w:rsidR="0044246A" w:rsidDel="004670E0">
          <w:rPr>
            <w:rStyle w:val="Hyperlink"/>
            <w:rFonts w:cstheme="minorHAnsi"/>
            <w:b/>
            <w:i/>
            <w:sz w:val="36"/>
            <w:szCs w:val="36"/>
          </w:rPr>
          <w:fldChar w:fldCharType="end"/>
        </w:r>
      </w:del>
      <w:r w:rsidRPr="00B34B0D">
        <w:rPr>
          <w:rFonts w:cstheme="minorHAnsi"/>
          <w:i/>
          <w:sz w:val="36"/>
          <w:szCs w:val="36"/>
        </w:rPr>
        <w:t>.</w:t>
      </w:r>
    </w:p>
    <w:p w14:paraId="75538028" w14:textId="77777777" w:rsidR="000D14B5" w:rsidRDefault="009748A5">
      <w:pPr>
        <w:spacing w:before="65" w:line="217" w:lineRule="exact"/>
        <w:ind w:left="7123"/>
        <w:rPr>
          <w:sz w:val="19"/>
        </w:rPr>
      </w:pPr>
      <w:bookmarkStart w:id="14" w:name="Kenai_QAPP_signatures_2020_05_05"/>
      <w:bookmarkEnd w:id="14"/>
      <w:r>
        <w:rPr>
          <w:sz w:val="19"/>
        </w:rPr>
        <w:lastRenderedPageBreak/>
        <w:t>Kenai</w:t>
      </w:r>
      <w:r>
        <w:rPr>
          <w:spacing w:val="-26"/>
          <w:sz w:val="19"/>
        </w:rPr>
        <w:t xml:space="preserve"> </w:t>
      </w:r>
      <w:r>
        <w:rPr>
          <w:sz w:val="19"/>
        </w:rPr>
        <w:t>River</w:t>
      </w:r>
      <w:r>
        <w:rPr>
          <w:spacing w:val="-24"/>
          <w:sz w:val="19"/>
        </w:rPr>
        <w:t xml:space="preserve"> </w:t>
      </w:r>
      <w:r>
        <w:rPr>
          <w:sz w:val="19"/>
        </w:rPr>
        <w:t>Waier</w:t>
      </w:r>
      <w:r>
        <w:rPr>
          <w:spacing w:val="-26"/>
          <w:sz w:val="19"/>
        </w:rPr>
        <w:t xml:space="preserve"> </w:t>
      </w:r>
      <w:r>
        <w:rPr>
          <w:sz w:val="19"/>
        </w:rPr>
        <w:t>Quality</w:t>
      </w:r>
      <w:r>
        <w:rPr>
          <w:spacing w:val="-26"/>
          <w:sz w:val="19"/>
        </w:rPr>
        <w:t xml:space="preserve"> </w:t>
      </w:r>
      <w:r>
        <w:rPr>
          <w:sz w:val="19"/>
        </w:rPr>
        <w:t>Monitoring</w:t>
      </w:r>
      <w:r>
        <w:rPr>
          <w:spacing w:val="-23"/>
          <w:sz w:val="19"/>
        </w:rPr>
        <w:t xml:space="preserve"> </w:t>
      </w:r>
      <w:r>
        <w:rPr>
          <w:sz w:val="19"/>
        </w:rPr>
        <w:t>Program</w:t>
      </w:r>
    </w:p>
    <w:p w14:paraId="1F6881F5" w14:textId="52B6DF22" w:rsidR="000D14B5" w:rsidRDefault="00C561A2">
      <w:pPr>
        <w:spacing w:line="217" w:lineRule="exact"/>
        <w:ind w:right="100"/>
        <w:jc w:val="right"/>
        <w:rPr>
          <w:sz w:val="19"/>
        </w:rPr>
      </w:pPr>
      <w:r>
        <w:rPr>
          <w:w w:val="95"/>
          <w:sz w:val="19"/>
        </w:rPr>
        <w:t>July</w:t>
      </w:r>
      <w:r w:rsidR="007043C9">
        <w:rPr>
          <w:w w:val="95"/>
          <w:sz w:val="19"/>
        </w:rPr>
        <w:t>, 2022 QAPP v4</w:t>
      </w:r>
    </w:p>
    <w:p w14:paraId="074E5E90" w14:textId="77777777" w:rsidR="000D14B5" w:rsidRDefault="000D14B5">
      <w:pPr>
        <w:pStyle w:val="BodyText"/>
        <w:spacing w:before="5"/>
        <w:rPr>
          <w:sz w:val="15"/>
        </w:rPr>
      </w:pPr>
    </w:p>
    <w:p w14:paraId="648E6385" w14:textId="77777777" w:rsidR="000D14B5" w:rsidRDefault="009748A5" w:rsidP="00F92DAC">
      <w:pPr>
        <w:pStyle w:val="Heading1"/>
      </w:pPr>
      <w:bookmarkStart w:id="15" w:name="_Toc96073945"/>
      <w:commentRangeStart w:id="16"/>
      <w:r>
        <w:t>Al. Title and Approval Page</w:t>
      </w:r>
      <w:commentRangeEnd w:id="16"/>
      <w:r w:rsidR="00E72980">
        <w:rPr>
          <w:rStyle w:val="CommentReference"/>
        </w:rPr>
        <w:commentReference w:id="16"/>
      </w:r>
      <w:bookmarkEnd w:id="15"/>
    </w:p>
    <w:p w14:paraId="458CE1C6" w14:textId="77777777" w:rsidR="000D14B5" w:rsidRDefault="000D14B5">
      <w:pPr>
        <w:pStyle w:val="BodyText"/>
        <w:rPr>
          <w:sz w:val="20"/>
        </w:rPr>
      </w:pPr>
    </w:p>
    <w:p w14:paraId="48BE3774" w14:textId="77777777" w:rsidR="000D14B5" w:rsidRDefault="000D14B5">
      <w:pPr>
        <w:pStyle w:val="BodyText"/>
        <w:spacing w:before="6"/>
        <w:rPr>
          <w:sz w:val="29"/>
        </w:rPr>
      </w:pPr>
    </w:p>
    <w:p w14:paraId="446244C4" w14:textId="77777777" w:rsidR="000D14B5" w:rsidRDefault="009748A5">
      <w:pPr>
        <w:spacing w:before="89"/>
        <w:ind w:left="124"/>
        <w:rPr>
          <w:sz w:val="26"/>
        </w:rPr>
      </w:pPr>
      <w:r>
        <w:rPr>
          <w:sz w:val="26"/>
        </w:rPr>
        <w:t>Title: Kenai River Water Quality Monitoring: Multi-Agency Baseline and Metals</w:t>
      </w:r>
    </w:p>
    <w:p w14:paraId="08F4F510" w14:textId="77777777" w:rsidR="000D14B5" w:rsidRDefault="000D14B5">
      <w:pPr>
        <w:pStyle w:val="BodyText"/>
        <w:rPr>
          <w:sz w:val="20"/>
        </w:rPr>
      </w:pPr>
    </w:p>
    <w:p w14:paraId="386A22D5" w14:textId="77777777" w:rsidR="000D14B5" w:rsidRDefault="000D14B5">
      <w:pPr>
        <w:pStyle w:val="BodyText"/>
        <w:rPr>
          <w:sz w:val="20"/>
        </w:rPr>
      </w:pPr>
    </w:p>
    <w:p w14:paraId="5AC70BCF" w14:textId="77777777" w:rsidR="000D14B5" w:rsidRDefault="000D14B5">
      <w:pPr>
        <w:rPr>
          <w:sz w:val="20"/>
        </w:rPr>
        <w:sectPr w:rsidR="000D14B5">
          <w:pgSz w:w="12140" w:h="15920"/>
          <w:pgMar w:top="900" w:right="760" w:bottom="280" w:left="660" w:header="720" w:footer="720" w:gutter="0"/>
          <w:cols w:space="720"/>
        </w:sectPr>
      </w:pPr>
    </w:p>
    <w:p w14:paraId="211CFA83" w14:textId="77777777" w:rsidR="000D14B5" w:rsidRDefault="00E72980">
      <w:pPr>
        <w:spacing w:before="220" w:line="261" w:lineRule="auto"/>
        <w:ind w:left="147" w:right="251"/>
        <w:rPr>
          <w:sz w:val="26"/>
        </w:rPr>
      </w:pPr>
      <w:r>
        <w:rPr>
          <w:w w:val="90"/>
          <w:sz w:val="26"/>
        </w:rPr>
        <w:t xml:space="preserve">Benjamin Meyer, </w:t>
      </w:r>
      <w:r w:rsidR="009748A5">
        <w:rPr>
          <w:w w:val="90"/>
          <w:sz w:val="26"/>
        </w:rPr>
        <w:t xml:space="preserve">Project QA, Project </w:t>
      </w:r>
      <w:r w:rsidR="009748A5">
        <w:rPr>
          <w:sz w:val="26"/>
        </w:rPr>
        <w:t>Manager</w:t>
      </w:r>
    </w:p>
    <w:p w14:paraId="6FC34629" w14:textId="77777777" w:rsidR="000D14B5" w:rsidRDefault="009748A5">
      <w:pPr>
        <w:spacing w:before="121" w:line="388" w:lineRule="auto"/>
        <w:ind w:left="116" w:right="251" w:firstLine="3"/>
        <w:rPr>
          <w:sz w:val="25"/>
        </w:rPr>
      </w:pPr>
      <w:r>
        <w:rPr>
          <w:w w:val="95"/>
          <w:sz w:val="25"/>
        </w:rPr>
        <w:t xml:space="preserve">Affiliation: Kenai Watershed Forum </w:t>
      </w:r>
      <w:r w:rsidR="00E72980">
        <w:rPr>
          <w:sz w:val="25"/>
        </w:rPr>
        <w:t>Signature:</w:t>
      </w:r>
    </w:p>
    <w:p w14:paraId="3167732E" w14:textId="77777777" w:rsidR="000D14B5" w:rsidRDefault="000D14B5">
      <w:pPr>
        <w:pStyle w:val="BodyText"/>
        <w:spacing w:before="6"/>
        <w:rPr>
          <w:sz w:val="32"/>
        </w:rPr>
      </w:pPr>
    </w:p>
    <w:p w14:paraId="68BA6EEB" w14:textId="77777777" w:rsidR="000D14B5" w:rsidRDefault="009748A5">
      <w:pPr>
        <w:spacing w:line="355" w:lineRule="auto"/>
        <w:ind w:left="122" w:right="251" w:hanging="7"/>
        <w:rPr>
          <w:sz w:val="26"/>
        </w:rPr>
      </w:pPr>
      <w:r>
        <w:rPr>
          <w:w w:val="95"/>
          <w:sz w:val="26"/>
        </w:rPr>
        <w:t>Sarah</w:t>
      </w:r>
      <w:r>
        <w:rPr>
          <w:spacing w:val="-29"/>
          <w:w w:val="95"/>
          <w:sz w:val="26"/>
        </w:rPr>
        <w:t xml:space="preserve"> </w:t>
      </w:r>
      <w:r>
        <w:rPr>
          <w:w w:val="95"/>
          <w:sz w:val="26"/>
        </w:rPr>
        <w:t>Apsens,</w:t>
      </w:r>
      <w:r>
        <w:rPr>
          <w:spacing w:val="-29"/>
          <w:w w:val="95"/>
          <w:sz w:val="26"/>
        </w:rPr>
        <w:t xml:space="preserve"> </w:t>
      </w:r>
      <w:r>
        <w:rPr>
          <w:w w:val="95"/>
          <w:sz w:val="26"/>
        </w:rPr>
        <w:t>DEC</w:t>
      </w:r>
      <w:r>
        <w:rPr>
          <w:spacing w:val="-30"/>
          <w:w w:val="95"/>
          <w:sz w:val="26"/>
        </w:rPr>
        <w:t xml:space="preserve"> </w:t>
      </w:r>
      <w:r>
        <w:rPr>
          <w:w w:val="95"/>
          <w:sz w:val="26"/>
        </w:rPr>
        <w:t>DOW</w:t>
      </w:r>
      <w:r>
        <w:rPr>
          <w:spacing w:val="-29"/>
          <w:w w:val="95"/>
          <w:sz w:val="26"/>
        </w:rPr>
        <w:t xml:space="preserve"> </w:t>
      </w:r>
      <w:r>
        <w:rPr>
          <w:w w:val="95"/>
          <w:sz w:val="26"/>
        </w:rPr>
        <w:t>Project</w:t>
      </w:r>
      <w:r>
        <w:rPr>
          <w:spacing w:val="-26"/>
          <w:w w:val="95"/>
          <w:sz w:val="26"/>
        </w:rPr>
        <w:t xml:space="preserve"> </w:t>
      </w:r>
      <w:r>
        <w:rPr>
          <w:w w:val="95"/>
          <w:sz w:val="26"/>
        </w:rPr>
        <w:t xml:space="preserve">Manager </w:t>
      </w:r>
      <w:r>
        <w:rPr>
          <w:sz w:val="26"/>
        </w:rPr>
        <w:t>DEC DOW WQS</w:t>
      </w:r>
      <w:r>
        <w:rPr>
          <w:spacing w:val="-3"/>
          <w:sz w:val="26"/>
        </w:rPr>
        <w:t xml:space="preserve"> </w:t>
      </w:r>
      <w:r>
        <w:rPr>
          <w:sz w:val="26"/>
        </w:rPr>
        <w:t>Program</w:t>
      </w:r>
    </w:p>
    <w:p w14:paraId="533E2AF3" w14:textId="77777777" w:rsidR="000D14B5" w:rsidRDefault="009748A5">
      <w:pPr>
        <w:pStyle w:val="BodyText"/>
        <w:rPr>
          <w:sz w:val="28"/>
        </w:rPr>
      </w:pPr>
      <w:r>
        <w:br w:type="column"/>
      </w:r>
    </w:p>
    <w:p w14:paraId="1302969B" w14:textId="77777777" w:rsidR="000D14B5" w:rsidRDefault="000D14B5">
      <w:pPr>
        <w:pStyle w:val="BodyText"/>
        <w:spacing w:before="1"/>
        <w:rPr>
          <w:sz w:val="29"/>
        </w:rPr>
      </w:pPr>
    </w:p>
    <w:p w14:paraId="6558621E" w14:textId="77777777" w:rsidR="000D14B5" w:rsidRDefault="009748A5">
      <w:pPr>
        <w:ind w:left="126"/>
        <w:rPr>
          <w:sz w:val="26"/>
        </w:rPr>
      </w:pPr>
      <w:r>
        <w:rPr>
          <w:sz w:val="26"/>
        </w:rPr>
        <w:t>Phone: (907) 260-5449</w:t>
      </w:r>
    </w:p>
    <w:p w14:paraId="0AB90061" w14:textId="77777777" w:rsidR="000D14B5" w:rsidRDefault="009748A5">
      <w:pPr>
        <w:tabs>
          <w:tab w:val="left" w:pos="915"/>
        </w:tabs>
        <w:spacing w:before="23"/>
        <w:ind w:left="115"/>
        <w:rPr>
          <w:sz w:val="26"/>
        </w:rPr>
      </w:pPr>
      <w:r>
        <w:rPr>
          <w:sz w:val="26"/>
        </w:rPr>
        <w:t>email:</w:t>
      </w:r>
      <w:r>
        <w:rPr>
          <w:sz w:val="26"/>
        </w:rPr>
        <w:tab/>
      </w:r>
      <w:hyperlink r:id="rId12" w:history="1">
        <w:r w:rsidR="00E72980" w:rsidRPr="00726CD9">
          <w:rPr>
            <w:rStyle w:val="Hyperlink"/>
            <w:sz w:val="26"/>
          </w:rPr>
          <w:t>ben@kenaiwatershed.org</w:t>
        </w:r>
      </w:hyperlink>
    </w:p>
    <w:p w14:paraId="765036CB" w14:textId="77777777" w:rsidR="000D14B5" w:rsidRDefault="009748A5">
      <w:pPr>
        <w:tabs>
          <w:tab w:val="left" w:pos="1114"/>
        </w:tabs>
        <w:spacing w:before="73"/>
        <w:ind w:left="121"/>
        <w:rPr>
          <w:sz w:val="25"/>
        </w:rPr>
      </w:pPr>
      <w:r>
        <w:rPr>
          <w:spacing w:val="-1"/>
          <w:w w:val="90"/>
          <w:sz w:val="25"/>
        </w:rPr>
        <w:t>Date:</w:t>
      </w:r>
      <w:r>
        <w:rPr>
          <w:spacing w:val="-1"/>
          <w:w w:val="90"/>
          <w:sz w:val="25"/>
        </w:rPr>
        <w:tab/>
      </w:r>
    </w:p>
    <w:p w14:paraId="7E52F45E" w14:textId="77777777" w:rsidR="000D14B5" w:rsidRDefault="009748A5">
      <w:pPr>
        <w:spacing w:before="386"/>
        <w:ind w:left="126"/>
        <w:rPr>
          <w:sz w:val="26"/>
        </w:rPr>
      </w:pPr>
      <w:r>
        <w:rPr>
          <w:sz w:val="26"/>
        </w:rPr>
        <w:t>Phone: (907) 262-3411</w:t>
      </w:r>
    </w:p>
    <w:p w14:paraId="4F75A645" w14:textId="77777777" w:rsidR="000D14B5" w:rsidRDefault="009748A5">
      <w:pPr>
        <w:spacing w:before="23"/>
        <w:ind w:left="115"/>
        <w:rPr>
          <w:sz w:val="26"/>
        </w:rPr>
      </w:pPr>
      <w:r>
        <w:rPr>
          <w:sz w:val="26"/>
        </w:rPr>
        <w:t xml:space="preserve">email: </w:t>
      </w:r>
      <w:hyperlink r:id="rId13">
        <w:r>
          <w:rPr>
            <w:sz w:val="26"/>
            <w:u w:val="single"/>
          </w:rPr>
          <w:t>sarah.apsens@alaska.gov</w:t>
        </w:r>
      </w:hyperlink>
    </w:p>
    <w:p w14:paraId="6F788319" w14:textId="77777777" w:rsidR="000D14B5" w:rsidRDefault="000D14B5">
      <w:pPr>
        <w:rPr>
          <w:sz w:val="26"/>
        </w:rPr>
        <w:sectPr w:rsidR="000D14B5">
          <w:type w:val="continuous"/>
          <w:pgSz w:w="12140" w:h="15920"/>
          <w:pgMar w:top="840" w:right="760" w:bottom="280" w:left="660" w:header="720" w:footer="720" w:gutter="0"/>
          <w:cols w:num="2" w:space="720" w:equalWidth="0">
            <w:col w:w="4565" w:space="525"/>
            <w:col w:w="5630"/>
          </w:cols>
        </w:sectPr>
      </w:pPr>
    </w:p>
    <w:p w14:paraId="7D4A54B5" w14:textId="77777777" w:rsidR="000D14B5" w:rsidRDefault="009748A5">
      <w:pPr>
        <w:tabs>
          <w:tab w:val="left" w:pos="4603"/>
        </w:tabs>
        <w:spacing w:before="13"/>
        <w:ind w:left="115"/>
        <w:rPr>
          <w:sz w:val="26"/>
        </w:rPr>
      </w:pPr>
      <w:r>
        <w:rPr>
          <w:noProof/>
        </w:rPr>
        <w:drawing>
          <wp:anchor distT="0" distB="0" distL="0" distR="0" simplePos="0" relativeHeight="251649024" behindDoc="1" locked="0" layoutInCell="1" allowOverlap="1" wp14:anchorId="65700D53" wp14:editId="71564065">
            <wp:simplePos x="0" y="0"/>
            <wp:positionH relativeFrom="page">
              <wp:posOffset>1298473</wp:posOffset>
            </wp:positionH>
            <wp:positionV relativeFrom="paragraph">
              <wp:posOffset>-79383</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1865820" cy="578403"/>
                    </a:xfrm>
                    <a:prstGeom prst="rect">
                      <a:avLst/>
                    </a:prstGeom>
                  </pic:spPr>
                </pic:pic>
              </a:graphicData>
            </a:graphic>
          </wp:anchor>
        </w:drawing>
      </w:r>
      <w:r>
        <w:rPr>
          <w:sz w:val="26"/>
        </w:rPr>
        <w:t xml:space="preserve">Signature: </w:t>
      </w:r>
      <w:r>
        <w:rPr>
          <w:spacing w:val="10"/>
          <w:sz w:val="26"/>
        </w:rPr>
        <w:t xml:space="preserve"> </w:t>
      </w:r>
      <w:r>
        <w:rPr>
          <w:sz w:val="26"/>
          <w:u w:val="single"/>
        </w:rPr>
        <w:t xml:space="preserve"> </w:t>
      </w:r>
      <w:r>
        <w:rPr>
          <w:sz w:val="26"/>
          <w:u w:val="single"/>
        </w:rPr>
        <w:tab/>
      </w:r>
    </w:p>
    <w:p w14:paraId="27A0A30F" w14:textId="77777777" w:rsidR="000D14B5" w:rsidRDefault="009748A5">
      <w:pPr>
        <w:spacing w:before="133"/>
        <w:ind w:left="115"/>
        <w:rPr>
          <w:sz w:val="26"/>
        </w:rPr>
      </w:pPr>
      <w:r>
        <w:br w:type="column"/>
      </w:r>
      <w:r>
        <w:rPr>
          <w:w w:val="90"/>
          <w:sz w:val="26"/>
        </w:rPr>
        <w:t>Date:</w:t>
      </w:r>
    </w:p>
    <w:p w14:paraId="589C414D" w14:textId="77777777" w:rsidR="000D14B5" w:rsidRDefault="009748A5">
      <w:pPr>
        <w:pStyle w:val="BodyText"/>
        <w:tabs>
          <w:tab w:val="left" w:pos="3058"/>
        </w:tabs>
        <w:spacing w:before="184"/>
        <w:ind w:left="115"/>
        <w:rPr>
          <w:rFonts w:ascii="Arial"/>
        </w:rPr>
      </w:pPr>
      <w:r>
        <w:br w:type="column"/>
      </w:r>
      <w:r>
        <w:rPr>
          <w:rFonts w:ascii="Arial"/>
          <w:u w:val="single"/>
        </w:rPr>
        <w:t xml:space="preserve">  </w:t>
      </w:r>
      <w:r>
        <w:rPr>
          <w:rFonts w:ascii="Arial"/>
          <w:spacing w:val="-33"/>
          <w:u w:val="single"/>
        </w:rPr>
        <w:t xml:space="preserve"> </w:t>
      </w:r>
      <w:r>
        <w:rPr>
          <w:rFonts w:ascii="Arial"/>
          <w:u w:val="single"/>
        </w:rPr>
        <w:t>5/5/2020</w:t>
      </w:r>
      <w:r>
        <w:rPr>
          <w:rFonts w:ascii="Arial"/>
          <w:u w:val="single"/>
        </w:rPr>
        <w:tab/>
      </w:r>
    </w:p>
    <w:p w14:paraId="7D82126B" w14:textId="77777777" w:rsidR="000D14B5" w:rsidRDefault="000D14B5">
      <w:pPr>
        <w:rPr>
          <w:rFonts w:ascii="Arial"/>
        </w:rPr>
        <w:sectPr w:rsidR="000D14B5">
          <w:type w:val="continuous"/>
          <w:pgSz w:w="12140" w:h="15920"/>
          <w:pgMar w:top="840" w:right="760" w:bottom="280" w:left="660" w:header="720" w:footer="720" w:gutter="0"/>
          <w:cols w:num="3" w:space="720" w:equalWidth="0">
            <w:col w:w="4644" w:space="451"/>
            <w:col w:w="663" w:space="345"/>
            <w:col w:w="4617"/>
          </w:cols>
        </w:sectPr>
      </w:pPr>
    </w:p>
    <w:p w14:paraId="02097ED9" w14:textId="77777777" w:rsidR="000D14B5" w:rsidRDefault="000D14B5">
      <w:pPr>
        <w:pStyle w:val="BodyText"/>
        <w:spacing w:before="5"/>
        <w:rPr>
          <w:rFonts w:ascii="Arial"/>
          <w:sz w:val="28"/>
        </w:rPr>
      </w:pPr>
    </w:p>
    <w:p w14:paraId="4153F491" w14:textId="77777777" w:rsidR="000D14B5" w:rsidRDefault="000D14B5">
      <w:pPr>
        <w:rPr>
          <w:rFonts w:ascii="Arial"/>
          <w:sz w:val="28"/>
        </w:rPr>
        <w:sectPr w:rsidR="000D14B5">
          <w:type w:val="continuous"/>
          <w:pgSz w:w="12140" w:h="15920"/>
          <w:pgMar w:top="840" w:right="760" w:bottom="280" w:left="660" w:header="720" w:footer="720" w:gutter="0"/>
          <w:cols w:space="720"/>
        </w:sectPr>
      </w:pPr>
    </w:p>
    <w:p w14:paraId="4CDA3F2F" w14:textId="77777777" w:rsidR="000D14B5" w:rsidRDefault="009748A5">
      <w:pPr>
        <w:spacing w:before="90" w:line="259" w:lineRule="auto"/>
        <w:ind w:left="122" w:right="555" w:hanging="2"/>
        <w:rPr>
          <w:sz w:val="26"/>
        </w:rPr>
      </w:pPr>
      <w:r>
        <w:rPr>
          <w:w w:val="95"/>
          <w:sz w:val="26"/>
        </w:rPr>
        <w:t>John</w:t>
      </w:r>
      <w:r>
        <w:rPr>
          <w:spacing w:val="-25"/>
          <w:w w:val="95"/>
          <w:sz w:val="26"/>
        </w:rPr>
        <w:t xml:space="preserve"> </w:t>
      </w:r>
      <w:r>
        <w:rPr>
          <w:w w:val="95"/>
          <w:sz w:val="26"/>
        </w:rPr>
        <w:t>Clark,</w:t>
      </w:r>
      <w:r>
        <w:rPr>
          <w:spacing w:val="-24"/>
          <w:w w:val="95"/>
          <w:sz w:val="26"/>
        </w:rPr>
        <w:t xml:space="preserve"> </w:t>
      </w:r>
      <w:r>
        <w:rPr>
          <w:w w:val="95"/>
          <w:sz w:val="26"/>
        </w:rPr>
        <w:t>DEC</w:t>
      </w:r>
      <w:r>
        <w:rPr>
          <w:spacing w:val="-23"/>
          <w:w w:val="95"/>
          <w:sz w:val="26"/>
        </w:rPr>
        <w:t xml:space="preserve"> </w:t>
      </w:r>
      <w:r>
        <w:rPr>
          <w:w w:val="95"/>
          <w:sz w:val="26"/>
        </w:rPr>
        <w:t>DOW</w:t>
      </w:r>
      <w:r>
        <w:rPr>
          <w:spacing w:val="-24"/>
          <w:w w:val="95"/>
          <w:sz w:val="26"/>
        </w:rPr>
        <w:t xml:space="preserve"> </w:t>
      </w:r>
      <w:r>
        <w:rPr>
          <w:w w:val="95"/>
          <w:sz w:val="26"/>
        </w:rPr>
        <w:t>QA</w:t>
      </w:r>
      <w:r>
        <w:rPr>
          <w:spacing w:val="-25"/>
          <w:w w:val="95"/>
          <w:sz w:val="26"/>
        </w:rPr>
        <w:t xml:space="preserve"> </w:t>
      </w:r>
      <w:r>
        <w:rPr>
          <w:w w:val="95"/>
          <w:sz w:val="26"/>
        </w:rPr>
        <w:t>Officer</w:t>
      </w:r>
      <w:r>
        <w:rPr>
          <w:spacing w:val="-16"/>
          <w:w w:val="95"/>
          <w:sz w:val="26"/>
        </w:rPr>
        <w:t xml:space="preserve"> </w:t>
      </w:r>
      <w:r>
        <w:rPr>
          <w:w w:val="95"/>
          <w:sz w:val="26"/>
        </w:rPr>
        <w:t xml:space="preserve">DEC </w:t>
      </w:r>
      <w:r>
        <w:rPr>
          <w:sz w:val="26"/>
        </w:rPr>
        <w:t>DOW WQSAR</w:t>
      </w:r>
      <w:r>
        <w:rPr>
          <w:spacing w:val="-1"/>
          <w:sz w:val="26"/>
        </w:rPr>
        <w:t xml:space="preserve"> </w:t>
      </w:r>
      <w:r>
        <w:rPr>
          <w:sz w:val="26"/>
        </w:rPr>
        <w:t>Program</w:t>
      </w:r>
    </w:p>
    <w:p w14:paraId="6BB6DD1E" w14:textId="77777777" w:rsidR="000D14B5" w:rsidRDefault="000D14B5">
      <w:pPr>
        <w:pStyle w:val="BodyText"/>
        <w:spacing w:before="8"/>
        <w:rPr>
          <w:sz w:val="22"/>
        </w:rPr>
      </w:pPr>
    </w:p>
    <w:p w14:paraId="614DA914" w14:textId="77777777" w:rsidR="000D14B5" w:rsidRDefault="009748A5">
      <w:pPr>
        <w:tabs>
          <w:tab w:val="left" w:pos="4613"/>
        </w:tabs>
        <w:ind w:left="125"/>
        <w:rPr>
          <w:sz w:val="26"/>
        </w:rPr>
      </w:pPr>
      <w:r>
        <w:rPr>
          <w:noProof/>
        </w:rPr>
        <w:drawing>
          <wp:anchor distT="0" distB="0" distL="0" distR="0" simplePos="0" relativeHeight="251648000" behindDoc="1" locked="0" layoutInCell="1" allowOverlap="1" wp14:anchorId="490496D4" wp14:editId="14F16585">
            <wp:simplePos x="0" y="0"/>
            <wp:positionH relativeFrom="page">
              <wp:posOffset>1037751</wp:posOffset>
            </wp:positionH>
            <wp:positionV relativeFrom="paragraph">
              <wp:posOffset>-65366</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1640979" cy="582546"/>
                    </a:xfrm>
                    <a:prstGeom prst="rect">
                      <a:avLst/>
                    </a:prstGeom>
                  </pic:spPr>
                </pic:pic>
              </a:graphicData>
            </a:graphic>
          </wp:anchor>
        </w:drawing>
      </w:r>
      <w:r>
        <w:rPr>
          <w:sz w:val="26"/>
        </w:rPr>
        <w:t xml:space="preserve">Signature: </w:t>
      </w:r>
      <w:r>
        <w:rPr>
          <w:spacing w:val="21"/>
          <w:sz w:val="26"/>
        </w:rPr>
        <w:t xml:space="preserve"> </w:t>
      </w:r>
      <w:r>
        <w:rPr>
          <w:sz w:val="26"/>
          <w:u w:val="single"/>
        </w:rPr>
        <w:t xml:space="preserve"> </w:t>
      </w:r>
      <w:r>
        <w:rPr>
          <w:sz w:val="26"/>
          <w:u w:val="single"/>
        </w:rPr>
        <w:tab/>
      </w:r>
    </w:p>
    <w:p w14:paraId="7B5C54BB" w14:textId="77777777" w:rsidR="000D14B5" w:rsidRDefault="009748A5">
      <w:pPr>
        <w:spacing w:before="210"/>
        <w:ind w:left="132"/>
        <w:rPr>
          <w:sz w:val="26"/>
        </w:rPr>
      </w:pPr>
      <w:r>
        <w:br w:type="column"/>
      </w:r>
      <w:r>
        <w:rPr>
          <w:sz w:val="26"/>
        </w:rPr>
        <w:t>Phone:</w:t>
      </w:r>
      <w:r>
        <w:rPr>
          <w:spacing w:val="59"/>
          <w:sz w:val="26"/>
        </w:rPr>
        <w:t xml:space="preserve"> </w:t>
      </w:r>
      <w:r>
        <w:rPr>
          <w:sz w:val="26"/>
        </w:rPr>
        <w:t>(907)269-3066</w:t>
      </w:r>
    </w:p>
    <w:p w14:paraId="202B7C6D" w14:textId="77777777" w:rsidR="000D14B5" w:rsidRDefault="009748A5">
      <w:pPr>
        <w:tabs>
          <w:tab w:val="left" w:pos="919"/>
        </w:tabs>
        <w:spacing w:before="22"/>
        <w:ind w:left="121"/>
        <w:rPr>
          <w:sz w:val="26"/>
        </w:rPr>
      </w:pPr>
      <w:r>
        <w:rPr>
          <w:sz w:val="26"/>
        </w:rPr>
        <w:t>email:</w:t>
      </w:r>
      <w:r>
        <w:rPr>
          <w:sz w:val="26"/>
        </w:rPr>
        <w:tab/>
      </w:r>
      <w:hyperlink r:id="rId16">
        <w:r>
          <w:rPr>
            <w:sz w:val="26"/>
            <w:u w:val="single"/>
          </w:rPr>
          <w:t>john.clark</w:t>
        </w:r>
        <w:r>
          <w:rPr>
            <w:spacing w:val="3"/>
            <w:sz w:val="26"/>
            <w:u w:val="single"/>
          </w:rPr>
          <w:t xml:space="preserve"> </w:t>
        </w:r>
        <w:r>
          <w:rPr>
            <w:sz w:val="26"/>
            <w:u w:val="single"/>
          </w:rPr>
          <w:t>@alaska.gov</w:t>
        </w:r>
      </w:hyperlink>
    </w:p>
    <w:p w14:paraId="3F512A0E" w14:textId="77777777" w:rsidR="000D14B5" w:rsidRDefault="000D14B5">
      <w:pPr>
        <w:pStyle w:val="BodyText"/>
        <w:spacing w:before="7"/>
        <w:rPr>
          <w:sz w:val="25"/>
        </w:rPr>
      </w:pPr>
    </w:p>
    <w:p w14:paraId="27C7275D" w14:textId="77777777" w:rsidR="000D14B5" w:rsidRDefault="009748A5">
      <w:pPr>
        <w:tabs>
          <w:tab w:val="left" w:pos="1348"/>
        </w:tabs>
        <w:ind w:left="127"/>
        <w:rPr>
          <w:rFonts w:ascii="Arial"/>
          <w:sz w:val="24"/>
        </w:rPr>
      </w:pPr>
      <w:r>
        <w:rPr>
          <w:sz w:val="25"/>
        </w:rPr>
        <w:t>Date:</w:t>
      </w:r>
      <w:r>
        <w:rPr>
          <w:sz w:val="25"/>
        </w:rPr>
        <w:tab/>
      </w:r>
      <w:r>
        <w:rPr>
          <w:rFonts w:ascii="Arial"/>
          <w:position w:val="1"/>
          <w:sz w:val="24"/>
        </w:rPr>
        <w:t>5/5/2020</w:t>
      </w:r>
    </w:p>
    <w:p w14:paraId="1E3DF12E" w14:textId="77777777" w:rsidR="000D14B5" w:rsidRDefault="000D14B5">
      <w:pPr>
        <w:rPr>
          <w:rFonts w:ascii="Arial"/>
          <w:sz w:val="24"/>
        </w:rPr>
        <w:sectPr w:rsidR="000D14B5">
          <w:type w:val="continuous"/>
          <w:pgSz w:w="12140" w:h="15920"/>
          <w:pgMar w:top="840" w:right="760" w:bottom="280" w:left="660" w:header="720" w:footer="720" w:gutter="0"/>
          <w:cols w:num="2" w:space="720" w:equalWidth="0">
            <w:col w:w="4654" w:space="431"/>
            <w:col w:w="5635"/>
          </w:cols>
        </w:sectPr>
      </w:pPr>
    </w:p>
    <w:p w14:paraId="495A35BF" w14:textId="77777777" w:rsidR="000D14B5" w:rsidRDefault="000D14B5">
      <w:pPr>
        <w:pStyle w:val="BodyText"/>
        <w:spacing w:before="3"/>
        <w:rPr>
          <w:rFonts w:ascii="Arial"/>
          <w:sz w:val="2"/>
        </w:rPr>
      </w:pPr>
    </w:p>
    <w:p w14:paraId="24CCB788" w14:textId="77777777" w:rsidR="000D14B5" w:rsidRDefault="0027779C">
      <w:pPr>
        <w:pStyle w:val="BodyText"/>
        <w:spacing w:line="20" w:lineRule="exact"/>
        <w:ind w:left="6215"/>
        <w:rPr>
          <w:rFonts w:ascii="Arial"/>
          <w:sz w:val="2"/>
        </w:rPr>
      </w:pPr>
      <w:r>
        <w:rPr>
          <w:rFonts w:ascii="Arial"/>
          <w:noProof/>
          <w:sz w:val="2"/>
        </w:rPr>
        <mc:AlternateContent>
          <mc:Choice Requires="wpg">
            <w:drawing>
              <wp:inline distT="0" distB="0" distL="0" distR="0" wp14:anchorId="3C17A4C1" wp14:editId="0BD0587D">
                <wp:extent cx="1865630" cy="9525"/>
                <wp:effectExtent l="12700" t="1905" r="7620" b="7620"/>
                <wp:docPr id="11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5630" cy="9525"/>
                          <a:chOff x="0" y="0"/>
                          <a:chExt cx="2938" cy="15"/>
                        </a:xfrm>
                      </wpg:grpSpPr>
                      <wps:wsp>
                        <wps:cNvPr id="112" name="Line 67"/>
                        <wps:cNvCnPr>
                          <a:cxnSpLocks noChangeShapeType="1"/>
                        </wps:cNvCnPr>
                        <wps:spPr bwMode="auto">
                          <a:xfrm>
                            <a:off x="0" y="7"/>
                            <a:ext cx="2938"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82046D" id="Group 66" o:spid="_x0000_s1026" style="width:146.9pt;height:.75pt;mso-position-horizontal-relative:char;mso-position-vertical-relative:line" coordsize="29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">
                <v:line id="Line 67" o:spid="_x0000_s1027" style="position:absolute;visibility:visible;mso-wrap-style:square" from="0,7" to="29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" strokeweight=".25397mm"/>
                <w10:anchorlock/>
              </v:group>
            </w:pict>
          </mc:Fallback>
        </mc:AlternateContent>
      </w:r>
    </w:p>
    <w:p w14:paraId="5CA99965" w14:textId="77777777" w:rsidR="000D14B5" w:rsidRDefault="000D14B5">
      <w:pPr>
        <w:spacing w:line="20" w:lineRule="exact"/>
        <w:rPr>
          <w:rFonts w:ascii="Arial"/>
          <w:sz w:val="2"/>
        </w:rPr>
        <w:sectPr w:rsidR="000D14B5">
          <w:type w:val="continuous"/>
          <w:pgSz w:w="12140" w:h="15920"/>
          <w:pgMar w:top="840" w:right="760" w:bottom="280" w:left="660" w:header="720" w:footer="720" w:gutter="0"/>
          <w:cols w:space="720"/>
        </w:sectPr>
      </w:pPr>
    </w:p>
    <w:p w14:paraId="1C241055" w14:textId="595AB28B" w:rsidR="00F92DAC" w:rsidRPr="00F92DAC" w:rsidRDefault="009748A5" w:rsidP="00F92DAC">
      <w:pPr>
        <w:pStyle w:val="Heading1"/>
      </w:pPr>
      <w:bookmarkStart w:id="17" w:name="QAPP-Kenai_River_Watershed_ZnCu_2020_042"/>
      <w:bookmarkStart w:id="18" w:name="_Toc96073946"/>
      <w:bookmarkEnd w:id="17"/>
      <w:r>
        <w:lastRenderedPageBreak/>
        <w:t>A2. Table of Contents</w:t>
      </w:r>
      <w:bookmarkEnd w:id="18"/>
    </w:p>
    <w:sdt>
      <w:sdtPr>
        <w:rPr>
          <w:rFonts w:ascii="Times New Roman" w:eastAsia="Times New Roman" w:hAnsi="Times New Roman" w:cs="Times New Roman"/>
          <w:color w:val="auto"/>
          <w:sz w:val="22"/>
          <w:szCs w:val="22"/>
        </w:rPr>
        <w:id w:val="1596047573"/>
        <w:docPartObj>
          <w:docPartGallery w:val="Table of Contents"/>
          <w:docPartUnique/>
        </w:docPartObj>
      </w:sdtPr>
      <w:sdtEndPr>
        <w:rPr>
          <w:b/>
          <w:bCs/>
          <w:noProof/>
        </w:rPr>
      </w:sdtEndPr>
      <w:sdtContent>
        <w:p w14:paraId="272F71D2" w14:textId="413BD615" w:rsidR="00F92DAC" w:rsidRDefault="00F92DAC">
          <w:pPr>
            <w:pStyle w:val="TOCHeading"/>
          </w:pPr>
          <w:r>
            <w:t>Table of Contents</w:t>
          </w:r>
        </w:p>
        <w:p w14:paraId="6CB90437" w14:textId="5D36B9F6" w:rsidR="00F92DAC" w:rsidRDefault="00F92DAC">
          <w:pPr>
            <w:pStyle w:val="TOC2"/>
            <w:tabs>
              <w:tab w:val="right" w:leader="dot" w:pos="11190"/>
            </w:tabs>
            <w:rPr>
              <w:rFonts w:asciiTheme="minorHAnsi" w:eastAsiaTheme="minorEastAsia" w:hAnsiTheme="minorHAnsi" w:cstheme="minorBidi"/>
              <w:noProof/>
            </w:rPr>
          </w:pPr>
          <w:r>
            <w:fldChar w:fldCharType="begin"/>
          </w:r>
          <w:r>
            <w:instrText xml:space="preserve"> TOC \o "1-3" \h \z \u </w:instrText>
          </w:r>
          <w:r>
            <w:fldChar w:fldCharType="separate"/>
          </w:r>
          <w:del w:id="19" w:author="Benjamin Meyer" w:date="2022-07-18T07:02:00Z">
            <w:r w:rsidR="00EA036E" w:rsidDel="00EA036E">
              <w:rPr>
                <w:noProof/>
              </w:rPr>
              <w:fldChar w:fldCharType="begin"/>
            </w:r>
            <w:r w:rsidR="00EA036E" w:rsidDel="00EA036E">
              <w:rPr>
                <w:noProof/>
              </w:rPr>
              <w:delInstrText xml:space="preserve"> HYPERLINK \l "_Toc96073944" </w:delInstrText>
            </w:r>
            <w:r w:rsidR="00EA036E" w:rsidDel="00EA036E">
              <w:rPr>
                <w:noProof/>
              </w:rPr>
              <w:fldChar w:fldCharType="separate"/>
            </w:r>
          </w:del>
          <w:r w:rsidR="004911DB">
            <w:rPr>
              <w:b/>
              <w:bCs/>
              <w:noProof/>
            </w:rPr>
            <w:t>Error! Hyperlink reference not valid.</w:t>
          </w:r>
          <w:del w:id="20" w:author="Benjamin Meyer" w:date="2022-07-18T07:02:00Z">
            <w:r w:rsidR="00EA036E" w:rsidDel="00EA036E">
              <w:rPr>
                <w:noProof/>
              </w:rPr>
              <w:fldChar w:fldCharType="end"/>
            </w:r>
          </w:del>
        </w:p>
        <w:p w14:paraId="10E3A021" w14:textId="7CD46829" w:rsidR="00F92DAC" w:rsidRDefault="001A7025">
          <w:pPr>
            <w:pStyle w:val="TOC1"/>
            <w:tabs>
              <w:tab w:val="right" w:leader="dot" w:pos="11190"/>
            </w:tabs>
            <w:rPr>
              <w:rFonts w:asciiTheme="minorHAnsi" w:eastAsiaTheme="minorEastAsia" w:hAnsiTheme="minorHAnsi" w:cstheme="minorBidi"/>
              <w:noProof/>
              <w:sz w:val="22"/>
              <w:szCs w:val="22"/>
            </w:rPr>
          </w:pPr>
          <w:hyperlink w:anchor="_Toc96073945" w:history="1">
            <w:r w:rsidR="00F92DAC" w:rsidRPr="00D7445C">
              <w:rPr>
                <w:rStyle w:val="Hyperlink"/>
                <w:noProof/>
              </w:rPr>
              <w:t>Al. Title and Approval Page</w:t>
            </w:r>
            <w:r w:rsidR="00F92DAC">
              <w:rPr>
                <w:noProof/>
                <w:webHidden/>
              </w:rPr>
              <w:tab/>
            </w:r>
            <w:r w:rsidR="00F92DAC">
              <w:rPr>
                <w:noProof/>
                <w:webHidden/>
              </w:rPr>
              <w:fldChar w:fldCharType="begin"/>
            </w:r>
            <w:r w:rsidR="00F92DAC">
              <w:rPr>
                <w:noProof/>
                <w:webHidden/>
              </w:rPr>
              <w:instrText xml:space="preserve"> PAGEREF _Toc96073945 \h </w:instrText>
            </w:r>
            <w:r w:rsidR="00F92DAC">
              <w:rPr>
                <w:noProof/>
                <w:webHidden/>
              </w:rPr>
            </w:r>
            <w:r w:rsidR="00F92DAC">
              <w:rPr>
                <w:noProof/>
                <w:webHidden/>
              </w:rPr>
              <w:fldChar w:fldCharType="separate"/>
            </w:r>
            <w:r w:rsidR="004911DB">
              <w:rPr>
                <w:noProof/>
                <w:webHidden/>
              </w:rPr>
              <w:t>2</w:t>
            </w:r>
            <w:r w:rsidR="00F92DAC">
              <w:rPr>
                <w:noProof/>
                <w:webHidden/>
              </w:rPr>
              <w:fldChar w:fldCharType="end"/>
            </w:r>
          </w:hyperlink>
        </w:p>
        <w:p w14:paraId="0782C611" w14:textId="15DD69DC" w:rsidR="00F92DAC" w:rsidRDefault="001A7025">
          <w:pPr>
            <w:pStyle w:val="TOC1"/>
            <w:tabs>
              <w:tab w:val="right" w:leader="dot" w:pos="11190"/>
            </w:tabs>
            <w:rPr>
              <w:rFonts w:asciiTheme="minorHAnsi" w:eastAsiaTheme="minorEastAsia" w:hAnsiTheme="minorHAnsi" w:cstheme="minorBidi"/>
              <w:noProof/>
              <w:sz w:val="22"/>
              <w:szCs w:val="22"/>
            </w:rPr>
          </w:pPr>
          <w:hyperlink w:anchor="_Toc96073946" w:history="1">
            <w:r w:rsidR="00F92DAC" w:rsidRPr="00D7445C">
              <w:rPr>
                <w:rStyle w:val="Hyperlink"/>
                <w:noProof/>
              </w:rPr>
              <w:t>A2. Table of Contents</w:t>
            </w:r>
            <w:r w:rsidR="00F92DAC">
              <w:rPr>
                <w:noProof/>
                <w:webHidden/>
              </w:rPr>
              <w:tab/>
            </w:r>
            <w:r w:rsidR="00F92DAC">
              <w:rPr>
                <w:noProof/>
                <w:webHidden/>
              </w:rPr>
              <w:fldChar w:fldCharType="begin"/>
            </w:r>
            <w:r w:rsidR="00F92DAC">
              <w:rPr>
                <w:noProof/>
                <w:webHidden/>
              </w:rPr>
              <w:instrText xml:space="preserve"> PAGEREF _Toc96073946 \h </w:instrText>
            </w:r>
            <w:r w:rsidR="00F92DAC">
              <w:rPr>
                <w:noProof/>
                <w:webHidden/>
              </w:rPr>
            </w:r>
            <w:r w:rsidR="00F92DAC">
              <w:rPr>
                <w:noProof/>
                <w:webHidden/>
              </w:rPr>
              <w:fldChar w:fldCharType="separate"/>
            </w:r>
            <w:r w:rsidR="004911DB">
              <w:rPr>
                <w:noProof/>
                <w:webHidden/>
              </w:rPr>
              <w:t>3</w:t>
            </w:r>
            <w:r w:rsidR="00F92DAC">
              <w:rPr>
                <w:noProof/>
                <w:webHidden/>
              </w:rPr>
              <w:fldChar w:fldCharType="end"/>
            </w:r>
          </w:hyperlink>
        </w:p>
        <w:p w14:paraId="3EF536DE" w14:textId="4543F2CB" w:rsidR="00F92DAC" w:rsidRDefault="001A7025">
          <w:pPr>
            <w:pStyle w:val="TOC1"/>
            <w:tabs>
              <w:tab w:val="right" w:leader="dot" w:pos="11190"/>
            </w:tabs>
            <w:rPr>
              <w:rFonts w:asciiTheme="minorHAnsi" w:eastAsiaTheme="minorEastAsia" w:hAnsiTheme="minorHAnsi" w:cstheme="minorBidi"/>
              <w:noProof/>
              <w:sz w:val="22"/>
              <w:szCs w:val="22"/>
            </w:rPr>
          </w:pPr>
          <w:hyperlink w:anchor="_Toc96073947" w:history="1">
            <w:r w:rsidR="00F92DAC" w:rsidRPr="00D7445C">
              <w:rPr>
                <w:rStyle w:val="Hyperlink"/>
                <w:noProof/>
              </w:rPr>
              <w:t>ACKNOWLEDGEMENTS</w:t>
            </w:r>
            <w:r w:rsidR="00F92DAC">
              <w:rPr>
                <w:noProof/>
                <w:webHidden/>
              </w:rPr>
              <w:tab/>
            </w:r>
            <w:r w:rsidR="00F92DAC">
              <w:rPr>
                <w:noProof/>
                <w:webHidden/>
              </w:rPr>
              <w:fldChar w:fldCharType="begin"/>
            </w:r>
            <w:r w:rsidR="00F92DAC">
              <w:rPr>
                <w:noProof/>
                <w:webHidden/>
              </w:rPr>
              <w:instrText xml:space="preserve"> PAGEREF _Toc96073947 \h </w:instrText>
            </w:r>
            <w:r w:rsidR="00F92DAC">
              <w:rPr>
                <w:noProof/>
                <w:webHidden/>
              </w:rPr>
            </w:r>
            <w:r w:rsidR="00F92DAC">
              <w:rPr>
                <w:noProof/>
                <w:webHidden/>
              </w:rPr>
              <w:fldChar w:fldCharType="separate"/>
            </w:r>
            <w:r w:rsidR="004911DB">
              <w:rPr>
                <w:noProof/>
                <w:webHidden/>
              </w:rPr>
              <w:t>7</w:t>
            </w:r>
            <w:r w:rsidR="00F92DAC">
              <w:rPr>
                <w:noProof/>
                <w:webHidden/>
              </w:rPr>
              <w:fldChar w:fldCharType="end"/>
            </w:r>
          </w:hyperlink>
        </w:p>
        <w:p w14:paraId="6046C16E" w14:textId="57EC19BB" w:rsidR="00F92DAC" w:rsidRDefault="001A7025">
          <w:pPr>
            <w:pStyle w:val="TOC1"/>
            <w:tabs>
              <w:tab w:val="right" w:leader="dot" w:pos="11190"/>
            </w:tabs>
            <w:rPr>
              <w:rFonts w:asciiTheme="minorHAnsi" w:eastAsiaTheme="minorEastAsia" w:hAnsiTheme="minorHAnsi" w:cstheme="minorBidi"/>
              <w:noProof/>
              <w:sz w:val="22"/>
              <w:szCs w:val="22"/>
            </w:rPr>
          </w:pPr>
          <w:hyperlink w:anchor="_Toc96073948" w:history="1">
            <w:r w:rsidR="00F92DAC" w:rsidRPr="00D7445C">
              <w:rPr>
                <w:rStyle w:val="Hyperlink"/>
                <w:noProof/>
              </w:rPr>
              <w:t>A3. DISTRIBUTION LIST:</w:t>
            </w:r>
            <w:r w:rsidR="00F92DAC">
              <w:rPr>
                <w:noProof/>
                <w:webHidden/>
              </w:rPr>
              <w:tab/>
            </w:r>
            <w:r w:rsidR="00F92DAC">
              <w:rPr>
                <w:noProof/>
                <w:webHidden/>
              </w:rPr>
              <w:fldChar w:fldCharType="begin"/>
            </w:r>
            <w:r w:rsidR="00F92DAC">
              <w:rPr>
                <w:noProof/>
                <w:webHidden/>
              </w:rPr>
              <w:instrText xml:space="preserve"> PAGEREF _Toc96073948 \h </w:instrText>
            </w:r>
            <w:r w:rsidR="00F92DAC">
              <w:rPr>
                <w:noProof/>
                <w:webHidden/>
              </w:rPr>
            </w:r>
            <w:r w:rsidR="00F92DAC">
              <w:rPr>
                <w:noProof/>
                <w:webHidden/>
              </w:rPr>
              <w:fldChar w:fldCharType="separate"/>
            </w:r>
            <w:r w:rsidR="004911DB">
              <w:rPr>
                <w:noProof/>
                <w:webHidden/>
              </w:rPr>
              <w:t>8</w:t>
            </w:r>
            <w:r w:rsidR="00F92DAC">
              <w:rPr>
                <w:noProof/>
                <w:webHidden/>
              </w:rPr>
              <w:fldChar w:fldCharType="end"/>
            </w:r>
          </w:hyperlink>
        </w:p>
        <w:p w14:paraId="1577908D" w14:textId="2D51C9AA" w:rsidR="00F92DAC" w:rsidRDefault="001A7025">
          <w:pPr>
            <w:pStyle w:val="TOC1"/>
            <w:tabs>
              <w:tab w:val="left" w:pos="880"/>
              <w:tab w:val="right" w:leader="dot" w:pos="11190"/>
            </w:tabs>
            <w:rPr>
              <w:rFonts w:asciiTheme="minorHAnsi" w:eastAsiaTheme="minorEastAsia" w:hAnsiTheme="minorHAnsi" w:cstheme="minorBidi"/>
              <w:noProof/>
              <w:sz w:val="22"/>
              <w:szCs w:val="22"/>
            </w:rPr>
          </w:pPr>
          <w:hyperlink w:anchor="_Toc96073949" w:history="1">
            <w:r w:rsidR="00F92DAC" w:rsidRPr="00D7445C">
              <w:rPr>
                <w:rStyle w:val="Hyperlink"/>
                <w:noProof/>
              </w:rPr>
              <w:t>A4.</w:t>
            </w:r>
            <w:r w:rsidR="00F92DAC">
              <w:rPr>
                <w:rFonts w:asciiTheme="minorHAnsi" w:eastAsiaTheme="minorEastAsia" w:hAnsiTheme="minorHAnsi" w:cstheme="minorBidi"/>
                <w:noProof/>
                <w:sz w:val="22"/>
                <w:szCs w:val="22"/>
              </w:rPr>
              <w:tab/>
            </w:r>
            <w:r w:rsidR="00F92DAC" w:rsidRPr="00D7445C">
              <w:rPr>
                <w:rStyle w:val="Hyperlink"/>
                <w:noProof/>
              </w:rPr>
              <w:t>PROJECT / TASK</w:t>
            </w:r>
            <w:r w:rsidR="00F92DAC" w:rsidRPr="00D7445C">
              <w:rPr>
                <w:rStyle w:val="Hyperlink"/>
                <w:noProof/>
                <w:spacing w:val="-1"/>
              </w:rPr>
              <w:t xml:space="preserve"> </w:t>
            </w:r>
            <w:r w:rsidR="00F92DAC" w:rsidRPr="00D7445C">
              <w:rPr>
                <w:rStyle w:val="Hyperlink"/>
                <w:noProof/>
              </w:rPr>
              <w:t>ORGANIZATION</w:t>
            </w:r>
            <w:r w:rsidR="00F92DAC">
              <w:rPr>
                <w:noProof/>
                <w:webHidden/>
              </w:rPr>
              <w:tab/>
            </w:r>
            <w:r w:rsidR="00F92DAC">
              <w:rPr>
                <w:noProof/>
                <w:webHidden/>
              </w:rPr>
              <w:fldChar w:fldCharType="begin"/>
            </w:r>
            <w:r w:rsidR="00F92DAC">
              <w:rPr>
                <w:noProof/>
                <w:webHidden/>
              </w:rPr>
              <w:instrText xml:space="preserve"> PAGEREF _Toc96073949 \h </w:instrText>
            </w:r>
            <w:r w:rsidR="00F92DAC">
              <w:rPr>
                <w:noProof/>
                <w:webHidden/>
              </w:rPr>
            </w:r>
            <w:r w:rsidR="00F92DAC">
              <w:rPr>
                <w:noProof/>
                <w:webHidden/>
              </w:rPr>
              <w:fldChar w:fldCharType="separate"/>
            </w:r>
            <w:r w:rsidR="004911DB">
              <w:rPr>
                <w:noProof/>
                <w:webHidden/>
              </w:rPr>
              <w:t>9</w:t>
            </w:r>
            <w:r w:rsidR="00F92DAC">
              <w:rPr>
                <w:noProof/>
                <w:webHidden/>
              </w:rPr>
              <w:fldChar w:fldCharType="end"/>
            </w:r>
          </w:hyperlink>
        </w:p>
        <w:p w14:paraId="26F120CE" w14:textId="01143182" w:rsidR="00F92DAC" w:rsidRDefault="001A7025">
          <w:pPr>
            <w:pStyle w:val="TOC1"/>
            <w:tabs>
              <w:tab w:val="left" w:pos="880"/>
              <w:tab w:val="right" w:leader="dot" w:pos="11190"/>
            </w:tabs>
            <w:rPr>
              <w:rFonts w:asciiTheme="minorHAnsi" w:eastAsiaTheme="minorEastAsia" w:hAnsiTheme="minorHAnsi" w:cstheme="minorBidi"/>
              <w:noProof/>
              <w:sz w:val="22"/>
              <w:szCs w:val="22"/>
            </w:rPr>
          </w:pPr>
          <w:hyperlink w:anchor="_Toc96073950" w:history="1">
            <w:r w:rsidR="00F92DAC" w:rsidRPr="00D7445C">
              <w:rPr>
                <w:rStyle w:val="Hyperlink"/>
                <w:noProof/>
              </w:rPr>
              <w:t>A5.</w:t>
            </w:r>
            <w:r w:rsidR="00F92DAC">
              <w:rPr>
                <w:rFonts w:asciiTheme="minorHAnsi" w:eastAsiaTheme="minorEastAsia" w:hAnsiTheme="minorHAnsi" w:cstheme="minorBidi"/>
                <w:noProof/>
                <w:sz w:val="22"/>
                <w:szCs w:val="22"/>
              </w:rPr>
              <w:tab/>
            </w:r>
            <w:r w:rsidR="00F92DAC" w:rsidRPr="00D7445C">
              <w:rPr>
                <w:rStyle w:val="Hyperlink"/>
                <w:noProof/>
              </w:rPr>
              <w:t>PROBLEM DEFINITION/BACKGROUND AND PROJECT</w:t>
            </w:r>
            <w:r w:rsidR="00F92DAC" w:rsidRPr="00D7445C">
              <w:rPr>
                <w:rStyle w:val="Hyperlink"/>
                <w:noProof/>
                <w:spacing w:val="-4"/>
              </w:rPr>
              <w:t xml:space="preserve"> </w:t>
            </w:r>
            <w:r w:rsidR="00F92DAC" w:rsidRPr="00D7445C">
              <w:rPr>
                <w:rStyle w:val="Hyperlink"/>
                <w:noProof/>
              </w:rPr>
              <w:t>OBJECTIVE/S</w:t>
            </w:r>
            <w:r w:rsidR="00F92DAC">
              <w:rPr>
                <w:noProof/>
                <w:webHidden/>
              </w:rPr>
              <w:tab/>
            </w:r>
            <w:r w:rsidR="00F92DAC">
              <w:rPr>
                <w:noProof/>
                <w:webHidden/>
              </w:rPr>
              <w:fldChar w:fldCharType="begin"/>
            </w:r>
            <w:r w:rsidR="00F92DAC">
              <w:rPr>
                <w:noProof/>
                <w:webHidden/>
              </w:rPr>
              <w:instrText xml:space="preserve"> PAGEREF _Toc96073950 \h </w:instrText>
            </w:r>
            <w:r w:rsidR="00F92DAC">
              <w:rPr>
                <w:noProof/>
                <w:webHidden/>
              </w:rPr>
            </w:r>
            <w:r w:rsidR="00F92DAC">
              <w:rPr>
                <w:noProof/>
                <w:webHidden/>
              </w:rPr>
              <w:fldChar w:fldCharType="separate"/>
            </w:r>
            <w:r w:rsidR="004911DB">
              <w:rPr>
                <w:noProof/>
                <w:webHidden/>
              </w:rPr>
              <w:t>11</w:t>
            </w:r>
            <w:r w:rsidR="00F92DAC">
              <w:rPr>
                <w:noProof/>
                <w:webHidden/>
              </w:rPr>
              <w:fldChar w:fldCharType="end"/>
            </w:r>
          </w:hyperlink>
        </w:p>
        <w:p w14:paraId="0B843F6D" w14:textId="1C82BD48" w:rsidR="00F92DAC" w:rsidRDefault="001A7025">
          <w:pPr>
            <w:pStyle w:val="TOC1"/>
            <w:tabs>
              <w:tab w:val="left" w:pos="880"/>
              <w:tab w:val="right" w:leader="dot" w:pos="11190"/>
            </w:tabs>
            <w:rPr>
              <w:rFonts w:asciiTheme="minorHAnsi" w:eastAsiaTheme="minorEastAsia" w:hAnsiTheme="minorHAnsi" w:cstheme="minorBidi"/>
              <w:noProof/>
              <w:sz w:val="22"/>
              <w:szCs w:val="22"/>
            </w:rPr>
          </w:pPr>
          <w:hyperlink w:anchor="_Toc96073951" w:history="1">
            <w:r w:rsidR="00F92DAC" w:rsidRPr="00D7445C">
              <w:rPr>
                <w:rStyle w:val="Hyperlink"/>
                <w:noProof/>
              </w:rPr>
              <w:t>A6.</w:t>
            </w:r>
            <w:r w:rsidR="00F92DAC">
              <w:rPr>
                <w:rFonts w:asciiTheme="minorHAnsi" w:eastAsiaTheme="minorEastAsia" w:hAnsiTheme="minorHAnsi" w:cstheme="minorBidi"/>
                <w:noProof/>
                <w:sz w:val="22"/>
                <w:szCs w:val="22"/>
              </w:rPr>
              <w:tab/>
            </w:r>
            <w:r w:rsidR="00F92DAC" w:rsidRPr="00D7445C">
              <w:rPr>
                <w:rStyle w:val="Hyperlink"/>
                <w:noProof/>
              </w:rPr>
              <w:t>PROJECT / TASK</w:t>
            </w:r>
            <w:r w:rsidR="00F92DAC" w:rsidRPr="00D7445C">
              <w:rPr>
                <w:rStyle w:val="Hyperlink"/>
                <w:noProof/>
                <w:spacing w:val="-1"/>
              </w:rPr>
              <w:t xml:space="preserve"> </w:t>
            </w:r>
            <w:r w:rsidR="00F92DAC" w:rsidRPr="00D7445C">
              <w:rPr>
                <w:rStyle w:val="Hyperlink"/>
                <w:noProof/>
              </w:rPr>
              <w:t>DESCRIPTION</w:t>
            </w:r>
            <w:r w:rsidR="00F92DAC">
              <w:rPr>
                <w:noProof/>
                <w:webHidden/>
              </w:rPr>
              <w:tab/>
            </w:r>
            <w:r w:rsidR="00F92DAC">
              <w:rPr>
                <w:noProof/>
                <w:webHidden/>
              </w:rPr>
              <w:fldChar w:fldCharType="begin"/>
            </w:r>
            <w:r w:rsidR="00F92DAC">
              <w:rPr>
                <w:noProof/>
                <w:webHidden/>
              </w:rPr>
              <w:instrText xml:space="preserve"> PAGEREF _Toc96073951 \h </w:instrText>
            </w:r>
            <w:r w:rsidR="00F92DAC">
              <w:rPr>
                <w:noProof/>
                <w:webHidden/>
              </w:rPr>
            </w:r>
            <w:r w:rsidR="00F92DAC">
              <w:rPr>
                <w:noProof/>
                <w:webHidden/>
              </w:rPr>
              <w:fldChar w:fldCharType="separate"/>
            </w:r>
            <w:r w:rsidR="004911DB">
              <w:rPr>
                <w:noProof/>
                <w:webHidden/>
              </w:rPr>
              <w:t>11</w:t>
            </w:r>
            <w:r w:rsidR="00F92DAC">
              <w:rPr>
                <w:noProof/>
                <w:webHidden/>
              </w:rPr>
              <w:fldChar w:fldCharType="end"/>
            </w:r>
          </w:hyperlink>
        </w:p>
        <w:p w14:paraId="6B82021A" w14:textId="5996EF37" w:rsidR="00F92DAC" w:rsidRDefault="001A7025">
          <w:pPr>
            <w:pStyle w:val="TOC2"/>
            <w:tabs>
              <w:tab w:val="right" w:leader="dot" w:pos="11190"/>
            </w:tabs>
            <w:rPr>
              <w:rFonts w:asciiTheme="minorHAnsi" w:eastAsiaTheme="minorEastAsia" w:hAnsiTheme="minorHAnsi" w:cstheme="minorBidi"/>
              <w:noProof/>
            </w:rPr>
          </w:pPr>
          <w:hyperlink w:anchor="_Toc96073952" w:history="1">
            <w:r w:rsidR="00F92DAC" w:rsidRPr="00D7445C">
              <w:rPr>
                <w:rStyle w:val="Hyperlink"/>
                <w:noProof/>
              </w:rPr>
              <w:t>Task A) Agency Monitoring Partnership to develop a baseline for Nutrients, Dissolved Metals, Hydrocarbons, and Fecal Coliforms (Referred to as Agency Baseline hereafter).</w:t>
            </w:r>
            <w:r w:rsidR="00F92DAC">
              <w:rPr>
                <w:noProof/>
                <w:webHidden/>
              </w:rPr>
              <w:tab/>
            </w:r>
            <w:r w:rsidR="00F92DAC">
              <w:rPr>
                <w:noProof/>
                <w:webHidden/>
              </w:rPr>
              <w:fldChar w:fldCharType="begin"/>
            </w:r>
            <w:r w:rsidR="00F92DAC">
              <w:rPr>
                <w:noProof/>
                <w:webHidden/>
              </w:rPr>
              <w:instrText xml:space="preserve"> PAGEREF _Toc96073952 \h </w:instrText>
            </w:r>
            <w:r w:rsidR="00F92DAC">
              <w:rPr>
                <w:noProof/>
                <w:webHidden/>
              </w:rPr>
            </w:r>
            <w:r w:rsidR="00F92DAC">
              <w:rPr>
                <w:noProof/>
                <w:webHidden/>
              </w:rPr>
              <w:fldChar w:fldCharType="separate"/>
            </w:r>
            <w:r w:rsidR="004911DB">
              <w:rPr>
                <w:noProof/>
                <w:webHidden/>
              </w:rPr>
              <w:t>12</w:t>
            </w:r>
            <w:r w:rsidR="00F92DAC">
              <w:rPr>
                <w:noProof/>
                <w:webHidden/>
              </w:rPr>
              <w:fldChar w:fldCharType="end"/>
            </w:r>
          </w:hyperlink>
        </w:p>
        <w:p w14:paraId="7597808D" w14:textId="074B506E" w:rsidR="00F92DAC" w:rsidRDefault="001A7025">
          <w:pPr>
            <w:pStyle w:val="TOC2"/>
            <w:tabs>
              <w:tab w:val="right" w:leader="dot" w:pos="11190"/>
            </w:tabs>
            <w:rPr>
              <w:rFonts w:asciiTheme="minorHAnsi" w:eastAsiaTheme="minorEastAsia" w:hAnsiTheme="minorHAnsi" w:cstheme="minorBidi"/>
              <w:noProof/>
            </w:rPr>
          </w:pPr>
          <w:hyperlink w:anchor="_Toc96073953" w:history="1">
            <w:r w:rsidR="00F92DAC" w:rsidRPr="00D7445C">
              <w:rPr>
                <w:rStyle w:val="Hyperlink"/>
                <w:noProof/>
              </w:rPr>
              <w:t>Task B) Evaluate dissolved metal (Zinc and Copper) concentrations</w:t>
            </w:r>
            <w:r w:rsidR="00F92DAC">
              <w:rPr>
                <w:noProof/>
                <w:webHidden/>
              </w:rPr>
              <w:tab/>
            </w:r>
            <w:r w:rsidR="00F92DAC">
              <w:rPr>
                <w:noProof/>
                <w:webHidden/>
              </w:rPr>
              <w:fldChar w:fldCharType="begin"/>
            </w:r>
            <w:r w:rsidR="00F92DAC">
              <w:rPr>
                <w:noProof/>
                <w:webHidden/>
              </w:rPr>
              <w:instrText xml:space="preserve"> PAGEREF _Toc96073953 \h </w:instrText>
            </w:r>
            <w:r w:rsidR="00F92DAC">
              <w:rPr>
                <w:noProof/>
                <w:webHidden/>
              </w:rPr>
            </w:r>
            <w:r w:rsidR="00F92DAC">
              <w:rPr>
                <w:noProof/>
                <w:webHidden/>
              </w:rPr>
              <w:fldChar w:fldCharType="separate"/>
            </w:r>
            <w:r w:rsidR="004911DB">
              <w:rPr>
                <w:noProof/>
                <w:webHidden/>
              </w:rPr>
              <w:t>12</w:t>
            </w:r>
            <w:r w:rsidR="00F92DAC">
              <w:rPr>
                <w:noProof/>
                <w:webHidden/>
              </w:rPr>
              <w:fldChar w:fldCharType="end"/>
            </w:r>
          </w:hyperlink>
        </w:p>
        <w:p w14:paraId="502B8AA5" w14:textId="64095C20" w:rsidR="00F92DAC" w:rsidRDefault="001A7025">
          <w:pPr>
            <w:pStyle w:val="TOC1"/>
            <w:tabs>
              <w:tab w:val="left" w:pos="880"/>
              <w:tab w:val="right" w:leader="dot" w:pos="11190"/>
            </w:tabs>
            <w:rPr>
              <w:rFonts w:asciiTheme="minorHAnsi" w:eastAsiaTheme="minorEastAsia" w:hAnsiTheme="minorHAnsi" w:cstheme="minorBidi"/>
              <w:noProof/>
              <w:sz w:val="22"/>
              <w:szCs w:val="22"/>
            </w:rPr>
          </w:pPr>
          <w:hyperlink w:anchor="_Toc96073954" w:history="1">
            <w:r w:rsidR="00F92DAC" w:rsidRPr="00D7445C">
              <w:rPr>
                <w:rStyle w:val="Hyperlink"/>
                <w:noProof/>
              </w:rPr>
              <w:t>A8.</w:t>
            </w:r>
            <w:r w:rsidR="00F92DAC">
              <w:rPr>
                <w:rFonts w:asciiTheme="minorHAnsi" w:eastAsiaTheme="minorEastAsia" w:hAnsiTheme="minorHAnsi" w:cstheme="minorBidi"/>
                <w:noProof/>
                <w:sz w:val="22"/>
                <w:szCs w:val="22"/>
              </w:rPr>
              <w:tab/>
            </w:r>
            <w:r w:rsidR="00F92DAC" w:rsidRPr="00D7445C">
              <w:rPr>
                <w:rStyle w:val="Hyperlink"/>
                <w:noProof/>
              </w:rPr>
              <w:t>TRAINING</w:t>
            </w:r>
            <w:r w:rsidR="00F92DAC" w:rsidRPr="00D7445C">
              <w:rPr>
                <w:rStyle w:val="Hyperlink"/>
                <w:noProof/>
                <w:spacing w:val="-1"/>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_Toc96073954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3172CBA9" w14:textId="567C4247" w:rsidR="00F92DAC" w:rsidRDefault="001A7025">
          <w:pPr>
            <w:pStyle w:val="TOC2"/>
            <w:tabs>
              <w:tab w:val="right" w:leader="dot" w:pos="11190"/>
            </w:tabs>
            <w:rPr>
              <w:rFonts w:asciiTheme="minorHAnsi" w:eastAsiaTheme="minorEastAsia" w:hAnsiTheme="minorHAnsi" w:cstheme="minorBidi"/>
              <w:noProof/>
            </w:rPr>
          </w:pPr>
          <w:hyperlink w:anchor="_Toc96073955" w:history="1">
            <w:r w:rsidR="00F92DAC" w:rsidRPr="00D7445C">
              <w:rPr>
                <w:rStyle w:val="Hyperlink"/>
                <w:noProof/>
              </w:rPr>
              <w:t>Agency Baseline monitoring</w:t>
            </w:r>
            <w:r w:rsidR="00F92DAC">
              <w:rPr>
                <w:noProof/>
                <w:webHidden/>
              </w:rPr>
              <w:tab/>
            </w:r>
            <w:r w:rsidR="00F92DAC">
              <w:rPr>
                <w:noProof/>
                <w:webHidden/>
              </w:rPr>
              <w:fldChar w:fldCharType="begin"/>
            </w:r>
            <w:r w:rsidR="00F92DAC">
              <w:rPr>
                <w:noProof/>
                <w:webHidden/>
              </w:rPr>
              <w:instrText xml:space="preserve"> PAGEREF _Toc96073955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1BFBE591" w14:textId="4BED8BC9" w:rsidR="00F92DAC" w:rsidRDefault="001A7025">
          <w:pPr>
            <w:pStyle w:val="TOC2"/>
            <w:tabs>
              <w:tab w:val="right" w:leader="dot" w:pos="11190"/>
            </w:tabs>
            <w:rPr>
              <w:rFonts w:asciiTheme="minorHAnsi" w:eastAsiaTheme="minorEastAsia" w:hAnsiTheme="minorHAnsi" w:cstheme="minorBidi"/>
              <w:noProof/>
            </w:rPr>
          </w:pPr>
          <w:hyperlink w:anchor="_Toc96073956" w:history="1">
            <w:r w:rsidR="00F92DAC" w:rsidRPr="00D7445C">
              <w:rPr>
                <w:rStyle w:val="Hyperlink"/>
                <w:noProof/>
              </w:rPr>
              <w:t>Kenai Tributary Metals (Zn/Cu) Monitoring</w:t>
            </w:r>
            <w:r w:rsidR="00F92DAC">
              <w:rPr>
                <w:noProof/>
                <w:webHidden/>
              </w:rPr>
              <w:tab/>
            </w:r>
            <w:r w:rsidR="00F92DAC">
              <w:rPr>
                <w:noProof/>
                <w:webHidden/>
              </w:rPr>
              <w:fldChar w:fldCharType="begin"/>
            </w:r>
            <w:r w:rsidR="00F92DAC">
              <w:rPr>
                <w:noProof/>
                <w:webHidden/>
              </w:rPr>
              <w:instrText xml:space="preserve"> PAGEREF _Toc96073956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29A2B6FB" w14:textId="3317113A" w:rsidR="00F92DAC" w:rsidRDefault="001A7025">
          <w:pPr>
            <w:pStyle w:val="TOC1"/>
            <w:tabs>
              <w:tab w:val="left" w:pos="880"/>
              <w:tab w:val="right" w:leader="dot" w:pos="11190"/>
            </w:tabs>
            <w:rPr>
              <w:rFonts w:asciiTheme="minorHAnsi" w:eastAsiaTheme="minorEastAsia" w:hAnsiTheme="minorHAnsi" w:cstheme="minorBidi"/>
              <w:noProof/>
              <w:sz w:val="22"/>
              <w:szCs w:val="22"/>
            </w:rPr>
          </w:pPr>
          <w:hyperlink w:anchor="_Toc96073957" w:history="1">
            <w:r w:rsidR="00F92DAC" w:rsidRPr="00D7445C">
              <w:rPr>
                <w:rStyle w:val="Hyperlink"/>
                <w:noProof/>
              </w:rPr>
              <w:t>A9.</w:t>
            </w:r>
            <w:r w:rsidR="00F92DAC">
              <w:rPr>
                <w:rFonts w:asciiTheme="minorHAnsi" w:eastAsiaTheme="minorEastAsia" w:hAnsiTheme="minorHAnsi" w:cstheme="minorBidi"/>
                <w:noProof/>
                <w:sz w:val="22"/>
                <w:szCs w:val="22"/>
              </w:rPr>
              <w:tab/>
            </w:r>
            <w:r w:rsidR="00F92DAC" w:rsidRPr="00D7445C">
              <w:rPr>
                <w:rStyle w:val="Hyperlink"/>
                <w:noProof/>
              </w:rPr>
              <w:t>DOCUMENTATION AND</w:t>
            </w:r>
            <w:r w:rsidR="00F92DAC" w:rsidRPr="00D7445C">
              <w:rPr>
                <w:rStyle w:val="Hyperlink"/>
                <w:noProof/>
                <w:spacing w:val="-2"/>
              </w:rPr>
              <w:t xml:space="preserve"> </w:t>
            </w:r>
            <w:r w:rsidR="00F92DAC" w:rsidRPr="00D7445C">
              <w:rPr>
                <w:rStyle w:val="Hyperlink"/>
                <w:noProof/>
              </w:rPr>
              <w:t>RECORDS</w:t>
            </w:r>
            <w:r w:rsidR="00F92DAC">
              <w:rPr>
                <w:noProof/>
                <w:webHidden/>
              </w:rPr>
              <w:tab/>
            </w:r>
            <w:r w:rsidR="00F92DAC">
              <w:rPr>
                <w:noProof/>
                <w:webHidden/>
              </w:rPr>
              <w:fldChar w:fldCharType="begin"/>
            </w:r>
            <w:r w:rsidR="00F92DAC">
              <w:rPr>
                <w:noProof/>
                <w:webHidden/>
              </w:rPr>
              <w:instrText xml:space="preserve"> PAGEREF _Toc96073957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625283B6" w14:textId="1CBC0953" w:rsidR="00F92DAC" w:rsidRDefault="001A7025">
          <w:pPr>
            <w:pStyle w:val="TOC2"/>
            <w:tabs>
              <w:tab w:val="right" w:leader="dot" w:pos="11190"/>
            </w:tabs>
            <w:rPr>
              <w:rFonts w:asciiTheme="minorHAnsi" w:eastAsiaTheme="minorEastAsia" w:hAnsiTheme="minorHAnsi" w:cstheme="minorBidi"/>
              <w:noProof/>
            </w:rPr>
          </w:pPr>
          <w:hyperlink w:anchor="_Toc96073958"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_Toc96073958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1293D6BB" w14:textId="7469F6C1" w:rsidR="00F92DAC" w:rsidRDefault="001A7025">
          <w:pPr>
            <w:pStyle w:val="TOC2"/>
            <w:tabs>
              <w:tab w:val="right" w:leader="dot" w:pos="11190"/>
            </w:tabs>
            <w:rPr>
              <w:rFonts w:asciiTheme="minorHAnsi" w:eastAsiaTheme="minorEastAsia" w:hAnsiTheme="minorHAnsi" w:cstheme="minorBidi"/>
              <w:noProof/>
            </w:rPr>
          </w:pPr>
          <w:hyperlink w:anchor="_Toc96073959" w:history="1">
            <w:r w:rsidR="00F92DAC" w:rsidRPr="00D7445C">
              <w:rPr>
                <w:rStyle w:val="Hyperlink"/>
                <w:noProof/>
              </w:rPr>
              <w:t>Kenai Metals (Zn/Cu) Monitoring</w:t>
            </w:r>
            <w:r w:rsidR="00F92DAC">
              <w:rPr>
                <w:noProof/>
                <w:webHidden/>
              </w:rPr>
              <w:tab/>
            </w:r>
            <w:r w:rsidR="00F92DAC">
              <w:rPr>
                <w:noProof/>
                <w:webHidden/>
              </w:rPr>
              <w:fldChar w:fldCharType="begin"/>
            </w:r>
            <w:r w:rsidR="00F92DAC">
              <w:rPr>
                <w:noProof/>
                <w:webHidden/>
              </w:rPr>
              <w:instrText xml:space="preserve"> PAGEREF _Toc96073959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4CA16FD7" w14:textId="668DED62" w:rsidR="00F92DAC" w:rsidRDefault="001A7025">
          <w:pPr>
            <w:pStyle w:val="TOC1"/>
            <w:tabs>
              <w:tab w:val="left" w:pos="880"/>
              <w:tab w:val="right" w:leader="dot" w:pos="11190"/>
            </w:tabs>
            <w:rPr>
              <w:rFonts w:asciiTheme="minorHAnsi" w:eastAsiaTheme="minorEastAsia" w:hAnsiTheme="minorHAnsi" w:cstheme="minorBidi"/>
              <w:noProof/>
              <w:sz w:val="22"/>
              <w:szCs w:val="22"/>
            </w:rPr>
          </w:pPr>
          <w:hyperlink w:anchor="_Toc96073960" w:history="1">
            <w:r w:rsidR="00F92DAC" w:rsidRPr="00D7445C">
              <w:rPr>
                <w:rStyle w:val="Hyperlink"/>
                <w:noProof/>
              </w:rPr>
              <w:t>B1.</w:t>
            </w:r>
            <w:r w:rsidR="00F92DAC">
              <w:rPr>
                <w:rFonts w:asciiTheme="minorHAnsi" w:eastAsiaTheme="minorEastAsia" w:hAnsiTheme="minorHAnsi" w:cstheme="minorBidi"/>
                <w:noProof/>
                <w:sz w:val="22"/>
                <w:szCs w:val="22"/>
              </w:rPr>
              <w:tab/>
            </w:r>
            <w:r w:rsidR="00F92DAC" w:rsidRPr="00D7445C">
              <w:rPr>
                <w:rStyle w:val="Hyperlink"/>
                <w:noProof/>
              </w:rPr>
              <w:t>SAMPLING PROCESS</w:t>
            </w:r>
            <w:r w:rsidR="00F92DAC" w:rsidRPr="00D7445C">
              <w:rPr>
                <w:rStyle w:val="Hyperlink"/>
                <w:noProof/>
                <w:spacing w:val="-2"/>
              </w:rPr>
              <w:t xml:space="preserve"> </w:t>
            </w:r>
            <w:r w:rsidR="00F92DAC" w:rsidRPr="00D7445C">
              <w:rPr>
                <w:rStyle w:val="Hyperlink"/>
                <w:noProof/>
              </w:rPr>
              <w:t>DESIGN</w:t>
            </w:r>
            <w:r w:rsidR="00F92DAC">
              <w:rPr>
                <w:noProof/>
                <w:webHidden/>
              </w:rPr>
              <w:tab/>
            </w:r>
            <w:r w:rsidR="00F92DAC">
              <w:rPr>
                <w:noProof/>
                <w:webHidden/>
              </w:rPr>
              <w:fldChar w:fldCharType="begin"/>
            </w:r>
            <w:r w:rsidR="00F92DAC">
              <w:rPr>
                <w:noProof/>
                <w:webHidden/>
              </w:rPr>
              <w:instrText xml:space="preserve"> PAGEREF _Toc96073960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684C75E0" w14:textId="343B1275" w:rsidR="00F92DAC" w:rsidRDefault="001A7025">
          <w:pPr>
            <w:pStyle w:val="TOC2"/>
            <w:tabs>
              <w:tab w:val="right" w:leader="dot" w:pos="11190"/>
            </w:tabs>
            <w:rPr>
              <w:rFonts w:asciiTheme="minorHAnsi" w:eastAsiaTheme="minorEastAsia" w:hAnsiTheme="minorHAnsi" w:cstheme="minorBidi"/>
              <w:noProof/>
            </w:rPr>
          </w:pPr>
          <w:hyperlink w:anchor="_Toc96073961"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_Toc96073961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58530C5B" w14:textId="18959E23" w:rsidR="00F92DAC" w:rsidRDefault="001A7025">
          <w:pPr>
            <w:pStyle w:val="TOC2"/>
            <w:tabs>
              <w:tab w:val="right" w:leader="dot" w:pos="11190"/>
            </w:tabs>
            <w:rPr>
              <w:rFonts w:asciiTheme="minorHAnsi" w:eastAsiaTheme="minorEastAsia" w:hAnsiTheme="minorHAnsi" w:cstheme="minorBidi"/>
              <w:noProof/>
            </w:rPr>
          </w:pPr>
          <w:hyperlink w:anchor="_Toc96073962" w:history="1">
            <w:r w:rsidR="00F92DAC" w:rsidRPr="00D7445C">
              <w:rPr>
                <w:rStyle w:val="Hyperlink"/>
                <w:noProof/>
              </w:rPr>
              <w:t>Metals (Cu/Zn) Monitoring</w:t>
            </w:r>
            <w:r w:rsidR="00F92DAC">
              <w:rPr>
                <w:noProof/>
                <w:webHidden/>
              </w:rPr>
              <w:tab/>
            </w:r>
            <w:r w:rsidR="00F92DAC">
              <w:rPr>
                <w:noProof/>
                <w:webHidden/>
              </w:rPr>
              <w:fldChar w:fldCharType="begin"/>
            </w:r>
            <w:r w:rsidR="00F92DAC">
              <w:rPr>
                <w:noProof/>
                <w:webHidden/>
              </w:rPr>
              <w:instrText xml:space="preserve"> PAGEREF _Toc96073962 \h </w:instrText>
            </w:r>
            <w:r w:rsidR="00F92DAC">
              <w:rPr>
                <w:noProof/>
                <w:webHidden/>
              </w:rPr>
            </w:r>
            <w:r w:rsidR="00F92DAC">
              <w:rPr>
                <w:noProof/>
                <w:webHidden/>
              </w:rPr>
              <w:fldChar w:fldCharType="separate"/>
            </w:r>
            <w:r w:rsidR="004911DB">
              <w:rPr>
                <w:noProof/>
                <w:webHidden/>
              </w:rPr>
              <w:t>25</w:t>
            </w:r>
            <w:r w:rsidR="00F92DAC">
              <w:rPr>
                <w:noProof/>
                <w:webHidden/>
              </w:rPr>
              <w:fldChar w:fldCharType="end"/>
            </w:r>
          </w:hyperlink>
        </w:p>
        <w:p w14:paraId="050DF42D" w14:textId="21368C79" w:rsidR="00F92DAC" w:rsidRDefault="001A7025">
          <w:pPr>
            <w:pStyle w:val="TOC2"/>
            <w:tabs>
              <w:tab w:val="right" w:leader="dot" w:pos="11190"/>
            </w:tabs>
            <w:rPr>
              <w:rFonts w:asciiTheme="minorHAnsi" w:eastAsiaTheme="minorEastAsia" w:hAnsiTheme="minorHAnsi" w:cstheme="minorBidi"/>
              <w:noProof/>
            </w:rPr>
          </w:pPr>
          <w:hyperlink w:anchor="_Toc96073963"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_Toc96073963 \h </w:instrText>
            </w:r>
            <w:r w:rsidR="00F92DAC">
              <w:rPr>
                <w:noProof/>
                <w:webHidden/>
              </w:rPr>
            </w:r>
            <w:r w:rsidR="00F92DAC">
              <w:rPr>
                <w:noProof/>
                <w:webHidden/>
              </w:rPr>
              <w:fldChar w:fldCharType="separate"/>
            </w:r>
            <w:r w:rsidR="004911DB">
              <w:rPr>
                <w:noProof/>
                <w:webHidden/>
              </w:rPr>
              <w:t>29</w:t>
            </w:r>
            <w:r w:rsidR="00F92DAC">
              <w:rPr>
                <w:noProof/>
                <w:webHidden/>
              </w:rPr>
              <w:fldChar w:fldCharType="end"/>
            </w:r>
          </w:hyperlink>
        </w:p>
        <w:p w14:paraId="035D1228" w14:textId="6A6372D9" w:rsidR="00F92DAC" w:rsidRDefault="001A7025">
          <w:pPr>
            <w:pStyle w:val="TOC2"/>
            <w:tabs>
              <w:tab w:val="right" w:leader="dot" w:pos="11190"/>
            </w:tabs>
            <w:rPr>
              <w:rFonts w:asciiTheme="minorHAnsi" w:eastAsiaTheme="minorEastAsia" w:hAnsiTheme="minorHAnsi" w:cstheme="minorBidi"/>
              <w:noProof/>
            </w:rPr>
          </w:pPr>
          <w:hyperlink w:anchor="_Toc96073964" w:history="1">
            <w:r w:rsidR="00F92DAC" w:rsidRPr="00D7445C">
              <w:rPr>
                <w:rStyle w:val="Hyperlink"/>
                <w:noProof/>
              </w:rPr>
              <w:t>Copper and Zinc Monitoring</w:t>
            </w:r>
            <w:r w:rsidR="00F92DAC">
              <w:rPr>
                <w:noProof/>
                <w:webHidden/>
              </w:rPr>
              <w:tab/>
            </w:r>
            <w:r w:rsidR="00F92DAC">
              <w:rPr>
                <w:noProof/>
                <w:webHidden/>
              </w:rPr>
              <w:fldChar w:fldCharType="begin"/>
            </w:r>
            <w:r w:rsidR="00F92DAC">
              <w:rPr>
                <w:noProof/>
                <w:webHidden/>
              </w:rPr>
              <w:instrText xml:space="preserve"> PAGEREF _Toc96073964 \h </w:instrText>
            </w:r>
            <w:r w:rsidR="00F92DAC">
              <w:rPr>
                <w:noProof/>
                <w:webHidden/>
              </w:rPr>
            </w:r>
            <w:r w:rsidR="00F92DAC">
              <w:rPr>
                <w:noProof/>
                <w:webHidden/>
              </w:rPr>
              <w:fldChar w:fldCharType="separate"/>
            </w:r>
            <w:r w:rsidR="004911DB">
              <w:rPr>
                <w:noProof/>
                <w:webHidden/>
              </w:rPr>
              <w:t>30</w:t>
            </w:r>
            <w:r w:rsidR="00F92DAC">
              <w:rPr>
                <w:noProof/>
                <w:webHidden/>
              </w:rPr>
              <w:fldChar w:fldCharType="end"/>
            </w:r>
          </w:hyperlink>
        </w:p>
        <w:p w14:paraId="248E37AA" w14:textId="51FB98F5" w:rsidR="00F92DAC" w:rsidRDefault="001A7025">
          <w:pPr>
            <w:pStyle w:val="TOC1"/>
            <w:tabs>
              <w:tab w:val="left" w:pos="880"/>
              <w:tab w:val="right" w:leader="dot" w:pos="11190"/>
            </w:tabs>
            <w:rPr>
              <w:rFonts w:asciiTheme="minorHAnsi" w:eastAsiaTheme="minorEastAsia" w:hAnsiTheme="minorHAnsi" w:cstheme="minorBidi"/>
              <w:noProof/>
              <w:sz w:val="22"/>
              <w:szCs w:val="22"/>
            </w:rPr>
          </w:pPr>
          <w:hyperlink w:anchor="_Toc96073965" w:history="1">
            <w:r w:rsidR="00F92DAC" w:rsidRPr="00D7445C">
              <w:rPr>
                <w:rStyle w:val="Hyperlink"/>
                <w:noProof/>
              </w:rPr>
              <w:t>B3.</w:t>
            </w:r>
            <w:r w:rsidR="00F92DAC">
              <w:rPr>
                <w:rFonts w:asciiTheme="minorHAnsi" w:eastAsiaTheme="minorEastAsia" w:hAnsiTheme="minorHAnsi" w:cstheme="minorBidi"/>
                <w:noProof/>
                <w:sz w:val="22"/>
                <w:szCs w:val="22"/>
              </w:rPr>
              <w:tab/>
            </w:r>
            <w:r w:rsidR="00F92DAC" w:rsidRPr="00D7445C">
              <w:rPr>
                <w:rStyle w:val="Hyperlink"/>
                <w:noProof/>
              </w:rPr>
              <w:t>SAMPLE HANDLING AND CUSTODY</w:t>
            </w:r>
            <w:r w:rsidR="00F92DAC" w:rsidRPr="00D7445C">
              <w:rPr>
                <w:rStyle w:val="Hyperlink"/>
                <w:noProof/>
                <w:spacing w:val="-4"/>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_Toc96073965 \h </w:instrText>
            </w:r>
            <w:r w:rsidR="00F92DAC">
              <w:rPr>
                <w:noProof/>
                <w:webHidden/>
              </w:rPr>
            </w:r>
            <w:r w:rsidR="00F92DAC">
              <w:rPr>
                <w:noProof/>
                <w:webHidden/>
              </w:rPr>
              <w:fldChar w:fldCharType="separate"/>
            </w:r>
            <w:r w:rsidR="004911DB">
              <w:rPr>
                <w:noProof/>
                <w:webHidden/>
              </w:rPr>
              <w:t>31</w:t>
            </w:r>
            <w:r w:rsidR="00F92DAC">
              <w:rPr>
                <w:noProof/>
                <w:webHidden/>
              </w:rPr>
              <w:fldChar w:fldCharType="end"/>
            </w:r>
          </w:hyperlink>
        </w:p>
        <w:p w14:paraId="7EFA31E5" w14:textId="1F3F367F" w:rsidR="00F92DAC" w:rsidRDefault="001A7025">
          <w:pPr>
            <w:pStyle w:val="TOC2"/>
            <w:tabs>
              <w:tab w:val="right" w:leader="dot" w:pos="11190"/>
            </w:tabs>
            <w:rPr>
              <w:rFonts w:asciiTheme="minorHAnsi" w:eastAsiaTheme="minorEastAsia" w:hAnsiTheme="minorHAnsi" w:cstheme="minorBidi"/>
              <w:noProof/>
            </w:rPr>
          </w:pPr>
          <w:hyperlink w:anchor="_Toc96073966"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_Toc96073966 \h </w:instrText>
            </w:r>
            <w:r w:rsidR="00F92DAC">
              <w:rPr>
                <w:noProof/>
                <w:webHidden/>
              </w:rPr>
            </w:r>
            <w:r w:rsidR="00F92DAC">
              <w:rPr>
                <w:noProof/>
                <w:webHidden/>
              </w:rPr>
              <w:fldChar w:fldCharType="separate"/>
            </w:r>
            <w:r w:rsidR="004911DB">
              <w:rPr>
                <w:noProof/>
                <w:webHidden/>
              </w:rPr>
              <w:t>31</w:t>
            </w:r>
            <w:r w:rsidR="00F92DAC">
              <w:rPr>
                <w:noProof/>
                <w:webHidden/>
              </w:rPr>
              <w:fldChar w:fldCharType="end"/>
            </w:r>
          </w:hyperlink>
        </w:p>
        <w:p w14:paraId="5F5926C9" w14:textId="048EC545" w:rsidR="00F92DAC" w:rsidRDefault="001A7025">
          <w:pPr>
            <w:pStyle w:val="TOC1"/>
            <w:tabs>
              <w:tab w:val="left" w:pos="880"/>
              <w:tab w:val="right" w:leader="dot" w:pos="11190"/>
            </w:tabs>
            <w:rPr>
              <w:rFonts w:asciiTheme="minorHAnsi" w:eastAsiaTheme="minorEastAsia" w:hAnsiTheme="minorHAnsi" w:cstheme="minorBidi"/>
              <w:noProof/>
              <w:sz w:val="22"/>
              <w:szCs w:val="22"/>
            </w:rPr>
          </w:pPr>
          <w:hyperlink w:anchor="_Toc96073967" w:history="1">
            <w:r w:rsidR="00F92DAC" w:rsidRPr="00D7445C">
              <w:rPr>
                <w:rStyle w:val="Hyperlink"/>
                <w:noProof/>
              </w:rPr>
              <w:t>B4.</w:t>
            </w:r>
            <w:r w:rsidR="00F92DAC">
              <w:rPr>
                <w:rFonts w:asciiTheme="minorHAnsi" w:eastAsiaTheme="minorEastAsia" w:hAnsiTheme="minorHAnsi" w:cstheme="minorBidi"/>
                <w:noProof/>
                <w:sz w:val="22"/>
                <w:szCs w:val="22"/>
              </w:rPr>
              <w:tab/>
            </w:r>
            <w:r w:rsidR="00F92DAC" w:rsidRPr="00D7445C">
              <w:rPr>
                <w:rStyle w:val="Hyperlink"/>
                <w:noProof/>
              </w:rPr>
              <w:t>ANALYTICAL METHODS</w:t>
            </w:r>
            <w:r w:rsidR="00F92DAC" w:rsidRPr="00D7445C">
              <w:rPr>
                <w:rStyle w:val="Hyperlink"/>
                <w:noProof/>
                <w:spacing w:val="-3"/>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_Toc96073967 \h </w:instrText>
            </w:r>
            <w:r w:rsidR="00F92DAC">
              <w:rPr>
                <w:noProof/>
                <w:webHidden/>
              </w:rPr>
            </w:r>
            <w:r w:rsidR="00F92DAC">
              <w:rPr>
                <w:noProof/>
                <w:webHidden/>
              </w:rPr>
              <w:fldChar w:fldCharType="separate"/>
            </w:r>
            <w:r w:rsidR="004911DB">
              <w:rPr>
                <w:noProof/>
                <w:webHidden/>
              </w:rPr>
              <w:t>32</w:t>
            </w:r>
            <w:r w:rsidR="00F92DAC">
              <w:rPr>
                <w:noProof/>
                <w:webHidden/>
              </w:rPr>
              <w:fldChar w:fldCharType="end"/>
            </w:r>
          </w:hyperlink>
        </w:p>
        <w:p w14:paraId="7A31CBF3" w14:textId="57B396A8" w:rsidR="00F92DAC" w:rsidRDefault="001A7025">
          <w:pPr>
            <w:pStyle w:val="TOC2"/>
            <w:tabs>
              <w:tab w:val="right" w:leader="dot" w:pos="11190"/>
            </w:tabs>
            <w:rPr>
              <w:rFonts w:asciiTheme="minorHAnsi" w:eastAsiaTheme="minorEastAsia" w:hAnsiTheme="minorHAnsi" w:cstheme="minorBidi"/>
              <w:noProof/>
            </w:rPr>
          </w:pPr>
          <w:hyperlink w:anchor="_Toc96073968"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_Toc96073968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636A2ECC" w14:textId="7E299212" w:rsidR="00F92DAC" w:rsidRDefault="001A7025">
          <w:pPr>
            <w:pStyle w:val="TOC2"/>
            <w:tabs>
              <w:tab w:val="right" w:leader="dot" w:pos="11190"/>
            </w:tabs>
            <w:rPr>
              <w:rFonts w:asciiTheme="minorHAnsi" w:eastAsiaTheme="minorEastAsia" w:hAnsiTheme="minorHAnsi" w:cstheme="minorBidi"/>
              <w:noProof/>
            </w:rPr>
          </w:pPr>
          <w:hyperlink w:anchor="_Toc96073969" w:history="1">
            <w:r w:rsidR="00F92DAC" w:rsidRPr="00D7445C">
              <w:rPr>
                <w:rStyle w:val="Hyperlink"/>
                <w:noProof/>
              </w:rPr>
              <w:t>Metals Monitoring</w:t>
            </w:r>
            <w:r w:rsidR="00F92DAC">
              <w:rPr>
                <w:noProof/>
                <w:webHidden/>
              </w:rPr>
              <w:tab/>
            </w:r>
            <w:r w:rsidR="00F92DAC">
              <w:rPr>
                <w:noProof/>
                <w:webHidden/>
              </w:rPr>
              <w:fldChar w:fldCharType="begin"/>
            </w:r>
            <w:r w:rsidR="00F92DAC">
              <w:rPr>
                <w:noProof/>
                <w:webHidden/>
              </w:rPr>
              <w:instrText xml:space="preserve"> PAGEREF _Toc96073969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7B923C52" w14:textId="70C5126D" w:rsidR="00F92DAC" w:rsidRDefault="001A7025">
          <w:pPr>
            <w:pStyle w:val="TOC2"/>
            <w:tabs>
              <w:tab w:val="left" w:pos="1100"/>
              <w:tab w:val="right" w:leader="dot" w:pos="11190"/>
            </w:tabs>
            <w:rPr>
              <w:rFonts w:asciiTheme="minorHAnsi" w:eastAsiaTheme="minorEastAsia" w:hAnsiTheme="minorHAnsi" w:cstheme="minorBidi"/>
              <w:noProof/>
            </w:rPr>
          </w:pPr>
          <w:hyperlink w:anchor="_Toc96073970" w:history="1">
            <w:r w:rsidR="00F92DAC" w:rsidRPr="00D7445C">
              <w:rPr>
                <w:rStyle w:val="Hyperlink"/>
                <w:noProof/>
              </w:rPr>
              <w:t>B.5.1</w:t>
            </w:r>
            <w:r w:rsidR="00F92DAC">
              <w:rPr>
                <w:rFonts w:asciiTheme="minorHAnsi" w:eastAsiaTheme="minorEastAsia" w:hAnsiTheme="minorHAnsi" w:cstheme="minorBidi"/>
                <w:noProof/>
              </w:rPr>
              <w:tab/>
            </w:r>
            <w:r w:rsidR="00F92DAC" w:rsidRPr="00D7445C">
              <w:rPr>
                <w:rStyle w:val="Hyperlink"/>
                <w:noProof/>
              </w:rPr>
              <w:t>Field Quality Control (QC)</w:t>
            </w:r>
            <w:r w:rsidR="00F92DAC" w:rsidRPr="00D7445C">
              <w:rPr>
                <w:rStyle w:val="Hyperlink"/>
                <w:noProof/>
                <w:spacing w:val="-1"/>
              </w:rPr>
              <w:t xml:space="preserve"> </w:t>
            </w:r>
            <w:r w:rsidR="00F92DAC" w:rsidRPr="00D7445C">
              <w:rPr>
                <w:rStyle w:val="Hyperlink"/>
                <w:noProof/>
              </w:rPr>
              <w:t>Measures</w:t>
            </w:r>
            <w:r w:rsidR="00F92DAC">
              <w:rPr>
                <w:noProof/>
                <w:webHidden/>
              </w:rPr>
              <w:tab/>
            </w:r>
            <w:r w:rsidR="00F92DAC">
              <w:rPr>
                <w:noProof/>
                <w:webHidden/>
              </w:rPr>
              <w:fldChar w:fldCharType="begin"/>
            </w:r>
            <w:r w:rsidR="00F92DAC">
              <w:rPr>
                <w:noProof/>
                <w:webHidden/>
              </w:rPr>
              <w:instrText xml:space="preserve"> PAGEREF _Toc96073970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34210B6D" w14:textId="431594F4" w:rsidR="00F92DAC" w:rsidRDefault="001A7025">
          <w:pPr>
            <w:pStyle w:val="TOC1"/>
            <w:tabs>
              <w:tab w:val="left" w:pos="880"/>
              <w:tab w:val="right" w:leader="dot" w:pos="11190"/>
            </w:tabs>
            <w:rPr>
              <w:rFonts w:asciiTheme="minorHAnsi" w:eastAsiaTheme="minorEastAsia" w:hAnsiTheme="minorHAnsi" w:cstheme="minorBidi"/>
              <w:noProof/>
              <w:sz w:val="22"/>
              <w:szCs w:val="22"/>
            </w:rPr>
          </w:pPr>
          <w:hyperlink w:anchor="_Toc96073971" w:history="1">
            <w:r w:rsidR="00F92DAC" w:rsidRPr="00D7445C">
              <w:rPr>
                <w:rStyle w:val="Hyperlink"/>
                <w:noProof/>
              </w:rPr>
              <w:t>B6.</w:t>
            </w:r>
            <w:r w:rsidR="00F92DAC">
              <w:rPr>
                <w:rFonts w:asciiTheme="minorHAnsi" w:eastAsiaTheme="minorEastAsia" w:hAnsiTheme="minorHAnsi" w:cstheme="minorBidi"/>
                <w:noProof/>
                <w:sz w:val="22"/>
                <w:szCs w:val="22"/>
              </w:rPr>
              <w:tab/>
            </w:r>
            <w:r w:rsidR="00F92DAC" w:rsidRPr="00D7445C">
              <w:rPr>
                <w:rStyle w:val="Hyperlink"/>
                <w:noProof/>
              </w:rPr>
              <w:t>INSTRUMENT / EQUIPMENT TESTING, INSPECTION AND MAINTENANCE</w:t>
            </w:r>
            <w:r w:rsidR="00F92DAC">
              <w:rPr>
                <w:noProof/>
                <w:webHidden/>
              </w:rPr>
              <w:tab/>
            </w:r>
            <w:r w:rsidR="00F92DAC">
              <w:rPr>
                <w:noProof/>
                <w:webHidden/>
              </w:rPr>
              <w:fldChar w:fldCharType="begin"/>
            </w:r>
            <w:r w:rsidR="00F92DAC">
              <w:rPr>
                <w:noProof/>
                <w:webHidden/>
              </w:rPr>
              <w:instrText xml:space="preserve"> PAGEREF _Toc96073971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72C03554" w14:textId="035171AE" w:rsidR="00F92DAC" w:rsidRDefault="001A7025">
          <w:pPr>
            <w:pStyle w:val="TOC2"/>
            <w:tabs>
              <w:tab w:val="right" w:leader="dot" w:pos="11190"/>
            </w:tabs>
            <w:rPr>
              <w:rFonts w:asciiTheme="minorHAnsi" w:eastAsiaTheme="minorEastAsia" w:hAnsiTheme="minorHAnsi" w:cstheme="minorBidi"/>
              <w:noProof/>
            </w:rPr>
          </w:pPr>
          <w:hyperlink w:anchor="_Toc96073972"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_Toc96073972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52CAC476" w14:textId="2429101B" w:rsidR="00F92DAC" w:rsidRDefault="001A7025">
          <w:pPr>
            <w:pStyle w:val="TOC1"/>
            <w:tabs>
              <w:tab w:val="left" w:pos="880"/>
              <w:tab w:val="right" w:leader="dot" w:pos="11190"/>
            </w:tabs>
            <w:rPr>
              <w:rFonts w:asciiTheme="minorHAnsi" w:eastAsiaTheme="minorEastAsia" w:hAnsiTheme="minorHAnsi" w:cstheme="minorBidi"/>
              <w:noProof/>
              <w:sz w:val="22"/>
              <w:szCs w:val="22"/>
            </w:rPr>
          </w:pPr>
          <w:hyperlink w:anchor="_Toc96073973" w:history="1">
            <w:r w:rsidR="00F92DAC" w:rsidRPr="00D7445C">
              <w:rPr>
                <w:rStyle w:val="Hyperlink"/>
                <w:noProof/>
              </w:rPr>
              <w:t>B7.</w:t>
            </w:r>
            <w:r w:rsidR="00F92DAC">
              <w:rPr>
                <w:rFonts w:asciiTheme="minorHAnsi" w:eastAsiaTheme="minorEastAsia" w:hAnsiTheme="minorHAnsi" w:cstheme="minorBidi"/>
                <w:noProof/>
                <w:sz w:val="22"/>
                <w:szCs w:val="22"/>
              </w:rPr>
              <w:tab/>
            </w:r>
            <w:r w:rsidR="00F92DAC" w:rsidRPr="00D7445C">
              <w:rPr>
                <w:rStyle w:val="Hyperlink"/>
                <w:noProof/>
              </w:rPr>
              <w:t>INSTRUMENT CALIBRATION</w:t>
            </w:r>
            <w:r w:rsidR="00F92DAC" w:rsidRPr="00D7445C">
              <w:rPr>
                <w:rStyle w:val="Hyperlink"/>
                <w:noProof/>
                <w:spacing w:val="-2"/>
              </w:rPr>
              <w:t xml:space="preserve"> </w:t>
            </w:r>
            <w:r w:rsidR="00F92DAC" w:rsidRPr="00D7445C">
              <w:rPr>
                <w:rStyle w:val="Hyperlink"/>
                <w:noProof/>
              </w:rPr>
              <w:t>PROCEDURES</w:t>
            </w:r>
            <w:r w:rsidR="00F92DAC">
              <w:rPr>
                <w:noProof/>
                <w:webHidden/>
              </w:rPr>
              <w:tab/>
            </w:r>
            <w:r w:rsidR="00F92DAC">
              <w:rPr>
                <w:noProof/>
                <w:webHidden/>
              </w:rPr>
              <w:fldChar w:fldCharType="begin"/>
            </w:r>
            <w:r w:rsidR="00F92DAC">
              <w:rPr>
                <w:noProof/>
                <w:webHidden/>
              </w:rPr>
              <w:instrText xml:space="preserve"> PAGEREF _Toc96073973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47DFC0E7" w14:textId="1A99839E" w:rsidR="00F92DAC" w:rsidRDefault="001A7025">
          <w:pPr>
            <w:pStyle w:val="TOC2"/>
            <w:tabs>
              <w:tab w:val="right" w:leader="dot" w:pos="11190"/>
            </w:tabs>
            <w:rPr>
              <w:rFonts w:asciiTheme="minorHAnsi" w:eastAsiaTheme="minorEastAsia" w:hAnsiTheme="minorHAnsi" w:cstheme="minorBidi"/>
              <w:noProof/>
            </w:rPr>
          </w:pPr>
          <w:hyperlink w:anchor="_Toc96073974"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_Toc96073974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6DF8362E" w14:textId="7FE745D3" w:rsidR="00F92DAC" w:rsidRDefault="001A7025">
          <w:pPr>
            <w:pStyle w:val="TOC1"/>
            <w:tabs>
              <w:tab w:val="left" w:pos="880"/>
              <w:tab w:val="right" w:leader="dot" w:pos="11190"/>
            </w:tabs>
            <w:rPr>
              <w:rFonts w:asciiTheme="minorHAnsi" w:eastAsiaTheme="minorEastAsia" w:hAnsiTheme="minorHAnsi" w:cstheme="minorBidi"/>
              <w:noProof/>
              <w:sz w:val="22"/>
              <w:szCs w:val="22"/>
            </w:rPr>
          </w:pPr>
          <w:hyperlink w:anchor="_Toc96073975" w:history="1">
            <w:r w:rsidR="00F92DAC" w:rsidRPr="00D7445C">
              <w:rPr>
                <w:rStyle w:val="Hyperlink"/>
                <w:noProof/>
              </w:rPr>
              <w:t>B8.</w:t>
            </w:r>
            <w:r w:rsidR="00F92DAC">
              <w:rPr>
                <w:rFonts w:asciiTheme="minorHAnsi" w:eastAsiaTheme="minorEastAsia" w:hAnsiTheme="minorHAnsi" w:cstheme="minorBidi"/>
                <w:noProof/>
                <w:sz w:val="22"/>
                <w:szCs w:val="22"/>
              </w:rPr>
              <w:tab/>
            </w:r>
            <w:r w:rsidR="00F92DAC" w:rsidRPr="00D7445C">
              <w:rPr>
                <w:rStyle w:val="Hyperlink"/>
                <w:noProof/>
              </w:rPr>
              <w:t>INSPECTION AND ACCEPTANCE REQUIREMENTS FOR</w:t>
            </w:r>
            <w:r w:rsidR="00F92DAC" w:rsidRPr="00D7445C">
              <w:rPr>
                <w:rStyle w:val="Hyperlink"/>
                <w:noProof/>
                <w:spacing w:val="-9"/>
              </w:rPr>
              <w:t xml:space="preserve"> </w:t>
            </w:r>
            <w:r w:rsidR="00F92DAC" w:rsidRPr="00D7445C">
              <w:rPr>
                <w:rStyle w:val="Hyperlink"/>
                <w:noProof/>
              </w:rPr>
              <w:t>SUPPLIES</w:t>
            </w:r>
            <w:r w:rsidR="00F92DAC">
              <w:rPr>
                <w:noProof/>
                <w:webHidden/>
              </w:rPr>
              <w:tab/>
            </w:r>
            <w:r w:rsidR="00F92DAC">
              <w:rPr>
                <w:noProof/>
                <w:webHidden/>
              </w:rPr>
              <w:fldChar w:fldCharType="begin"/>
            </w:r>
            <w:r w:rsidR="00F92DAC">
              <w:rPr>
                <w:noProof/>
                <w:webHidden/>
              </w:rPr>
              <w:instrText xml:space="preserve"> PAGEREF _Toc96073975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664381DD" w14:textId="17A1B416" w:rsidR="00F92DAC" w:rsidRDefault="001A7025">
          <w:pPr>
            <w:pStyle w:val="TOC2"/>
            <w:tabs>
              <w:tab w:val="right" w:leader="dot" w:pos="11190"/>
            </w:tabs>
            <w:rPr>
              <w:rFonts w:asciiTheme="minorHAnsi" w:eastAsiaTheme="minorEastAsia" w:hAnsiTheme="minorHAnsi" w:cstheme="minorBidi"/>
              <w:noProof/>
            </w:rPr>
          </w:pPr>
          <w:hyperlink w:anchor="_Toc96073976"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_Toc96073976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46D9DE91" w14:textId="7BAEAB62" w:rsidR="00F92DAC" w:rsidRDefault="001A7025">
          <w:pPr>
            <w:pStyle w:val="TOC1"/>
            <w:tabs>
              <w:tab w:val="left" w:pos="880"/>
              <w:tab w:val="right" w:leader="dot" w:pos="11190"/>
            </w:tabs>
            <w:rPr>
              <w:rFonts w:asciiTheme="minorHAnsi" w:eastAsiaTheme="minorEastAsia" w:hAnsiTheme="minorHAnsi" w:cstheme="minorBidi"/>
              <w:noProof/>
              <w:sz w:val="22"/>
              <w:szCs w:val="22"/>
            </w:rPr>
          </w:pPr>
          <w:hyperlink w:anchor="_Toc96073977" w:history="1">
            <w:r w:rsidR="00F92DAC" w:rsidRPr="00D7445C">
              <w:rPr>
                <w:rStyle w:val="Hyperlink"/>
                <w:noProof/>
              </w:rPr>
              <w:t>B9.</w:t>
            </w:r>
            <w:r w:rsidR="00F92DAC">
              <w:rPr>
                <w:rFonts w:asciiTheme="minorHAnsi" w:eastAsiaTheme="minorEastAsia" w:hAnsiTheme="minorHAnsi" w:cstheme="minorBidi"/>
                <w:noProof/>
                <w:sz w:val="22"/>
                <w:szCs w:val="22"/>
              </w:rPr>
              <w:tab/>
            </w:r>
            <w:r w:rsidR="00F92DAC" w:rsidRPr="00D7445C">
              <w:rPr>
                <w:rStyle w:val="Hyperlink"/>
                <w:noProof/>
              </w:rPr>
              <w:t>DATA ACQUISITION REQUIREMENTS FOR NON-DIRECT MEASUREMENTS</w:t>
            </w:r>
            <w:r w:rsidR="00F92DAC">
              <w:rPr>
                <w:noProof/>
                <w:webHidden/>
              </w:rPr>
              <w:tab/>
            </w:r>
            <w:r w:rsidR="00F92DAC">
              <w:rPr>
                <w:noProof/>
                <w:webHidden/>
              </w:rPr>
              <w:fldChar w:fldCharType="begin"/>
            </w:r>
            <w:r w:rsidR="00F92DAC">
              <w:rPr>
                <w:noProof/>
                <w:webHidden/>
              </w:rPr>
              <w:instrText xml:space="preserve"> PAGEREF _Toc96073977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2F3C2E01" w14:textId="18D06FCC" w:rsidR="00F92DAC" w:rsidRDefault="001A7025">
          <w:pPr>
            <w:pStyle w:val="TOC2"/>
            <w:tabs>
              <w:tab w:val="right" w:leader="dot" w:pos="11190"/>
            </w:tabs>
            <w:rPr>
              <w:rFonts w:asciiTheme="minorHAnsi" w:eastAsiaTheme="minorEastAsia" w:hAnsiTheme="minorHAnsi" w:cstheme="minorBidi"/>
              <w:noProof/>
            </w:rPr>
          </w:pPr>
          <w:hyperlink w:anchor="_Toc96073978" w:history="1">
            <w:r w:rsidR="00F92DAC" w:rsidRPr="00D7445C">
              <w:rPr>
                <w:rStyle w:val="Hyperlink"/>
                <w:noProof/>
              </w:rPr>
              <w:t>Applies to all elements of the monitoring effort</w:t>
            </w:r>
            <w:r w:rsidR="00F92DAC">
              <w:rPr>
                <w:noProof/>
                <w:webHidden/>
              </w:rPr>
              <w:tab/>
            </w:r>
            <w:r w:rsidR="00F92DAC">
              <w:rPr>
                <w:noProof/>
                <w:webHidden/>
              </w:rPr>
              <w:fldChar w:fldCharType="begin"/>
            </w:r>
            <w:r w:rsidR="00F92DAC">
              <w:rPr>
                <w:noProof/>
                <w:webHidden/>
              </w:rPr>
              <w:instrText xml:space="preserve"> PAGEREF _Toc96073978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32BDA139" w14:textId="55385644" w:rsidR="00F92DAC" w:rsidRDefault="001A7025">
          <w:pPr>
            <w:pStyle w:val="TOC1"/>
            <w:tabs>
              <w:tab w:val="left" w:pos="880"/>
              <w:tab w:val="right" w:leader="dot" w:pos="11190"/>
            </w:tabs>
            <w:rPr>
              <w:rFonts w:asciiTheme="minorHAnsi" w:eastAsiaTheme="minorEastAsia" w:hAnsiTheme="minorHAnsi" w:cstheme="minorBidi"/>
              <w:noProof/>
              <w:sz w:val="22"/>
              <w:szCs w:val="22"/>
            </w:rPr>
          </w:pPr>
          <w:hyperlink w:anchor="_Toc96073979" w:history="1">
            <w:r w:rsidR="00F92DAC" w:rsidRPr="00D7445C">
              <w:rPr>
                <w:rStyle w:val="Hyperlink"/>
                <w:noProof/>
              </w:rPr>
              <w:t>B10.</w:t>
            </w:r>
            <w:r w:rsidR="00F92DAC">
              <w:rPr>
                <w:rFonts w:asciiTheme="minorHAnsi" w:eastAsiaTheme="minorEastAsia" w:hAnsiTheme="minorHAnsi" w:cstheme="minorBidi"/>
                <w:noProof/>
                <w:sz w:val="22"/>
                <w:szCs w:val="22"/>
              </w:rPr>
              <w:tab/>
            </w:r>
            <w:r w:rsidR="00F92DAC" w:rsidRPr="00D7445C">
              <w:rPr>
                <w:rStyle w:val="Hyperlink"/>
                <w:noProof/>
              </w:rPr>
              <w:t>DATA</w:t>
            </w:r>
            <w:r w:rsidR="00F92DAC" w:rsidRPr="00D7445C">
              <w:rPr>
                <w:rStyle w:val="Hyperlink"/>
                <w:noProof/>
                <w:spacing w:val="-2"/>
              </w:rPr>
              <w:t xml:space="preserve"> </w:t>
            </w:r>
            <w:r w:rsidR="00F92DAC" w:rsidRPr="00D7445C">
              <w:rPr>
                <w:rStyle w:val="Hyperlink"/>
                <w:noProof/>
              </w:rPr>
              <w:t>MANAGEMENT</w:t>
            </w:r>
            <w:r w:rsidR="00F92DAC">
              <w:rPr>
                <w:noProof/>
                <w:webHidden/>
              </w:rPr>
              <w:tab/>
            </w:r>
            <w:r w:rsidR="00F92DAC">
              <w:rPr>
                <w:noProof/>
                <w:webHidden/>
              </w:rPr>
              <w:fldChar w:fldCharType="begin"/>
            </w:r>
            <w:r w:rsidR="00F92DAC">
              <w:rPr>
                <w:noProof/>
                <w:webHidden/>
              </w:rPr>
              <w:instrText xml:space="preserve"> PAGEREF _Toc96073979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2FDEDEC6" w14:textId="3018A829" w:rsidR="00F92DAC" w:rsidRDefault="001A7025">
          <w:pPr>
            <w:pStyle w:val="TOC2"/>
            <w:tabs>
              <w:tab w:val="right" w:leader="dot" w:pos="11190"/>
            </w:tabs>
            <w:rPr>
              <w:rFonts w:asciiTheme="minorHAnsi" w:eastAsiaTheme="minorEastAsia" w:hAnsiTheme="minorHAnsi" w:cstheme="minorBidi"/>
              <w:noProof/>
            </w:rPr>
          </w:pPr>
          <w:hyperlink w:anchor="_Toc96073980"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_Toc96073980 \h </w:instrText>
            </w:r>
            <w:r w:rsidR="00F92DAC">
              <w:rPr>
                <w:noProof/>
                <w:webHidden/>
              </w:rPr>
            </w:r>
            <w:r w:rsidR="00F92DAC">
              <w:rPr>
                <w:noProof/>
                <w:webHidden/>
              </w:rPr>
              <w:fldChar w:fldCharType="separate"/>
            </w:r>
            <w:r w:rsidR="004911DB">
              <w:rPr>
                <w:noProof/>
                <w:webHidden/>
              </w:rPr>
              <w:t>39</w:t>
            </w:r>
            <w:r w:rsidR="00F92DAC">
              <w:rPr>
                <w:noProof/>
                <w:webHidden/>
              </w:rPr>
              <w:fldChar w:fldCharType="end"/>
            </w:r>
          </w:hyperlink>
        </w:p>
        <w:p w14:paraId="14152E52" w14:textId="06511816" w:rsidR="00F92DAC" w:rsidRDefault="001A7025">
          <w:pPr>
            <w:pStyle w:val="TOC2"/>
            <w:tabs>
              <w:tab w:val="right" w:leader="dot" w:pos="11190"/>
            </w:tabs>
            <w:rPr>
              <w:rFonts w:asciiTheme="minorHAnsi" w:eastAsiaTheme="minorEastAsia" w:hAnsiTheme="minorHAnsi" w:cstheme="minorBidi"/>
              <w:noProof/>
            </w:rPr>
          </w:pPr>
          <w:hyperlink w:anchor="_Toc96073981"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_Toc96073981 \h </w:instrText>
            </w:r>
            <w:r w:rsidR="00F92DAC">
              <w:rPr>
                <w:noProof/>
                <w:webHidden/>
              </w:rPr>
            </w:r>
            <w:r w:rsidR="00F92DAC">
              <w:rPr>
                <w:noProof/>
                <w:webHidden/>
              </w:rPr>
              <w:fldChar w:fldCharType="separate"/>
            </w:r>
            <w:r w:rsidR="004911DB">
              <w:rPr>
                <w:noProof/>
                <w:webHidden/>
              </w:rPr>
              <w:t>40</w:t>
            </w:r>
            <w:r w:rsidR="00F92DAC">
              <w:rPr>
                <w:noProof/>
                <w:webHidden/>
              </w:rPr>
              <w:fldChar w:fldCharType="end"/>
            </w:r>
          </w:hyperlink>
        </w:p>
        <w:p w14:paraId="0B9EB1D8" w14:textId="0842B93E" w:rsidR="00F92DAC" w:rsidRDefault="001A7025">
          <w:pPr>
            <w:pStyle w:val="TOC1"/>
            <w:tabs>
              <w:tab w:val="left" w:pos="880"/>
              <w:tab w:val="right" w:leader="dot" w:pos="11190"/>
            </w:tabs>
            <w:rPr>
              <w:rFonts w:asciiTheme="minorHAnsi" w:eastAsiaTheme="minorEastAsia" w:hAnsiTheme="minorHAnsi" w:cstheme="minorBidi"/>
              <w:noProof/>
              <w:sz w:val="22"/>
              <w:szCs w:val="22"/>
            </w:rPr>
          </w:pPr>
          <w:hyperlink w:anchor="_Toc96073982" w:history="1">
            <w:r w:rsidR="00F92DAC" w:rsidRPr="00D7445C">
              <w:rPr>
                <w:rStyle w:val="Hyperlink"/>
                <w:noProof/>
              </w:rPr>
              <w:t>C2.</w:t>
            </w:r>
            <w:r w:rsidR="00F92DAC">
              <w:rPr>
                <w:rFonts w:asciiTheme="minorHAnsi" w:eastAsiaTheme="minorEastAsia" w:hAnsiTheme="minorHAnsi" w:cstheme="minorBidi"/>
                <w:noProof/>
                <w:sz w:val="22"/>
                <w:szCs w:val="22"/>
              </w:rPr>
              <w:tab/>
            </w:r>
            <w:r w:rsidR="00F92DAC" w:rsidRPr="00D7445C">
              <w:rPr>
                <w:rStyle w:val="Hyperlink"/>
                <w:noProof/>
              </w:rPr>
              <w:t>QA REPORTS to</w:t>
            </w:r>
            <w:r w:rsidR="00F92DAC" w:rsidRPr="00D7445C">
              <w:rPr>
                <w:rStyle w:val="Hyperlink"/>
                <w:noProof/>
                <w:spacing w:val="-3"/>
              </w:rPr>
              <w:t xml:space="preserve"> </w:t>
            </w:r>
            <w:r w:rsidR="00F92DAC" w:rsidRPr="00D7445C">
              <w:rPr>
                <w:rStyle w:val="Hyperlink"/>
                <w:noProof/>
              </w:rPr>
              <w:t>Management</w:t>
            </w:r>
            <w:r w:rsidR="00F92DAC">
              <w:rPr>
                <w:noProof/>
                <w:webHidden/>
              </w:rPr>
              <w:tab/>
            </w:r>
            <w:r w:rsidR="00F92DAC">
              <w:rPr>
                <w:noProof/>
                <w:webHidden/>
              </w:rPr>
              <w:fldChar w:fldCharType="begin"/>
            </w:r>
            <w:r w:rsidR="00F92DAC">
              <w:rPr>
                <w:noProof/>
                <w:webHidden/>
              </w:rPr>
              <w:instrText xml:space="preserve"> PAGEREF _Toc96073982 \h </w:instrText>
            </w:r>
            <w:r w:rsidR="00F92DAC">
              <w:rPr>
                <w:noProof/>
                <w:webHidden/>
              </w:rPr>
            </w:r>
            <w:r w:rsidR="00F92DAC">
              <w:rPr>
                <w:noProof/>
                <w:webHidden/>
              </w:rPr>
              <w:fldChar w:fldCharType="separate"/>
            </w:r>
            <w:r w:rsidR="004911DB">
              <w:rPr>
                <w:noProof/>
                <w:webHidden/>
              </w:rPr>
              <w:t>41</w:t>
            </w:r>
            <w:r w:rsidR="00F92DAC">
              <w:rPr>
                <w:noProof/>
                <w:webHidden/>
              </w:rPr>
              <w:fldChar w:fldCharType="end"/>
            </w:r>
          </w:hyperlink>
        </w:p>
        <w:p w14:paraId="62196BD5" w14:textId="2CCAD57F" w:rsidR="00F92DAC" w:rsidRDefault="001A7025">
          <w:pPr>
            <w:pStyle w:val="TOC2"/>
            <w:tabs>
              <w:tab w:val="right" w:leader="dot" w:pos="11190"/>
            </w:tabs>
            <w:rPr>
              <w:rFonts w:asciiTheme="minorHAnsi" w:eastAsiaTheme="minorEastAsia" w:hAnsiTheme="minorHAnsi" w:cstheme="minorBidi"/>
              <w:noProof/>
            </w:rPr>
          </w:pPr>
          <w:hyperlink w:anchor="_Toc96073983"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_Toc96073983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044AA559" w14:textId="1ADFDA9E" w:rsidR="00F92DAC" w:rsidRDefault="001A7025">
          <w:pPr>
            <w:pStyle w:val="TOC2"/>
            <w:tabs>
              <w:tab w:val="right" w:leader="dot" w:pos="11190"/>
            </w:tabs>
            <w:rPr>
              <w:rFonts w:asciiTheme="minorHAnsi" w:eastAsiaTheme="minorEastAsia" w:hAnsiTheme="minorHAnsi" w:cstheme="minorBidi"/>
              <w:noProof/>
            </w:rPr>
          </w:pPr>
          <w:hyperlink w:anchor="_Toc96073984" w:history="1">
            <w:r w:rsidR="00F92DAC" w:rsidRPr="00D7445C">
              <w:rPr>
                <w:rStyle w:val="Hyperlink"/>
                <w:noProof/>
              </w:rPr>
              <w:t>Metals Monitoring</w:t>
            </w:r>
            <w:r w:rsidR="00F92DAC">
              <w:rPr>
                <w:noProof/>
                <w:webHidden/>
              </w:rPr>
              <w:tab/>
            </w:r>
            <w:r w:rsidR="00F92DAC">
              <w:rPr>
                <w:noProof/>
                <w:webHidden/>
              </w:rPr>
              <w:fldChar w:fldCharType="begin"/>
            </w:r>
            <w:r w:rsidR="00F92DAC">
              <w:rPr>
                <w:noProof/>
                <w:webHidden/>
              </w:rPr>
              <w:instrText xml:space="preserve"> PAGEREF _Toc96073984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3EB5E813" w14:textId="072923EF" w:rsidR="00F92DAC" w:rsidRDefault="001A7025">
          <w:pPr>
            <w:pStyle w:val="TOC1"/>
            <w:tabs>
              <w:tab w:val="left" w:pos="880"/>
              <w:tab w:val="right" w:leader="dot" w:pos="11190"/>
            </w:tabs>
            <w:rPr>
              <w:rFonts w:asciiTheme="minorHAnsi" w:eastAsiaTheme="minorEastAsia" w:hAnsiTheme="minorHAnsi" w:cstheme="minorBidi"/>
              <w:noProof/>
              <w:sz w:val="22"/>
              <w:szCs w:val="22"/>
            </w:rPr>
          </w:pPr>
          <w:hyperlink w:anchor="_Toc96073985" w:history="1">
            <w:r w:rsidR="00F92DAC" w:rsidRPr="00D7445C">
              <w:rPr>
                <w:rStyle w:val="Hyperlink"/>
                <w:noProof/>
              </w:rPr>
              <w:t>D1.</w:t>
            </w:r>
            <w:r w:rsidR="00F92DAC">
              <w:rPr>
                <w:rFonts w:asciiTheme="minorHAnsi" w:eastAsiaTheme="minorEastAsia" w:hAnsiTheme="minorHAnsi" w:cstheme="minorBidi"/>
                <w:noProof/>
                <w:sz w:val="22"/>
                <w:szCs w:val="22"/>
              </w:rPr>
              <w:tab/>
            </w:r>
            <w:r w:rsidR="00F92DAC" w:rsidRPr="00D7445C">
              <w:rPr>
                <w:rStyle w:val="Hyperlink"/>
                <w:noProof/>
              </w:rPr>
              <w:t>DATA REVIEW, VALIDATION AND VERIFICATION</w:t>
            </w:r>
            <w:r w:rsidR="00F92DAC" w:rsidRPr="00D7445C">
              <w:rPr>
                <w:rStyle w:val="Hyperlink"/>
                <w:noProof/>
                <w:spacing w:val="-10"/>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_Toc96073985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63950933" w14:textId="6317C224" w:rsidR="00F92DAC" w:rsidRDefault="001A7025">
          <w:pPr>
            <w:pStyle w:val="TOC1"/>
            <w:tabs>
              <w:tab w:val="right" w:leader="dot" w:pos="11190"/>
            </w:tabs>
            <w:rPr>
              <w:rFonts w:asciiTheme="minorHAnsi" w:eastAsiaTheme="minorEastAsia" w:hAnsiTheme="minorHAnsi" w:cstheme="minorBidi"/>
              <w:noProof/>
              <w:sz w:val="22"/>
              <w:szCs w:val="22"/>
            </w:rPr>
          </w:pPr>
          <w:hyperlink w:anchor="_Toc96073986" w:history="1">
            <w:r w:rsidR="00F92DAC" w:rsidRPr="00D7445C">
              <w:rPr>
                <w:rStyle w:val="Hyperlink"/>
                <w:noProof/>
              </w:rPr>
              <w:t>D2. VALIDATION AND VERIFICATION METHODS</w:t>
            </w:r>
            <w:r w:rsidR="00F92DAC">
              <w:rPr>
                <w:noProof/>
                <w:webHidden/>
              </w:rPr>
              <w:tab/>
            </w:r>
            <w:r w:rsidR="00F92DAC">
              <w:rPr>
                <w:noProof/>
                <w:webHidden/>
              </w:rPr>
              <w:fldChar w:fldCharType="begin"/>
            </w:r>
            <w:r w:rsidR="00F92DAC">
              <w:rPr>
                <w:noProof/>
                <w:webHidden/>
              </w:rPr>
              <w:instrText xml:space="preserve"> PAGEREF _Toc96073986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78EE3BC" w14:textId="00A5E769" w:rsidR="00F92DAC" w:rsidRDefault="001A7025">
          <w:pPr>
            <w:pStyle w:val="TOC2"/>
            <w:tabs>
              <w:tab w:val="right" w:leader="dot" w:pos="11190"/>
            </w:tabs>
            <w:rPr>
              <w:rFonts w:asciiTheme="minorHAnsi" w:eastAsiaTheme="minorEastAsia" w:hAnsiTheme="minorHAnsi" w:cstheme="minorBidi"/>
              <w:noProof/>
            </w:rPr>
          </w:pPr>
          <w:hyperlink w:anchor="_Toc96073987" w:history="1">
            <w:r w:rsidR="00F92DAC" w:rsidRPr="00D7445C">
              <w:rPr>
                <w:rStyle w:val="Hyperlink"/>
                <w:noProof/>
              </w:rPr>
              <w:t>Laboratory Quality Control (QC) Measures</w:t>
            </w:r>
            <w:r w:rsidR="00F92DAC">
              <w:rPr>
                <w:noProof/>
                <w:webHidden/>
              </w:rPr>
              <w:tab/>
            </w:r>
            <w:r w:rsidR="00F92DAC">
              <w:rPr>
                <w:noProof/>
                <w:webHidden/>
              </w:rPr>
              <w:fldChar w:fldCharType="begin"/>
            </w:r>
            <w:r w:rsidR="00F92DAC">
              <w:rPr>
                <w:noProof/>
                <w:webHidden/>
              </w:rPr>
              <w:instrText xml:space="preserve"> PAGEREF _Toc96073987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FC386F3" w14:textId="45DA9449" w:rsidR="00F92DAC" w:rsidRDefault="001A7025">
          <w:pPr>
            <w:pStyle w:val="TOC1"/>
            <w:tabs>
              <w:tab w:val="left" w:pos="880"/>
              <w:tab w:val="right" w:leader="dot" w:pos="11190"/>
            </w:tabs>
            <w:rPr>
              <w:rFonts w:asciiTheme="minorHAnsi" w:eastAsiaTheme="minorEastAsia" w:hAnsiTheme="minorHAnsi" w:cstheme="minorBidi"/>
              <w:noProof/>
              <w:sz w:val="22"/>
              <w:szCs w:val="22"/>
            </w:rPr>
          </w:pPr>
          <w:hyperlink w:anchor="_Toc96073988" w:history="1">
            <w:r w:rsidR="00F92DAC" w:rsidRPr="00D7445C">
              <w:rPr>
                <w:rStyle w:val="Hyperlink"/>
                <w:noProof/>
              </w:rPr>
              <w:t>D3.</w:t>
            </w:r>
            <w:r w:rsidR="00F92DAC">
              <w:rPr>
                <w:rFonts w:asciiTheme="minorHAnsi" w:eastAsiaTheme="minorEastAsia" w:hAnsiTheme="minorHAnsi" w:cstheme="minorBidi"/>
                <w:noProof/>
                <w:sz w:val="22"/>
                <w:szCs w:val="22"/>
              </w:rPr>
              <w:tab/>
            </w:r>
            <w:r w:rsidR="00F92DAC" w:rsidRPr="00D7445C">
              <w:rPr>
                <w:rStyle w:val="Hyperlink"/>
                <w:noProof/>
              </w:rPr>
              <w:t>RECONCILIATION WITH DATA QUALITY</w:t>
            </w:r>
            <w:r w:rsidR="00F92DAC" w:rsidRPr="00D7445C">
              <w:rPr>
                <w:rStyle w:val="Hyperlink"/>
                <w:noProof/>
                <w:spacing w:val="-4"/>
              </w:rPr>
              <w:t xml:space="preserve"> </w:t>
            </w:r>
            <w:r w:rsidR="00F92DAC" w:rsidRPr="00D7445C">
              <w:rPr>
                <w:rStyle w:val="Hyperlink"/>
                <w:noProof/>
              </w:rPr>
              <w:t>OBJECTIVES</w:t>
            </w:r>
            <w:r w:rsidR="00F92DAC">
              <w:rPr>
                <w:noProof/>
                <w:webHidden/>
              </w:rPr>
              <w:tab/>
            </w:r>
            <w:r w:rsidR="00F92DAC">
              <w:rPr>
                <w:noProof/>
                <w:webHidden/>
              </w:rPr>
              <w:fldChar w:fldCharType="begin"/>
            </w:r>
            <w:r w:rsidR="00F92DAC">
              <w:rPr>
                <w:noProof/>
                <w:webHidden/>
              </w:rPr>
              <w:instrText xml:space="preserve"> PAGEREF _Toc96073988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22E4E1E" w14:textId="0892B4BB" w:rsidR="00F92DAC" w:rsidRDefault="00F92DAC">
          <w:r>
            <w:rPr>
              <w:b/>
              <w:bCs/>
              <w:noProof/>
            </w:rPr>
            <w:fldChar w:fldCharType="end"/>
          </w:r>
        </w:p>
      </w:sdtContent>
    </w:sdt>
    <w:p w14:paraId="489F3847" w14:textId="77777777" w:rsidR="000D14B5" w:rsidRDefault="000D14B5">
      <w:pPr>
        <w:sectPr w:rsidR="000D14B5" w:rsidSect="009F72AC">
          <w:headerReference w:type="default" r:id="rId17"/>
          <w:footerReference w:type="default" r:id="rId18"/>
          <w:pgSz w:w="11900" w:h="16840"/>
          <w:pgMar w:top="1520" w:right="100" w:bottom="860" w:left="600" w:header="929" w:footer="676" w:gutter="0"/>
          <w:cols w:space="720"/>
        </w:sectPr>
      </w:pPr>
    </w:p>
    <w:p w14:paraId="1F3EC839" w14:textId="0F5E3EEC" w:rsidR="000D14B5" w:rsidRDefault="009748A5">
      <w:pPr>
        <w:spacing w:before="82"/>
        <w:ind w:left="120"/>
        <w:rPr>
          <w:b/>
          <w:sz w:val="24"/>
        </w:rPr>
      </w:pPr>
      <w:r>
        <w:rPr>
          <w:b/>
          <w:sz w:val="24"/>
        </w:rPr>
        <w:lastRenderedPageBreak/>
        <w:t xml:space="preserve">List of </w:t>
      </w:r>
      <w:r w:rsidR="00504626">
        <w:rPr>
          <w:b/>
          <w:sz w:val="24"/>
        </w:rPr>
        <w:t>Appendices</w:t>
      </w:r>
    </w:p>
    <w:p w14:paraId="4693F0AC" w14:textId="77777777" w:rsidR="000D14B5" w:rsidRDefault="000D14B5">
      <w:pPr>
        <w:pStyle w:val="BodyText"/>
        <w:spacing w:before="10"/>
        <w:rPr>
          <w:b/>
          <w:sz w:val="23"/>
        </w:rPr>
      </w:pPr>
    </w:p>
    <w:p w14:paraId="1FF5977D" w14:textId="17158EB8" w:rsidR="000D14B5" w:rsidRDefault="00D859C7">
      <w:pPr>
        <w:pStyle w:val="BodyText"/>
        <w:spacing w:before="9"/>
        <w:rPr>
          <w:sz w:val="32"/>
        </w:rPr>
      </w:pPr>
      <w:r>
        <w:rPr>
          <w:rFonts w:cstheme="minorHAnsi"/>
        </w:rPr>
        <w:t>Appendix A: Kenai Watershed Forum Technical Advisory Committee ……………………… 44</w:t>
      </w:r>
      <w:r>
        <w:rPr>
          <w:rFonts w:cstheme="minorHAnsi"/>
        </w:rPr>
        <w:br/>
        <w:t>Appendix B: Fieldwork Sampling SOP ……………………………………………………….. 47</w:t>
      </w:r>
      <w:r>
        <w:rPr>
          <w:rFonts w:cstheme="minorHAnsi"/>
        </w:rPr>
        <w:br/>
        <w:t>Appendix C: Water Quality Field Data Forms ………………………………………………… 55</w:t>
      </w:r>
      <w:r>
        <w:rPr>
          <w:rFonts w:cstheme="minorHAnsi"/>
        </w:rPr>
        <w:br/>
        <w:t>Appendix D: Agency Baseline Lab Test Results ……………………………………………… 58</w:t>
      </w:r>
      <w:r>
        <w:rPr>
          <w:rFonts w:cstheme="minorHAnsi"/>
        </w:rPr>
        <w:br/>
        <w:t>Appendix E: Hydrolab Downloads …………………………………………………………..… 60</w:t>
      </w:r>
      <w:r>
        <w:rPr>
          <w:rFonts w:cstheme="minorHAnsi"/>
        </w:rPr>
        <w:br/>
        <w:t>Appendix F: Minisonde Calibration Record …………………………………………………… 61</w:t>
      </w:r>
      <w:r>
        <w:rPr>
          <w:rFonts w:cstheme="minorHAnsi"/>
        </w:rPr>
        <w:br/>
        <w:t>Appendix G: Stream Temperature Monitoring Field Data Sheet ……………………………… 62</w:t>
      </w:r>
      <w:r>
        <w:rPr>
          <w:rFonts w:cstheme="minorHAnsi"/>
        </w:rPr>
        <w:br/>
        <w:t>Appendix H: Standard Calibration Procedure for Hydrolab Minisonde MS5 ……………….… 68</w:t>
      </w:r>
      <w:r>
        <w:rPr>
          <w:rFonts w:cstheme="minorHAnsi"/>
        </w:rPr>
        <w:br/>
        <w:t>Appendix I: YSI Temperature Meter QA ……………………………………………………… 70</w:t>
      </w:r>
      <w:r>
        <w:rPr>
          <w:rFonts w:cstheme="minorHAnsi"/>
        </w:rPr>
        <w:br/>
        <w:t>Appendix J: Calibration Standards Record Form ……………………………………………… 71</w:t>
      </w:r>
      <w:r>
        <w:rPr>
          <w:rFonts w:cstheme="minorHAnsi"/>
        </w:rPr>
        <w:br/>
        <w:t>Appendix K: References ……………………………………………………………………….. 72</w:t>
      </w:r>
    </w:p>
    <w:p w14:paraId="18A850C0" w14:textId="77777777" w:rsidR="00D859C7" w:rsidRDefault="00D859C7">
      <w:pPr>
        <w:ind w:left="120"/>
        <w:rPr>
          <w:b/>
          <w:sz w:val="24"/>
        </w:rPr>
      </w:pPr>
    </w:p>
    <w:p w14:paraId="2BC1605E" w14:textId="3FBB89F5" w:rsidR="000D14B5" w:rsidRDefault="009748A5">
      <w:pPr>
        <w:ind w:left="120"/>
        <w:rPr>
          <w:b/>
          <w:sz w:val="24"/>
        </w:rPr>
      </w:pPr>
      <w:r>
        <w:rPr>
          <w:b/>
          <w:sz w:val="24"/>
        </w:rPr>
        <w:t>List of Tables</w:t>
      </w:r>
    </w:p>
    <w:p w14:paraId="349AB457" w14:textId="77777777" w:rsidR="000D14B5" w:rsidRDefault="000D14B5">
      <w:pPr>
        <w:pStyle w:val="BodyText"/>
        <w:spacing w:before="8"/>
        <w:rPr>
          <w:b/>
          <w:sz w:val="20"/>
        </w:rPr>
      </w:pPr>
    </w:p>
    <w:p w14:paraId="2E053E4E" w14:textId="77777777" w:rsidR="000D14B5" w:rsidRDefault="001A7025">
      <w:pPr>
        <w:pStyle w:val="BodyText"/>
        <w:tabs>
          <w:tab w:val="left" w:leader="dot" w:pos="8969"/>
        </w:tabs>
        <w:ind w:left="120"/>
      </w:pPr>
      <w:hyperlink w:anchor="_bookmark1" w:history="1">
        <w:r w:rsidR="009748A5">
          <w:t>Table 1.</w:t>
        </w:r>
        <w:r w:rsidR="009748A5">
          <w:rPr>
            <w:spacing w:val="-4"/>
          </w:rPr>
          <w:t xml:space="preserve"> </w:t>
        </w:r>
        <w:r w:rsidR="009748A5">
          <w:t>Distribution</w:t>
        </w:r>
        <w:r w:rsidR="009748A5">
          <w:rPr>
            <w:spacing w:val="-1"/>
          </w:rPr>
          <w:t xml:space="preserve"> </w:t>
        </w:r>
        <w:r w:rsidR="009748A5">
          <w:t>List</w:t>
        </w:r>
        <w:r w:rsidR="009748A5">
          <w:tab/>
          <w:t>18</w:t>
        </w:r>
      </w:hyperlink>
    </w:p>
    <w:p w14:paraId="1A3401DE" w14:textId="77777777" w:rsidR="000D14B5" w:rsidRDefault="000D14B5">
      <w:pPr>
        <w:pStyle w:val="BodyText"/>
        <w:spacing w:before="10"/>
        <w:rPr>
          <w:sz w:val="20"/>
        </w:rPr>
      </w:pPr>
    </w:p>
    <w:p w14:paraId="583858B8" w14:textId="77777777" w:rsidR="000D14B5" w:rsidRDefault="001A7025">
      <w:pPr>
        <w:pStyle w:val="BodyText"/>
        <w:tabs>
          <w:tab w:val="left" w:leader="dot" w:pos="8969"/>
        </w:tabs>
        <w:ind w:left="120"/>
      </w:pPr>
      <w:hyperlink w:anchor="_bookmark6" w:history="1">
        <w:r w:rsidR="009748A5">
          <w:t>Table 2. Data Quality Objectives for</w:t>
        </w:r>
        <w:r w:rsidR="009748A5">
          <w:rPr>
            <w:spacing w:val="-11"/>
          </w:rPr>
          <w:t xml:space="preserve"> </w:t>
        </w:r>
        <w:r w:rsidR="009748A5">
          <w:t>Electronic</w:t>
        </w:r>
        <w:r w:rsidR="009748A5">
          <w:rPr>
            <w:spacing w:val="-2"/>
          </w:rPr>
          <w:t xml:space="preserve"> </w:t>
        </w:r>
        <w:r w:rsidR="009748A5">
          <w:t>Instruments</w:t>
        </w:r>
        <w:r w:rsidR="009748A5">
          <w:tab/>
          <w:t>13</w:t>
        </w:r>
      </w:hyperlink>
    </w:p>
    <w:p w14:paraId="04B07818" w14:textId="77777777" w:rsidR="000D14B5" w:rsidRDefault="000D14B5">
      <w:pPr>
        <w:pStyle w:val="BodyText"/>
        <w:spacing w:before="10"/>
        <w:rPr>
          <w:sz w:val="20"/>
        </w:rPr>
      </w:pPr>
    </w:p>
    <w:p w14:paraId="00FBDDC1" w14:textId="77777777" w:rsidR="000D14B5" w:rsidRDefault="001A7025">
      <w:pPr>
        <w:pStyle w:val="BodyText"/>
        <w:tabs>
          <w:tab w:val="left" w:leader="dot" w:pos="8969"/>
        </w:tabs>
        <w:ind w:left="120" w:right="1982"/>
      </w:pPr>
      <w:hyperlink w:anchor="_bookmark7" w:history="1">
        <w:r w:rsidR="009748A5">
          <w:t>Table 3. Data Quality Objectives for Hydrocarbons Collected for Agency Baseline (Supplied</w:t>
        </w:r>
      </w:hyperlink>
      <w:r w:rsidR="009748A5">
        <w:t xml:space="preserve"> </w:t>
      </w:r>
      <w:hyperlink w:anchor="_bookmark7" w:history="1">
        <w:r w:rsidR="009748A5">
          <w:t>by</w:t>
        </w:r>
        <w:r w:rsidR="009748A5">
          <w:rPr>
            <w:spacing w:val="-2"/>
          </w:rPr>
          <w:t xml:space="preserve"> </w:t>
        </w:r>
        <w:r w:rsidR="009748A5">
          <w:t>SGS)</w:t>
        </w:r>
        <w:r w:rsidR="009748A5">
          <w:tab/>
        </w:r>
        <w:r w:rsidR="009748A5">
          <w:rPr>
            <w:spacing w:val="-9"/>
          </w:rPr>
          <w:t>14</w:t>
        </w:r>
      </w:hyperlink>
    </w:p>
    <w:p w14:paraId="5976EEF5" w14:textId="77777777" w:rsidR="000D14B5" w:rsidRDefault="000D14B5">
      <w:pPr>
        <w:pStyle w:val="BodyText"/>
        <w:spacing w:before="10"/>
        <w:rPr>
          <w:sz w:val="20"/>
        </w:rPr>
      </w:pPr>
    </w:p>
    <w:p w14:paraId="42BA0F89" w14:textId="77777777" w:rsidR="000D14B5" w:rsidRDefault="001A7025">
      <w:pPr>
        <w:pStyle w:val="BodyText"/>
        <w:tabs>
          <w:tab w:val="left" w:leader="dot" w:pos="8969"/>
        </w:tabs>
        <w:ind w:left="120" w:right="1982"/>
      </w:pPr>
      <w:hyperlink w:anchor="_bookmark8" w:history="1">
        <w:r w:rsidR="009748A5">
          <w:t>Table 4. Data Quality Objectives for Metals Collected for Agency Baseline (Supplied by</w:t>
        </w:r>
      </w:hyperlink>
      <w:r w:rsidR="009748A5">
        <w:t xml:space="preserve"> </w:t>
      </w:r>
      <w:hyperlink w:anchor="_bookmark8" w:history="1">
        <w:r w:rsidR="009748A5">
          <w:t>SGS)</w:t>
        </w:r>
        <w:r w:rsidR="009748A5">
          <w:tab/>
        </w:r>
        <w:r w:rsidR="009748A5">
          <w:rPr>
            <w:spacing w:val="-9"/>
          </w:rPr>
          <w:t>16</w:t>
        </w:r>
      </w:hyperlink>
    </w:p>
    <w:p w14:paraId="76F2DA9A" w14:textId="77777777" w:rsidR="000D14B5" w:rsidRDefault="000D14B5">
      <w:pPr>
        <w:pStyle w:val="BodyText"/>
        <w:spacing w:before="10"/>
        <w:rPr>
          <w:sz w:val="20"/>
        </w:rPr>
      </w:pPr>
    </w:p>
    <w:p w14:paraId="5DB92BFF" w14:textId="77777777" w:rsidR="000D14B5" w:rsidRDefault="001A7025">
      <w:pPr>
        <w:pStyle w:val="BodyText"/>
        <w:tabs>
          <w:tab w:val="left" w:leader="dot" w:pos="8969"/>
        </w:tabs>
        <w:ind w:left="120" w:right="1982"/>
      </w:pPr>
      <w:hyperlink w:anchor="_bookmark9" w:history="1">
        <w:r w:rsidR="009748A5">
          <w:t>Table 5. Data Quality Objectives for Nutrients, Fecal Coliform, and Total Suspended Solids</w:t>
        </w:r>
      </w:hyperlink>
      <w:r w:rsidR="009748A5">
        <w:t xml:space="preserve"> </w:t>
      </w:r>
      <w:hyperlink w:anchor="_bookmark9" w:history="1">
        <w:r w:rsidR="009748A5">
          <w:t>(Supplied by Analytica Group F.C.,</w:t>
        </w:r>
        <w:r w:rsidR="009748A5">
          <w:rPr>
            <w:spacing w:val="-7"/>
          </w:rPr>
          <w:t xml:space="preserve"> </w:t>
        </w:r>
        <w:r w:rsidR="009748A5">
          <w:t>and</w:t>
        </w:r>
        <w:r w:rsidR="009748A5">
          <w:rPr>
            <w:spacing w:val="-1"/>
          </w:rPr>
          <w:t xml:space="preserve"> </w:t>
        </w:r>
        <w:r w:rsidR="009748A5">
          <w:t>SGS)</w:t>
        </w:r>
        <w:r w:rsidR="009748A5">
          <w:tab/>
        </w:r>
        <w:r w:rsidR="009748A5">
          <w:rPr>
            <w:spacing w:val="-9"/>
          </w:rPr>
          <w:t>17</w:t>
        </w:r>
      </w:hyperlink>
    </w:p>
    <w:p w14:paraId="23D9BEC3" w14:textId="77777777" w:rsidR="000D14B5" w:rsidRDefault="000D14B5">
      <w:pPr>
        <w:pStyle w:val="BodyText"/>
        <w:spacing w:before="10"/>
        <w:rPr>
          <w:sz w:val="20"/>
        </w:rPr>
      </w:pPr>
    </w:p>
    <w:p w14:paraId="7378129B" w14:textId="77777777" w:rsidR="000D14B5" w:rsidRDefault="001A7025">
      <w:pPr>
        <w:pStyle w:val="BodyText"/>
        <w:tabs>
          <w:tab w:val="left" w:leader="dot" w:pos="8969"/>
        </w:tabs>
        <w:ind w:left="120" w:right="1982"/>
      </w:pPr>
      <w:hyperlink w:anchor="_bookmark10" w:history="1">
        <w:r w:rsidR="009748A5">
          <w:t>Table 6. Data Quality Objectives for Stream Temperature Monitoring (From Cook</w:t>
        </w:r>
      </w:hyperlink>
      <w:r w:rsidR="009748A5">
        <w:t xml:space="preserve"> </w:t>
      </w:r>
      <w:hyperlink w:anchor="_bookmark10" w:history="1">
        <w:r w:rsidR="009748A5">
          <w:t>InletKeeper)</w:t>
        </w:r>
        <w:r w:rsidR="009748A5">
          <w:tab/>
        </w:r>
        <w:r w:rsidR="009748A5">
          <w:rPr>
            <w:spacing w:val="-9"/>
          </w:rPr>
          <w:t>18</w:t>
        </w:r>
      </w:hyperlink>
    </w:p>
    <w:p w14:paraId="606EC75B" w14:textId="77777777" w:rsidR="000D14B5" w:rsidRDefault="000D14B5">
      <w:pPr>
        <w:pStyle w:val="BodyText"/>
        <w:spacing w:before="10"/>
        <w:rPr>
          <w:sz w:val="20"/>
        </w:rPr>
      </w:pPr>
    </w:p>
    <w:p w14:paraId="14E2E26D" w14:textId="77777777" w:rsidR="000D14B5" w:rsidRDefault="001A7025">
      <w:pPr>
        <w:pStyle w:val="BodyText"/>
        <w:tabs>
          <w:tab w:val="left" w:leader="dot" w:pos="8969"/>
        </w:tabs>
        <w:ind w:left="120"/>
      </w:pPr>
      <w:hyperlink w:anchor="_bookmark14" w:history="1">
        <w:r w:rsidR="009748A5">
          <w:t>Table 7. Sampling Locations for Agency Baseline and Kenai Metals</w:t>
        </w:r>
        <w:r w:rsidR="009748A5">
          <w:rPr>
            <w:spacing w:val="-16"/>
          </w:rPr>
          <w:t xml:space="preserve"> </w:t>
        </w:r>
        <w:r w:rsidR="009748A5">
          <w:t>(Cu/Zn)</w:t>
        </w:r>
        <w:r w:rsidR="009748A5">
          <w:rPr>
            <w:spacing w:val="-1"/>
          </w:rPr>
          <w:t xml:space="preserve"> </w:t>
        </w:r>
        <w:r w:rsidR="009748A5">
          <w:t>Monitoring</w:t>
        </w:r>
        <w:r w:rsidR="009748A5">
          <w:tab/>
          <w:t>24</w:t>
        </w:r>
      </w:hyperlink>
    </w:p>
    <w:p w14:paraId="5F152672" w14:textId="77777777" w:rsidR="000D14B5" w:rsidRDefault="000D14B5">
      <w:pPr>
        <w:pStyle w:val="BodyText"/>
        <w:spacing w:before="10"/>
        <w:rPr>
          <w:sz w:val="20"/>
        </w:rPr>
      </w:pPr>
    </w:p>
    <w:p w14:paraId="4970BBC1" w14:textId="77777777" w:rsidR="000D14B5" w:rsidRDefault="001A7025">
      <w:pPr>
        <w:pStyle w:val="BodyText"/>
        <w:tabs>
          <w:tab w:val="left" w:leader="dot" w:pos="8969"/>
        </w:tabs>
        <w:ind w:left="120"/>
      </w:pPr>
      <w:hyperlink w:anchor="_bookmark18" w:history="1">
        <w:r w:rsidR="009748A5">
          <w:t>Table 10. Preservation and Holding Times for</w:t>
        </w:r>
        <w:r w:rsidR="009748A5">
          <w:rPr>
            <w:spacing w:val="-9"/>
          </w:rPr>
          <w:t xml:space="preserve"> </w:t>
        </w:r>
        <w:r w:rsidR="009748A5">
          <w:t>Sample</w:t>
        </w:r>
        <w:r w:rsidR="009748A5">
          <w:rPr>
            <w:spacing w:val="-2"/>
          </w:rPr>
          <w:t xml:space="preserve"> </w:t>
        </w:r>
        <w:r w:rsidR="009748A5">
          <w:t>Analysis</w:t>
        </w:r>
        <w:r w:rsidR="009748A5">
          <w:tab/>
          <w:t>27</w:t>
        </w:r>
      </w:hyperlink>
    </w:p>
    <w:p w14:paraId="04DFBAE0" w14:textId="77777777" w:rsidR="000D14B5" w:rsidRDefault="000D14B5">
      <w:pPr>
        <w:pStyle w:val="BodyText"/>
        <w:spacing w:before="10"/>
        <w:rPr>
          <w:sz w:val="20"/>
        </w:rPr>
      </w:pPr>
    </w:p>
    <w:p w14:paraId="1610DC19" w14:textId="77777777" w:rsidR="000D14B5" w:rsidRDefault="001A7025">
      <w:pPr>
        <w:pStyle w:val="BodyText"/>
        <w:tabs>
          <w:tab w:val="left" w:leader="dot" w:pos="8969"/>
        </w:tabs>
        <w:ind w:left="120" w:right="1982"/>
      </w:pPr>
      <w:hyperlink w:anchor="_bookmark22" w:history="1">
        <w:r w:rsidR="009748A5">
          <w:t>Table 11. Field Quality Control Samples. Table contains information for Hydrolabs and</w:t>
        </w:r>
      </w:hyperlink>
      <w:r w:rsidR="009748A5">
        <w:t xml:space="preserve"> </w:t>
      </w:r>
      <w:hyperlink w:anchor="_bookmark22" w:history="1">
        <w:r w:rsidR="009748A5">
          <w:t>stream temperature monitoring for</w:t>
        </w:r>
        <w:r w:rsidR="009748A5">
          <w:rPr>
            <w:spacing w:val="-8"/>
          </w:rPr>
          <w:t xml:space="preserve"> </w:t>
        </w:r>
        <w:r w:rsidR="009748A5">
          <w:t>general</w:t>
        </w:r>
        <w:r w:rsidR="009748A5">
          <w:rPr>
            <w:spacing w:val="-2"/>
          </w:rPr>
          <w:t xml:space="preserve"> </w:t>
        </w:r>
        <w:r w:rsidR="009748A5">
          <w:t>reference</w:t>
        </w:r>
        <w:r w:rsidR="009748A5">
          <w:tab/>
        </w:r>
        <w:r w:rsidR="009748A5">
          <w:rPr>
            <w:spacing w:val="-9"/>
          </w:rPr>
          <w:t>32</w:t>
        </w:r>
      </w:hyperlink>
    </w:p>
    <w:p w14:paraId="1FD871D1" w14:textId="77777777" w:rsidR="000D14B5" w:rsidRDefault="000D14B5">
      <w:pPr>
        <w:pStyle w:val="BodyText"/>
        <w:spacing w:before="10"/>
        <w:rPr>
          <w:sz w:val="20"/>
        </w:rPr>
      </w:pPr>
    </w:p>
    <w:p w14:paraId="4D932462" w14:textId="77777777" w:rsidR="000D14B5" w:rsidRDefault="001A7025">
      <w:pPr>
        <w:pStyle w:val="BodyText"/>
        <w:tabs>
          <w:tab w:val="left" w:leader="dot" w:pos="8969"/>
        </w:tabs>
        <w:ind w:left="120"/>
      </w:pPr>
      <w:hyperlink w:anchor="_bookmark23" w:history="1">
        <w:r w:rsidR="009748A5">
          <w:t>Table 12. Field/Laboratory Quality</w:t>
        </w:r>
        <w:r w:rsidR="009748A5">
          <w:rPr>
            <w:spacing w:val="-8"/>
          </w:rPr>
          <w:t xml:space="preserve"> </w:t>
        </w:r>
        <w:r w:rsidR="009748A5">
          <w:t>Control</w:t>
        </w:r>
        <w:r w:rsidR="009748A5">
          <w:rPr>
            <w:spacing w:val="-2"/>
          </w:rPr>
          <w:t xml:space="preserve"> </w:t>
        </w:r>
        <w:r w:rsidR="009748A5">
          <w:t>Samples</w:t>
        </w:r>
        <w:r w:rsidR="009748A5">
          <w:tab/>
          <w:t>33</w:t>
        </w:r>
      </w:hyperlink>
    </w:p>
    <w:p w14:paraId="20E7AC0E" w14:textId="77777777" w:rsidR="000D14B5" w:rsidRDefault="000D14B5">
      <w:pPr>
        <w:sectPr w:rsidR="000D14B5">
          <w:pgSz w:w="11900" w:h="16840"/>
          <w:pgMar w:top="1520" w:right="100" w:bottom="940" w:left="600" w:header="929" w:footer="676" w:gutter="0"/>
          <w:cols w:space="720"/>
        </w:sectPr>
      </w:pPr>
    </w:p>
    <w:p w14:paraId="72C05080" w14:textId="77777777" w:rsidR="000D14B5" w:rsidRDefault="009748A5">
      <w:pPr>
        <w:spacing w:before="82"/>
        <w:ind w:left="120"/>
        <w:rPr>
          <w:b/>
          <w:sz w:val="24"/>
        </w:rPr>
      </w:pPr>
      <w:r>
        <w:rPr>
          <w:b/>
          <w:sz w:val="24"/>
        </w:rPr>
        <w:lastRenderedPageBreak/>
        <w:t>List of Figures</w:t>
      </w:r>
    </w:p>
    <w:p w14:paraId="56DD4046" w14:textId="77777777" w:rsidR="000D14B5" w:rsidRDefault="009748A5">
      <w:pPr>
        <w:pStyle w:val="BodyText"/>
        <w:tabs>
          <w:tab w:val="left" w:leader="dot" w:pos="8969"/>
        </w:tabs>
        <w:spacing w:before="238"/>
        <w:ind w:left="120"/>
      </w:pPr>
      <w:r>
        <w:t>Figure 1. Project</w:t>
      </w:r>
      <w:r>
        <w:rPr>
          <w:spacing w:val="-7"/>
        </w:rPr>
        <w:t xml:space="preserve"> </w:t>
      </w:r>
      <w:r>
        <w:t>Management</w:t>
      </w:r>
      <w:r>
        <w:rPr>
          <w:spacing w:val="-2"/>
        </w:rPr>
        <w:t xml:space="preserve"> </w:t>
      </w:r>
      <w:r>
        <w:t>Organization</w:t>
      </w:r>
      <w:r>
        <w:tab/>
        <w:t>19</w:t>
      </w:r>
    </w:p>
    <w:p w14:paraId="00F7AE5A" w14:textId="77777777" w:rsidR="000D14B5" w:rsidRDefault="001A7025">
      <w:pPr>
        <w:pStyle w:val="BodyText"/>
        <w:tabs>
          <w:tab w:val="left" w:leader="dot" w:pos="8969"/>
        </w:tabs>
        <w:spacing w:before="240" w:line="448" w:lineRule="auto"/>
        <w:ind w:left="120" w:right="1936"/>
      </w:pPr>
      <w:hyperlink w:anchor="_bookmark15" w:history="1">
        <w:r w:rsidR="009748A5">
          <w:t>Figure 2. Map of the multi-agency baseline sample locations and the Kenai River watershed.25</w:t>
        </w:r>
      </w:hyperlink>
      <w:r w:rsidR="009748A5">
        <w:t xml:space="preserve"> </w:t>
      </w:r>
      <w:hyperlink w:anchor="_bookmark16" w:history="1">
        <w:r w:rsidR="009748A5">
          <w:t>Figure 3. Map of the Kenai tributaries and mainstem metals</w:t>
        </w:r>
        <w:r w:rsidR="009748A5">
          <w:rPr>
            <w:spacing w:val="-12"/>
          </w:rPr>
          <w:t xml:space="preserve"> </w:t>
        </w:r>
        <w:r w:rsidR="009748A5">
          <w:t>monitoring</w:t>
        </w:r>
        <w:r w:rsidR="009748A5">
          <w:rPr>
            <w:spacing w:val="-2"/>
          </w:rPr>
          <w:t xml:space="preserve"> </w:t>
        </w:r>
        <w:r w:rsidR="009748A5">
          <w:t>project</w:t>
        </w:r>
        <w:r w:rsidR="009748A5">
          <w:tab/>
          <w:t>25</w:t>
        </w:r>
      </w:hyperlink>
    </w:p>
    <w:p w14:paraId="38E85BE8" w14:textId="77777777" w:rsidR="000D14B5" w:rsidRDefault="009748A5">
      <w:pPr>
        <w:pStyle w:val="BodyText"/>
        <w:tabs>
          <w:tab w:val="left" w:leader="dot" w:pos="8969"/>
        </w:tabs>
        <w:ind w:left="120"/>
      </w:pPr>
      <w:r>
        <w:t>Figure 5. Sample</w:t>
      </w:r>
      <w:r>
        <w:rPr>
          <w:spacing w:val="-4"/>
        </w:rPr>
        <w:t xml:space="preserve"> </w:t>
      </w:r>
      <w:r>
        <w:t>Container</w:t>
      </w:r>
      <w:r>
        <w:rPr>
          <w:spacing w:val="-1"/>
        </w:rPr>
        <w:t xml:space="preserve"> </w:t>
      </w:r>
      <w:r>
        <w:t>Label</w:t>
      </w:r>
      <w:r>
        <w:tab/>
        <w:t>30</w:t>
      </w:r>
    </w:p>
    <w:p w14:paraId="451AA960" w14:textId="77777777" w:rsidR="000D14B5" w:rsidRDefault="009748A5">
      <w:pPr>
        <w:pStyle w:val="BodyText"/>
        <w:tabs>
          <w:tab w:val="left" w:leader="dot" w:pos="8969"/>
        </w:tabs>
        <w:spacing w:before="239"/>
        <w:ind w:left="120"/>
      </w:pPr>
      <w:r>
        <w:t>Figure 6. Data Management</w:t>
      </w:r>
      <w:r>
        <w:rPr>
          <w:spacing w:val="-5"/>
        </w:rPr>
        <w:t xml:space="preserve"> </w:t>
      </w:r>
      <w:r>
        <w:t>Flow</w:t>
      </w:r>
      <w:r>
        <w:rPr>
          <w:spacing w:val="-2"/>
        </w:rPr>
        <w:t xml:space="preserve"> </w:t>
      </w:r>
      <w:r>
        <w:t>Chart</w:t>
      </w:r>
      <w:r>
        <w:tab/>
        <w:t>37</w:t>
      </w:r>
    </w:p>
    <w:p w14:paraId="2AE0A1DE" w14:textId="77777777" w:rsidR="000D14B5" w:rsidRDefault="000D14B5">
      <w:pPr>
        <w:sectPr w:rsidR="000D14B5">
          <w:pgSz w:w="11900" w:h="16840"/>
          <w:pgMar w:top="1520" w:right="100" w:bottom="940" w:left="600" w:header="929" w:footer="676" w:gutter="0"/>
          <w:cols w:space="720"/>
        </w:sectPr>
      </w:pPr>
    </w:p>
    <w:p w14:paraId="06AE7AE6" w14:textId="07645213" w:rsidR="000D14B5" w:rsidRPr="00F92DAC" w:rsidRDefault="009748A5" w:rsidP="00F92DAC">
      <w:pPr>
        <w:pStyle w:val="Heading1"/>
      </w:pPr>
      <w:bookmarkStart w:id="21" w:name="ACKNOWLEDGEMENTS"/>
      <w:bookmarkStart w:id="22" w:name="_Toc96073947"/>
      <w:bookmarkEnd w:id="21"/>
      <w:r w:rsidRPr="00F92DAC">
        <w:lastRenderedPageBreak/>
        <w:t>ACKNOWLEDGEMENTS</w:t>
      </w:r>
      <w:bookmarkEnd w:id="22"/>
    </w:p>
    <w:p w14:paraId="6EAD7456" w14:textId="77777777" w:rsidR="000D14B5" w:rsidRDefault="009748A5">
      <w:pPr>
        <w:pStyle w:val="BodyText"/>
        <w:spacing w:before="334"/>
        <w:ind w:left="120" w:right="635" w:firstLine="720"/>
      </w:pPr>
      <w:r>
        <w:t>This document was originally developed by the Kenai Watershed Forum and was modeled and adapted, with permission, from Quality Assurance Project Plans (QAPP) produced by the Cook Inlet Keeper of Homer, Alaska. Portions of the Cook Inlet 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p>
    <w:p w14:paraId="0F54FC95" w14:textId="77777777" w:rsidR="000D14B5" w:rsidRDefault="000D14B5">
      <w:pPr>
        <w:sectPr w:rsidR="000D14B5">
          <w:pgSz w:w="11900" w:h="16840"/>
          <w:pgMar w:top="1520" w:right="100" w:bottom="940" w:left="600" w:header="929" w:footer="676" w:gutter="0"/>
          <w:cols w:space="720"/>
        </w:sectPr>
      </w:pPr>
    </w:p>
    <w:p w14:paraId="4A6AA4FD" w14:textId="53D87824" w:rsidR="000D14B5" w:rsidRPr="00F92DAC" w:rsidRDefault="009748A5" w:rsidP="00F92DAC">
      <w:pPr>
        <w:pStyle w:val="Heading1"/>
      </w:pPr>
      <w:bookmarkStart w:id="23" w:name="A3.__DISTRIBUTION_LIST:"/>
      <w:bookmarkStart w:id="24" w:name="_Toc96073948"/>
      <w:bookmarkEnd w:id="23"/>
      <w:r w:rsidRPr="00F92DAC">
        <w:lastRenderedPageBreak/>
        <w:t>A3. DISTRIBUTION LIST:</w:t>
      </w:r>
      <w:bookmarkEnd w:id="24"/>
    </w:p>
    <w:p w14:paraId="784854F9" w14:textId="77777777" w:rsidR="000D14B5" w:rsidRDefault="009748A5">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09F0D736" w14:textId="77777777" w:rsidR="000D14B5" w:rsidRDefault="000D14B5">
      <w:pPr>
        <w:pStyle w:val="BodyText"/>
        <w:rPr>
          <w:sz w:val="20"/>
        </w:rPr>
      </w:pPr>
    </w:p>
    <w:p w14:paraId="777CE4BE" w14:textId="77777777" w:rsidR="000D14B5" w:rsidRDefault="000D14B5">
      <w:pPr>
        <w:pStyle w:val="BodyText"/>
        <w:rPr>
          <w:sz w:val="26"/>
        </w:rPr>
      </w:pPr>
    </w:p>
    <w:tbl>
      <w:tblPr>
        <w:tblW w:w="0" w:type="auto"/>
        <w:tblInd w:w="883"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315"/>
        <w:gridCol w:w="1536"/>
        <w:gridCol w:w="1288"/>
        <w:gridCol w:w="2259"/>
        <w:gridCol w:w="2599"/>
      </w:tblGrid>
      <w:tr w:rsidR="000D14B5" w14:paraId="3FB97BB0" w14:textId="77777777">
        <w:trPr>
          <w:trHeight w:val="552"/>
        </w:trPr>
        <w:tc>
          <w:tcPr>
            <w:tcW w:w="8997" w:type="dxa"/>
            <w:gridSpan w:val="5"/>
            <w:tcBorders>
              <w:bottom w:val="double" w:sz="4" w:space="0" w:color="000000"/>
              <w:right w:val="thinThickMediumGap" w:sz="9" w:space="0" w:color="000000"/>
            </w:tcBorders>
            <w:shd w:val="clear" w:color="auto" w:fill="BEBEBE"/>
          </w:tcPr>
          <w:p w14:paraId="0D603AB9" w14:textId="77777777" w:rsidR="000D14B5" w:rsidRDefault="009748A5">
            <w:pPr>
              <w:pStyle w:val="TableParagraph"/>
              <w:spacing w:before="124"/>
              <w:ind w:left="2658" w:right="2764"/>
              <w:jc w:val="center"/>
              <w:rPr>
                <w:b/>
                <w:sz w:val="32"/>
              </w:rPr>
            </w:pPr>
            <w:bookmarkStart w:id="25" w:name="_bookmark1"/>
            <w:bookmarkEnd w:id="25"/>
            <w:r>
              <w:rPr>
                <w:b/>
                <w:sz w:val="32"/>
              </w:rPr>
              <w:t>Table 1. Distribution List</w:t>
            </w:r>
          </w:p>
        </w:tc>
      </w:tr>
      <w:tr w:rsidR="000D14B5" w14:paraId="1D1EC4B7" w14:textId="77777777">
        <w:trPr>
          <w:trHeight w:val="809"/>
        </w:trPr>
        <w:tc>
          <w:tcPr>
            <w:tcW w:w="1315" w:type="dxa"/>
            <w:tcBorders>
              <w:top w:val="double" w:sz="4" w:space="0" w:color="000000"/>
              <w:right w:val="single" w:sz="6" w:space="0" w:color="000000"/>
            </w:tcBorders>
            <w:shd w:val="clear" w:color="auto" w:fill="D9D9D9"/>
          </w:tcPr>
          <w:p w14:paraId="49CAD66B" w14:textId="77777777" w:rsidR="000D14B5" w:rsidRDefault="000D14B5">
            <w:pPr>
              <w:pStyle w:val="TableParagraph"/>
              <w:rPr>
                <w:sz w:val="24"/>
              </w:rPr>
            </w:pPr>
          </w:p>
          <w:p w14:paraId="0590ABA7" w14:textId="77777777" w:rsidR="000D14B5" w:rsidRDefault="009748A5">
            <w:pPr>
              <w:pStyle w:val="TableParagraph"/>
              <w:spacing w:before="216"/>
              <w:ind w:left="309"/>
              <w:rPr>
                <w:b/>
              </w:rPr>
            </w:pPr>
            <w:r>
              <w:rPr>
                <w:b/>
              </w:rPr>
              <w:t>NAME</w:t>
            </w:r>
          </w:p>
        </w:tc>
        <w:tc>
          <w:tcPr>
            <w:tcW w:w="1536" w:type="dxa"/>
            <w:tcBorders>
              <w:top w:val="double" w:sz="4" w:space="0" w:color="000000"/>
              <w:left w:val="single" w:sz="6" w:space="0" w:color="000000"/>
              <w:right w:val="single" w:sz="6" w:space="0" w:color="000000"/>
            </w:tcBorders>
            <w:shd w:val="clear" w:color="auto" w:fill="D9D9D9"/>
          </w:tcPr>
          <w:p w14:paraId="1A15E4E9" w14:textId="77777777" w:rsidR="000D14B5" w:rsidRDefault="000D14B5">
            <w:pPr>
              <w:pStyle w:val="TableParagraph"/>
              <w:rPr>
                <w:sz w:val="24"/>
              </w:rPr>
            </w:pPr>
          </w:p>
          <w:p w14:paraId="54FB7DCF" w14:textId="77777777" w:rsidR="000D14B5" w:rsidRDefault="009748A5">
            <w:pPr>
              <w:pStyle w:val="TableParagraph"/>
              <w:spacing w:before="216"/>
              <w:ind w:left="244"/>
              <w:rPr>
                <w:b/>
              </w:rPr>
            </w:pPr>
            <w:r>
              <w:rPr>
                <w:b/>
              </w:rPr>
              <w:t>POSITION</w:t>
            </w:r>
          </w:p>
        </w:tc>
        <w:tc>
          <w:tcPr>
            <w:tcW w:w="1288" w:type="dxa"/>
            <w:tcBorders>
              <w:top w:val="double" w:sz="4" w:space="0" w:color="000000"/>
              <w:left w:val="single" w:sz="6" w:space="0" w:color="000000"/>
              <w:right w:val="single" w:sz="6" w:space="0" w:color="000000"/>
            </w:tcBorders>
            <w:shd w:val="clear" w:color="auto" w:fill="D9D9D9"/>
          </w:tcPr>
          <w:p w14:paraId="4F164CC2" w14:textId="77777777" w:rsidR="000D14B5" w:rsidRDefault="000D14B5">
            <w:pPr>
              <w:pStyle w:val="TableParagraph"/>
              <w:rPr>
                <w:sz w:val="24"/>
              </w:rPr>
            </w:pPr>
          </w:p>
          <w:p w14:paraId="258B9129" w14:textId="77777777" w:rsidR="000D14B5" w:rsidRDefault="009748A5">
            <w:pPr>
              <w:pStyle w:val="TableParagraph"/>
              <w:spacing w:before="216"/>
              <w:ind w:left="181"/>
              <w:rPr>
                <w:b/>
              </w:rPr>
            </w:pPr>
            <w:r>
              <w:rPr>
                <w:b/>
              </w:rPr>
              <w:t>AGENCY</w:t>
            </w:r>
          </w:p>
        </w:tc>
        <w:tc>
          <w:tcPr>
            <w:tcW w:w="2259" w:type="dxa"/>
            <w:tcBorders>
              <w:top w:val="double" w:sz="4" w:space="0" w:color="000000"/>
              <w:left w:val="single" w:sz="6" w:space="0" w:color="000000"/>
              <w:right w:val="single" w:sz="6" w:space="0" w:color="000000"/>
            </w:tcBorders>
            <w:shd w:val="clear" w:color="auto" w:fill="D9D9D9"/>
          </w:tcPr>
          <w:p w14:paraId="764C8DD6" w14:textId="77777777" w:rsidR="000D14B5" w:rsidRDefault="000D14B5">
            <w:pPr>
              <w:pStyle w:val="TableParagraph"/>
              <w:rPr>
                <w:sz w:val="24"/>
              </w:rPr>
            </w:pPr>
          </w:p>
          <w:p w14:paraId="71EA3091" w14:textId="77777777" w:rsidR="000D14B5" w:rsidRDefault="009748A5">
            <w:pPr>
              <w:pStyle w:val="TableParagraph"/>
              <w:spacing w:before="216"/>
              <w:ind w:left="121"/>
              <w:rPr>
                <w:b/>
              </w:rPr>
            </w:pPr>
            <w:r>
              <w:rPr>
                <w:b/>
              </w:rPr>
              <w:t>DIVISION/BRANCH</w:t>
            </w:r>
          </w:p>
        </w:tc>
        <w:tc>
          <w:tcPr>
            <w:tcW w:w="2599" w:type="dxa"/>
            <w:tcBorders>
              <w:top w:val="double" w:sz="4" w:space="0" w:color="000000"/>
              <w:left w:val="single" w:sz="6" w:space="0" w:color="000000"/>
              <w:right w:val="thinThickMediumGap" w:sz="9" w:space="0" w:color="000000"/>
            </w:tcBorders>
            <w:shd w:val="clear" w:color="auto" w:fill="D9D9D9"/>
          </w:tcPr>
          <w:p w14:paraId="4056252F" w14:textId="77777777" w:rsidR="000D14B5" w:rsidRDefault="000D14B5">
            <w:pPr>
              <w:pStyle w:val="TableParagraph"/>
              <w:spacing w:before="8"/>
              <w:rPr>
                <w:sz w:val="20"/>
              </w:rPr>
            </w:pPr>
          </w:p>
          <w:p w14:paraId="43DD5550" w14:textId="77777777" w:rsidR="000D14B5" w:rsidRDefault="009748A5">
            <w:pPr>
              <w:pStyle w:val="TableParagraph"/>
              <w:ind w:left="494" w:firstLine="268"/>
              <w:rPr>
                <w:b/>
              </w:rPr>
            </w:pPr>
            <w:r>
              <w:rPr>
                <w:b/>
              </w:rPr>
              <w:t xml:space="preserve">CONTACT </w:t>
            </w:r>
            <w:r>
              <w:rPr>
                <w:b/>
                <w:w w:val="95"/>
              </w:rPr>
              <w:t>INFORMATION</w:t>
            </w:r>
          </w:p>
        </w:tc>
      </w:tr>
      <w:tr w:rsidR="000D14B5" w14:paraId="6B23B7EA" w14:textId="77777777">
        <w:trPr>
          <w:trHeight w:val="733"/>
        </w:trPr>
        <w:tc>
          <w:tcPr>
            <w:tcW w:w="1315" w:type="dxa"/>
            <w:tcBorders>
              <w:top w:val="thinThickMediumGap" w:sz="9" w:space="0" w:color="000000"/>
              <w:bottom w:val="single" w:sz="4" w:space="0" w:color="000000"/>
              <w:right w:val="single" w:sz="6" w:space="0" w:color="000000"/>
            </w:tcBorders>
          </w:tcPr>
          <w:p w14:paraId="406D747A" w14:textId="77777777" w:rsidR="000D14B5" w:rsidRDefault="000D14B5">
            <w:pPr>
              <w:pStyle w:val="TableParagraph"/>
              <w:spacing w:before="10"/>
              <w:rPr>
                <w:sz w:val="16"/>
              </w:rPr>
            </w:pPr>
          </w:p>
          <w:p w14:paraId="421A378C" w14:textId="77777777" w:rsidR="000D14B5" w:rsidRDefault="00E72980" w:rsidP="00E72980">
            <w:pPr>
              <w:pStyle w:val="TableParagraph"/>
              <w:spacing w:before="1"/>
              <w:ind w:left="97" w:right="420" w:hanging="22"/>
              <w:rPr>
                <w:sz w:val="18"/>
              </w:rPr>
            </w:pPr>
            <w:r>
              <w:rPr>
                <w:sz w:val="18"/>
              </w:rPr>
              <w:t>Benjamin Meyer</w:t>
            </w:r>
          </w:p>
        </w:tc>
        <w:tc>
          <w:tcPr>
            <w:tcW w:w="1536" w:type="dxa"/>
            <w:tcBorders>
              <w:top w:val="thinThickMediumGap" w:sz="9" w:space="0" w:color="000000"/>
              <w:left w:val="single" w:sz="6" w:space="0" w:color="000000"/>
              <w:bottom w:val="single" w:sz="4" w:space="0" w:color="000000"/>
              <w:right w:val="single" w:sz="6" w:space="0" w:color="000000"/>
            </w:tcBorders>
          </w:tcPr>
          <w:p w14:paraId="02D1DDCA" w14:textId="77777777" w:rsidR="000D14B5" w:rsidRDefault="000D14B5">
            <w:pPr>
              <w:pStyle w:val="TableParagraph"/>
              <w:spacing w:before="10"/>
              <w:rPr>
                <w:sz w:val="16"/>
              </w:rPr>
            </w:pPr>
          </w:p>
          <w:p w14:paraId="48363F63" w14:textId="77777777" w:rsidR="000D14B5" w:rsidRDefault="009748A5">
            <w:pPr>
              <w:pStyle w:val="TableParagraph"/>
              <w:spacing w:before="1"/>
              <w:ind w:left="122" w:right="139"/>
              <w:rPr>
                <w:sz w:val="18"/>
              </w:rPr>
            </w:pPr>
            <w:r>
              <w:rPr>
                <w:sz w:val="18"/>
              </w:rPr>
              <w:t>Project Manager, QA Officer</w:t>
            </w:r>
          </w:p>
        </w:tc>
        <w:tc>
          <w:tcPr>
            <w:tcW w:w="1288" w:type="dxa"/>
            <w:tcBorders>
              <w:top w:val="thinThickMediumGap" w:sz="9" w:space="0" w:color="000000"/>
              <w:left w:val="single" w:sz="6" w:space="0" w:color="000000"/>
              <w:bottom w:val="single" w:sz="4" w:space="0" w:color="000000"/>
              <w:right w:val="single" w:sz="6" w:space="0" w:color="000000"/>
            </w:tcBorders>
          </w:tcPr>
          <w:p w14:paraId="642A8ADD" w14:textId="77777777" w:rsidR="000D14B5" w:rsidRDefault="000D14B5">
            <w:pPr>
              <w:pStyle w:val="TableParagraph"/>
              <w:spacing w:before="10"/>
              <w:rPr>
                <w:sz w:val="25"/>
              </w:rPr>
            </w:pPr>
          </w:p>
          <w:p w14:paraId="4F1E1F38" w14:textId="77777777" w:rsidR="000D14B5" w:rsidRDefault="009748A5">
            <w:pPr>
              <w:pStyle w:val="TableParagraph"/>
              <w:ind w:left="122"/>
              <w:rPr>
                <w:sz w:val="18"/>
              </w:rPr>
            </w:pPr>
            <w:r>
              <w:rPr>
                <w:sz w:val="18"/>
              </w:rPr>
              <w:t>KWF</w:t>
            </w:r>
          </w:p>
        </w:tc>
        <w:tc>
          <w:tcPr>
            <w:tcW w:w="2259" w:type="dxa"/>
            <w:tcBorders>
              <w:top w:val="thinThickMediumGap" w:sz="9" w:space="0" w:color="000000"/>
              <w:left w:val="single" w:sz="6" w:space="0" w:color="000000"/>
              <w:bottom w:val="single" w:sz="4" w:space="0" w:color="000000"/>
              <w:right w:val="single" w:sz="6" w:space="0" w:color="000000"/>
            </w:tcBorders>
          </w:tcPr>
          <w:p w14:paraId="51A08680" w14:textId="77777777" w:rsidR="000D14B5" w:rsidRDefault="000D14B5">
            <w:pPr>
              <w:pStyle w:val="TableParagraph"/>
              <w:rPr>
                <w:sz w:val="20"/>
              </w:rPr>
            </w:pPr>
          </w:p>
        </w:tc>
        <w:tc>
          <w:tcPr>
            <w:tcW w:w="2599" w:type="dxa"/>
            <w:tcBorders>
              <w:top w:val="thinThickMediumGap" w:sz="9" w:space="0" w:color="000000"/>
              <w:left w:val="single" w:sz="6" w:space="0" w:color="000000"/>
              <w:bottom w:val="single" w:sz="4" w:space="0" w:color="000000"/>
              <w:right w:val="thinThickMediumGap" w:sz="9" w:space="0" w:color="000000"/>
            </w:tcBorders>
          </w:tcPr>
          <w:p w14:paraId="1654D091" w14:textId="2DAFB1BC" w:rsidR="000D14B5" w:rsidRDefault="009748A5" w:rsidP="009F72AC">
            <w:pPr>
              <w:pStyle w:val="TableParagraph"/>
              <w:spacing w:before="135"/>
              <w:ind w:left="121"/>
              <w:jc w:val="center"/>
              <w:rPr>
                <w:sz w:val="18"/>
              </w:rPr>
            </w:pPr>
            <w:r>
              <w:rPr>
                <w:sz w:val="18"/>
              </w:rPr>
              <w:t xml:space="preserve">(907) </w:t>
            </w:r>
            <w:r w:rsidR="00E72980">
              <w:rPr>
                <w:sz w:val="18"/>
              </w:rPr>
              <w:t>260-5449</w:t>
            </w:r>
          </w:p>
          <w:p w14:paraId="4ED20C03" w14:textId="64381BF9" w:rsidR="000D14B5" w:rsidRDefault="00EA036E" w:rsidP="009F72AC">
            <w:pPr>
              <w:pStyle w:val="TableParagraph"/>
              <w:spacing w:before="119"/>
              <w:ind w:left="121"/>
              <w:jc w:val="center"/>
              <w:rPr>
                <w:sz w:val="18"/>
              </w:rPr>
            </w:pPr>
            <w:r>
              <w:rPr>
                <w:sz w:val="18"/>
              </w:rPr>
              <w:fldChar w:fldCharType="begin"/>
            </w:r>
            <w:r>
              <w:rPr>
                <w:sz w:val="18"/>
              </w:rPr>
              <w:instrText xml:space="preserve"> HYPERLINK "mailto:</w:instrText>
            </w:r>
            <w:r w:rsidRPr="00D859C7">
              <w:instrText>hydrology@kenaiwatershed.org</w:instrText>
            </w:r>
            <w:r>
              <w:rPr>
                <w:sz w:val="18"/>
              </w:rPr>
              <w:instrText xml:space="preserve">" </w:instrText>
            </w:r>
            <w:r>
              <w:rPr>
                <w:sz w:val="18"/>
              </w:rPr>
              <w:fldChar w:fldCharType="separate"/>
            </w:r>
            <w:ins w:id="26" w:author="Benjamin Meyer" w:date="2022-07-18T07:03:00Z">
              <w:r w:rsidRPr="00EA036E">
                <w:rPr>
                  <w:rStyle w:val="Hyperlink"/>
                  <w:sz w:val="18"/>
                </w:rPr>
                <w:t>hydrology</w:t>
              </w:r>
            </w:ins>
            <w:r w:rsidRPr="00EA036E">
              <w:rPr>
                <w:rStyle w:val="Hyperlink"/>
                <w:sz w:val="18"/>
              </w:rPr>
              <w:t>@kenaiwatershed.org</w:t>
            </w:r>
            <w:ins w:id="27" w:author="Benjamin Meyer" w:date="2022-07-18T07:03:00Z">
              <w:r>
                <w:rPr>
                  <w:sz w:val="18"/>
                </w:rPr>
                <w:fldChar w:fldCharType="end"/>
              </w:r>
            </w:ins>
          </w:p>
        </w:tc>
      </w:tr>
      <w:tr w:rsidR="000D14B5" w14:paraId="733371EA" w14:textId="77777777">
        <w:trPr>
          <w:trHeight w:val="713"/>
        </w:trPr>
        <w:tc>
          <w:tcPr>
            <w:tcW w:w="1315" w:type="dxa"/>
            <w:tcBorders>
              <w:top w:val="single" w:sz="4" w:space="0" w:color="000000"/>
              <w:bottom w:val="single" w:sz="4" w:space="0" w:color="000000"/>
              <w:right w:val="single" w:sz="6" w:space="0" w:color="000000"/>
            </w:tcBorders>
          </w:tcPr>
          <w:p w14:paraId="54536A44" w14:textId="77777777" w:rsidR="000D14B5" w:rsidRDefault="000D14B5">
            <w:pPr>
              <w:pStyle w:val="TableParagraph"/>
              <w:spacing w:before="2"/>
              <w:rPr>
                <w:sz w:val="24"/>
              </w:rPr>
            </w:pPr>
          </w:p>
          <w:p w14:paraId="1F20A007" w14:textId="77777777" w:rsidR="000D14B5" w:rsidRDefault="009748A5">
            <w:pPr>
              <w:pStyle w:val="TableParagraph"/>
              <w:ind w:left="97"/>
              <w:rPr>
                <w:sz w:val="18"/>
              </w:rPr>
            </w:pPr>
            <w:r>
              <w:rPr>
                <w:sz w:val="18"/>
              </w:rPr>
              <w:t>Sarah Apsens</w:t>
            </w:r>
          </w:p>
        </w:tc>
        <w:tc>
          <w:tcPr>
            <w:tcW w:w="1536" w:type="dxa"/>
            <w:tcBorders>
              <w:top w:val="single" w:sz="4" w:space="0" w:color="000000"/>
              <w:left w:val="single" w:sz="6" w:space="0" w:color="000000"/>
              <w:bottom w:val="single" w:sz="4" w:space="0" w:color="000000"/>
              <w:right w:val="single" w:sz="6" w:space="0" w:color="000000"/>
            </w:tcBorders>
          </w:tcPr>
          <w:p w14:paraId="41A7E08B" w14:textId="77777777" w:rsidR="000D14B5" w:rsidRDefault="000D14B5">
            <w:pPr>
              <w:pStyle w:val="TableParagraph"/>
              <w:spacing w:before="2"/>
              <w:rPr>
                <w:sz w:val="24"/>
              </w:rPr>
            </w:pPr>
          </w:p>
          <w:p w14:paraId="605E1095" w14:textId="77777777" w:rsidR="000D14B5" w:rsidRDefault="009748A5">
            <w:pPr>
              <w:pStyle w:val="TableParagraph"/>
              <w:ind w:left="122"/>
              <w:rPr>
                <w:sz w:val="18"/>
              </w:rPr>
            </w:pPr>
            <w:r>
              <w:rPr>
                <w:sz w:val="18"/>
              </w:rPr>
              <w:t>Project Manager</w:t>
            </w:r>
          </w:p>
        </w:tc>
        <w:tc>
          <w:tcPr>
            <w:tcW w:w="1288" w:type="dxa"/>
            <w:tcBorders>
              <w:top w:val="single" w:sz="4" w:space="0" w:color="000000"/>
              <w:left w:val="single" w:sz="6" w:space="0" w:color="000000"/>
              <w:bottom w:val="single" w:sz="4" w:space="0" w:color="000000"/>
              <w:right w:val="single" w:sz="6" w:space="0" w:color="000000"/>
            </w:tcBorders>
          </w:tcPr>
          <w:p w14:paraId="13AF070A" w14:textId="77777777" w:rsidR="000D14B5" w:rsidRDefault="000D14B5">
            <w:pPr>
              <w:pStyle w:val="TableParagraph"/>
              <w:spacing w:before="2"/>
              <w:rPr>
                <w:sz w:val="24"/>
              </w:rPr>
            </w:pPr>
          </w:p>
          <w:p w14:paraId="3CADB51E"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4" w:space="0" w:color="000000"/>
              <w:right w:val="single" w:sz="6" w:space="0" w:color="000000"/>
            </w:tcBorders>
          </w:tcPr>
          <w:p w14:paraId="6F0A195C" w14:textId="77777777" w:rsidR="000D14B5" w:rsidRDefault="000D14B5">
            <w:pPr>
              <w:pStyle w:val="TableParagraph"/>
              <w:spacing w:before="2"/>
              <w:rPr>
                <w:sz w:val="24"/>
              </w:rPr>
            </w:pPr>
          </w:p>
          <w:p w14:paraId="717BD9FA" w14:textId="77777777" w:rsidR="000D14B5" w:rsidRDefault="009748A5">
            <w:pPr>
              <w:pStyle w:val="TableParagraph"/>
              <w:ind w:left="121"/>
              <w:rPr>
                <w:sz w:val="18"/>
              </w:rPr>
            </w:pPr>
            <w:r>
              <w:rPr>
                <w:sz w:val="18"/>
              </w:rPr>
              <w:t>Division of Water</w:t>
            </w:r>
          </w:p>
        </w:tc>
        <w:tc>
          <w:tcPr>
            <w:tcW w:w="2599" w:type="dxa"/>
            <w:tcBorders>
              <w:top w:val="single" w:sz="4" w:space="0" w:color="000000"/>
              <w:left w:val="single" w:sz="6" w:space="0" w:color="000000"/>
              <w:bottom w:val="single" w:sz="4" w:space="0" w:color="000000"/>
              <w:right w:val="thinThickMediumGap" w:sz="9" w:space="0" w:color="000000"/>
            </w:tcBorders>
          </w:tcPr>
          <w:p w14:paraId="376639E4" w14:textId="77777777" w:rsidR="000D14B5" w:rsidRDefault="009748A5" w:rsidP="009F72AC">
            <w:pPr>
              <w:pStyle w:val="TableParagraph"/>
              <w:spacing w:before="115"/>
              <w:ind w:left="121"/>
              <w:jc w:val="center"/>
              <w:rPr>
                <w:sz w:val="18"/>
              </w:rPr>
            </w:pPr>
            <w:r>
              <w:rPr>
                <w:sz w:val="18"/>
              </w:rPr>
              <w:t>(907) 262-3411</w:t>
            </w:r>
          </w:p>
          <w:p w14:paraId="67C7B339" w14:textId="21D7D9DD" w:rsidR="000D14B5" w:rsidRDefault="001A7025" w:rsidP="009F72AC">
            <w:pPr>
              <w:pStyle w:val="TableParagraph"/>
              <w:spacing w:before="120"/>
              <w:ind w:left="121"/>
              <w:jc w:val="center"/>
              <w:rPr>
                <w:sz w:val="18"/>
              </w:rPr>
            </w:pPr>
            <w:hyperlink r:id="rId19" w:history="1">
              <w:r w:rsidR="00F92DAC" w:rsidRPr="00726CD9">
                <w:rPr>
                  <w:rStyle w:val="Hyperlink"/>
                  <w:sz w:val="18"/>
                </w:rPr>
                <w:t>sarah.apsens@alaska.gov</w:t>
              </w:r>
            </w:hyperlink>
          </w:p>
        </w:tc>
      </w:tr>
      <w:tr w:rsidR="000D14B5" w14:paraId="2B40A582" w14:textId="77777777">
        <w:trPr>
          <w:trHeight w:val="843"/>
        </w:trPr>
        <w:tc>
          <w:tcPr>
            <w:tcW w:w="1315" w:type="dxa"/>
            <w:tcBorders>
              <w:top w:val="single" w:sz="4" w:space="0" w:color="000000"/>
              <w:bottom w:val="single" w:sz="6" w:space="0" w:color="000000"/>
              <w:right w:val="single" w:sz="6" w:space="0" w:color="000000"/>
            </w:tcBorders>
          </w:tcPr>
          <w:p w14:paraId="17A6008B" w14:textId="77777777" w:rsidR="000D14B5" w:rsidRDefault="000D14B5">
            <w:pPr>
              <w:pStyle w:val="TableParagraph"/>
              <w:spacing w:before="10"/>
              <w:rPr>
                <w:sz w:val="29"/>
              </w:rPr>
            </w:pPr>
          </w:p>
          <w:p w14:paraId="566F8293" w14:textId="77777777" w:rsidR="000D14B5" w:rsidRDefault="009748A5">
            <w:pPr>
              <w:pStyle w:val="TableParagraph"/>
              <w:ind w:left="97"/>
              <w:rPr>
                <w:sz w:val="18"/>
              </w:rPr>
            </w:pPr>
            <w:r>
              <w:rPr>
                <w:sz w:val="18"/>
              </w:rPr>
              <w:t>John Clark</w:t>
            </w:r>
          </w:p>
        </w:tc>
        <w:tc>
          <w:tcPr>
            <w:tcW w:w="1536" w:type="dxa"/>
            <w:tcBorders>
              <w:top w:val="single" w:sz="4" w:space="0" w:color="000000"/>
              <w:left w:val="single" w:sz="6" w:space="0" w:color="000000"/>
              <w:bottom w:val="single" w:sz="6" w:space="0" w:color="000000"/>
              <w:right w:val="single" w:sz="6" w:space="0" w:color="000000"/>
            </w:tcBorders>
          </w:tcPr>
          <w:p w14:paraId="0EF13672" w14:textId="77777777" w:rsidR="000D14B5" w:rsidRDefault="000D14B5">
            <w:pPr>
              <w:pStyle w:val="TableParagraph"/>
              <w:spacing w:before="10"/>
              <w:rPr>
                <w:sz w:val="29"/>
              </w:rPr>
            </w:pPr>
          </w:p>
          <w:p w14:paraId="56C25C40" w14:textId="77777777" w:rsidR="000D14B5" w:rsidRDefault="009748A5">
            <w:pPr>
              <w:pStyle w:val="TableParagraph"/>
              <w:ind w:left="122"/>
              <w:rPr>
                <w:sz w:val="18"/>
              </w:rPr>
            </w:pPr>
            <w:r>
              <w:rPr>
                <w:sz w:val="18"/>
              </w:rPr>
              <w:t>QA Officer</w:t>
            </w:r>
          </w:p>
        </w:tc>
        <w:tc>
          <w:tcPr>
            <w:tcW w:w="1288" w:type="dxa"/>
            <w:tcBorders>
              <w:top w:val="single" w:sz="4" w:space="0" w:color="000000"/>
              <w:left w:val="single" w:sz="6" w:space="0" w:color="000000"/>
              <w:bottom w:val="single" w:sz="6" w:space="0" w:color="000000"/>
              <w:right w:val="single" w:sz="6" w:space="0" w:color="000000"/>
            </w:tcBorders>
          </w:tcPr>
          <w:p w14:paraId="7959DCDC" w14:textId="77777777" w:rsidR="000D14B5" w:rsidRDefault="000D14B5">
            <w:pPr>
              <w:pStyle w:val="TableParagraph"/>
              <w:spacing w:before="10"/>
              <w:rPr>
                <w:sz w:val="29"/>
              </w:rPr>
            </w:pPr>
          </w:p>
          <w:p w14:paraId="077AED6B"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6" w:space="0" w:color="000000"/>
              <w:right w:val="single" w:sz="6" w:space="0" w:color="000000"/>
            </w:tcBorders>
          </w:tcPr>
          <w:p w14:paraId="11F2E157" w14:textId="77777777" w:rsidR="000D14B5" w:rsidRDefault="000D14B5">
            <w:pPr>
              <w:pStyle w:val="TableParagraph"/>
              <w:spacing w:before="10"/>
              <w:rPr>
                <w:sz w:val="29"/>
              </w:rPr>
            </w:pPr>
          </w:p>
          <w:p w14:paraId="2DBB7450" w14:textId="77777777" w:rsidR="000D14B5" w:rsidRDefault="009748A5">
            <w:pPr>
              <w:pStyle w:val="TableParagraph"/>
              <w:ind w:left="121"/>
              <w:rPr>
                <w:sz w:val="18"/>
              </w:rPr>
            </w:pPr>
            <w:r>
              <w:rPr>
                <w:sz w:val="18"/>
              </w:rPr>
              <w:t>Division of Water</w:t>
            </w:r>
          </w:p>
        </w:tc>
        <w:tc>
          <w:tcPr>
            <w:tcW w:w="2599" w:type="dxa"/>
            <w:tcBorders>
              <w:top w:val="single" w:sz="4" w:space="0" w:color="000000"/>
              <w:left w:val="single" w:sz="6" w:space="0" w:color="000000"/>
              <w:bottom w:val="single" w:sz="6" w:space="0" w:color="000000"/>
              <w:right w:val="thinThickMediumGap" w:sz="9" w:space="0" w:color="000000"/>
            </w:tcBorders>
          </w:tcPr>
          <w:p w14:paraId="0B69F343" w14:textId="77777777" w:rsidR="000D14B5" w:rsidRDefault="000D14B5" w:rsidP="009F72AC">
            <w:pPr>
              <w:pStyle w:val="TableParagraph"/>
              <w:spacing w:before="5"/>
              <w:jc w:val="center"/>
              <w:rPr>
                <w:sz w:val="18"/>
              </w:rPr>
            </w:pPr>
          </w:p>
          <w:p w14:paraId="7AA60EC7" w14:textId="77777777" w:rsidR="000D14B5" w:rsidRDefault="009748A5" w:rsidP="009F72AC">
            <w:pPr>
              <w:pStyle w:val="TableParagraph"/>
              <w:ind w:left="121"/>
              <w:jc w:val="center"/>
              <w:rPr>
                <w:sz w:val="18"/>
              </w:rPr>
            </w:pPr>
            <w:r>
              <w:rPr>
                <w:sz w:val="18"/>
              </w:rPr>
              <w:t>(907) 269-3066</w:t>
            </w:r>
          </w:p>
          <w:p w14:paraId="4F91E666" w14:textId="77777777" w:rsidR="000D14B5" w:rsidRDefault="001A7025" w:rsidP="009F72AC">
            <w:pPr>
              <w:pStyle w:val="TableParagraph"/>
              <w:spacing w:before="121"/>
              <w:ind w:left="121"/>
              <w:jc w:val="center"/>
              <w:rPr>
                <w:sz w:val="20"/>
              </w:rPr>
            </w:pPr>
            <w:hyperlink r:id="rId20">
              <w:r w:rsidR="009748A5">
                <w:rPr>
                  <w:color w:val="0000FF"/>
                  <w:sz w:val="20"/>
                  <w:u w:val="single" w:color="0000FF"/>
                </w:rPr>
                <w:t>john.clark@alaska.gov</w:t>
              </w:r>
            </w:hyperlink>
          </w:p>
        </w:tc>
      </w:tr>
      <w:tr w:rsidR="000D14B5" w14:paraId="76933EC5" w14:textId="77777777">
        <w:trPr>
          <w:trHeight w:val="617"/>
        </w:trPr>
        <w:tc>
          <w:tcPr>
            <w:tcW w:w="1315" w:type="dxa"/>
            <w:tcBorders>
              <w:top w:val="single" w:sz="6" w:space="0" w:color="000000"/>
              <w:bottom w:val="single" w:sz="6" w:space="0" w:color="000000"/>
              <w:right w:val="single" w:sz="6" w:space="0" w:color="000000"/>
            </w:tcBorders>
          </w:tcPr>
          <w:p w14:paraId="6A1A2685" w14:textId="77777777" w:rsidR="000D14B5" w:rsidRDefault="009748A5">
            <w:pPr>
              <w:pStyle w:val="TableParagraph"/>
              <w:spacing w:before="127"/>
              <w:ind w:left="97" w:right="546"/>
              <w:rPr>
                <w:sz w:val="18"/>
              </w:rPr>
            </w:pPr>
            <w:r>
              <w:rPr>
                <w:sz w:val="18"/>
              </w:rPr>
              <w:t>Chandra McGee</w:t>
            </w:r>
          </w:p>
        </w:tc>
        <w:tc>
          <w:tcPr>
            <w:tcW w:w="1536" w:type="dxa"/>
            <w:tcBorders>
              <w:top w:val="single" w:sz="6" w:space="0" w:color="000000"/>
              <w:left w:val="single" w:sz="6" w:space="0" w:color="000000"/>
              <w:bottom w:val="single" w:sz="6" w:space="0" w:color="000000"/>
              <w:right w:val="single" w:sz="6" w:space="0" w:color="000000"/>
            </w:tcBorders>
          </w:tcPr>
          <w:p w14:paraId="0844A24C" w14:textId="77777777" w:rsidR="000D14B5" w:rsidRDefault="000D14B5">
            <w:pPr>
              <w:pStyle w:val="TableParagraph"/>
              <w:rPr>
                <w:sz w:val="20"/>
              </w:rPr>
            </w:pPr>
          </w:p>
          <w:p w14:paraId="4C12F940" w14:textId="77777777" w:rsidR="000D14B5" w:rsidRDefault="009748A5">
            <w:pPr>
              <w:pStyle w:val="TableParagraph"/>
              <w:ind w:left="122"/>
              <w:rPr>
                <w:sz w:val="18"/>
              </w:rPr>
            </w:pPr>
            <w:r>
              <w:rPr>
                <w:sz w:val="18"/>
              </w:rPr>
              <w:t>Section Manager</w:t>
            </w:r>
          </w:p>
        </w:tc>
        <w:tc>
          <w:tcPr>
            <w:tcW w:w="1288" w:type="dxa"/>
            <w:tcBorders>
              <w:top w:val="single" w:sz="6" w:space="0" w:color="000000"/>
              <w:left w:val="single" w:sz="6" w:space="0" w:color="000000"/>
              <w:bottom w:val="single" w:sz="6" w:space="0" w:color="000000"/>
              <w:right w:val="single" w:sz="6" w:space="0" w:color="000000"/>
            </w:tcBorders>
          </w:tcPr>
          <w:p w14:paraId="0EF0FC92" w14:textId="77777777" w:rsidR="000D14B5" w:rsidRDefault="000D14B5">
            <w:pPr>
              <w:pStyle w:val="TableParagraph"/>
              <w:rPr>
                <w:sz w:val="20"/>
              </w:rPr>
            </w:pPr>
          </w:p>
          <w:p w14:paraId="4E162B3B" w14:textId="77777777" w:rsidR="000D14B5" w:rsidRDefault="009748A5">
            <w:pPr>
              <w:pStyle w:val="TableParagraph"/>
              <w:ind w:left="122"/>
              <w:rPr>
                <w:sz w:val="18"/>
              </w:rPr>
            </w:pPr>
            <w:r>
              <w:rPr>
                <w:sz w:val="18"/>
              </w:rPr>
              <w:t>ADEC</w:t>
            </w:r>
          </w:p>
        </w:tc>
        <w:tc>
          <w:tcPr>
            <w:tcW w:w="2259" w:type="dxa"/>
            <w:tcBorders>
              <w:top w:val="single" w:sz="6" w:space="0" w:color="000000"/>
              <w:left w:val="single" w:sz="6" w:space="0" w:color="000000"/>
              <w:bottom w:val="single" w:sz="6" w:space="0" w:color="000000"/>
              <w:right w:val="single" w:sz="6" w:space="0" w:color="000000"/>
            </w:tcBorders>
          </w:tcPr>
          <w:p w14:paraId="43854722" w14:textId="77777777" w:rsidR="000D14B5" w:rsidRDefault="000D14B5">
            <w:pPr>
              <w:pStyle w:val="TableParagraph"/>
              <w:rPr>
                <w:sz w:val="20"/>
              </w:rPr>
            </w:pPr>
          </w:p>
          <w:p w14:paraId="6B06AEE1" w14:textId="77777777" w:rsidR="000D14B5" w:rsidRDefault="009748A5">
            <w:pPr>
              <w:pStyle w:val="TableParagraph"/>
              <w:ind w:left="121"/>
              <w:rPr>
                <w:sz w:val="18"/>
              </w:rPr>
            </w:pPr>
            <w:r>
              <w:rPr>
                <w:sz w:val="18"/>
              </w:rPr>
              <w:t>Division of Water</w:t>
            </w:r>
          </w:p>
        </w:tc>
        <w:tc>
          <w:tcPr>
            <w:tcW w:w="2599" w:type="dxa"/>
            <w:tcBorders>
              <w:top w:val="single" w:sz="6" w:space="0" w:color="000000"/>
              <w:left w:val="single" w:sz="6" w:space="0" w:color="000000"/>
              <w:bottom w:val="single" w:sz="6" w:space="0" w:color="000000"/>
              <w:right w:val="thinThickMediumGap" w:sz="9" w:space="0" w:color="000000"/>
            </w:tcBorders>
          </w:tcPr>
          <w:p w14:paraId="7A6FCB2C" w14:textId="77777777" w:rsidR="000D14B5" w:rsidRDefault="009748A5" w:rsidP="009F72AC">
            <w:pPr>
              <w:pStyle w:val="TableParagraph"/>
              <w:spacing w:before="116"/>
              <w:ind w:left="121"/>
              <w:jc w:val="center"/>
              <w:rPr>
                <w:sz w:val="18"/>
              </w:rPr>
            </w:pPr>
            <w:r>
              <w:rPr>
                <w:sz w:val="18"/>
              </w:rPr>
              <w:t>(907) 451-2140</w:t>
            </w:r>
          </w:p>
          <w:p w14:paraId="2DD2444E" w14:textId="77777777" w:rsidR="000D14B5" w:rsidRDefault="001A7025" w:rsidP="009F72AC">
            <w:pPr>
              <w:pStyle w:val="TableParagraph"/>
              <w:spacing w:before="1"/>
              <w:ind w:left="121"/>
              <w:jc w:val="center"/>
              <w:rPr>
                <w:sz w:val="20"/>
              </w:rPr>
            </w:pPr>
            <w:hyperlink r:id="rId21">
              <w:r w:rsidR="009748A5">
                <w:rPr>
                  <w:color w:val="0000FF"/>
                  <w:sz w:val="18"/>
                  <w:u w:val="single" w:color="0000FF"/>
                </w:rPr>
                <w:t>c</w:t>
              </w:r>
              <w:r w:rsidR="009748A5">
                <w:rPr>
                  <w:color w:val="0000FF"/>
                  <w:sz w:val="20"/>
                  <w:u w:val="single" w:color="0000FF"/>
                </w:rPr>
                <w:t>handra.mcgee@alaska.gov</w:t>
              </w:r>
            </w:hyperlink>
          </w:p>
        </w:tc>
      </w:tr>
      <w:tr w:rsidR="000D14B5" w14:paraId="06D08592" w14:textId="77777777">
        <w:trPr>
          <w:trHeight w:val="713"/>
        </w:trPr>
        <w:tc>
          <w:tcPr>
            <w:tcW w:w="1315" w:type="dxa"/>
            <w:tcBorders>
              <w:top w:val="single" w:sz="6" w:space="0" w:color="000000"/>
              <w:bottom w:val="single" w:sz="6" w:space="0" w:color="000000"/>
              <w:right w:val="single" w:sz="6" w:space="0" w:color="000000"/>
            </w:tcBorders>
          </w:tcPr>
          <w:p w14:paraId="09DC14FD" w14:textId="4C89E52F" w:rsidR="000D14B5" w:rsidRDefault="00EA036E">
            <w:pPr>
              <w:pStyle w:val="TableParagraph"/>
              <w:spacing w:before="175"/>
              <w:ind w:left="97" w:right="316"/>
              <w:rPr>
                <w:sz w:val="18"/>
              </w:rPr>
            </w:pPr>
            <w:ins w:id="28" w:author="Benjamin Meyer" w:date="2022-07-18T07:04:00Z">
              <w:r>
                <w:rPr>
                  <w:sz w:val="18"/>
                </w:rPr>
                <w:t>Mitch Michaud</w:t>
              </w:r>
            </w:ins>
          </w:p>
        </w:tc>
        <w:tc>
          <w:tcPr>
            <w:tcW w:w="1536" w:type="dxa"/>
            <w:tcBorders>
              <w:top w:val="single" w:sz="6" w:space="0" w:color="000000"/>
              <w:left w:val="single" w:sz="6" w:space="0" w:color="000000"/>
              <w:bottom w:val="single" w:sz="6" w:space="0" w:color="000000"/>
              <w:right w:val="single" w:sz="6" w:space="0" w:color="000000"/>
            </w:tcBorders>
          </w:tcPr>
          <w:p w14:paraId="5B1DE67B" w14:textId="4FFA01A2" w:rsidR="000D14B5" w:rsidRDefault="00EA036E">
            <w:pPr>
              <w:pStyle w:val="TableParagraph"/>
              <w:spacing w:before="175"/>
              <w:ind w:left="122" w:right="659"/>
              <w:rPr>
                <w:sz w:val="18"/>
              </w:rPr>
            </w:pPr>
            <w:ins w:id="29" w:author="Benjamin Meyer" w:date="2022-07-18T07:03:00Z">
              <w:r>
                <w:rPr>
                  <w:sz w:val="18"/>
                </w:rPr>
                <w:t xml:space="preserve">Interim </w:t>
              </w:r>
            </w:ins>
            <w:r w:rsidR="009748A5">
              <w:rPr>
                <w:sz w:val="18"/>
              </w:rPr>
              <w:t>Executive Director</w:t>
            </w:r>
          </w:p>
        </w:tc>
        <w:tc>
          <w:tcPr>
            <w:tcW w:w="1288" w:type="dxa"/>
            <w:tcBorders>
              <w:top w:val="single" w:sz="6" w:space="0" w:color="000000"/>
              <w:left w:val="single" w:sz="6" w:space="0" w:color="000000"/>
              <w:bottom w:val="single" w:sz="6" w:space="0" w:color="000000"/>
              <w:right w:val="single" w:sz="6" w:space="0" w:color="000000"/>
            </w:tcBorders>
          </w:tcPr>
          <w:p w14:paraId="251FDBD8" w14:textId="77777777" w:rsidR="000D14B5" w:rsidRDefault="000D14B5">
            <w:pPr>
              <w:pStyle w:val="TableParagraph"/>
              <w:spacing w:before="2"/>
              <w:rPr>
                <w:sz w:val="24"/>
              </w:rPr>
            </w:pPr>
          </w:p>
          <w:p w14:paraId="5241BB2B" w14:textId="77777777" w:rsidR="000D14B5" w:rsidRDefault="009748A5">
            <w:pPr>
              <w:pStyle w:val="TableParagraph"/>
              <w:ind w:left="122"/>
              <w:rPr>
                <w:sz w:val="18"/>
              </w:rPr>
            </w:pPr>
            <w:r>
              <w:rPr>
                <w:sz w:val="18"/>
              </w:rPr>
              <w:t>KWF</w:t>
            </w:r>
          </w:p>
        </w:tc>
        <w:tc>
          <w:tcPr>
            <w:tcW w:w="2259" w:type="dxa"/>
            <w:tcBorders>
              <w:top w:val="single" w:sz="6" w:space="0" w:color="000000"/>
              <w:left w:val="single" w:sz="6" w:space="0" w:color="000000"/>
              <w:bottom w:val="single" w:sz="6" w:space="0" w:color="000000"/>
              <w:right w:val="single" w:sz="6" w:space="0" w:color="000000"/>
            </w:tcBorders>
          </w:tcPr>
          <w:p w14:paraId="3EB64852"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72015A9C" w14:textId="77777777" w:rsidR="000D14B5" w:rsidRDefault="009748A5" w:rsidP="009F72AC">
            <w:pPr>
              <w:pStyle w:val="TableParagraph"/>
              <w:spacing w:before="114"/>
              <w:ind w:left="121"/>
              <w:jc w:val="center"/>
              <w:rPr>
                <w:sz w:val="18"/>
              </w:rPr>
            </w:pPr>
            <w:r>
              <w:rPr>
                <w:sz w:val="18"/>
              </w:rPr>
              <w:t>(907) 260-5449 ext. 1206</w:t>
            </w:r>
          </w:p>
          <w:p w14:paraId="38FE174C" w14:textId="16BA0E52" w:rsidR="000D14B5" w:rsidRDefault="001A7025" w:rsidP="009F72AC">
            <w:pPr>
              <w:pStyle w:val="TableParagraph"/>
              <w:spacing w:before="121"/>
              <w:ind w:left="121"/>
              <w:jc w:val="center"/>
              <w:rPr>
                <w:sz w:val="18"/>
              </w:rPr>
            </w:pPr>
            <w:hyperlink r:id="rId22" w:history="1">
              <w:r w:rsidR="005B7CBD" w:rsidRPr="005C5B2C">
                <w:rPr>
                  <w:rStyle w:val="Hyperlink"/>
                  <w:sz w:val="18"/>
                </w:rPr>
                <w:t>executievdirector@kenaiwatershed.org</w:t>
              </w:r>
            </w:hyperlink>
          </w:p>
        </w:tc>
      </w:tr>
      <w:tr w:rsidR="000D14B5" w14:paraId="0E50D088" w14:textId="77777777">
        <w:trPr>
          <w:trHeight w:val="714"/>
        </w:trPr>
        <w:tc>
          <w:tcPr>
            <w:tcW w:w="1315" w:type="dxa"/>
            <w:tcBorders>
              <w:top w:val="single" w:sz="6" w:space="0" w:color="000000"/>
              <w:bottom w:val="single" w:sz="6" w:space="0" w:color="000000"/>
              <w:right w:val="single" w:sz="6" w:space="0" w:color="000000"/>
            </w:tcBorders>
          </w:tcPr>
          <w:p w14:paraId="08A0E60B" w14:textId="77777777" w:rsidR="000D14B5" w:rsidRDefault="000D14B5">
            <w:pPr>
              <w:pStyle w:val="TableParagraph"/>
              <w:spacing w:before="3"/>
              <w:rPr>
                <w:sz w:val="24"/>
              </w:rPr>
            </w:pPr>
          </w:p>
          <w:p w14:paraId="1FA5E9B9" w14:textId="77777777" w:rsidR="000D14B5" w:rsidRDefault="009748A5">
            <w:pPr>
              <w:pStyle w:val="TableParagraph"/>
              <w:ind w:left="97"/>
              <w:rPr>
                <w:sz w:val="18"/>
              </w:rPr>
            </w:pPr>
            <w:r>
              <w:rPr>
                <w:sz w:val="18"/>
              </w:rPr>
              <w:t>Sue Mauger</w:t>
            </w:r>
          </w:p>
        </w:tc>
        <w:tc>
          <w:tcPr>
            <w:tcW w:w="1536" w:type="dxa"/>
            <w:tcBorders>
              <w:top w:val="single" w:sz="6" w:space="0" w:color="000000"/>
              <w:left w:val="single" w:sz="6" w:space="0" w:color="000000"/>
              <w:bottom w:val="single" w:sz="6" w:space="0" w:color="000000"/>
              <w:right w:val="single" w:sz="6" w:space="0" w:color="000000"/>
            </w:tcBorders>
          </w:tcPr>
          <w:p w14:paraId="3B041AC0" w14:textId="77777777" w:rsidR="000D14B5" w:rsidRDefault="000D14B5">
            <w:pPr>
              <w:pStyle w:val="TableParagraph"/>
              <w:spacing w:before="3"/>
              <w:rPr>
                <w:sz w:val="24"/>
              </w:rPr>
            </w:pPr>
          </w:p>
          <w:p w14:paraId="27830899" w14:textId="77777777" w:rsidR="000D14B5" w:rsidRDefault="009748A5">
            <w:pPr>
              <w:pStyle w:val="TableParagraph"/>
              <w:ind w:left="122"/>
              <w:rPr>
                <w:sz w:val="18"/>
              </w:rPr>
            </w:pPr>
            <w:r>
              <w:rPr>
                <w:sz w:val="18"/>
              </w:rPr>
              <w:t>Science Director</w:t>
            </w:r>
          </w:p>
        </w:tc>
        <w:tc>
          <w:tcPr>
            <w:tcW w:w="1288" w:type="dxa"/>
            <w:tcBorders>
              <w:top w:val="single" w:sz="6" w:space="0" w:color="000000"/>
              <w:left w:val="single" w:sz="6" w:space="0" w:color="000000"/>
              <w:bottom w:val="single" w:sz="6" w:space="0" w:color="000000"/>
              <w:right w:val="single" w:sz="6" w:space="0" w:color="000000"/>
            </w:tcBorders>
          </w:tcPr>
          <w:p w14:paraId="68EDAF0B" w14:textId="77777777" w:rsidR="000D14B5" w:rsidRDefault="009748A5">
            <w:pPr>
              <w:pStyle w:val="TableParagraph"/>
              <w:spacing w:before="176"/>
              <w:ind w:left="122" w:right="366"/>
              <w:rPr>
                <w:sz w:val="18"/>
              </w:rPr>
            </w:pPr>
            <w:r>
              <w:rPr>
                <w:sz w:val="18"/>
              </w:rPr>
              <w:t>Cook Inlet Keeper</w:t>
            </w:r>
          </w:p>
        </w:tc>
        <w:tc>
          <w:tcPr>
            <w:tcW w:w="2259" w:type="dxa"/>
            <w:tcBorders>
              <w:top w:val="single" w:sz="6" w:space="0" w:color="000000"/>
              <w:left w:val="single" w:sz="6" w:space="0" w:color="000000"/>
              <w:bottom w:val="single" w:sz="6" w:space="0" w:color="000000"/>
              <w:right w:val="single" w:sz="6" w:space="0" w:color="000000"/>
            </w:tcBorders>
          </w:tcPr>
          <w:p w14:paraId="0161348F"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0929F339" w14:textId="77777777" w:rsidR="000D14B5" w:rsidRDefault="009748A5" w:rsidP="009F72AC">
            <w:pPr>
              <w:pStyle w:val="TableParagraph"/>
              <w:spacing w:before="116"/>
              <w:ind w:left="121"/>
              <w:jc w:val="center"/>
              <w:rPr>
                <w:sz w:val="18"/>
              </w:rPr>
            </w:pPr>
            <w:r>
              <w:rPr>
                <w:sz w:val="18"/>
              </w:rPr>
              <w:t>(907) 235-4068 ext. 24</w:t>
            </w:r>
          </w:p>
          <w:p w14:paraId="296477B3" w14:textId="77777777" w:rsidR="000D14B5" w:rsidRDefault="001A7025" w:rsidP="009F72AC">
            <w:pPr>
              <w:pStyle w:val="TableParagraph"/>
              <w:spacing w:before="119"/>
              <w:ind w:left="121"/>
              <w:jc w:val="center"/>
              <w:rPr>
                <w:sz w:val="18"/>
              </w:rPr>
            </w:pPr>
            <w:hyperlink r:id="rId23">
              <w:r w:rsidR="009748A5">
                <w:rPr>
                  <w:color w:val="0000FF"/>
                  <w:sz w:val="18"/>
                  <w:u w:val="single" w:color="0000FF"/>
                </w:rPr>
                <w:t>sue@cookinletkeeper.org</w:t>
              </w:r>
            </w:hyperlink>
          </w:p>
        </w:tc>
      </w:tr>
      <w:tr w:rsidR="000D14B5" w14:paraId="0E9037E4" w14:textId="77777777">
        <w:trPr>
          <w:trHeight w:val="1215"/>
        </w:trPr>
        <w:tc>
          <w:tcPr>
            <w:tcW w:w="1315" w:type="dxa"/>
            <w:tcBorders>
              <w:top w:val="single" w:sz="6" w:space="0" w:color="000000"/>
              <w:bottom w:val="single" w:sz="6" w:space="0" w:color="000000"/>
              <w:right w:val="single" w:sz="6" w:space="0" w:color="000000"/>
            </w:tcBorders>
          </w:tcPr>
          <w:p w14:paraId="4D5C999B" w14:textId="77777777" w:rsidR="000D14B5" w:rsidRDefault="000D14B5">
            <w:pPr>
              <w:pStyle w:val="TableParagraph"/>
              <w:rPr>
                <w:sz w:val="20"/>
              </w:rPr>
            </w:pPr>
          </w:p>
          <w:p w14:paraId="747DA73C" w14:textId="77777777" w:rsidR="000D14B5" w:rsidRDefault="000D14B5">
            <w:pPr>
              <w:pStyle w:val="TableParagraph"/>
              <w:spacing w:before="11"/>
              <w:rPr>
                <w:sz w:val="25"/>
              </w:rPr>
            </w:pPr>
          </w:p>
          <w:p w14:paraId="13859BBD" w14:textId="6783CC53" w:rsidR="000D14B5" w:rsidRDefault="005B7CBD">
            <w:pPr>
              <w:pStyle w:val="TableParagraph"/>
              <w:ind w:left="97"/>
              <w:rPr>
                <w:sz w:val="18"/>
              </w:rPr>
            </w:pPr>
            <w:r>
              <w:rPr>
                <w:sz w:val="18"/>
              </w:rPr>
              <w:t>Justin Nelson</w:t>
            </w:r>
          </w:p>
        </w:tc>
        <w:tc>
          <w:tcPr>
            <w:tcW w:w="1536" w:type="dxa"/>
            <w:tcBorders>
              <w:top w:val="single" w:sz="6" w:space="0" w:color="000000"/>
              <w:left w:val="single" w:sz="6" w:space="0" w:color="000000"/>
              <w:bottom w:val="single" w:sz="6" w:space="0" w:color="000000"/>
              <w:right w:val="single" w:sz="6" w:space="0" w:color="000000"/>
            </w:tcBorders>
          </w:tcPr>
          <w:p w14:paraId="07B46DB7" w14:textId="77777777" w:rsidR="000D14B5" w:rsidRDefault="000D14B5">
            <w:pPr>
              <w:pStyle w:val="TableParagraph"/>
              <w:rPr>
                <w:sz w:val="20"/>
              </w:rPr>
            </w:pPr>
          </w:p>
          <w:p w14:paraId="2FE1C6F8" w14:textId="77777777" w:rsidR="000D14B5" w:rsidRDefault="000D14B5">
            <w:pPr>
              <w:pStyle w:val="TableParagraph"/>
              <w:rPr>
                <w:sz w:val="17"/>
              </w:rPr>
            </w:pPr>
          </w:p>
          <w:p w14:paraId="039AE87F" w14:textId="77777777" w:rsidR="000D14B5" w:rsidRDefault="009748A5">
            <w:pPr>
              <w:pStyle w:val="TableParagraph"/>
              <w:ind w:left="122" w:right="354"/>
              <w:rPr>
                <w:sz w:val="18"/>
              </w:rPr>
            </w:pPr>
            <w:r>
              <w:rPr>
                <w:sz w:val="18"/>
              </w:rPr>
              <w:t>Client Service Manager</w:t>
            </w:r>
          </w:p>
        </w:tc>
        <w:tc>
          <w:tcPr>
            <w:tcW w:w="1288" w:type="dxa"/>
            <w:tcBorders>
              <w:top w:val="single" w:sz="6" w:space="0" w:color="000000"/>
              <w:left w:val="single" w:sz="6" w:space="0" w:color="000000"/>
              <w:bottom w:val="single" w:sz="6" w:space="0" w:color="000000"/>
              <w:right w:val="single" w:sz="6" w:space="0" w:color="000000"/>
            </w:tcBorders>
          </w:tcPr>
          <w:p w14:paraId="68D5FFCA" w14:textId="77777777" w:rsidR="000D14B5" w:rsidRDefault="009748A5">
            <w:pPr>
              <w:pStyle w:val="TableParagraph"/>
              <w:spacing w:before="115"/>
              <w:ind w:left="122"/>
              <w:rPr>
                <w:sz w:val="18"/>
              </w:rPr>
            </w:pPr>
            <w:r>
              <w:rPr>
                <w:sz w:val="18"/>
              </w:rPr>
              <w:t>SGS</w:t>
            </w:r>
          </w:p>
          <w:p w14:paraId="74C2D64D" w14:textId="77777777" w:rsidR="000D14B5" w:rsidRDefault="009748A5">
            <w:pPr>
              <w:pStyle w:val="TableParagraph"/>
              <w:ind w:left="122" w:right="78"/>
              <w:rPr>
                <w:sz w:val="18"/>
              </w:rPr>
            </w:pPr>
            <w:r>
              <w:rPr>
                <w:sz w:val="18"/>
              </w:rPr>
              <w:t>Environmental Laboratory Services (SGS)</w:t>
            </w:r>
          </w:p>
        </w:tc>
        <w:tc>
          <w:tcPr>
            <w:tcW w:w="2259" w:type="dxa"/>
            <w:tcBorders>
              <w:top w:val="single" w:sz="6" w:space="0" w:color="000000"/>
              <w:left w:val="single" w:sz="6" w:space="0" w:color="000000"/>
              <w:bottom w:val="single" w:sz="6" w:space="0" w:color="000000"/>
              <w:right w:val="single" w:sz="6" w:space="0" w:color="000000"/>
            </w:tcBorders>
          </w:tcPr>
          <w:p w14:paraId="71A433B8"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4360FB7A" w14:textId="77777777" w:rsidR="000D14B5" w:rsidRDefault="000D14B5" w:rsidP="009F72AC">
            <w:pPr>
              <w:pStyle w:val="TableParagraph"/>
              <w:spacing w:before="5"/>
              <w:jc w:val="center"/>
              <w:rPr>
                <w:sz w:val="25"/>
              </w:rPr>
            </w:pPr>
          </w:p>
          <w:p w14:paraId="7A9C44DE" w14:textId="77777777" w:rsidR="000D14B5" w:rsidRDefault="009748A5" w:rsidP="009F72AC">
            <w:pPr>
              <w:pStyle w:val="TableParagraph"/>
              <w:ind w:left="121"/>
              <w:jc w:val="center"/>
              <w:rPr>
                <w:sz w:val="18"/>
              </w:rPr>
            </w:pPr>
            <w:r>
              <w:rPr>
                <w:sz w:val="18"/>
              </w:rPr>
              <w:t>(800) 873-8707</w:t>
            </w:r>
          </w:p>
          <w:p w14:paraId="580AF8C6" w14:textId="77777777" w:rsidR="000D14B5" w:rsidRDefault="000D14B5" w:rsidP="009F72AC">
            <w:pPr>
              <w:pStyle w:val="TableParagraph"/>
              <w:jc w:val="center"/>
              <w:rPr>
                <w:sz w:val="18"/>
              </w:rPr>
            </w:pPr>
          </w:p>
          <w:p w14:paraId="37F6B526" w14:textId="14FBF265" w:rsidR="000D14B5" w:rsidRDefault="001A7025" w:rsidP="009F72AC">
            <w:pPr>
              <w:pStyle w:val="TableParagraph"/>
              <w:ind w:left="121"/>
              <w:jc w:val="center"/>
              <w:rPr>
                <w:sz w:val="18"/>
              </w:rPr>
            </w:pPr>
            <w:hyperlink r:id="rId24" w:history="1">
              <w:r w:rsidR="005B7CBD" w:rsidRPr="005C5B2C">
                <w:rPr>
                  <w:rStyle w:val="Hyperlink"/>
                  <w:sz w:val="18"/>
                </w:rPr>
                <w:t>justin.nelson@sgs.com</w:t>
              </w:r>
            </w:hyperlink>
            <w:r w:rsidR="005B7CBD">
              <w:rPr>
                <w:sz w:val="18"/>
              </w:rPr>
              <w:t xml:space="preserve"> </w:t>
            </w:r>
          </w:p>
        </w:tc>
      </w:tr>
      <w:tr w:rsidR="00832A07" w14:paraId="25176739" w14:textId="77777777">
        <w:trPr>
          <w:trHeight w:val="1215"/>
        </w:trPr>
        <w:tc>
          <w:tcPr>
            <w:tcW w:w="1315" w:type="dxa"/>
            <w:tcBorders>
              <w:top w:val="single" w:sz="6" w:space="0" w:color="000000"/>
              <w:bottom w:val="single" w:sz="6" w:space="0" w:color="000000"/>
              <w:right w:val="single" w:sz="6" w:space="0" w:color="000000"/>
            </w:tcBorders>
          </w:tcPr>
          <w:p w14:paraId="6F38F7A3" w14:textId="671172ED" w:rsidR="00832A07" w:rsidRDefault="00832A07">
            <w:pPr>
              <w:pStyle w:val="TableParagraph"/>
              <w:rPr>
                <w:sz w:val="20"/>
              </w:rPr>
            </w:pPr>
            <w:r>
              <w:rPr>
                <w:sz w:val="20"/>
              </w:rPr>
              <w:t>Moses Jordan</w:t>
            </w:r>
          </w:p>
        </w:tc>
        <w:tc>
          <w:tcPr>
            <w:tcW w:w="1536" w:type="dxa"/>
            <w:tcBorders>
              <w:top w:val="single" w:sz="6" w:space="0" w:color="000000"/>
              <w:left w:val="single" w:sz="6" w:space="0" w:color="000000"/>
              <w:bottom w:val="single" w:sz="6" w:space="0" w:color="000000"/>
              <w:right w:val="single" w:sz="6" w:space="0" w:color="000000"/>
            </w:tcBorders>
          </w:tcPr>
          <w:p w14:paraId="77812365" w14:textId="15AA790A" w:rsidR="00832A07" w:rsidRDefault="00832A07">
            <w:pPr>
              <w:pStyle w:val="TableParagraph"/>
              <w:rPr>
                <w:sz w:val="20"/>
              </w:rPr>
            </w:pPr>
            <w:r>
              <w:rPr>
                <w:sz w:val="20"/>
              </w:rPr>
              <w:t>Environmental Program Manager</w:t>
            </w:r>
          </w:p>
        </w:tc>
        <w:tc>
          <w:tcPr>
            <w:tcW w:w="1288" w:type="dxa"/>
            <w:tcBorders>
              <w:top w:val="single" w:sz="6" w:space="0" w:color="000000"/>
              <w:left w:val="single" w:sz="6" w:space="0" w:color="000000"/>
              <w:bottom w:val="single" w:sz="6" w:space="0" w:color="000000"/>
              <w:right w:val="single" w:sz="6" w:space="0" w:color="000000"/>
            </w:tcBorders>
          </w:tcPr>
          <w:p w14:paraId="275032A8" w14:textId="77777777" w:rsidR="00832A07" w:rsidRDefault="00832A07">
            <w:pPr>
              <w:pStyle w:val="TableParagraph"/>
              <w:spacing w:before="115"/>
              <w:ind w:left="122"/>
              <w:rPr>
                <w:sz w:val="18"/>
              </w:rPr>
            </w:pPr>
            <w:r>
              <w:rPr>
                <w:sz w:val="18"/>
              </w:rPr>
              <w:t xml:space="preserve">Kenaitze </w:t>
            </w:r>
          </w:p>
          <w:p w14:paraId="3037CB36" w14:textId="6728E7C4" w:rsidR="00832A07" w:rsidRDefault="00832A07">
            <w:pPr>
              <w:pStyle w:val="TableParagraph"/>
              <w:spacing w:before="115"/>
              <w:ind w:left="122"/>
              <w:rPr>
                <w:sz w:val="18"/>
              </w:rPr>
            </w:pPr>
            <w:r>
              <w:rPr>
                <w:sz w:val="18"/>
              </w:rPr>
              <w:t>Indian Tribe</w:t>
            </w:r>
          </w:p>
        </w:tc>
        <w:tc>
          <w:tcPr>
            <w:tcW w:w="2259" w:type="dxa"/>
            <w:tcBorders>
              <w:top w:val="single" w:sz="6" w:space="0" w:color="000000"/>
              <w:left w:val="single" w:sz="6" w:space="0" w:color="000000"/>
              <w:bottom w:val="single" w:sz="6" w:space="0" w:color="000000"/>
              <w:right w:val="single" w:sz="6" w:space="0" w:color="000000"/>
            </w:tcBorders>
          </w:tcPr>
          <w:p w14:paraId="677B9149" w14:textId="77777777" w:rsidR="00832A07" w:rsidRDefault="00832A07">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72C56778" w14:textId="0A6ABBA4" w:rsidR="009F72AC" w:rsidRDefault="009F72AC" w:rsidP="009F72AC">
            <w:pPr>
              <w:pStyle w:val="TableParagraph"/>
              <w:spacing w:before="116"/>
              <w:ind w:left="121"/>
              <w:jc w:val="center"/>
              <w:rPr>
                <w:sz w:val="18"/>
              </w:rPr>
            </w:pPr>
            <w:r>
              <w:rPr>
                <w:sz w:val="18"/>
              </w:rPr>
              <w:t>(907) 545-1444</w:t>
            </w:r>
          </w:p>
          <w:p w14:paraId="0A817FFB" w14:textId="4A1FC4E5" w:rsidR="00832A07" w:rsidRDefault="009F72AC" w:rsidP="009F72AC">
            <w:pPr>
              <w:pStyle w:val="TableParagraph"/>
              <w:spacing w:before="5"/>
              <w:jc w:val="center"/>
              <w:rPr>
                <w:sz w:val="25"/>
              </w:rPr>
            </w:pPr>
            <w:r>
              <w:rPr>
                <w:color w:val="0000FF"/>
                <w:sz w:val="18"/>
                <w:u w:val="single" w:color="0000FF"/>
              </w:rPr>
              <w:t>mjordan@kenaitze.org</w:t>
            </w:r>
          </w:p>
        </w:tc>
      </w:tr>
      <w:tr w:rsidR="00832A07" w14:paraId="1FC5BA08" w14:textId="77777777">
        <w:trPr>
          <w:trHeight w:val="1215"/>
        </w:trPr>
        <w:tc>
          <w:tcPr>
            <w:tcW w:w="1315" w:type="dxa"/>
            <w:tcBorders>
              <w:top w:val="single" w:sz="6" w:space="0" w:color="000000"/>
              <w:bottom w:val="single" w:sz="6" w:space="0" w:color="000000"/>
              <w:right w:val="single" w:sz="6" w:space="0" w:color="000000"/>
            </w:tcBorders>
          </w:tcPr>
          <w:p w14:paraId="4C71E9FB" w14:textId="26F7970C" w:rsidR="00832A07" w:rsidRDefault="00832A07">
            <w:pPr>
              <w:pStyle w:val="TableParagraph"/>
              <w:rPr>
                <w:sz w:val="20"/>
              </w:rPr>
            </w:pPr>
            <w:r>
              <w:rPr>
                <w:sz w:val="20"/>
              </w:rPr>
              <w:t>Yvonne Weber</w:t>
            </w:r>
          </w:p>
        </w:tc>
        <w:tc>
          <w:tcPr>
            <w:tcW w:w="1536" w:type="dxa"/>
            <w:tcBorders>
              <w:top w:val="single" w:sz="6" w:space="0" w:color="000000"/>
              <w:left w:val="single" w:sz="6" w:space="0" w:color="000000"/>
              <w:bottom w:val="single" w:sz="6" w:space="0" w:color="000000"/>
              <w:right w:val="single" w:sz="6" w:space="0" w:color="000000"/>
            </w:tcBorders>
          </w:tcPr>
          <w:p w14:paraId="492A19ED" w14:textId="7E3896F3" w:rsidR="00832A07" w:rsidRDefault="00832A07">
            <w:pPr>
              <w:pStyle w:val="TableParagraph"/>
              <w:rPr>
                <w:sz w:val="20"/>
              </w:rPr>
            </w:pPr>
            <w:r>
              <w:rPr>
                <w:sz w:val="20"/>
              </w:rPr>
              <w:t>Environmental Director</w:t>
            </w:r>
          </w:p>
        </w:tc>
        <w:tc>
          <w:tcPr>
            <w:tcW w:w="1288" w:type="dxa"/>
            <w:tcBorders>
              <w:top w:val="single" w:sz="6" w:space="0" w:color="000000"/>
              <w:left w:val="single" w:sz="6" w:space="0" w:color="000000"/>
              <w:bottom w:val="single" w:sz="6" w:space="0" w:color="000000"/>
              <w:right w:val="single" w:sz="6" w:space="0" w:color="000000"/>
            </w:tcBorders>
          </w:tcPr>
          <w:p w14:paraId="6F3172EF" w14:textId="2CB834BF" w:rsidR="00832A07" w:rsidRDefault="00F465DC">
            <w:pPr>
              <w:pStyle w:val="TableParagraph"/>
              <w:spacing w:before="115"/>
              <w:ind w:left="122"/>
              <w:rPr>
                <w:sz w:val="18"/>
              </w:rPr>
            </w:pPr>
            <w:r>
              <w:rPr>
                <w:sz w:val="18"/>
              </w:rPr>
              <w:t>Salamatof Tribe</w:t>
            </w:r>
          </w:p>
        </w:tc>
        <w:tc>
          <w:tcPr>
            <w:tcW w:w="2259" w:type="dxa"/>
            <w:tcBorders>
              <w:top w:val="single" w:sz="6" w:space="0" w:color="000000"/>
              <w:left w:val="single" w:sz="6" w:space="0" w:color="000000"/>
              <w:bottom w:val="single" w:sz="6" w:space="0" w:color="000000"/>
              <w:right w:val="single" w:sz="6" w:space="0" w:color="000000"/>
            </w:tcBorders>
          </w:tcPr>
          <w:p w14:paraId="571332DC" w14:textId="77777777" w:rsidR="00832A07" w:rsidRPr="009F72AC" w:rsidRDefault="00832A07" w:rsidP="009F72AC">
            <w:pPr>
              <w:pStyle w:val="TableParagraph"/>
              <w:jc w:val="center"/>
              <w:rPr>
                <w:sz w:val="18"/>
                <w:szCs w:val="18"/>
              </w:rPr>
            </w:pPr>
          </w:p>
        </w:tc>
        <w:tc>
          <w:tcPr>
            <w:tcW w:w="2599" w:type="dxa"/>
            <w:tcBorders>
              <w:top w:val="single" w:sz="6" w:space="0" w:color="000000"/>
              <w:left w:val="single" w:sz="6" w:space="0" w:color="000000"/>
              <w:bottom w:val="single" w:sz="6" w:space="0" w:color="000000"/>
              <w:right w:val="thinThickMediumGap" w:sz="9" w:space="0" w:color="000000"/>
            </w:tcBorders>
          </w:tcPr>
          <w:p w14:paraId="00FF358E" w14:textId="77777777" w:rsidR="00832A07" w:rsidRDefault="009F72AC" w:rsidP="009F72AC">
            <w:pPr>
              <w:pStyle w:val="TableParagraph"/>
              <w:spacing w:before="5"/>
              <w:jc w:val="center"/>
              <w:rPr>
                <w:sz w:val="18"/>
                <w:szCs w:val="18"/>
              </w:rPr>
            </w:pPr>
            <w:r w:rsidRPr="009F72AC">
              <w:rPr>
                <w:sz w:val="18"/>
                <w:szCs w:val="18"/>
              </w:rPr>
              <w:t>(907)</w:t>
            </w:r>
            <w:r>
              <w:rPr>
                <w:sz w:val="18"/>
                <w:szCs w:val="18"/>
              </w:rPr>
              <w:t xml:space="preserve"> 570-1684</w:t>
            </w:r>
          </w:p>
          <w:p w14:paraId="1692FB77" w14:textId="30DBA570" w:rsidR="009F72AC" w:rsidRPr="009F72AC" w:rsidRDefault="001A7025" w:rsidP="009F72AC">
            <w:pPr>
              <w:pStyle w:val="TableParagraph"/>
              <w:spacing w:before="5"/>
              <w:jc w:val="center"/>
              <w:rPr>
                <w:sz w:val="18"/>
                <w:szCs w:val="18"/>
              </w:rPr>
            </w:pPr>
            <w:hyperlink r:id="rId25" w:history="1">
              <w:r w:rsidR="009F72AC" w:rsidRPr="009F72AC">
                <w:rPr>
                  <w:rStyle w:val="Hyperlink"/>
                  <w:sz w:val="18"/>
                  <w:szCs w:val="18"/>
                </w:rPr>
                <w:t>ywebber@salamatof.com</w:t>
              </w:r>
            </w:hyperlink>
          </w:p>
        </w:tc>
      </w:tr>
    </w:tbl>
    <w:p w14:paraId="4DBCEB70" w14:textId="77777777" w:rsidR="000D14B5" w:rsidRDefault="000D14B5">
      <w:pPr>
        <w:pStyle w:val="BodyText"/>
        <w:rPr>
          <w:sz w:val="26"/>
        </w:rPr>
      </w:pPr>
    </w:p>
    <w:p w14:paraId="63A0F7B6" w14:textId="77777777" w:rsidR="000D14B5" w:rsidRDefault="009748A5">
      <w:pPr>
        <w:pStyle w:val="BodyText"/>
        <w:spacing w:before="227"/>
        <w:ind w:left="119" w:right="703"/>
      </w:pPr>
      <w:r>
        <w:t xml:space="preserve">Copies of this Quality Assurance Project Plan will be made available. Interested parties may request a digital copy from ADEC or KWF, or purchase a copy for the cost of production and shipping by writing the Kenai Watershed Forum, 44129 Sterling Highway, Soldotna, AK 99669 (907) 260-5449, </w:t>
      </w:r>
      <w:hyperlink r:id="rId26">
        <w:r>
          <w:rPr>
            <w:color w:val="0000FF"/>
            <w:sz w:val="23"/>
            <w:u w:val="single" w:color="0000FF"/>
          </w:rPr>
          <w:t>www.kenaiwatershed.org</w:t>
        </w:r>
      </w:hyperlink>
      <w:r>
        <w:t>.</w:t>
      </w:r>
    </w:p>
    <w:p w14:paraId="314BDAA8" w14:textId="77777777" w:rsidR="000D14B5" w:rsidRDefault="000D14B5">
      <w:pPr>
        <w:sectPr w:rsidR="000D14B5">
          <w:pgSz w:w="11900" w:h="16840"/>
          <w:pgMar w:top="1520" w:right="100" w:bottom="940" w:left="600" w:header="929" w:footer="676" w:gutter="0"/>
          <w:cols w:space="720"/>
        </w:sectPr>
      </w:pPr>
    </w:p>
    <w:bookmarkStart w:id="30" w:name="_Toc96073949"/>
    <w:p w14:paraId="46103B31" w14:textId="77777777" w:rsidR="000D14B5" w:rsidRDefault="0027779C" w:rsidP="00F92DAC">
      <w:pPr>
        <w:pStyle w:val="Heading1"/>
      </w:pPr>
      <w:r>
        <w:rPr>
          <w:noProof/>
        </w:rPr>
        <w:lastRenderedPageBreak/>
        <mc:AlternateContent>
          <mc:Choice Requires="wps">
            <w:drawing>
              <wp:anchor distT="0" distB="0" distL="114300" distR="114300" simplePos="0" relativeHeight="251640832" behindDoc="0" locked="0" layoutInCell="1" allowOverlap="1" wp14:anchorId="2CE6444E" wp14:editId="52DF7D97">
                <wp:simplePos x="0" y="0"/>
                <wp:positionH relativeFrom="page">
                  <wp:posOffset>2861310</wp:posOffset>
                </wp:positionH>
                <wp:positionV relativeFrom="paragraph">
                  <wp:posOffset>1936750</wp:posOffset>
                </wp:positionV>
                <wp:extent cx="0" cy="0"/>
                <wp:effectExtent l="0" t="0" r="0" b="0"/>
                <wp:wrapNone/>
                <wp:docPr id="11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43A66" id="Line 65" o:spid="_x0000_s1026" style="position:absolute;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3pt,152.5pt" to="225.3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">
                <w10:wrap anchorx="page"/>
              </v:line>
            </w:pict>
          </mc:Fallback>
        </mc:AlternateContent>
      </w:r>
      <w:r>
        <w:rPr>
          <w:noProof/>
        </w:rPr>
        <mc:AlternateContent>
          <mc:Choice Requires="wps">
            <w:drawing>
              <wp:anchor distT="0" distB="0" distL="114300" distR="114300" simplePos="0" relativeHeight="251641856" behindDoc="0" locked="0" layoutInCell="1" allowOverlap="1" wp14:anchorId="0FDE8B0C" wp14:editId="62E1DCF3">
                <wp:simplePos x="0" y="0"/>
                <wp:positionH relativeFrom="page">
                  <wp:posOffset>4394835</wp:posOffset>
                </wp:positionH>
                <wp:positionV relativeFrom="paragraph">
                  <wp:posOffset>1098550</wp:posOffset>
                </wp:positionV>
                <wp:extent cx="0" cy="0"/>
                <wp:effectExtent l="0" t="0" r="0" b="0"/>
                <wp:wrapNone/>
                <wp:docPr id="10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B85D6" id="Line 64"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05pt,86.5pt" to="346.0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">
                <w10:wrap anchorx="page"/>
              </v:line>
            </w:pict>
          </mc:Fallback>
        </mc:AlternateContent>
      </w:r>
      <w:bookmarkStart w:id="31" w:name="A4._PROJECT_/_TASK_ORGANIZATION"/>
      <w:bookmarkEnd w:id="31"/>
      <w:r w:rsidR="009748A5">
        <w:t>A4.</w:t>
      </w:r>
      <w:r w:rsidR="009748A5">
        <w:tab/>
        <w:t>PROJECT / TASK</w:t>
      </w:r>
      <w:r w:rsidR="009748A5">
        <w:rPr>
          <w:spacing w:val="-1"/>
        </w:rPr>
        <w:t xml:space="preserve"> </w:t>
      </w:r>
      <w:r w:rsidR="009748A5">
        <w:t>ORGANIZATION</w:t>
      </w:r>
      <w:bookmarkEnd w:id="30"/>
    </w:p>
    <w:p w14:paraId="77BBB0AC" w14:textId="77777777" w:rsidR="000D14B5" w:rsidRDefault="000D14B5">
      <w:pPr>
        <w:pStyle w:val="BodyText"/>
        <w:rPr>
          <w:b/>
          <w:sz w:val="20"/>
        </w:rPr>
      </w:pPr>
    </w:p>
    <w:p w14:paraId="7675A992" w14:textId="50DCC455" w:rsidR="000D14B5" w:rsidRDefault="00AD6708">
      <w:pPr>
        <w:pStyle w:val="BodyText"/>
        <w:spacing w:before="3"/>
        <w:rPr>
          <w:b/>
          <w:sz w:val="17"/>
        </w:rPr>
      </w:pPr>
      <w:r>
        <w:rPr>
          <w:noProof/>
        </w:rPr>
        <mc:AlternateContent>
          <mc:Choice Requires="wps">
            <w:drawing>
              <wp:anchor distT="0" distB="0" distL="114300" distR="114300" simplePos="0" relativeHeight="251669504" behindDoc="0" locked="0" layoutInCell="1" allowOverlap="1" wp14:anchorId="0498EF7D" wp14:editId="0DE640FB">
                <wp:simplePos x="0" y="0"/>
                <wp:positionH relativeFrom="page">
                  <wp:posOffset>2905125</wp:posOffset>
                </wp:positionH>
                <wp:positionV relativeFrom="paragraph">
                  <wp:posOffset>956945</wp:posOffset>
                </wp:positionV>
                <wp:extent cx="0" cy="590550"/>
                <wp:effectExtent l="0" t="0" r="19050" b="19050"/>
                <wp:wrapNone/>
                <wp:docPr id="11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F0664" id="Line 57" o:spid="_x0000_s1026" style="position:absolute;z-index:48761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Pr>
          <w:noProof/>
        </w:rPr>
        <mc:AlternateContent>
          <mc:Choice Requires="wps">
            <w:drawing>
              <wp:anchor distT="0" distB="0" distL="114300" distR="114300" simplePos="0" relativeHeight="251642880" behindDoc="0" locked="0" layoutInCell="1" allowOverlap="1" wp14:anchorId="642D379F" wp14:editId="55578379">
                <wp:simplePos x="0" y="0"/>
                <wp:positionH relativeFrom="page">
                  <wp:posOffset>2904490</wp:posOffset>
                </wp:positionH>
                <wp:positionV relativeFrom="paragraph">
                  <wp:posOffset>2261235</wp:posOffset>
                </wp:positionV>
                <wp:extent cx="0" cy="499745"/>
                <wp:effectExtent l="0" t="0" r="19050" b="33655"/>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07C95" id="Line 57"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8tHg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">
                <w10:wrap anchorx="page"/>
              </v:line>
            </w:pict>
          </mc:Fallback>
        </mc:AlternateContent>
      </w:r>
      <w:r w:rsidR="0027779C">
        <w:rPr>
          <w:noProof/>
        </w:rPr>
        <mc:AlternateContent>
          <mc:Choice Requires="wpg">
            <w:drawing>
              <wp:anchor distT="0" distB="0" distL="0" distR="0" simplePos="0" relativeHeight="251654144" behindDoc="1" locked="0" layoutInCell="1" allowOverlap="1" wp14:anchorId="0DD32759" wp14:editId="195B8BD5">
                <wp:simplePos x="0" y="0"/>
                <wp:positionH relativeFrom="page">
                  <wp:posOffset>1985645</wp:posOffset>
                </wp:positionH>
                <wp:positionV relativeFrom="paragraph">
                  <wp:posOffset>151765</wp:posOffset>
                </wp:positionV>
                <wp:extent cx="4119245" cy="2110740"/>
                <wp:effectExtent l="0" t="0" r="14605" b="22860"/>
                <wp:wrapTopAndBottom/>
                <wp:docPr id="1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05" name="Line 63"/>
                        <wps:cNvCnPr>
                          <a:cxnSpLocks noChangeShapeType="1"/>
                          <a:endCxn id="106" idx="3"/>
                        </wps:cNvCnPr>
                        <wps:spPr bwMode="auto">
                          <a:xfrm flipH="1">
                            <a:off x="6022" y="1499"/>
                            <a:ext cx="2235" cy="15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B07F0C" w14:textId="37A6DE93" w:rsidR="001A7025" w:rsidRDefault="001A7025">
                              <w:pPr>
                                <w:spacing w:before="70"/>
                                <w:ind w:left="214" w:right="217"/>
                                <w:jc w:val="center"/>
                                <w:rPr>
                                  <w:sz w:val="24"/>
                                </w:rPr>
                              </w:pPr>
                              <w:r>
                                <w:rPr>
                                  <w:b/>
                                  <w:sz w:val="24"/>
                                </w:rPr>
                                <w:t xml:space="preserve">KWF Project Manager/ Project QA Officer </w:t>
                              </w:r>
                              <w:r>
                                <w:rPr>
                                  <w:sz w:val="24"/>
                                </w:rPr>
                                <w:t>Benjamin Meyer</w:t>
                              </w:r>
                            </w:p>
                          </w:txbxContent>
                        </wps:txbx>
                        <wps:bodyPr rot="0" vert="horz" wrap="square" lIns="0" tIns="0" rIns="0" bIns="0" anchor="t" anchorCtr="0" upright="1">
                          <a:noAutofit/>
                        </wps:bodyPr>
                      </wps:wsp>
                      <wps:wsp>
                        <wps:cNvPr id="10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4AD341" w14:textId="77777777" w:rsidR="001A7025" w:rsidRDefault="001A7025">
                              <w:pPr>
                                <w:spacing w:before="68"/>
                                <w:ind w:left="376" w:right="376"/>
                                <w:jc w:val="center"/>
                                <w:rPr>
                                  <w:b/>
                                  <w:sz w:val="24"/>
                                </w:rPr>
                              </w:pPr>
                              <w:r>
                                <w:rPr>
                                  <w:b/>
                                  <w:sz w:val="24"/>
                                </w:rPr>
                                <w:t>ADEC QA Officer</w:t>
                              </w:r>
                            </w:p>
                            <w:p w14:paraId="40973D41" w14:textId="77777777" w:rsidR="001A7025" w:rsidRDefault="001A7025">
                              <w:pPr>
                                <w:spacing w:before="3"/>
                                <w:ind w:left="376" w:right="376"/>
                                <w:jc w:val="center"/>
                                <w:rPr>
                                  <w:sz w:val="24"/>
                                </w:rPr>
                              </w:pPr>
                              <w:r>
                                <w:rPr>
                                  <w:sz w:val="24"/>
                                </w:rPr>
                                <w:t>John Clark</w:t>
                              </w:r>
                            </w:p>
                          </w:txbxContent>
                        </wps:txbx>
                        <wps:bodyPr rot="0" vert="horz" wrap="square" lIns="0" tIns="0" rIns="0" bIns="0" anchor="t" anchorCtr="0" upright="1">
                          <a:noAutofit/>
                        </wps:bodyPr>
                      </wps:wsp>
                      <wps:wsp>
                        <wps:cNvPr id="10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D59BB4" w14:textId="77777777" w:rsidR="001A7025" w:rsidRDefault="001A7025">
                              <w:pPr>
                                <w:spacing w:before="73"/>
                                <w:ind w:left="141"/>
                                <w:rPr>
                                  <w:b/>
                                  <w:sz w:val="24"/>
                                </w:rPr>
                              </w:pPr>
                              <w:r>
                                <w:rPr>
                                  <w:b/>
                                  <w:sz w:val="24"/>
                                </w:rPr>
                                <w:t>ADEC Project Manager</w:t>
                              </w:r>
                            </w:p>
                            <w:p w14:paraId="76C3109E" w14:textId="77777777" w:rsidR="001A7025" w:rsidRDefault="001A7025">
                              <w:pPr>
                                <w:spacing w:before="3"/>
                                <w:ind w:left="780"/>
                                <w:rPr>
                                  <w:sz w:val="24"/>
                                </w:rPr>
                              </w:pPr>
                              <w:r>
                                <w:rPr>
                                  <w:sz w:val="24"/>
                                </w:rPr>
                                <w:t>Sarah Apsens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D32759" id="Group 59" o:spid="_x0000_s1026" style="position:absolute;margin-left:156.35pt;margin-top:11.95pt;width:324.35pt;height:166.2pt;z-index:-251662336;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">
                <v:line id="Line 63" o:spid="_x0000_s1027" style="position:absolute;flip:x;visibility:visible;mso-wrap-style:square" from="6022,1499" to="825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48B07F0C" w14:textId="37A6DE93" w:rsidR="001A7025" w:rsidRDefault="001A7025">
                        <w:pPr>
                          <w:spacing w:before="70"/>
                          <w:ind w:left="214" w:right="217"/>
                          <w:jc w:val="center"/>
                          <w:rPr>
                            <w:sz w:val="24"/>
                          </w:rPr>
                        </w:pPr>
                        <w:r>
                          <w:rPr>
                            <w:b/>
                            <w:sz w:val="24"/>
                          </w:rPr>
                          <w:t xml:space="preserve">KWF Project Manager/ Project QA Officer </w:t>
                        </w:r>
                        <w:r>
                          <w:rPr>
                            <w:sz w:val="24"/>
                          </w:rPr>
                          <w:t>Benjamin Meyer</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3B4AD341" w14:textId="77777777" w:rsidR="001A7025" w:rsidRDefault="001A7025">
                        <w:pPr>
                          <w:spacing w:before="68"/>
                          <w:ind w:left="376" w:right="376"/>
                          <w:jc w:val="center"/>
                          <w:rPr>
                            <w:b/>
                            <w:sz w:val="24"/>
                          </w:rPr>
                        </w:pPr>
                        <w:r>
                          <w:rPr>
                            <w:b/>
                            <w:sz w:val="24"/>
                          </w:rPr>
                          <w:t>ADEC QA Officer</w:t>
                        </w:r>
                      </w:p>
                      <w:p w14:paraId="40973D41" w14:textId="77777777" w:rsidR="001A7025" w:rsidRDefault="001A7025">
                        <w:pPr>
                          <w:spacing w:before="3"/>
                          <w:ind w:left="376" w:right="376"/>
                          <w:jc w:val="center"/>
                          <w:rPr>
                            <w:sz w:val="24"/>
                          </w:rPr>
                        </w:pPr>
                        <w:r>
                          <w:rPr>
                            <w:sz w:val="24"/>
                          </w:rPr>
                          <w:t>John Clark</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2DD59BB4" w14:textId="77777777" w:rsidR="001A7025" w:rsidRDefault="001A7025">
                        <w:pPr>
                          <w:spacing w:before="73"/>
                          <w:ind w:left="141"/>
                          <w:rPr>
                            <w:b/>
                            <w:sz w:val="24"/>
                          </w:rPr>
                        </w:pPr>
                        <w:r>
                          <w:rPr>
                            <w:b/>
                            <w:sz w:val="24"/>
                          </w:rPr>
                          <w:t>ADEC Project Manager</w:t>
                        </w:r>
                      </w:p>
                      <w:p w14:paraId="76C3109E" w14:textId="77777777" w:rsidR="001A7025" w:rsidRDefault="001A7025">
                        <w:pPr>
                          <w:spacing w:before="3"/>
                          <w:ind w:left="780"/>
                          <w:rPr>
                            <w:sz w:val="24"/>
                          </w:rPr>
                        </w:pPr>
                        <w:r>
                          <w:rPr>
                            <w:sz w:val="24"/>
                          </w:rPr>
                          <w:t>Sarah Apsens</w:t>
                        </w:r>
                      </w:p>
                    </w:txbxContent>
                  </v:textbox>
                </v:shape>
                <w10:wrap type="topAndBottom" anchorx="page"/>
              </v:group>
            </w:pict>
          </mc:Fallback>
        </mc:AlternateContent>
      </w:r>
    </w:p>
    <w:p w14:paraId="1AF7463E" w14:textId="2B88B08A" w:rsidR="000D14B5" w:rsidRDefault="000D14B5">
      <w:pPr>
        <w:pStyle w:val="BodyText"/>
        <w:rPr>
          <w:b/>
          <w:sz w:val="20"/>
        </w:rPr>
      </w:pPr>
    </w:p>
    <w:p w14:paraId="1B4E8A46" w14:textId="77777777" w:rsidR="000D14B5" w:rsidRDefault="000D14B5">
      <w:pPr>
        <w:pStyle w:val="BodyText"/>
        <w:rPr>
          <w:b/>
          <w:sz w:val="20"/>
        </w:rPr>
      </w:pPr>
    </w:p>
    <w:p w14:paraId="2F1B596D" w14:textId="77777777" w:rsidR="000D14B5" w:rsidRDefault="0027779C">
      <w:pPr>
        <w:pStyle w:val="BodyText"/>
        <w:spacing w:before="9"/>
        <w:rPr>
          <w:b/>
          <w:sz w:val="21"/>
        </w:rPr>
      </w:pPr>
      <w:r>
        <w:rPr>
          <w:noProof/>
        </w:rPr>
        <mc:AlternateContent>
          <mc:Choice Requires="wps">
            <w:drawing>
              <wp:anchor distT="0" distB="0" distL="0" distR="0" simplePos="0" relativeHeight="251655168" behindDoc="1" locked="0" layoutInCell="1" allowOverlap="1" wp14:anchorId="2A186907" wp14:editId="681019CE">
                <wp:simplePos x="0" y="0"/>
                <wp:positionH relativeFrom="page">
                  <wp:posOffset>1878330</wp:posOffset>
                </wp:positionH>
                <wp:positionV relativeFrom="paragraph">
                  <wp:posOffset>189230</wp:posOffset>
                </wp:positionV>
                <wp:extent cx="2166620" cy="586105"/>
                <wp:effectExtent l="0" t="0" r="0" b="0"/>
                <wp:wrapTopAndBottom/>
                <wp:docPr id="10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B1C7F8" w14:textId="77777777" w:rsidR="001A7025" w:rsidRDefault="001A7025">
                            <w:pPr>
                              <w:spacing w:before="71" w:line="275" w:lineRule="exact"/>
                              <w:ind w:left="506" w:right="504"/>
                              <w:jc w:val="center"/>
                              <w:rPr>
                                <w:b/>
                                <w:sz w:val="24"/>
                              </w:rPr>
                            </w:pPr>
                            <w:r>
                              <w:rPr>
                                <w:b/>
                                <w:sz w:val="24"/>
                              </w:rPr>
                              <w:t>KWF Sampling Teams</w:t>
                            </w:r>
                          </w:p>
                          <w:p w14:paraId="0E513EFA" w14:textId="0D7B8182" w:rsidR="001A7025" w:rsidRDefault="001A7025">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86907" id="Text Box 58" o:spid="_x0000_s1031" type="#_x0000_t202" style="position:absolute;margin-left:147.9pt;margin-top:14.9pt;width:170.6pt;height:46.1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BYmmG+IAgAAIgUAAA4AAAAAAAAAAAAAAAAALgIAAGRycy9lMm9Eb2MueG1sUEsBAi0AFAAG&#10;AAgAAAAhAJBotUTgAAAACgEAAA8AAAAAAAAAAAAAAAAA4gQAAGRycy9kb3ducmV2LnhtbFBLBQYA&#10;AAAABAAEAPMAAADvBQAAAAA=&#10;" filled="f">
                <v:textbox inset="0,0,0,0">
                  <w:txbxContent>
                    <w:p w14:paraId="1BB1C7F8" w14:textId="77777777" w:rsidR="001A7025" w:rsidRDefault="001A7025">
                      <w:pPr>
                        <w:spacing w:before="71" w:line="275" w:lineRule="exact"/>
                        <w:ind w:left="506" w:right="504"/>
                        <w:jc w:val="center"/>
                        <w:rPr>
                          <w:b/>
                          <w:sz w:val="24"/>
                        </w:rPr>
                      </w:pPr>
                      <w:r>
                        <w:rPr>
                          <w:b/>
                          <w:sz w:val="24"/>
                        </w:rPr>
                        <w:t>KWF Sampling Teams</w:t>
                      </w:r>
                    </w:p>
                    <w:p w14:paraId="0E513EFA" w14:textId="0D7B8182" w:rsidR="001A7025" w:rsidRDefault="001A7025">
                      <w:pPr>
                        <w:pStyle w:val="BodyText"/>
                        <w:spacing w:line="275" w:lineRule="exact"/>
                        <w:ind w:left="503" w:right="504"/>
                        <w:jc w:val="center"/>
                      </w:pPr>
                      <w:r>
                        <w:t>Determined Annually</w:t>
                      </w:r>
                    </w:p>
                  </w:txbxContent>
                </v:textbox>
                <w10:wrap type="topAndBottom" anchorx="page"/>
              </v:shape>
            </w:pict>
          </mc:Fallback>
        </mc:AlternateContent>
      </w:r>
    </w:p>
    <w:p w14:paraId="474274B4" w14:textId="77777777" w:rsidR="000D14B5" w:rsidRDefault="000D14B5">
      <w:pPr>
        <w:pStyle w:val="BodyText"/>
        <w:spacing w:before="3"/>
        <w:rPr>
          <w:b/>
          <w:sz w:val="7"/>
        </w:rPr>
      </w:pPr>
    </w:p>
    <w:p w14:paraId="5B83E984" w14:textId="1132063B" w:rsidR="000D14B5" w:rsidRDefault="009748A5">
      <w:pPr>
        <w:spacing w:before="90"/>
        <w:ind w:left="2518"/>
        <w:rPr>
          <w:b/>
          <w:sz w:val="24"/>
        </w:rPr>
      </w:pPr>
      <w:commentRangeStart w:id="32"/>
      <w:r>
        <w:rPr>
          <w:b/>
          <w:sz w:val="24"/>
        </w:rPr>
        <w:t>Figure 1. Project Management Organization</w:t>
      </w:r>
      <w:commentRangeEnd w:id="32"/>
      <w:r w:rsidR="00032DC7">
        <w:rPr>
          <w:rStyle w:val="CommentReference"/>
        </w:rPr>
        <w:commentReference w:id="32"/>
      </w:r>
    </w:p>
    <w:p w14:paraId="6EA25BC5" w14:textId="77777777" w:rsidR="000D14B5" w:rsidRDefault="000D14B5">
      <w:pPr>
        <w:pStyle w:val="BodyText"/>
        <w:rPr>
          <w:b/>
          <w:sz w:val="20"/>
        </w:rPr>
      </w:pPr>
    </w:p>
    <w:p w14:paraId="65A78734" w14:textId="77777777" w:rsidR="000D14B5" w:rsidRDefault="000D14B5">
      <w:pPr>
        <w:pStyle w:val="BodyText"/>
        <w:spacing w:before="6"/>
        <w:rPr>
          <w:b/>
          <w:sz w:val="27"/>
        </w:rPr>
      </w:pPr>
    </w:p>
    <w:p w14:paraId="66FAD2CB" w14:textId="77777777" w:rsidR="000D14B5" w:rsidRDefault="009748A5">
      <w:pPr>
        <w:spacing w:before="90"/>
        <w:ind w:left="120"/>
        <w:rPr>
          <w:b/>
          <w:sz w:val="24"/>
        </w:rPr>
      </w:pPr>
      <w:bookmarkStart w:id="33" w:name="Key_Contacts_and_Responsibilities"/>
      <w:bookmarkEnd w:id="33"/>
      <w:r>
        <w:rPr>
          <w:b/>
          <w:sz w:val="24"/>
        </w:rPr>
        <w:t>Key Contacts and Responsibilities</w:t>
      </w:r>
    </w:p>
    <w:p w14:paraId="3F75AE15" w14:textId="77777777" w:rsidR="000D14B5" w:rsidRDefault="000D14B5">
      <w:pPr>
        <w:pStyle w:val="BodyText"/>
        <w:rPr>
          <w:b/>
          <w:sz w:val="29"/>
        </w:rPr>
      </w:pPr>
    </w:p>
    <w:p w14:paraId="20A42A88" w14:textId="77777777" w:rsidR="000D14B5" w:rsidRDefault="009748A5">
      <w:pPr>
        <w:pStyle w:val="BodyText"/>
        <w:ind w:left="120" w:right="842"/>
      </w:pPr>
      <w:r>
        <w:rPr>
          <w:u w:val="single"/>
        </w:rPr>
        <w:t>Sarah Apsens</w:t>
      </w:r>
      <w:r>
        <w:t xml:space="preserve"> - ADEC Project Manager. Ms. Apsens will oversee the project for DEC, provide technical support, QAPP review, review of any proposed sampling plan modifications, and the review of all reports.</w:t>
      </w:r>
    </w:p>
    <w:p w14:paraId="55006125" w14:textId="77777777" w:rsidR="000D14B5" w:rsidRDefault="000D14B5">
      <w:pPr>
        <w:pStyle w:val="BodyText"/>
      </w:pPr>
    </w:p>
    <w:p w14:paraId="0A9BBC0F" w14:textId="77777777" w:rsidR="000D14B5" w:rsidRDefault="009748A5">
      <w:pPr>
        <w:pStyle w:val="BodyText"/>
        <w:ind w:left="120" w:right="576"/>
      </w:pPr>
      <w:r>
        <w:rPr>
          <w:u w:val="single"/>
        </w:rPr>
        <w:t>John Clark</w:t>
      </w:r>
      <w:r>
        <w: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t>
      </w:r>
    </w:p>
    <w:p w14:paraId="138A4958" w14:textId="77777777" w:rsidR="000D14B5" w:rsidRDefault="000D14B5">
      <w:pPr>
        <w:pStyle w:val="BodyText"/>
      </w:pPr>
    </w:p>
    <w:p w14:paraId="3B2C69CB" w14:textId="33AEAEDA" w:rsidR="000D14B5" w:rsidRDefault="00AD6708">
      <w:pPr>
        <w:pStyle w:val="BodyText"/>
        <w:ind w:left="120" w:right="650"/>
      </w:pPr>
      <w:r>
        <w:rPr>
          <w:u w:val="single"/>
        </w:rPr>
        <w:t>Benjamin Meyer</w:t>
      </w:r>
      <w:r w:rsidR="009748A5">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w:t>
      </w:r>
      <w:r w:rsidR="00E07811">
        <w:t>s water quality monitors. They are</w:t>
      </w:r>
      <w:r w:rsidR="009748A5">
        <w:t xml:space="preserve"> trained in Agency Baseli</w:t>
      </w:r>
      <w:r w:rsidR="00E07811">
        <w:t>ne Sampling protocols. They are</w:t>
      </w:r>
      <w:r w:rsidR="009748A5">
        <w:t xml:space="preserve"> responsible for overall supervision of quality assurance and data entry.</w:t>
      </w:r>
    </w:p>
    <w:p w14:paraId="31E36CC2" w14:textId="77777777" w:rsidR="000D14B5" w:rsidRDefault="000D14B5">
      <w:pPr>
        <w:sectPr w:rsidR="000D14B5">
          <w:pgSz w:w="11900" w:h="16840"/>
          <w:pgMar w:top="1520" w:right="100" w:bottom="940" w:left="600" w:header="929" w:footer="676" w:gutter="0"/>
          <w:cols w:space="720"/>
        </w:sectPr>
      </w:pPr>
    </w:p>
    <w:p w14:paraId="7CD02A69" w14:textId="77777777" w:rsidR="000D14B5" w:rsidRDefault="009748A5">
      <w:pPr>
        <w:spacing w:before="82"/>
        <w:ind w:left="120"/>
        <w:rPr>
          <w:b/>
          <w:sz w:val="24"/>
        </w:rPr>
      </w:pPr>
      <w:r>
        <w:rPr>
          <w:b/>
          <w:sz w:val="24"/>
        </w:rPr>
        <w:lastRenderedPageBreak/>
        <w:t>Key Contacts and Personnel Continued:</w:t>
      </w:r>
    </w:p>
    <w:p w14:paraId="58F7F97A" w14:textId="77777777" w:rsidR="000D14B5" w:rsidRDefault="000D14B5">
      <w:pPr>
        <w:pStyle w:val="BodyText"/>
        <w:spacing w:before="9"/>
        <w:rPr>
          <w:b/>
          <w:sz w:val="23"/>
        </w:rPr>
      </w:pPr>
    </w:p>
    <w:p w14:paraId="3C2A968F" w14:textId="1FD06A1A" w:rsidR="000D14B5" w:rsidRDefault="00F465DC">
      <w:pPr>
        <w:pStyle w:val="BodyText"/>
        <w:ind w:left="120" w:right="803"/>
      </w:pPr>
      <w:r>
        <w:rPr>
          <w:u w:val="single"/>
        </w:rPr>
        <w:t>Justin Nelson</w:t>
      </w:r>
      <w:r w:rsidR="009748A5">
        <w:t xml:space="preserve"> </w:t>
      </w:r>
      <w:r w:rsidR="009748A5">
        <w:rPr>
          <w:b/>
        </w:rPr>
        <w:t xml:space="preserve">- </w:t>
      </w:r>
      <w:r w:rsidR="009748A5">
        <w:t>SGS Environmental Laboratory Services (SGS) - Subcontractor for Kenai River Water Quality Assessment element of the project. Provides training of Agency Staff for data collection and oversees all analyses to be performed at SGS. This contract will be used to ensure proper sampling and analysis of water for 25 Kenai River Watershed sites to determine the water quality within the Kenai River Watershed.</w:t>
      </w:r>
    </w:p>
    <w:p w14:paraId="48DED29A" w14:textId="77777777" w:rsidR="000D14B5" w:rsidRDefault="000D14B5">
      <w:pPr>
        <w:pStyle w:val="BodyText"/>
      </w:pPr>
    </w:p>
    <w:p w14:paraId="274231F1" w14:textId="1A329926" w:rsidR="000D14B5" w:rsidRDefault="00E07811">
      <w:pPr>
        <w:pStyle w:val="BodyText"/>
        <w:ind w:left="120" w:right="860"/>
        <w:jc w:val="both"/>
      </w:pPr>
      <w:r>
        <w:rPr>
          <w:u w:val="single"/>
        </w:rPr>
        <w:t>John Essert</w:t>
      </w:r>
      <w:r w:rsidR="009748A5">
        <w:rPr>
          <w:u w:val="single"/>
        </w:rPr>
        <w:t xml:space="preserve"> </w:t>
      </w:r>
      <w:r w:rsidR="009748A5">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3182B5C8" w14:textId="77777777" w:rsidR="000D14B5" w:rsidRDefault="000D14B5">
      <w:pPr>
        <w:pStyle w:val="BodyText"/>
      </w:pPr>
    </w:p>
    <w:p w14:paraId="7E847B37" w14:textId="77777777" w:rsidR="000D14B5" w:rsidRDefault="009748A5">
      <w:pPr>
        <w:pStyle w:val="BodyText"/>
        <w:ind w:left="120"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3B77EAB6" w14:textId="77777777" w:rsidR="000D14B5" w:rsidRDefault="000D14B5">
      <w:pPr>
        <w:pStyle w:val="BodyText"/>
      </w:pPr>
    </w:p>
    <w:p w14:paraId="02741A2B" w14:textId="77777777" w:rsidR="000D14B5" w:rsidRDefault="009748A5">
      <w:pPr>
        <w:pStyle w:val="BodyText"/>
        <w:ind w:left="120" w:right="615"/>
      </w:pPr>
      <w:r>
        <w:rPr>
          <w:u w:val="single"/>
        </w:rPr>
        <w:t xml:space="preserve">Field Monitoring Staff </w:t>
      </w:r>
      <w:r>
        <w:t>- Monitoring staff collect samples for the Kenai River Watershed Monitoring program. Monitoring staff are provided by the following Agencies/Organizations; Kenai Peninsula Borough,</w:t>
      </w:r>
    </w:p>
    <w:p w14:paraId="3B1C9320" w14:textId="77777777" w:rsidR="000D14B5" w:rsidRDefault="009748A5">
      <w:pPr>
        <w:pStyle w:val="BodyText"/>
        <w:ind w:left="120" w:right="623"/>
      </w:pPr>
      <w:r>
        <w:t>U.S. Fish and Wildlife Service, U.S. Forest Service, Alaska Department of Fish and Game, Alaska Department of Natural Resources, Alaska Department of Environmental Conservation, Cook Inlet Aquaculture Association. The Kenai Watershed Forum and any volunteers under direct supervision of Kenai Watershed Forum monitoring staff.</w:t>
      </w:r>
    </w:p>
    <w:p w14:paraId="5245129C" w14:textId="77777777" w:rsidR="000D14B5" w:rsidRDefault="000D14B5">
      <w:pPr>
        <w:sectPr w:rsidR="000D14B5">
          <w:pgSz w:w="11900" w:h="16840"/>
          <w:pgMar w:top="1520" w:right="100" w:bottom="940" w:left="600" w:header="929" w:footer="676" w:gutter="0"/>
          <w:cols w:space="720"/>
        </w:sectPr>
      </w:pPr>
    </w:p>
    <w:p w14:paraId="3EE7CF4D" w14:textId="5D46D2F4" w:rsidR="000D14B5" w:rsidRPr="00F92DAC" w:rsidRDefault="009748A5" w:rsidP="00F92DAC">
      <w:pPr>
        <w:pStyle w:val="Heading1"/>
      </w:pPr>
      <w:bookmarkStart w:id="34" w:name="A5._PROBLEM_DEFINITION/BACKGROUND_AND_PR"/>
      <w:bookmarkStart w:id="35" w:name="_Toc96073950"/>
      <w:bookmarkEnd w:id="34"/>
      <w:r w:rsidRPr="00F92DAC">
        <w:lastRenderedPageBreak/>
        <w:t>A5.</w:t>
      </w:r>
      <w:r w:rsidRPr="00F92DAC">
        <w:tab/>
        <w:t>PROBLEM DEFINITION/BACKGROUND AND PROJECT OBJECTIVE</w:t>
      </w:r>
      <w:bookmarkEnd w:id="35"/>
      <w:r w:rsidR="00F92DAC">
        <w:t>S</w:t>
      </w:r>
    </w:p>
    <w:p w14:paraId="5E0894A3" w14:textId="77777777" w:rsidR="000D14B5" w:rsidRDefault="000D14B5">
      <w:pPr>
        <w:pStyle w:val="BodyText"/>
        <w:spacing w:before="9"/>
        <w:rPr>
          <w:b/>
          <w:sz w:val="23"/>
        </w:rPr>
      </w:pPr>
    </w:p>
    <w:p w14:paraId="0A3B1EFD" w14:textId="37029FEF" w:rsidR="000D14B5" w:rsidRDefault="009748A5" w:rsidP="00724F1E">
      <w:pPr>
        <w:pStyle w:val="BodyText"/>
        <w:ind w:left="119" w:right="778" w:firstLine="569"/>
        <w:jc w:val="both"/>
      </w:pPr>
      <w:r>
        <w:t xml:space="preserve">The Kenai Watershed Forum's (KWF) water quality program is </w:t>
      </w:r>
      <w:r w:rsidRPr="009E16E3">
        <w:t>designed to document the existing and changing conditions of water quality within the Kenai River Watershed by developing and</w:t>
      </w:r>
      <w:r w:rsidRPr="009E16E3">
        <w:rPr>
          <w:spacing w:val="-38"/>
        </w:rPr>
        <w:t xml:space="preserve"> </w:t>
      </w:r>
      <w:r w:rsidRPr="009E16E3">
        <w:t>maintaining baseline</w:t>
      </w:r>
      <w:r w:rsidRPr="009E16E3">
        <w:rPr>
          <w:spacing w:val="-16"/>
        </w:rPr>
        <w:t xml:space="preserve"> </w:t>
      </w:r>
      <w:r w:rsidRPr="009E16E3">
        <w:t>information.</w:t>
      </w:r>
      <w:r>
        <w:rPr>
          <w:spacing w:val="-16"/>
        </w:rPr>
        <w:t xml:space="preserve"> </w:t>
      </w:r>
      <w:r>
        <w:t>It</w:t>
      </w:r>
      <w:r>
        <w:rPr>
          <w:spacing w:val="-15"/>
        </w:rPr>
        <w:t xml:space="preserve"> </w:t>
      </w:r>
      <w:r>
        <w:t>is</w:t>
      </w:r>
      <w:r>
        <w:rPr>
          <w:spacing w:val="-17"/>
        </w:rPr>
        <w:t xml:space="preserve"> </w:t>
      </w:r>
      <w:r>
        <w:t>the</w:t>
      </w:r>
      <w:r>
        <w:rPr>
          <w:spacing w:val="-16"/>
        </w:rPr>
        <w:t xml:space="preserve"> </w:t>
      </w:r>
      <w:r>
        <w:t>intent</w:t>
      </w:r>
      <w:r>
        <w:rPr>
          <w:spacing w:val="-15"/>
        </w:rPr>
        <w:t xml:space="preserve"> </w:t>
      </w:r>
      <w:r>
        <w:t>of</w:t>
      </w:r>
      <w:r>
        <w:rPr>
          <w:spacing w:val="-14"/>
        </w:rPr>
        <w:t xml:space="preserve"> </w:t>
      </w:r>
      <w:r>
        <w:t>the</w:t>
      </w:r>
      <w:r>
        <w:rPr>
          <w:spacing w:val="-16"/>
        </w:rPr>
        <w:t xml:space="preserve"> </w:t>
      </w:r>
      <w:r>
        <w:t>program</w:t>
      </w:r>
      <w:r>
        <w:rPr>
          <w:spacing w:val="-17"/>
        </w:rPr>
        <w:t xml:space="preserve"> </w:t>
      </w:r>
      <w:r>
        <w:t>to</w:t>
      </w:r>
      <w:r>
        <w:rPr>
          <w:spacing w:val="-16"/>
        </w:rPr>
        <w:t xml:space="preserve"> </w:t>
      </w:r>
      <w:r>
        <w:t>first</w:t>
      </w:r>
      <w:r>
        <w:rPr>
          <w:spacing w:val="-15"/>
        </w:rPr>
        <w:t xml:space="preserve"> </w:t>
      </w:r>
      <w:r>
        <w:t>identify</w:t>
      </w:r>
      <w:r>
        <w:rPr>
          <w:spacing w:val="-16"/>
        </w:rPr>
        <w:t xml:space="preserve"> </w:t>
      </w:r>
      <w:r>
        <w:t>and</w:t>
      </w:r>
      <w:r>
        <w:rPr>
          <w:spacing w:val="-16"/>
        </w:rPr>
        <w:t xml:space="preserve"> </w:t>
      </w:r>
      <w:r>
        <w:t>then</w:t>
      </w:r>
      <w:r>
        <w:rPr>
          <w:spacing w:val="-15"/>
        </w:rPr>
        <w:t xml:space="preserve"> </w:t>
      </w:r>
      <w:r>
        <w:t>address</w:t>
      </w:r>
      <w:r>
        <w:rPr>
          <w:spacing w:val="-16"/>
        </w:rPr>
        <w:t xml:space="preserve"> </w:t>
      </w:r>
      <w:r>
        <w:t>a</w:t>
      </w:r>
      <w:r>
        <w:rPr>
          <w:spacing w:val="-16"/>
        </w:rPr>
        <w:t xml:space="preserve"> </w:t>
      </w:r>
      <w:r>
        <w:t>wide</w:t>
      </w:r>
      <w:r>
        <w:rPr>
          <w:spacing w:val="-16"/>
        </w:rPr>
        <w:t xml:space="preserve"> </w:t>
      </w:r>
      <w:r>
        <w:t>range</w:t>
      </w:r>
      <w:r>
        <w:rPr>
          <w:spacing w:val="-16"/>
        </w:rPr>
        <w:t xml:space="preserve"> </w:t>
      </w:r>
      <w:r>
        <w:t>of</w:t>
      </w:r>
      <w:r>
        <w:rPr>
          <w:spacing w:val="-17"/>
        </w:rPr>
        <w:t xml:space="preserve"> </w:t>
      </w:r>
      <w:r>
        <w:t xml:space="preserve">activities that may contribute to nonpoint source pollution in the Kenai River Watershed. The baseline water-quality monitoring program is consistent with the recommendation 4.5.10.2.2 in the </w:t>
      </w:r>
      <w:r>
        <w:rPr>
          <w:b/>
          <w:i/>
        </w:rPr>
        <w:t>Kenai River Comprehensive Management Plan</w:t>
      </w:r>
      <w:r w:rsidR="007043C9">
        <w:rPr>
          <w:b/>
          <w:i/>
        </w:rPr>
        <w:t xml:space="preserve"> </w:t>
      </w:r>
      <w:r w:rsidR="007043C9">
        <w:fldChar w:fldCharType="begin" w:fldLock="1">
          <w:fldData xml:space="preserve">ZQBKAHcAOQBVAGwAMQB2AG8AegBBAFEALwBDAHUASQA1ADUARABZAFkARwBNADcAOQAzAEoAcABt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</w:fldData>
        </w:fldChar>
      </w:r>
      <w:r w:rsidR="007043C9">
        <w:instrText>ADDIN paperpile_citation &lt;clusterId&gt;I121P278L568I352&lt;/clusterId&gt;&lt;version&gt;0.6.11&lt;/version&gt;&lt;metadata&gt;&lt;citation&gt;&lt;id&gt;73f88e65-1778-4450-9eec-621750989a3d&lt;/id&gt;&lt;no_author/&gt;&lt;prefix/&gt;&lt;suffix/&gt;&lt;locator/&gt;&lt;locator_label&gt;page&lt;/locator_label&gt;&lt;/citation&gt;&lt;/metadata&gt; \* MERGEFORMAT</w:instrText>
      </w:r>
      <w:r w:rsidR="007043C9">
        <w:fldChar w:fldCharType="separate"/>
      </w:r>
      <w:r w:rsidR="007043C9">
        <w:rPr>
          <w:noProof/>
        </w:rPr>
        <w:t>(AKDNR 1997)</w:t>
      </w:r>
      <w:r w:rsidR="007043C9">
        <w:fldChar w:fldCharType="end"/>
      </w:r>
      <w:r>
        <w:rPr>
          <w:b/>
          <w:i/>
        </w:rPr>
        <w:t xml:space="preserve">. </w:t>
      </w:r>
      <w:r>
        <w:t xml:space="preserve">This recommendation was developed for Alaska State Parks and the </w:t>
      </w:r>
      <w:r>
        <w:rPr>
          <w:b/>
          <w:i/>
        </w:rPr>
        <w:t>Upp</w:t>
      </w:r>
      <w:r w:rsidR="00CF182D">
        <w:rPr>
          <w:b/>
          <w:i/>
        </w:rPr>
        <w:t xml:space="preserve">er Kenai River Cooperative Plan </w:t>
      </w:r>
      <w:r w:rsidR="00CF182D">
        <w:fldChar w:fldCharType="begin" w:fldLock="1">
          <w:fldData xml:space="preserve">ZQBKAHgATgBVADEAMQB2ADQAagBBAFEALwBDAHYASQB6AHcAUQBTAE8ANABsAHQAbgBxADYAbABJ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</w:fldData>
        </w:fldChar>
      </w:r>
      <w:r w:rsidR="00CF182D">
        <w:instrText>ADDIN paperpile_citation &lt;clusterId&gt;U962I328X619B433&lt;/clusterId&gt;&lt;version&gt;0.6.11&lt;/version&gt;&lt;metadata&gt;&lt;citation&gt;&lt;id&gt;5e1bc33e-1605-47cb-a88b-8e85b389cf99&lt;/id&gt;&lt;no_author/&gt;&lt;prefix/&gt;&lt;suffix/&gt;&lt;locator/&gt;&lt;locator_label&gt;page&lt;/locator_label&gt;&lt;/citation&gt;&lt;/metadata&gt; \* MERGEFORMAT</w:instrText>
      </w:r>
      <w:r w:rsidR="00CF182D">
        <w:fldChar w:fldCharType="separate"/>
      </w:r>
      <w:r w:rsidR="00CF182D">
        <w:rPr>
          <w:noProof/>
        </w:rPr>
        <w:t>(USFWS 1997)</w:t>
      </w:r>
      <w:r w:rsidR="00CF182D">
        <w:fldChar w:fldCharType="end"/>
      </w:r>
      <w:r w:rsidR="00CF182D">
        <w:t xml:space="preserve"> </w:t>
      </w:r>
      <w:r>
        <w:t>as a partnership between Alaska State Parks, U.S. Fish and Wildlife Service and the U.S. Forest Service, Chugach National Forest. The State of Alaska does not currently operate a statewide ambient monitoring network due to the high operating costs to maintain such a system over large undeveloped areas. Historically, on the Kenai Peninsula There have been several water</w:t>
      </w:r>
      <w:r>
        <w:rPr>
          <w:spacing w:val="-13"/>
        </w:rPr>
        <w:t xml:space="preserve"> </w:t>
      </w:r>
      <w:r>
        <w:t>quality</w:t>
      </w:r>
      <w:r>
        <w:rPr>
          <w:spacing w:val="-12"/>
        </w:rPr>
        <w:t xml:space="preserve"> </w:t>
      </w:r>
      <w:r>
        <w:t>analyses</w:t>
      </w:r>
      <w:r>
        <w:rPr>
          <w:spacing w:val="-12"/>
        </w:rPr>
        <w:t xml:space="preserve"> </w:t>
      </w:r>
      <w:r>
        <w:t>conducted</w:t>
      </w:r>
      <w:r>
        <w:rPr>
          <w:spacing w:val="-12"/>
        </w:rPr>
        <w:t xml:space="preserve"> </w:t>
      </w:r>
      <w:r>
        <w:t>by</w:t>
      </w:r>
      <w:r>
        <w:rPr>
          <w:spacing w:val="-13"/>
        </w:rPr>
        <w:t xml:space="preserve"> </w:t>
      </w:r>
      <w:r w:rsidR="009E16E3">
        <w:t>state agencies</w:t>
      </w:r>
      <w:r>
        <w:rPr>
          <w:spacing w:val="-12"/>
        </w:rPr>
        <w:t xml:space="preserve"> </w:t>
      </w:r>
      <w:r>
        <w:t>in</w:t>
      </w:r>
      <w:r>
        <w:rPr>
          <w:spacing w:val="-12"/>
        </w:rPr>
        <w:t xml:space="preserve"> </w:t>
      </w:r>
      <w:r>
        <w:t>the</w:t>
      </w:r>
      <w:r>
        <w:rPr>
          <w:spacing w:val="-12"/>
        </w:rPr>
        <w:t xml:space="preserve"> </w:t>
      </w:r>
      <w:r>
        <w:t>early</w:t>
      </w:r>
      <w:r>
        <w:rPr>
          <w:spacing w:val="-12"/>
        </w:rPr>
        <w:t xml:space="preserve"> </w:t>
      </w:r>
      <w:r>
        <w:t>1990's</w:t>
      </w:r>
      <w:r w:rsidR="00672EB1">
        <w:t xml:space="preserve"> </w:t>
      </w:r>
      <w:r w:rsidR="00672EB1">
        <w:fldChar w:fldCharType="begin" w:fldLock="1">
          <w:fldData xml:space="preserve">ZQBKAHoATgBWAHQAdAB1ADMARABZAFEALwBSAFYAQgB6ACsAYQBhAFYANQBIAE0AVQAzADEAWgBC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</w:fldData>
        </w:fldChar>
      </w:r>
      <w:r w:rsidR="00672EB1">
        <w:instrText>ADDIN paperpile_citation &lt;clusterId&gt;X449K797G187E771&lt;/clusterId&gt;&lt;version&gt;0.6.11&lt;/version&gt;&lt;metadata&gt;&lt;citation&gt;&lt;id&gt;5a095026-63cc-4cfe-9d7f-bf09bbda9c17&lt;/id&gt;&lt;no_author/&gt;&lt;prefix/&gt;&lt;suffix/&gt;&lt;locator/&gt;&lt;locator_label&gt;page&lt;/locator_label&gt;&lt;/citation&gt;&lt;citation&gt;&lt;id&gt;38a7eb48-46bc-4a02-8906-53e9aba9d57b&lt;/id&gt;&lt;no_author/&gt;&lt;prefix/&gt;&lt;suffix/&gt;&lt;locator/&gt;&lt;locator_label&gt;page&lt;/locator_label&gt;&lt;/citation&gt;&lt;citation&gt;&lt;id&gt;42768947-53f7-4d9e-ae4f-5e8b15207bf1&lt;/id&gt;&lt;no_author/&gt;&lt;prefix/&gt;&lt;suffix/&gt;&lt;locator/&gt;&lt;locator_label&gt;page&lt;/locator_label&gt;&lt;/citation&gt;&lt;/metadata&gt; \* MERGEFORMAT</w:instrText>
      </w:r>
      <w:r w:rsidR="00672EB1">
        <w:fldChar w:fldCharType="separate"/>
      </w:r>
      <w:r w:rsidR="00672EB1">
        <w:rPr>
          <w:noProof/>
        </w:rPr>
        <w:t>(Litchfield and Kyle 1992; ADEC 2022b, 2022a)</w:t>
      </w:r>
      <w:r w:rsidR="00672EB1">
        <w:fldChar w:fldCharType="end"/>
      </w:r>
      <w:r w:rsidR="00672EB1">
        <w:rPr>
          <w:spacing w:val="-11"/>
        </w:rPr>
        <w:t>.</w:t>
      </w:r>
      <w:r w:rsidR="00E42A4F">
        <w:rPr>
          <w:spacing w:val="-11"/>
        </w:rPr>
        <w:t xml:space="preserve"> </w:t>
      </w:r>
      <w:r w:rsidR="00672EB1">
        <w:rPr>
          <w:spacing w:val="-11"/>
        </w:rPr>
        <w:t xml:space="preserve"> </w:t>
      </w:r>
      <w:r>
        <w:t xml:space="preserve">Although these studies indicated that measured water quality parameters were within state and federal compliance standards, </w:t>
      </w:r>
      <w:r>
        <w:rPr>
          <w:i/>
        </w:rPr>
        <w:t xml:space="preserve">impacts of development and recreational use were evident. </w:t>
      </w:r>
      <w:r w:rsidR="00E42A4F">
        <w:t>Litchfield and Kyle (1992)</w:t>
      </w:r>
      <w:r>
        <w:t xml:space="preserve"> analyzed water quality at 17 sites located between the outlet of Kena</w:t>
      </w:r>
      <w:r w:rsidR="00E42A4F">
        <w:t xml:space="preserve">i Lake and Cook Inlet, and </w:t>
      </w:r>
      <w:r>
        <w:t xml:space="preserve">recommended the continued sampling of critical water quality parameters (fecal coliform, hydrocarbon, metals, and nutrients) for the purpose of monitoring future impacts on the Kenai River. </w:t>
      </w:r>
      <w:r w:rsidR="009E16E3">
        <w:t>They selected r</w:t>
      </w:r>
      <w:r>
        <w:t>epresentative sites with the suggestion that they be monitored at least twice a year. It was also suggested that more intensive sampling be conducted in the Lower Kenai River, where concentrations of water quality contaminants were the highest priority and of greatest</w:t>
      </w:r>
      <w:r>
        <w:rPr>
          <w:spacing w:val="-8"/>
        </w:rPr>
        <w:t xml:space="preserve"> </w:t>
      </w:r>
      <w:r>
        <w:t>concern.</w:t>
      </w:r>
    </w:p>
    <w:p w14:paraId="1920875C" w14:textId="77777777" w:rsidR="000D14B5" w:rsidRDefault="000D14B5">
      <w:pPr>
        <w:pStyle w:val="BodyText"/>
      </w:pPr>
    </w:p>
    <w:p w14:paraId="2563367F" w14:textId="71CBC583" w:rsidR="009E16E3" w:rsidRDefault="009E16E3" w:rsidP="00724F1E">
      <w:pPr>
        <w:pStyle w:val="BodyText"/>
        <w:spacing w:before="1"/>
        <w:ind w:left="119" w:right="689" w:firstLine="569"/>
        <w:jc w:val="both"/>
        <w:rPr>
          <w:spacing w:val="-10"/>
        </w:rPr>
      </w:pPr>
      <w:r>
        <w:t xml:space="preserve">The </w:t>
      </w:r>
      <w:r w:rsidR="009748A5">
        <w:t xml:space="preserve">baseline-monitoring program is needed to link </w:t>
      </w:r>
      <w:r>
        <w:t>water quality</w:t>
      </w:r>
      <w:r w:rsidR="009748A5">
        <w:t xml:space="preserve"> trends to an understanding of the natural and human factors that affect the water quality. The program is also necessary since many of the</w:t>
      </w:r>
      <w:r w:rsidR="009748A5">
        <w:rPr>
          <w:spacing w:val="-5"/>
        </w:rPr>
        <w:t xml:space="preserve"> </w:t>
      </w:r>
      <w:r w:rsidR="009748A5">
        <w:t>enforceable</w:t>
      </w:r>
      <w:r w:rsidR="009748A5">
        <w:rPr>
          <w:spacing w:val="-4"/>
        </w:rPr>
        <w:t xml:space="preserve"> </w:t>
      </w:r>
      <w:r w:rsidR="009748A5">
        <w:t>parameters</w:t>
      </w:r>
      <w:r w:rsidR="009748A5">
        <w:rPr>
          <w:spacing w:val="-4"/>
        </w:rPr>
        <w:t xml:space="preserve"> </w:t>
      </w:r>
      <w:r w:rsidR="009748A5">
        <w:t>rely</w:t>
      </w:r>
      <w:r w:rsidR="009748A5">
        <w:rPr>
          <w:spacing w:val="-4"/>
        </w:rPr>
        <w:t xml:space="preserve"> </w:t>
      </w:r>
      <w:r w:rsidR="009748A5">
        <w:t>on</w:t>
      </w:r>
      <w:r w:rsidR="009748A5">
        <w:rPr>
          <w:spacing w:val="-4"/>
        </w:rPr>
        <w:t xml:space="preserve"> </w:t>
      </w:r>
      <w:r w:rsidR="009748A5">
        <w:t>background</w:t>
      </w:r>
      <w:r w:rsidR="009748A5">
        <w:rPr>
          <w:spacing w:val="-4"/>
        </w:rPr>
        <w:t xml:space="preserve"> </w:t>
      </w:r>
      <w:r w:rsidR="009748A5">
        <w:t>or</w:t>
      </w:r>
      <w:r w:rsidR="009748A5">
        <w:rPr>
          <w:spacing w:val="-4"/>
        </w:rPr>
        <w:t xml:space="preserve"> </w:t>
      </w:r>
      <w:r w:rsidR="009748A5">
        <w:t>natural</w:t>
      </w:r>
      <w:r w:rsidR="009748A5">
        <w:rPr>
          <w:spacing w:val="-3"/>
        </w:rPr>
        <w:t xml:space="preserve"> </w:t>
      </w:r>
      <w:r w:rsidR="009748A5">
        <w:t>conditions.</w:t>
      </w:r>
      <w:r w:rsidR="009748A5">
        <w:rPr>
          <w:spacing w:val="-4"/>
        </w:rPr>
        <w:t xml:space="preserve"> </w:t>
      </w:r>
      <w:r w:rsidR="009748A5">
        <w:t>Without</w:t>
      </w:r>
      <w:r w:rsidR="009748A5">
        <w:rPr>
          <w:spacing w:val="-3"/>
        </w:rPr>
        <w:t xml:space="preserve"> </w:t>
      </w:r>
      <w:r w:rsidR="009748A5">
        <w:t>long-term</w:t>
      </w:r>
      <w:r w:rsidR="009748A5">
        <w:rPr>
          <w:spacing w:val="-5"/>
        </w:rPr>
        <w:t xml:space="preserve"> </w:t>
      </w:r>
      <w:r w:rsidR="009748A5">
        <w:t>data</w:t>
      </w:r>
      <w:r w:rsidR="009748A5">
        <w:rPr>
          <w:spacing w:val="-4"/>
        </w:rPr>
        <w:t xml:space="preserve"> </w:t>
      </w:r>
      <w:r w:rsidR="009748A5">
        <w:t>collection,</w:t>
      </w:r>
      <w:r w:rsidR="009748A5">
        <w:rPr>
          <w:spacing w:val="-5"/>
        </w:rPr>
        <w:t xml:space="preserve"> </w:t>
      </w:r>
      <w:r w:rsidR="009748A5">
        <w:t>it</w:t>
      </w:r>
      <w:r w:rsidR="009748A5">
        <w:rPr>
          <w:spacing w:val="-3"/>
        </w:rPr>
        <w:t xml:space="preserve"> </w:t>
      </w:r>
      <w:r w:rsidR="009748A5">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w:t>
      </w:r>
      <w:r>
        <w:t xml:space="preserve"> that is designed to assess the whole of the watershed. T</w:t>
      </w:r>
      <w:r w:rsidR="009748A5">
        <w:t>he monitoring program must also be consistent with standard sampli</w:t>
      </w:r>
      <w:r>
        <w:t>ng and analysis protocols. The monitoring program</w:t>
      </w:r>
      <w:r w:rsidR="009748A5">
        <w:t xml:space="preserve"> addresses these needs and implements methods to monitor changes to the Kenai River as the local population and recreational use increase. For more detailed information</w:t>
      </w:r>
      <w:r>
        <w:t xml:space="preserve"> on historical results</w:t>
      </w:r>
      <w:r w:rsidR="009748A5">
        <w:t>,</w:t>
      </w:r>
      <w:r w:rsidR="009748A5">
        <w:rPr>
          <w:spacing w:val="-11"/>
        </w:rPr>
        <w:t xml:space="preserve"> </w:t>
      </w:r>
      <w:r w:rsidR="009748A5">
        <w:t>see</w:t>
      </w:r>
      <w:r w:rsidR="009748A5">
        <w:rPr>
          <w:spacing w:val="-10"/>
        </w:rPr>
        <w:t xml:space="preserve"> </w:t>
      </w:r>
      <w:r>
        <w:rPr>
          <w:spacing w:val="-10"/>
        </w:rPr>
        <w:t xml:space="preserve">the two previous Kenai River Water Quality Assessments published by </w:t>
      </w:r>
      <w:r>
        <w:t xml:space="preserve">Kenai Watershed Forum </w:t>
      </w:r>
      <w:r>
        <w:fldChar w:fldCharType="begin" w:fldLock="1">
          <w:fldData xml:space="preserve">ZQBKAHoATgBsAGQAdAB1ADMARABZAFEAaABsADkARgAwAEwAVwA1AEoAaQBrAGUAYwAxAFgASABz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</w:fldData>
        </w:fldChar>
      </w:r>
      <w:r>
        <w:instrText>ADDIN paperpile_citation &lt;clusterId&gt;I267P525L895J629&lt;/clusterId&gt;&lt;version&gt;0.6.11&lt;/version&gt;&lt;metadata&gt;&lt;citation&gt;&lt;id&gt;2fb15179-9a42-4355-889a-77627292c2fe&lt;/id&gt;&lt;no_author/&gt;&lt;prefix/&gt;&lt;suffix/&gt;&lt;locator/&gt;&lt;locator_label&gt;page&lt;/locator_label&gt;&lt;/citation&gt;&lt;citation&gt;&lt;id&gt;da60e215-b067-4aca-9d83-5c6642e17bcf&lt;/id&gt;&lt;no_author/&gt;&lt;prefix/&gt;&lt;suffix/&gt;&lt;locator/&gt;&lt;locator_label&gt;page&lt;/locator_label&gt;&lt;/citation&gt;&lt;/metadata&gt; \* MERGEFORMAT</w:instrText>
      </w:r>
      <w:r>
        <w:fldChar w:fldCharType="separate"/>
      </w:r>
      <w:r>
        <w:rPr>
          <w:noProof/>
        </w:rPr>
        <w:t>(Guerron Orejuela 2016; McCard 2007)</w:t>
      </w:r>
      <w:r>
        <w:fldChar w:fldCharType="end"/>
      </w:r>
      <w:r>
        <w:t>.</w:t>
      </w:r>
    </w:p>
    <w:p w14:paraId="5BCCB8CF" w14:textId="52890482" w:rsidR="000D14B5" w:rsidRDefault="000D14B5">
      <w:pPr>
        <w:pStyle w:val="BodyText"/>
        <w:spacing w:before="2"/>
      </w:pPr>
    </w:p>
    <w:p w14:paraId="57DABF47" w14:textId="6D43CD5C" w:rsidR="000D14B5" w:rsidRDefault="009748A5">
      <w:pPr>
        <w:pStyle w:val="Heading1"/>
        <w:tabs>
          <w:tab w:val="left" w:pos="839"/>
        </w:tabs>
        <w:ind w:left="119"/>
      </w:pPr>
      <w:bookmarkStart w:id="36" w:name="A6._PROJECT_/_TASK_DESCRIPTION"/>
      <w:bookmarkStart w:id="37" w:name="_Toc96073951"/>
      <w:bookmarkEnd w:id="36"/>
      <w:r>
        <w:t>A6.</w:t>
      </w:r>
      <w:r>
        <w:tab/>
        <w:t>PROJECT / TASK</w:t>
      </w:r>
      <w:r>
        <w:rPr>
          <w:spacing w:val="-1"/>
        </w:rPr>
        <w:t xml:space="preserve"> </w:t>
      </w:r>
      <w:r>
        <w:t>DESCRIPTION</w:t>
      </w:r>
      <w:bookmarkEnd w:id="37"/>
    </w:p>
    <w:p w14:paraId="7DE8FE13" w14:textId="77777777" w:rsidR="000D14B5" w:rsidRDefault="000D14B5">
      <w:pPr>
        <w:pStyle w:val="BodyText"/>
        <w:spacing w:before="9"/>
        <w:rPr>
          <w:b/>
          <w:sz w:val="23"/>
        </w:rPr>
      </w:pPr>
    </w:p>
    <w:p w14:paraId="267B27E9" w14:textId="360F0B2D" w:rsidR="009F2D54" w:rsidRDefault="00724F1E" w:rsidP="009F2D54">
      <w:pPr>
        <w:pStyle w:val="BodyText"/>
        <w:ind w:left="119" w:right="704" w:firstLine="601"/>
      </w:pPr>
      <w:r>
        <w:t>There are three</w:t>
      </w:r>
      <w:r w:rsidR="009748A5">
        <w:t xml:space="preserve"> project elements of the Kenai River Watershed Forum’s Water Quality Monitoring P</w:t>
      </w:r>
      <w:r>
        <w:t>rogram described in this QAPP:</w:t>
      </w:r>
      <w:r w:rsidR="009F2D54">
        <w:t xml:space="preserve"> </w:t>
      </w:r>
    </w:p>
    <w:p w14:paraId="7A2C8833" w14:textId="77777777" w:rsidR="009F2D54" w:rsidRDefault="009F2D54" w:rsidP="009F2D54">
      <w:pPr>
        <w:pStyle w:val="BodyText"/>
        <w:ind w:left="119" w:right="704" w:firstLine="601"/>
      </w:pPr>
    </w:p>
    <w:p w14:paraId="47AE73BB" w14:textId="77777777" w:rsidR="009F2D54" w:rsidRDefault="009748A5" w:rsidP="009F2D54">
      <w:pPr>
        <w:pStyle w:val="BodyText"/>
        <w:numPr>
          <w:ilvl w:val="0"/>
          <w:numId w:val="28"/>
        </w:numPr>
        <w:ind w:right="704"/>
      </w:pPr>
      <w:r>
        <w:t xml:space="preserve">Agency </w:t>
      </w:r>
      <w:r w:rsidR="009F2D54">
        <w:t>Baseline Monitoring Partnership</w:t>
      </w:r>
    </w:p>
    <w:p w14:paraId="53580124" w14:textId="77777777" w:rsidR="009F2D54" w:rsidRDefault="009748A5" w:rsidP="009F2D54">
      <w:pPr>
        <w:pStyle w:val="BodyText"/>
        <w:numPr>
          <w:ilvl w:val="0"/>
          <w:numId w:val="28"/>
        </w:numPr>
        <w:ind w:right="704"/>
      </w:pPr>
      <w:r>
        <w:t>Collection of specified interval data with programmab</w:t>
      </w:r>
      <w:r w:rsidR="009F2D54">
        <w:t>le Electronic Instruments</w:t>
      </w:r>
    </w:p>
    <w:p w14:paraId="6E6825B2" w14:textId="6C8F5FB8" w:rsidR="000D14B5" w:rsidRDefault="009748A5" w:rsidP="009F2D54">
      <w:pPr>
        <w:pStyle w:val="BodyText"/>
        <w:numPr>
          <w:ilvl w:val="0"/>
          <w:numId w:val="28"/>
        </w:numPr>
        <w:ind w:right="704"/>
      </w:pPr>
      <w:r>
        <w:t>Stream Temperature Monitoring.</w:t>
      </w:r>
    </w:p>
    <w:p w14:paraId="2C7B152D" w14:textId="77777777" w:rsidR="000D14B5" w:rsidRDefault="000D14B5">
      <w:pPr>
        <w:pStyle w:val="BodyText"/>
      </w:pPr>
    </w:p>
    <w:p w14:paraId="52B63C12" w14:textId="45BB72AB" w:rsidR="00403FF0" w:rsidRDefault="009748A5" w:rsidP="00403FF0">
      <w:pPr>
        <w:pStyle w:val="BodyText"/>
        <w:ind w:left="119" w:right="617" w:firstLine="601"/>
      </w:pPr>
      <w:commentRangeStart w:id="38"/>
      <w:r>
        <w:t>Continuous monitoring with electronic instruments was conducted by KWF in 2008 through 20</w:t>
      </w:r>
      <w:r w:rsidR="000D7D6F">
        <w:t>12 on the lower Kenai River, which was summarized by</w:t>
      </w:r>
      <w:r>
        <w:t xml:space="preserve"> KWF</w:t>
      </w:r>
      <w:r w:rsidR="000D7D6F">
        <w:t xml:space="preserve"> in</w:t>
      </w:r>
      <w:r w:rsidR="00403FF0">
        <w:t xml:space="preserve"> 2011</w:t>
      </w:r>
      <w:r w:rsidR="004D249F">
        <w:t xml:space="preserve"> </w:t>
      </w:r>
      <w:r w:rsidR="004D249F">
        <w:fldChar w:fldCharType="begin" w:fldLock="1">
          <w:fldData xml:space="preserve">ZQBKAHkATgBsAEUAOQBQADQAegBBAFEAeABiACsASwBsAFgATwBEADcAQwBSAE8AVQBrADQATABK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</w:fldData>
        </w:fldChar>
      </w:r>
      <w:r w:rsidR="004D249F">
        <w:instrText>ADDIN paperpile_citation &lt;clusterId&gt;S592F851U342Z953&lt;/clusterId&gt;&lt;version&gt;0.6.11&lt;/version&gt;&lt;metadata&gt;&lt;citation&gt;&lt;id&gt;ec55a743-17aa-4a7f-b34d-6a32e0ba63cc&lt;/id&gt;&lt;no_author/&gt;&lt;prefix/&gt;&lt;suffix/&gt;&lt;locator/&gt;&lt;locator_label&gt;page&lt;/locator_label&gt;&lt;/citation&gt;&lt;/metadata&gt; \* MERGEFORMAT</w:instrText>
      </w:r>
      <w:r w:rsidR="004D249F">
        <w:fldChar w:fldCharType="separate"/>
      </w:r>
      <w:r w:rsidR="004D249F">
        <w:rPr>
          <w:noProof/>
        </w:rPr>
        <w:t>(Martin et al. 2011)</w:t>
      </w:r>
      <w:r w:rsidR="004D249F">
        <w:fldChar w:fldCharType="end"/>
      </w:r>
      <w:r>
        <w:t>. Temperature monitoring was conducted in tributaries of</w:t>
      </w:r>
      <w:r w:rsidR="00636933">
        <w:t xml:space="preserve"> the Kenai River by Cook Inletk</w:t>
      </w:r>
      <w:r>
        <w:t xml:space="preserve">eeper (CIK) 2008 through 2012. Monitoring results were </w:t>
      </w:r>
      <w:r w:rsidR="00636933">
        <w:t xml:space="preserve">synthesized </w:t>
      </w:r>
      <w:r w:rsidR="00636933">
        <w:fldChar w:fldCharType="begin" w:fldLock="1">
          <w:fldData xml:space="preserve">ZQBKAHgAVgBVAGwAMQBQADIAegBBAFUALwBTAHUAUgBuACsAcwAyAGQAdQB3ADQANABXAGwAUQBX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</w:fldData>
        </w:fldChar>
      </w:r>
      <w:r w:rsidR="00636933">
        <w:instrText>ADDIN paperpile_citation &lt;clusterId&gt;Z284N541C832Z545&lt;/clusterId&gt;&lt;version&gt;0.6.11&lt;/version&gt;&lt;metadata&gt;&lt;citation&gt;&lt;id&gt;8042cc4b-fe33-41a6-a0da-4a9a88799a7e&lt;/id&gt;&lt;no_author/&gt;&lt;prefix/&gt;&lt;suffix/&gt;&lt;locator/&gt;&lt;locator_label&gt;page&lt;/locator_label&gt;&lt;/citation&gt;&lt;/metadata&gt; \* MERGEFORMAT</w:instrText>
      </w:r>
      <w:r w:rsidR="00636933">
        <w:fldChar w:fldCharType="separate"/>
      </w:r>
      <w:r w:rsidR="00636933">
        <w:rPr>
          <w:noProof/>
        </w:rPr>
        <w:t>(Mauger 2013)</w:t>
      </w:r>
      <w:r w:rsidR="00636933">
        <w:fldChar w:fldCharType="end"/>
      </w:r>
      <w:r w:rsidR="00636933">
        <w:t xml:space="preserve"> and </w:t>
      </w:r>
      <w:r w:rsidR="004D249F">
        <w:t xml:space="preserve">later </w:t>
      </w:r>
      <w:r w:rsidR="00636933">
        <w:t xml:space="preserve">applied in </w:t>
      </w:r>
      <w:r w:rsidR="004D249F">
        <w:t xml:space="preserve">a </w:t>
      </w:r>
      <w:r w:rsidR="00636933">
        <w:t xml:space="preserve">peer-reviewed </w:t>
      </w:r>
      <w:r w:rsidR="004D249F">
        <w:t>manuscript publication</w:t>
      </w:r>
      <w:r w:rsidR="00636933">
        <w:t xml:space="preserve"> </w:t>
      </w:r>
      <w:r w:rsidR="00636933">
        <w:fldChar w:fldCharType="begin" w:fldLock="1">
          <w:fldData xml:space="preserve">ZQBKAHkAbABWACsAMQB1ADMATABZAFMAZgBSAFYAaQBmAHcAUQBwAHMASgBJAHAAcgBUADUAOQBF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</w:fldData>
        </w:fldChar>
      </w:r>
      <w:r w:rsidR="00636933">
        <w:instrText>ADDIN paperpile_citation &lt;clusterId&gt;V319J486Y176C771&lt;/clusterId&gt;&lt;version&gt;0.6.11&lt;/version&gt;&lt;metadata&gt;&lt;citation&gt;&lt;id&gt;a895024a-eacb-4872-bf51-f6d1a0a8d30f&lt;/id&gt;&lt;no_author/&gt;&lt;prefix/&gt;&lt;suffix/&gt;&lt;locator/&gt;&lt;locator_label&gt;page&lt;/locator_label&gt;&lt;/citation&gt;&lt;/metadata&gt; \* MERGEFORMAT</w:instrText>
      </w:r>
      <w:r w:rsidR="00636933">
        <w:fldChar w:fldCharType="separate"/>
      </w:r>
      <w:r w:rsidR="00636933">
        <w:rPr>
          <w:noProof/>
        </w:rPr>
        <w:t>(Mauger et al. 2017)</w:t>
      </w:r>
      <w:r w:rsidR="00636933">
        <w:fldChar w:fldCharType="end"/>
      </w:r>
      <w:r w:rsidR="004D249F">
        <w:t>. Stream temperature monit</w:t>
      </w:r>
      <w:r w:rsidR="00636933">
        <w:t>or</w:t>
      </w:r>
      <w:r w:rsidR="002926A4">
        <w:t>i</w:t>
      </w:r>
      <w:r w:rsidR="00636933">
        <w:t>ng cont</w:t>
      </w:r>
      <w:r w:rsidR="00403FF0">
        <w:t>inues</w:t>
      </w:r>
      <w:r w:rsidR="004D249F">
        <w:t xml:space="preserve"> currently</w:t>
      </w:r>
      <w:r w:rsidR="00403FF0">
        <w:t xml:space="preserve"> in a selected su</w:t>
      </w:r>
      <w:r w:rsidR="004D249F">
        <w:t xml:space="preserve">bset of these streams </w:t>
      </w:r>
      <w:r w:rsidR="00403FF0">
        <w:t xml:space="preserve">(2022). </w:t>
      </w:r>
    </w:p>
    <w:p w14:paraId="7167F067" w14:textId="77777777" w:rsidR="00403FF0" w:rsidRDefault="009748A5" w:rsidP="00403FF0">
      <w:pPr>
        <w:pStyle w:val="BodyText"/>
        <w:ind w:left="119" w:right="617" w:firstLine="601"/>
      </w:pPr>
      <w:r>
        <w:t xml:space="preserve">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w:t>
      </w:r>
      <w:r>
        <w:lastRenderedPageBreak/>
        <w:t>Copies of the reports are available from DEC. These elements may be added to this QAPP in the future if needed.</w:t>
      </w:r>
      <w:commentRangeEnd w:id="38"/>
      <w:r w:rsidR="002926A4">
        <w:rPr>
          <w:rStyle w:val="CommentReference"/>
        </w:rPr>
        <w:commentReference w:id="38"/>
      </w:r>
    </w:p>
    <w:p w14:paraId="6302C590" w14:textId="11E74C54" w:rsidR="00403FF0" w:rsidRDefault="00403FF0" w:rsidP="00403FF0">
      <w:pPr>
        <w:pStyle w:val="BodyText"/>
        <w:ind w:left="119" w:right="617" w:firstLine="601"/>
      </w:pPr>
      <w:r>
        <w:t xml:space="preserve"> </w:t>
      </w:r>
    </w:p>
    <w:p w14:paraId="5996534E" w14:textId="377D751E" w:rsidR="000D14B5" w:rsidDel="00724F1E" w:rsidRDefault="009748A5">
      <w:pPr>
        <w:pStyle w:val="BodyText"/>
        <w:spacing w:before="80"/>
        <w:ind w:left="120" w:right="622"/>
        <w:rPr>
          <w:del w:id="39" w:author="Benjamin Meyer" w:date="2022-02-18T12:01:00Z"/>
        </w:rPr>
      </w:pPr>
      <w:del w:id="40" w:author="Benjamin Meyer" w:date="2022-02-18T12:01:00Z">
        <w:r w:rsidDel="00724F1E">
          <w:delText>In 2018, a zinc and copper monitoring project was added to the KWF Water Quality Monitoring Program (Task B). This Alaska Clean Waters Action (ACWA) grant funded project was designed to monitor copper and zinc levels in key locations on the Kenai River and its tributaries. This element was added in response to an observed increase in zinc and copper levels between 2014 and 2016 (KWF 2017, See Appendix K). This project is scheduled to occur in 2019 and 2020.</w:delText>
        </w:r>
      </w:del>
    </w:p>
    <w:p w14:paraId="7706BC56" w14:textId="77777777" w:rsidR="000D14B5" w:rsidRDefault="000D14B5">
      <w:pPr>
        <w:pStyle w:val="BodyText"/>
        <w:spacing w:before="2"/>
      </w:pPr>
    </w:p>
    <w:p w14:paraId="3278DF10" w14:textId="77777777" w:rsidR="00D859C7" w:rsidRDefault="00D859C7" w:rsidP="00D859C7">
      <w:pPr>
        <w:widowControl/>
        <w:adjustRightInd w:val="0"/>
        <w:ind w:firstLine="72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There are three project elements of the Kenai River Watershed Forum’s Water Quality Monitoring Program</w:t>
      </w:r>
    </w:p>
    <w:p w14:paraId="621238D6"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described in this QAPP; A) Agency Baseline Monitoring Partnership. In V. 3. of this document the</w:t>
      </w:r>
    </w:p>
    <w:p w14:paraId="701B4347"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following elements were removed as they are not currently being conducted: 1) Collection of specified</w:t>
      </w:r>
    </w:p>
    <w:p w14:paraId="60F0FD51" w14:textId="1D6FA61E"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interval data with programmable Electronic Instruments, and 2) Stream Temperature Monitoring.</w:t>
      </w:r>
    </w:p>
    <w:p w14:paraId="1832F674" w14:textId="005459F4" w:rsidR="00D859C7" w:rsidRDefault="00D859C7" w:rsidP="00D859C7">
      <w:pPr>
        <w:widowControl/>
        <w:adjustRightInd w:val="0"/>
        <w:ind w:firstLine="72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Continuous monitoring with electronic instruments was conducted by KWF in 2008 through 2012 on the</w:t>
      </w:r>
    </w:p>
    <w:p w14:paraId="6D06CBE4" w14:textId="12DA7735"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lower Kenai River. Data was summarized in KWF 2012. Temperature monitoring was conducted in tributaries of the Kenai River by Cook Inlet Keeper (CIK) 2008 through 2012. Monitoring results were summarized in a series of working reports (CIK, 2009, 2010, 2012), and a synthesis report (CIK 2013). 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Copies of the reports are available from DEC. These elements may be added to this QAPP in the future if needed.</w:t>
      </w:r>
    </w:p>
    <w:p w14:paraId="53776F1F" w14:textId="112FFCFC" w:rsidR="00D859C7" w:rsidRDefault="00D859C7" w:rsidP="00D859C7">
      <w:pPr>
        <w:widowControl/>
        <w:adjustRightInd w:val="0"/>
        <w:rPr>
          <w:rFonts w:ascii="TimesNewRomanPSMT" w:eastAsiaTheme="minorHAnsi" w:hAnsi="TimesNewRomanPSMT" w:cs="TimesNewRomanPSMT"/>
          <w:sz w:val="20"/>
          <w:szCs w:val="20"/>
        </w:rPr>
      </w:pPr>
    </w:p>
    <w:p w14:paraId="27EEEC07"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In 2018, a zinc and copper monitoring project was added to the KWF Water Quality Monitoring Program</w:t>
      </w:r>
    </w:p>
    <w:p w14:paraId="13E19460"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(Task B). This Alaska Clean Waters Action (ACWA) grant funded project was designed to monitor copper</w:t>
      </w:r>
    </w:p>
    <w:p w14:paraId="5005D375"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and zinc levels in key locations on the Kenai River and its tributaries. This element was added in response to</w:t>
      </w:r>
    </w:p>
    <w:p w14:paraId="0A8E0C45"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an observed increase in zinc and copper levels between 2014 and 2016 (KWF 2017, See Appendix K). This</w:t>
      </w:r>
    </w:p>
    <w:p w14:paraId="0679619A" w14:textId="3B969653"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project is scheduled to occur in 2019 and 2020.</w:t>
      </w:r>
    </w:p>
    <w:p w14:paraId="1B11B14A" w14:textId="77777777" w:rsidR="0088566D" w:rsidRDefault="0088566D" w:rsidP="00D859C7">
      <w:pPr>
        <w:widowControl/>
        <w:adjustRightInd w:val="0"/>
        <w:rPr>
          <w:rFonts w:ascii="TimesNewRomanPSMT" w:eastAsiaTheme="minorHAnsi" w:hAnsi="TimesNewRomanPSMT" w:cs="TimesNewRomanPSMT"/>
          <w:sz w:val="24"/>
          <w:szCs w:val="24"/>
        </w:rPr>
      </w:pPr>
    </w:p>
    <w:p w14:paraId="30BE05C0" w14:textId="77777777" w:rsidR="0088566D" w:rsidRDefault="0088566D" w:rsidP="0088566D">
      <w:pPr>
        <w:pStyle w:val="Heading2"/>
        <w:spacing w:line="240" w:lineRule="auto"/>
        <w:ind w:left="120" w:right="1753"/>
      </w:pPr>
      <w:bookmarkStart w:id="41" w:name="_Toc96073952"/>
      <w:r>
        <w:t>Task A) Agency Monitoring Partnership to develop a baseline for Nutrients, Dissolved Metals, Hydrocarbons, and Fecal Coliforms (Referred to as Agency Baseline hereafter).</w:t>
      </w:r>
      <w:bookmarkEnd w:id="41"/>
    </w:p>
    <w:p w14:paraId="04EF6C19" w14:textId="77777777" w:rsidR="0088566D" w:rsidRDefault="0088566D" w:rsidP="0088566D">
      <w:pPr>
        <w:pStyle w:val="BodyText"/>
        <w:spacing w:line="274" w:lineRule="exact"/>
        <w:ind w:left="120"/>
      </w:pPr>
      <w:r>
        <w:rPr>
          <w:u w:val="single"/>
        </w:rPr>
        <w:t>Narrative Task Description</w:t>
      </w:r>
    </w:p>
    <w:p w14:paraId="7012AA49" w14:textId="77777777" w:rsidR="0088566D" w:rsidRDefault="0088566D" w:rsidP="0088566D">
      <w:pPr>
        <w:pStyle w:val="BodyText"/>
        <w:ind w:left="120" w:right="810"/>
      </w:pPr>
      <w:r>
        <w:t>Work with the Kenai River Special Management Area Board and the agencies represented on that board to conduct sampling with the help of a professional environmental contractor.</w:t>
      </w:r>
    </w:p>
    <w:p w14:paraId="171B9CFF" w14:textId="77777777" w:rsidR="0088566D" w:rsidRDefault="0088566D" w:rsidP="0088566D">
      <w:pPr>
        <w:pStyle w:val="BodyText"/>
      </w:pPr>
    </w:p>
    <w:p w14:paraId="19629A76" w14:textId="77777777" w:rsidR="0088566D" w:rsidRDefault="0088566D" w:rsidP="0088566D">
      <w:pPr>
        <w:pStyle w:val="BodyText"/>
        <w:ind w:left="120"/>
      </w:pPr>
      <w:r>
        <w:rPr>
          <w:u w:val="single"/>
        </w:rPr>
        <w:t>Objectives</w:t>
      </w:r>
      <w:r>
        <w:t>:</w:t>
      </w:r>
    </w:p>
    <w:p w14:paraId="76CC60B4" w14:textId="77777777" w:rsidR="0088566D" w:rsidRDefault="0088566D" w:rsidP="0088566D">
      <w:pPr>
        <w:pStyle w:val="BodyText"/>
        <w:spacing w:before="1"/>
      </w:pPr>
    </w:p>
    <w:p w14:paraId="19A6D04E" w14:textId="77777777" w:rsidR="0088566D" w:rsidRDefault="0088566D" w:rsidP="0088566D">
      <w:pPr>
        <w:pStyle w:val="ListParagraph"/>
        <w:numPr>
          <w:ilvl w:val="0"/>
          <w:numId w:val="25"/>
        </w:numPr>
        <w:tabs>
          <w:tab w:val="left" w:pos="900"/>
        </w:tabs>
        <w:ind w:right="1500"/>
        <w:jc w:val="both"/>
        <w:rPr>
          <w:sz w:val="24"/>
        </w:rPr>
      </w:pPr>
      <w:r>
        <w:rPr>
          <w:sz w:val="24"/>
        </w:rPr>
        <w:t>Develop a baseline data set to include, at a minimum, dissolved metals, hydrocarbons, and fecal coliforms,</w:t>
      </w:r>
    </w:p>
    <w:p w14:paraId="2F91FE01" w14:textId="77777777" w:rsidR="0088566D" w:rsidRDefault="0088566D" w:rsidP="0088566D">
      <w:pPr>
        <w:pStyle w:val="ListParagraph"/>
        <w:numPr>
          <w:ilvl w:val="0"/>
          <w:numId w:val="25"/>
        </w:numPr>
        <w:tabs>
          <w:tab w:val="left" w:pos="542"/>
        </w:tabs>
        <w:ind w:right="1094"/>
        <w:jc w:val="both"/>
        <w:rPr>
          <w:sz w:val="24"/>
        </w:rPr>
      </w:pPr>
      <w:del w:id="42" w:author="Benjamin Meyer" w:date="2022-07-18T08:04:00Z">
        <w:r w:rsidDel="00DF3A31">
          <w:tab/>
        </w:r>
      </w:del>
      <w:r>
        <w:rPr>
          <w:sz w:val="24"/>
        </w:rPr>
        <w:t>Work with the City of Soldotna to supplement this data with parameters that Soldotna’s wastewater treatment plant can analyze. (i.e. – total suspended solids, pH, fecal coliforms, turbidity and specific conductance,</w:t>
      </w:r>
      <w:r>
        <w:rPr>
          <w:spacing w:val="-1"/>
          <w:sz w:val="24"/>
        </w:rPr>
        <w:t xml:space="preserve"> </w:t>
      </w:r>
      <w:r>
        <w:rPr>
          <w:sz w:val="24"/>
        </w:rPr>
        <w:t>etc.),</w:t>
      </w:r>
    </w:p>
    <w:p w14:paraId="0ECA32A6" w14:textId="77777777" w:rsidR="0088566D" w:rsidRDefault="0088566D" w:rsidP="0088566D">
      <w:pPr>
        <w:pStyle w:val="ListParagraph"/>
        <w:numPr>
          <w:ilvl w:val="0"/>
          <w:numId w:val="25"/>
        </w:numPr>
        <w:tabs>
          <w:tab w:val="left" w:pos="479"/>
          <w:tab w:val="left" w:pos="480"/>
        </w:tabs>
        <w:ind w:right="683"/>
        <w:rPr>
          <w:sz w:val="24"/>
        </w:rPr>
      </w:pPr>
      <w:r>
        <w:rPr>
          <w:sz w:val="24"/>
        </w:rPr>
        <w:t xml:space="preserve">Near concurrent sample collection at </w:t>
      </w:r>
      <w:ins w:id="43" w:author="Benjamin Meyer" w:date="2022-07-18T07:57:00Z">
        <w:r>
          <w:rPr>
            <w:sz w:val="24"/>
          </w:rPr>
          <w:t>22</w:t>
        </w:r>
      </w:ins>
      <w:del w:id="44" w:author="Benjamin Meyer" w:date="2022-07-18T07:57:00Z">
        <w:r w:rsidDel="002B619C">
          <w:rPr>
            <w:sz w:val="24"/>
          </w:rPr>
          <w:delText>25</w:delText>
        </w:r>
      </w:del>
      <w:r>
        <w:rPr>
          <w:sz w:val="24"/>
        </w:rPr>
        <w:t xml:space="preserve"> sites located on the Kenai River main stem and tributaries throughout the Kenai River Watershed using federal, state and local agency personnel (See Table 6 for a narrative description of the </w:t>
      </w:r>
      <w:ins w:id="45" w:author="Benjamin Meyer" w:date="2022-07-18T07:57:00Z">
        <w:r>
          <w:rPr>
            <w:sz w:val="24"/>
          </w:rPr>
          <w:t>22</w:t>
        </w:r>
      </w:ins>
      <w:del w:id="46" w:author="Benjamin Meyer" w:date="2022-07-18T07:57:00Z">
        <w:r w:rsidDel="002B619C">
          <w:rPr>
            <w:sz w:val="24"/>
          </w:rPr>
          <w:delText>25</w:delText>
        </w:r>
      </w:del>
      <w:r>
        <w:rPr>
          <w:sz w:val="24"/>
        </w:rPr>
        <w:t xml:space="preserve"> sample</w:t>
      </w:r>
      <w:r>
        <w:rPr>
          <w:spacing w:val="-2"/>
          <w:sz w:val="24"/>
        </w:rPr>
        <w:t xml:space="preserve"> </w:t>
      </w:r>
      <w:r>
        <w:rPr>
          <w:sz w:val="24"/>
        </w:rPr>
        <w:t>sites),</w:t>
      </w:r>
    </w:p>
    <w:p w14:paraId="7E05CC50" w14:textId="77777777" w:rsidR="0088566D" w:rsidRDefault="0088566D" w:rsidP="0088566D">
      <w:pPr>
        <w:pStyle w:val="ListParagraph"/>
        <w:numPr>
          <w:ilvl w:val="0"/>
          <w:numId w:val="25"/>
        </w:numPr>
        <w:tabs>
          <w:tab w:val="left" w:pos="539"/>
          <w:tab w:val="left" w:pos="540"/>
        </w:tabs>
        <w:spacing w:line="292" w:lineRule="exact"/>
        <w:ind w:left="540" w:hanging="420"/>
        <w:rPr>
          <w:sz w:val="24"/>
        </w:rPr>
      </w:pPr>
      <w:r>
        <w:rPr>
          <w:sz w:val="24"/>
        </w:rPr>
        <w:t>Attain high quality data by using a professional lab certified by ADEC for drinking water</w:t>
      </w:r>
      <w:r>
        <w:rPr>
          <w:spacing w:val="-15"/>
          <w:sz w:val="24"/>
        </w:rPr>
        <w:t xml:space="preserve"> </w:t>
      </w:r>
      <w:r>
        <w:rPr>
          <w:sz w:val="24"/>
        </w:rPr>
        <w:t>analysis,</w:t>
      </w:r>
    </w:p>
    <w:p w14:paraId="3F7C1A3D" w14:textId="77777777" w:rsidR="0088566D" w:rsidRDefault="0088566D" w:rsidP="0088566D">
      <w:pPr>
        <w:pStyle w:val="ListParagraph"/>
        <w:numPr>
          <w:ilvl w:val="0"/>
          <w:numId w:val="25"/>
        </w:numPr>
        <w:tabs>
          <w:tab w:val="left" w:pos="479"/>
          <w:tab w:val="left" w:pos="480"/>
        </w:tabs>
        <w:spacing w:line="293" w:lineRule="exact"/>
        <w:rPr>
          <w:sz w:val="24"/>
        </w:rPr>
      </w:pPr>
      <w:r>
        <w:rPr>
          <w:sz w:val="24"/>
        </w:rPr>
        <w:t xml:space="preserve">Sample each of the </w:t>
      </w:r>
      <w:ins w:id="47" w:author="Benjamin Meyer" w:date="2022-07-18T07:57:00Z">
        <w:r>
          <w:rPr>
            <w:sz w:val="24"/>
          </w:rPr>
          <w:t>22</w:t>
        </w:r>
      </w:ins>
      <w:del w:id="48" w:author="Benjamin Meyer" w:date="2022-07-18T07:57:00Z">
        <w:r w:rsidDel="002B619C">
          <w:rPr>
            <w:sz w:val="24"/>
          </w:rPr>
          <w:delText>25</w:delText>
        </w:r>
      </w:del>
      <w:r>
        <w:rPr>
          <w:sz w:val="24"/>
        </w:rPr>
        <w:t xml:space="preserve"> sites at least 2 times per year as financial resources</w:t>
      </w:r>
      <w:r>
        <w:rPr>
          <w:spacing w:val="-12"/>
          <w:sz w:val="24"/>
        </w:rPr>
        <w:t xml:space="preserve"> </w:t>
      </w:r>
      <w:r>
        <w:rPr>
          <w:sz w:val="24"/>
        </w:rPr>
        <w:t>allow.</w:t>
      </w:r>
    </w:p>
    <w:p w14:paraId="170775B2" w14:textId="77777777" w:rsidR="0088566D" w:rsidRDefault="0088566D" w:rsidP="0088566D">
      <w:pPr>
        <w:pStyle w:val="BodyText"/>
        <w:spacing w:before="9"/>
        <w:rPr>
          <w:sz w:val="23"/>
        </w:rPr>
      </w:pPr>
    </w:p>
    <w:p w14:paraId="143AF7D9" w14:textId="77777777" w:rsidR="0088566D" w:rsidRDefault="0088566D" w:rsidP="0088566D">
      <w:pPr>
        <w:pStyle w:val="BodyText"/>
        <w:spacing w:before="1"/>
        <w:ind w:left="120"/>
      </w:pPr>
      <w:r>
        <w:rPr>
          <w:u w:val="single"/>
        </w:rPr>
        <w:t>Data Collection</w:t>
      </w:r>
    </w:p>
    <w:p w14:paraId="3542EC91" w14:textId="77777777" w:rsidR="0088566D" w:rsidRDefault="0088566D" w:rsidP="0088566D">
      <w:pPr>
        <w:pStyle w:val="BodyText"/>
      </w:pPr>
    </w:p>
    <w:p w14:paraId="637A3B02" w14:textId="77777777" w:rsidR="0088566D" w:rsidRDefault="0088566D" w:rsidP="0088566D">
      <w:pPr>
        <w:pStyle w:val="ListParagraph"/>
        <w:numPr>
          <w:ilvl w:val="1"/>
          <w:numId w:val="25"/>
        </w:numPr>
        <w:tabs>
          <w:tab w:val="left" w:pos="839"/>
          <w:tab w:val="left" w:pos="840"/>
        </w:tabs>
        <w:ind w:right="948"/>
        <w:rPr>
          <w:rFonts w:ascii="Symbol" w:hAnsi="Symbol"/>
          <w:sz w:val="24"/>
        </w:rPr>
      </w:pPr>
      <w:r>
        <w:rPr>
          <w:sz w:val="24"/>
        </w:rPr>
        <w:t>Surface water quality parameters include; total metals, dissolved metals, petroleum hydrocarbons, fecal coliform, turbidity, specific conductance, temperature,</w:t>
      </w:r>
      <w:r>
        <w:rPr>
          <w:spacing w:val="-6"/>
          <w:sz w:val="24"/>
        </w:rPr>
        <w:t xml:space="preserve"> </w:t>
      </w:r>
      <w:r>
        <w:rPr>
          <w:sz w:val="24"/>
        </w:rPr>
        <w:t>nutrients,</w:t>
      </w:r>
    </w:p>
    <w:p w14:paraId="6336AEBD" w14:textId="77777777" w:rsidR="0088566D" w:rsidRDefault="0088566D" w:rsidP="0088566D">
      <w:pPr>
        <w:pStyle w:val="ListParagraph"/>
        <w:numPr>
          <w:ilvl w:val="1"/>
          <w:numId w:val="25"/>
        </w:numPr>
        <w:tabs>
          <w:tab w:val="left" w:pos="839"/>
          <w:tab w:val="left" w:pos="840"/>
        </w:tabs>
        <w:spacing w:line="463" w:lineRule="auto"/>
        <w:ind w:left="120" w:right="2546" w:firstLine="360"/>
        <w:rPr>
          <w:rFonts w:ascii="Symbol" w:hAnsi="Symbol"/>
          <w:sz w:val="24"/>
        </w:rPr>
      </w:pPr>
      <w:r>
        <w:rPr>
          <w:sz w:val="24"/>
        </w:rPr>
        <w:t>Physical parameters include; weather conditions, boat traffic, and air temperature</w:t>
      </w:r>
      <w:r>
        <w:rPr>
          <w:sz w:val="24"/>
          <w:u w:val="single"/>
        </w:rPr>
        <w:t xml:space="preserve"> Schedule </w:t>
      </w:r>
    </w:p>
    <w:p w14:paraId="3BD6320A" w14:textId="5CC533D5" w:rsidR="000D14B5" w:rsidRPr="0088566D" w:rsidRDefault="0088566D" w:rsidP="0088566D">
      <w:pPr>
        <w:pStyle w:val="ListParagraph"/>
        <w:numPr>
          <w:ilvl w:val="1"/>
          <w:numId w:val="25"/>
        </w:numPr>
        <w:tabs>
          <w:tab w:val="left" w:pos="839"/>
          <w:tab w:val="left" w:pos="840"/>
        </w:tabs>
        <w:spacing w:before="20"/>
        <w:rPr>
          <w:rFonts w:ascii="Symbol" w:hAnsi="Symbol"/>
          <w:sz w:val="24"/>
        </w:rPr>
      </w:pPr>
      <w:r>
        <w:rPr>
          <w:sz w:val="24"/>
        </w:rPr>
        <w:t>Data collection will occur in spring (April/May) and summer</w:t>
      </w:r>
      <w:r>
        <w:rPr>
          <w:spacing w:val="-3"/>
          <w:sz w:val="24"/>
        </w:rPr>
        <w:t xml:space="preserve"> </w:t>
      </w:r>
      <w:r>
        <w:rPr>
          <w:sz w:val="24"/>
        </w:rPr>
        <w:t>(July/August)</w:t>
      </w:r>
    </w:p>
    <w:p w14:paraId="234A6F3E" w14:textId="77777777" w:rsidR="000D14B5" w:rsidRDefault="009748A5">
      <w:pPr>
        <w:pStyle w:val="BodyText"/>
        <w:tabs>
          <w:tab w:val="left" w:pos="839"/>
        </w:tabs>
        <w:ind w:left="120"/>
      </w:pPr>
      <w:r>
        <w:lastRenderedPageBreak/>
        <w:t>A7.</w:t>
      </w:r>
      <w:r>
        <w:tab/>
        <w:t>QUALITY OBJECTIVES AND CRITERIA FOR MEASUREMENT OF</w:t>
      </w:r>
      <w:r>
        <w:rPr>
          <w:spacing w:val="-8"/>
        </w:rPr>
        <w:t xml:space="preserve"> </w:t>
      </w:r>
      <w:r>
        <w:t>DATA</w:t>
      </w:r>
    </w:p>
    <w:p w14:paraId="799A6D8B" w14:textId="77777777" w:rsidR="000D14B5" w:rsidRDefault="000D14B5">
      <w:pPr>
        <w:pStyle w:val="BodyText"/>
      </w:pPr>
    </w:p>
    <w:p w14:paraId="34696D66" w14:textId="77777777" w:rsidR="000D14B5" w:rsidRDefault="009748A5">
      <w:pPr>
        <w:pStyle w:val="BodyText"/>
        <w:ind w:left="119" w:right="696"/>
      </w:pPr>
      <w:r>
        <w:t>Data Quality Objectives (DQOs) for this program have been established to ensure that the data meets its overall objectives as described in A6, above – establishing a basic water quality inventory and detecting significant changes and trends. Tables 1 through 4 show objectives for detectability, precision and accuracy for each parameter tested by all possible methods used by both the Agency Baseline. DQOs are also included for automated multiprobes for general reference and potential future monitoring . In each case the sampling matrix is the water body of interest. Table 5 shows the objectives for the Stream Temperature monitoring. Objectives for precision, accuracy, representativeness, comparability and completeness are also summarized below. Project DQOs may be revised in the future if funding becomes available for additional training and equipment or if the project manager determines that different objectives would be more effective in meeting program objectives. Any changes in DQOs will be submitted to USEPA and ADEC for approval before implementation.</w:t>
      </w:r>
    </w:p>
    <w:p w14:paraId="4B96BE4B" w14:textId="77777777" w:rsidR="000D14B5" w:rsidRDefault="000D14B5">
      <w:pPr>
        <w:sectPr w:rsidR="000D14B5">
          <w:pgSz w:w="11900" w:h="16840"/>
          <w:pgMar w:top="1520" w:right="100" w:bottom="940" w:left="600" w:header="929" w:footer="676" w:gutter="0"/>
          <w:cols w:space="720"/>
        </w:sectPr>
      </w:pPr>
    </w:p>
    <w:p w14:paraId="710F0DB9" w14:textId="77777777" w:rsidR="000D14B5" w:rsidRDefault="009748A5">
      <w:pPr>
        <w:spacing w:before="67"/>
        <w:ind w:right="117"/>
        <w:jc w:val="right"/>
        <w:rPr>
          <w:sz w:val="18"/>
        </w:rPr>
      </w:pPr>
      <w:r>
        <w:rPr>
          <w:sz w:val="18"/>
        </w:rPr>
        <w:lastRenderedPageBreak/>
        <w:t>Kenai River Water Quality Monitoring</w:t>
      </w:r>
      <w:r>
        <w:rPr>
          <w:spacing w:val="-13"/>
          <w:sz w:val="18"/>
        </w:rPr>
        <w:t xml:space="preserve"> </w:t>
      </w:r>
      <w:r>
        <w:rPr>
          <w:sz w:val="18"/>
        </w:rPr>
        <w:t>Program</w:t>
      </w:r>
    </w:p>
    <w:p w14:paraId="698E612C" w14:textId="6BA11C02" w:rsidR="000D14B5" w:rsidRDefault="00C561A2">
      <w:pPr>
        <w:ind w:right="118"/>
        <w:jc w:val="right"/>
        <w:rPr>
          <w:sz w:val="18"/>
        </w:rPr>
      </w:pPr>
      <w:r>
        <w:rPr>
          <w:sz w:val="18"/>
        </w:rPr>
        <w:t>July</w:t>
      </w:r>
      <w:r w:rsidR="007043C9">
        <w:rPr>
          <w:sz w:val="18"/>
        </w:rPr>
        <w:t>, 2022 QAPP v4</w:t>
      </w:r>
    </w:p>
    <w:p w14:paraId="1632D5A4" w14:textId="77777777" w:rsidR="000D14B5" w:rsidRDefault="000D14B5">
      <w:pPr>
        <w:pStyle w:val="BodyText"/>
        <w:rPr>
          <w:sz w:val="20"/>
        </w:rPr>
      </w:pPr>
    </w:p>
    <w:p w14:paraId="373AA356" w14:textId="77777777" w:rsidR="000D14B5" w:rsidRDefault="000D14B5">
      <w:pPr>
        <w:pStyle w:val="BodyText"/>
        <w:rPr>
          <w:sz w:val="20"/>
        </w:rPr>
      </w:pPr>
    </w:p>
    <w:p w14:paraId="5F98DAE7" w14:textId="77777777" w:rsidR="000D14B5" w:rsidRDefault="009748A5">
      <w:pPr>
        <w:spacing w:before="216"/>
        <w:ind w:left="100"/>
        <w:rPr>
          <w:b/>
          <w:sz w:val="24"/>
        </w:rPr>
      </w:pPr>
      <w:bookmarkStart w:id="49" w:name="_bookmark6"/>
      <w:bookmarkEnd w:id="49"/>
      <w:r>
        <w:rPr>
          <w:b/>
          <w:sz w:val="24"/>
        </w:rPr>
        <w:t>Table 2. Data Quality Objectives for Electronic Instruments</w:t>
      </w:r>
    </w:p>
    <w:p w14:paraId="0612C6C2" w14:textId="77777777" w:rsidR="000D14B5" w:rsidRDefault="000D14B5">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0D14B5" w14:paraId="078D6191" w14:textId="77777777">
        <w:trPr>
          <w:trHeight w:val="693"/>
        </w:trPr>
        <w:tc>
          <w:tcPr>
            <w:tcW w:w="3010" w:type="dxa"/>
            <w:tcBorders>
              <w:bottom w:val="single" w:sz="6" w:space="0" w:color="000000"/>
              <w:right w:val="single" w:sz="6" w:space="0" w:color="000000"/>
            </w:tcBorders>
          </w:tcPr>
          <w:p w14:paraId="195FB71A" w14:textId="77777777" w:rsidR="000D14B5" w:rsidRDefault="009748A5">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080023E2" w14:textId="77777777" w:rsidR="000D14B5" w:rsidRDefault="009748A5">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86D5ADD" w14:textId="77777777" w:rsidR="000D14B5" w:rsidRDefault="009748A5">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664387E1" w14:textId="77777777" w:rsidR="000D14B5" w:rsidRDefault="009748A5">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47C0BA66" w14:textId="77777777" w:rsidR="000D14B5" w:rsidRDefault="009748A5">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47BBB7F7" w14:textId="77777777" w:rsidR="000D14B5" w:rsidRDefault="009748A5">
            <w:pPr>
              <w:pStyle w:val="TableParagraph"/>
              <w:spacing w:before="58"/>
              <w:ind w:left="431" w:right="424"/>
              <w:jc w:val="center"/>
              <w:rPr>
                <w:sz w:val="20"/>
              </w:rPr>
            </w:pPr>
            <w:r>
              <w:rPr>
                <w:sz w:val="20"/>
              </w:rPr>
              <w:t>ACCURACY</w:t>
            </w:r>
          </w:p>
        </w:tc>
      </w:tr>
      <w:tr w:rsidR="000D14B5" w14:paraId="71368E27" w14:textId="77777777">
        <w:trPr>
          <w:trHeight w:val="229"/>
        </w:trPr>
        <w:tc>
          <w:tcPr>
            <w:tcW w:w="3010" w:type="dxa"/>
            <w:tcBorders>
              <w:top w:val="single" w:sz="6" w:space="0" w:color="000000"/>
              <w:bottom w:val="single" w:sz="6" w:space="0" w:color="000000"/>
              <w:right w:val="single" w:sz="6" w:space="0" w:color="000000"/>
            </w:tcBorders>
          </w:tcPr>
          <w:p w14:paraId="55E49B31" w14:textId="77777777" w:rsidR="000D14B5" w:rsidRDefault="000D14B5">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3E228463" w14:textId="77777777" w:rsidR="000D14B5" w:rsidRDefault="000D14B5">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4D3D9EC8" w14:textId="77777777" w:rsidR="000D14B5" w:rsidRDefault="000D14B5">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001502C" w14:textId="77777777" w:rsidR="000D14B5" w:rsidRDefault="000D14B5">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5D6D88F1" w14:textId="77777777" w:rsidR="000D14B5" w:rsidRDefault="000D14B5">
            <w:pPr>
              <w:pStyle w:val="TableParagraph"/>
              <w:rPr>
                <w:sz w:val="16"/>
              </w:rPr>
            </w:pPr>
          </w:p>
        </w:tc>
        <w:tc>
          <w:tcPr>
            <w:tcW w:w="2729" w:type="dxa"/>
            <w:tcBorders>
              <w:top w:val="single" w:sz="6" w:space="0" w:color="000000"/>
              <w:left w:val="single" w:sz="6" w:space="0" w:color="000000"/>
              <w:bottom w:val="single" w:sz="6" w:space="0" w:color="000000"/>
            </w:tcBorders>
          </w:tcPr>
          <w:p w14:paraId="4E2B610A" w14:textId="77777777" w:rsidR="000D14B5" w:rsidRDefault="000D14B5">
            <w:pPr>
              <w:pStyle w:val="TableParagraph"/>
              <w:rPr>
                <w:sz w:val="16"/>
              </w:rPr>
            </w:pPr>
          </w:p>
        </w:tc>
      </w:tr>
      <w:tr w:rsidR="000D14B5" w14:paraId="03C65537" w14:textId="77777777">
        <w:trPr>
          <w:trHeight w:val="689"/>
        </w:trPr>
        <w:tc>
          <w:tcPr>
            <w:tcW w:w="3010" w:type="dxa"/>
            <w:tcBorders>
              <w:top w:val="single" w:sz="6" w:space="0" w:color="000000"/>
              <w:bottom w:val="single" w:sz="6" w:space="0" w:color="000000"/>
              <w:right w:val="single" w:sz="6" w:space="0" w:color="000000"/>
            </w:tcBorders>
          </w:tcPr>
          <w:p w14:paraId="54F85FFC" w14:textId="77777777" w:rsidR="000D14B5" w:rsidRDefault="009748A5">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57871D17" w14:textId="77777777" w:rsidR="000D14B5" w:rsidRDefault="009748A5">
            <w:pPr>
              <w:pStyle w:val="TableParagraph"/>
              <w:ind w:left="57" w:right="43"/>
              <w:jc w:val="center"/>
              <w:rPr>
                <w:sz w:val="20"/>
              </w:rPr>
            </w:pPr>
            <w:r>
              <w:rPr>
                <w:sz w:val="20"/>
              </w:rPr>
              <w:t>SM H</w:t>
            </w:r>
            <w:r>
              <w:rPr>
                <w:sz w:val="20"/>
                <w:vertAlign w:val="superscript"/>
              </w:rPr>
              <w:t>+</w:t>
            </w:r>
            <w:r>
              <w:rPr>
                <w:sz w:val="20"/>
              </w:rPr>
              <w:t xml:space="preserve"> B-2000, Hydrolab pH probe on Minisonde</w:t>
            </w:r>
          </w:p>
          <w:p w14:paraId="7573CD53" w14:textId="77777777" w:rsidR="000D14B5" w:rsidRDefault="009748A5">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7698DE6A" w14:textId="77777777" w:rsidR="000D14B5" w:rsidRDefault="009748A5">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61996CAF" w14:textId="77777777" w:rsidR="000D14B5" w:rsidRDefault="009748A5">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55EB703B" w14:textId="77777777" w:rsidR="000D14B5" w:rsidRDefault="009748A5">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443D6E89" w14:textId="77777777" w:rsidR="000D14B5" w:rsidRDefault="009748A5">
            <w:pPr>
              <w:pStyle w:val="TableParagraph"/>
              <w:spacing w:line="227" w:lineRule="exact"/>
              <w:ind w:left="431" w:right="424"/>
              <w:jc w:val="center"/>
              <w:rPr>
                <w:sz w:val="20"/>
              </w:rPr>
            </w:pPr>
            <w:r>
              <w:rPr>
                <w:sz w:val="20"/>
                <w:u w:val="single"/>
              </w:rPr>
              <w:t>+</w:t>
            </w:r>
            <w:r>
              <w:rPr>
                <w:sz w:val="20"/>
              </w:rPr>
              <w:t>0.2 units</w:t>
            </w:r>
          </w:p>
        </w:tc>
      </w:tr>
      <w:tr w:rsidR="000D14B5" w14:paraId="5009C6C5" w14:textId="77777777">
        <w:trPr>
          <w:trHeight w:val="690"/>
        </w:trPr>
        <w:tc>
          <w:tcPr>
            <w:tcW w:w="3010" w:type="dxa"/>
            <w:tcBorders>
              <w:top w:val="single" w:sz="6" w:space="0" w:color="000000"/>
              <w:bottom w:val="single" w:sz="6" w:space="0" w:color="000000"/>
              <w:right w:val="single" w:sz="6" w:space="0" w:color="000000"/>
            </w:tcBorders>
          </w:tcPr>
          <w:p w14:paraId="6ABFD17B" w14:textId="77777777" w:rsidR="000D14B5" w:rsidRDefault="009748A5">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5BD445DB" w14:textId="77777777" w:rsidR="000D14B5" w:rsidRDefault="009748A5">
            <w:pPr>
              <w:pStyle w:val="TableParagraph"/>
              <w:ind w:left="57" w:right="44"/>
              <w:jc w:val="center"/>
              <w:rPr>
                <w:sz w:val="20"/>
              </w:rPr>
            </w:pPr>
            <w:r>
              <w:rPr>
                <w:sz w:val="20"/>
              </w:rPr>
              <w:t>ISO 7027, Self Cleaning Turbidity Hydrolab Minisonde 5</w:t>
            </w:r>
          </w:p>
          <w:p w14:paraId="7988CB28" w14:textId="77777777" w:rsidR="000D14B5" w:rsidRDefault="009748A5">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FE6AD41" w14:textId="77777777" w:rsidR="000D14B5" w:rsidRDefault="009748A5">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1F91437F" w14:textId="77777777" w:rsidR="000D14B5" w:rsidRDefault="009748A5">
            <w:pPr>
              <w:pStyle w:val="TableParagraph"/>
              <w:spacing w:line="227" w:lineRule="exact"/>
              <w:ind w:left="230" w:right="219"/>
              <w:jc w:val="center"/>
              <w:rPr>
                <w:sz w:val="20"/>
              </w:rPr>
            </w:pPr>
            <w:r>
              <w:rPr>
                <w:sz w:val="20"/>
              </w:rPr>
              <w:t>0.1 0-400 NTU</w:t>
            </w:r>
          </w:p>
          <w:p w14:paraId="22D73169" w14:textId="77777777" w:rsidR="000D14B5" w:rsidRDefault="009748A5">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348F4D8E" w14:textId="77777777" w:rsidR="000D14B5" w:rsidRDefault="009748A5">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789F1434" w14:textId="77777777" w:rsidR="000D14B5" w:rsidRDefault="009748A5">
            <w:pPr>
              <w:pStyle w:val="TableParagraph"/>
              <w:spacing w:line="227" w:lineRule="exact"/>
              <w:ind w:left="431" w:right="424"/>
              <w:jc w:val="center"/>
              <w:rPr>
                <w:sz w:val="20"/>
              </w:rPr>
            </w:pPr>
            <w:r>
              <w:rPr>
                <w:sz w:val="20"/>
                <w:u w:val="single"/>
              </w:rPr>
              <w:t>+</w:t>
            </w:r>
            <w:r>
              <w:rPr>
                <w:sz w:val="20"/>
              </w:rPr>
              <w:t>5% 0-100 NTU</w:t>
            </w:r>
          </w:p>
          <w:p w14:paraId="09D70402" w14:textId="77777777" w:rsidR="000D14B5" w:rsidRDefault="009748A5">
            <w:pPr>
              <w:pStyle w:val="TableParagraph"/>
              <w:spacing w:line="230" w:lineRule="exact"/>
              <w:ind w:left="431" w:right="424"/>
              <w:jc w:val="center"/>
              <w:rPr>
                <w:sz w:val="20"/>
              </w:rPr>
            </w:pPr>
            <w:r>
              <w:rPr>
                <w:sz w:val="20"/>
                <w:u w:val="single"/>
              </w:rPr>
              <w:t>+</w:t>
            </w:r>
            <w:r>
              <w:rPr>
                <w:sz w:val="20"/>
              </w:rPr>
              <w:t>5% 100-400 NTU</w:t>
            </w:r>
          </w:p>
          <w:p w14:paraId="18C1709C" w14:textId="77777777" w:rsidR="000D14B5" w:rsidRDefault="009748A5">
            <w:pPr>
              <w:pStyle w:val="TableParagraph"/>
              <w:spacing w:line="213" w:lineRule="exact"/>
              <w:ind w:left="432" w:right="424"/>
              <w:jc w:val="center"/>
              <w:rPr>
                <w:sz w:val="20"/>
              </w:rPr>
            </w:pPr>
            <w:r>
              <w:rPr>
                <w:sz w:val="20"/>
              </w:rPr>
              <w:t>+5% 400-3000 NTU</w:t>
            </w:r>
          </w:p>
        </w:tc>
      </w:tr>
      <w:tr w:rsidR="000D14B5" w14:paraId="1EB36719" w14:textId="77777777">
        <w:trPr>
          <w:trHeight w:val="698"/>
        </w:trPr>
        <w:tc>
          <w:tcPr>
            <w:tcW w:w="3010" w:type="dxa"/>
            <w:tcBorders>
              <w:top w:val="single" w:sz="6" w:space="0" w:color="000000"/>
              <w:bottom w:val="single" w:sz="6" w:space="0" w:color="000000"/>
              <w:right w:val="single" w:sz="6" w:space="0" w:color="000000"/>
            </w:tcBorders>
          </w:tcPr>
          <w:p w14:paraId="221B52F4" w14:textId="77777777" w:rsidR="000D14B5" w:rsidRDefault="009748A5">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0D4A16E3" w14:textId="77777777" w:rsidR="000D14B5" w:rsidRDefault="009748A5">
            <w:pPr>
              <w:pStyle w:val="TableParagraph"/>
              <w:spacing w:line="227" w:lineRule="exact"/>
              <w:ind w:left="57" w:right="45"/>
              <w:jc w:val="center"/>
              <w:rPr>
                <w:sz w:val="20"/>
              </w:rPr>
            </w:pPr>
            <w:r>
              <w:rPr>
                <w:sz w:val="20"/>
              </w:rPr>
              <w:t>EPA 180.1 Rev 2.0, Hach 2100 P</w:t>
            </w:r>
          </w:p>
          <w:p w14:paraId="6E5CB770" w14:textId="77777777" w:rsidR="000D14B5" w:rsidRDefault="009748A5">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75F62DA2" w14:textId="77777777" w:rsidR="000D14B5" w:rsidRDefault="009748A5">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tcPr>
          <w:p w14:paraId="00419A10" w14:textId="77777777" w:rsidR="000D14B5" w:rsidRDefault="009748A5">
            <w:pPr>
              <w:pStyle w:val="TableParagraph"/>
              <w:spacing w:line="227" w:lineRule="exact"/>
              <w:ind w:left="344"/>
              <w:rPr>
                <w:sz w:val="20"/>
              </w:rPr>
            </w:pPr>
            <w:r>
              <w:rPr>
                <w:sz w:val="20"/>
              </w:rPr>
              <w:t>0.010-9.99</w:t>
            </w:r>
            <w:r>
              <w:rPr>
                <w:spacing w:val="6"/>
                <w:sz w:val="20"/>
              </w:rPr>
              <w:t xml:space="preserve"> </w:t>
            </w:r>
            <w:r>
              <w:rPr>
                <w:sz w:val="20"/>
              </w:rPr>
              <w:t>NTU</w:t>
            </w:r>
          </w:p>
          <w:p w14:paraId="6FC0152D" w14:textId="77777777" w:rsidR="000D14B5" w:rsidRDefault="009748A5">
            <w:pPr>
              <w:pStyle w:val="TableParagraph"/>
              <w:spacing w:line="230" w:lineRule="exact"/>
              <w:ind w:left="319"/>
              <w:rPr>
                <w:sz w:val="20"/>
              </w:rPr>
            </w:pPr>
            <w:r>
              <w:rPr>
                <w:sz w:val="20"/>
              </w:rPr>
              <w:t>0.1  10-100</w:t>
            </w:r>
            <w:r>
              <w:rPr>
                <w:spacing w:val="4"/>
                <w:sz w:val="20"/>
              </w:rPr>
              <w:t xml:space="preserve"> </w:t>
            </w:r>
            <w:r>
              <w:rPr>
                <w:sz w:val="20"/>
              </w:rPr>
              <w:t>NTU</w:t>
            </w:r>
          </w:p>
          <w:p w14:paraId="36F9567C" w14:textId="77777777" w:rsidR="000D14B5" w:rsidRDefault="009748A5">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677B3EF" w14:textId="77777777" w:rsidR="000D14B5" w:rsidRDefault="009748A5">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93E85FC" w14:textId="77777777" w:rsidR="000D14B5" w:rsidRDefault="009748A5">
            <w:pPr>
              <w:pStyle w:val="TableParagraph"/>
              <w:spacing w:line="227" w:lineRule="exact"/>
              <w:ind w:left="431" w:right="424"/>
              <w:jc w:val="center"/>
              <w:rPr>
                <w:sz w:val="20"/>
              </w:rPr>
            </w:pPr>
            <w:r>
              <w:rPr>
                <w:sz w:val="20"/>
                <w:u w:val="single"/>
              </w:rPr>
              <w:t>+</w:t>
            </w:r>
            <w:r>
              <w:rPr>
                <w:sz w:val="20"/>
              </w:rPr>
              <w:t>5% 0-500 NTU</w:t>
            </w:r>
          </w:p>
          <w:p w14:paraId="3EA6C3D4" w14:textId="77777777" w:rsidR="000D14B5" w:rsidRDefault="009748A5">
            <w:pPr>
              <w:pStyle w:val="TableParagraph"/>
              <w:ind w:left="432" w:right="424"/>
              <w:jc w:val="center"/>
              <w:rPr>
                <w:sz w:val="20"/>
              </w:rPr>
            </w:pPr>
            <w:r>
              <w:rPr>
                <w:sz w:val="20"/>
                <w:u w:val="single"/>
              </w:rPr>
              <w:t>+5</w:t>
            </w:r>
            <w:r>
              <w:rPr>
                <w:sz w:val="20"/>
              </w:rPr>
              <w:t>% 500-1000 NTU</w:t>
            </w:r>
          </w:p>
        </w:tc>
      </w:tr>
      <w:tr w:rsidR="000D14B5" w14:paraId="5BED186F" w14:textId="77777777">
        <w:trPr>
          <w:trHeight w:val="690"/>
        </w:trPr>
        <w:tc>
          <w:tcPr>
            <w:tcW w:w="3010" w:type="dxa"/>
            <w:tcBorders>
              <w:top w:val="single" w:sz="6" w:space="0" w:color="000000"/>
              <w:bottom w:val="single" w:sz="6" w:space="0" w:color="000000"/>
              <w:right w:val="single" w:sz="6" w:space="0" w:color="000000"/>
            </w:tcBorders>
          </w:tcPr>
          <w:p w14:paraId="6386DDB5" w14:textId="77777777" w:rsidR="000D14B5" w:rsidRDefault="009748A5">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47F4485D" w14:textId="77777777" w:rsidR="000D14B5" w:rsidRDefault="009748A5">
            <w:pPr>
              <w:pStyle w:val="TableParagraph"/>
              <w:spacing w:line="228" w:lineRule="exact"/>
              <w:ind w:left="57" w:right="46"/>
              <w:jc w:val="center"/>
              <w:rPr>
                <w:sz w:val="20"/>
              </w:rPr>
            </w:pPr>
            <w:r>
              <w:rPr>
                <w:sz w:val="20"/>
              </w:rPr>
              <w:t>SM 2550 B-2000, YSI Model 30, 55, and</w:t>
            </w:r>
          </w:p>
          <w:p w14:paraId="0188E8F0" w14:textId="77777777" w:rsidR="000D14B5" w:rsidRDefault="009748A5">
            <w:pPr>
              <w:pStyle w:val="TableParagraph"/>
              <w:spacing w:line="230" w:lineRule="exact"/>
              <w:ind w:left="57" w:right="43"/>
              <w:jc w:val="center"/>
              <w:rPr>
                <w:sz w:val="20"/>
              </w:rPr>
            </w:pPr>
            <w:r>
              <w:rPr>
                <w:sz w:val="20"/>
              </w:rPr>
              <w:t>95</w:t>
            </w:r>
          </w:p>
          <w:p w14:paraId="7C5CE7CC" w14:textId="77777777" w:rsidR="000D14B5" w:rsidRDefault="009748A5">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13356830" w14:textId="77777777" w:rsidR="000D14B5" w:rsidRDefault="009748A5">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02EAA7D2" w14:textId="77777777" w:rsidR="000D14B5" w:rsidRDefault="009748A5">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F34E778" w14:textId="77777777" w:rsidR="000D14B5" w:rsidRDefault="009748A5">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2BA0F20A" w14:textId="77777777" w:rsidR="000D14B5" w:rsidRDefault="009748A5">
            <w:pPr>
              <w:pStyle w:val="TableParagraph"/>
              <w:spacing w:line="228" w:lineRule="exact"/>
              <w:ind w:left="69" w:right="61"/>
              <w:jc w:val="center"/>
              <w:rPr>
                <w:sz w:val="20"/>
              </w:rPr>
            </w:pPr>
            <w:r>
              <w:rPr>
                <w:sz w:val="20"/>
              </w:rPr>
              <w:t>±0.1, ±0.2, and</w:t>
            </w:r>
          </w:p>
          <w:p w14:paraId="58723562" w14:textId="77777777" w:rsidR="000D14B5" w:rsidRDefault="009748A5">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076E2F2" w14:textId="77777777" w:rsidR="000D14B5" w:rsidRDefault="009748A5">
            <w:pPr>
              <w:pStyle w:val="TableParagraph"/>
              <w:spacing w:line="228" w:lineRule="exact"/>
              <w:ind w:left="433" w:right="424"/>
              <w:jc w:val="center"/>
              <w:rPr>
                <w:sz w:val="20"/>
              </w:rPr>
            </w:pPr>
            <w:r>
              <w:rPr>
                <w:sz w:val="20"/>
              </w:rPr>
              <w:t>±0.1, ±0.2, and ±0.2 C</w:t>
            </w:r>
          </w:p>
        </w:tc>
      </w:tr>
      <w:tr w:rsidR="000D14B5" w14:paraId="6BF1240C" w14:textId="77777777">
        <w:trPr>
          <w:trHeight w:val="689"/>
        </w:trPr>
        <w:tc>
          <w:tcPr>
            <w:tcW w:w="3010" w:type="dxa"/>
            <w:tcBorders>
              <w:top w:val="single" w:sz="6" w:space="0" w:color="000000"/>
              <w:bottom w:val="single" w:sz="6" w:space="0" w:color="000000"/>
              <w:right w:val="single" w:sz="6" w:space="0" w:color="000000"/>
            </w:tcBorders>
          </w:tcPr>
          <w:p w14:paraId="31CF2ED8" w14:textId="77777777" w:rsidR="000D14B5" w:rsidRDefault="009748A5">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7444EA1C" w14:textId="77777777" w:rsidR="000D14B5" w:rsidRDefault="009748A5">
            <w:pPr>
              <w:pStyle w:val="TableParagraph"/>
              <w:ind w:left="1198" w:right="9" w:hanging="1173"/>
              <w:rPr>
                <w:sz w:val="20"/>
              </w:rPr>
            </w:pPr>
            <w:r>
              <w:rPr>
                <w:sz w:val="20"/>
              </w:rPr>
              <w:t>EPA 120.1, Hydrolab probe on Minesonde 0-100 mS/cm</w:t>
            </w:r>
          </w:p>
        </w:tc>
        <w:tc>
          <w:tcPr>
            <w:tcW w:w="2703" w:type="dxa"/>
            <w:tcBorders>
              <w:top w:val="single" w:sz="6" w:space="0" w:color="000000"/>
              <w:left w:val="single" w:sz="6" w:space="0" w:color="000000"/>
              <w:bottom w:val="single" w:sz="6" w:space="0" w:color="000000"/>
              <w:right w:val="single" w:sz="6" w:space="0" w:color="000000"/>
            </w:tcBorders>
          </w:tcPr>
          <w:p w14:paraId="12D6259E" w14:textId="77777777" w:rsidR="000D14B5" w:rsidRDefault="009748A5">
            <w:pPr>
              <w:pStyle w:val="TableParagraph"/>
              <w:ind w:left="1018" w:right="554" w:hanging="437"/>
              <w:rPr>
                <w:sz w:val="20"/>
              </w:rPr>
            </w:pPr>
            <w:r>
              <w:rPr>
                <w:sz w:val="20"/>
              </w:rPr>
              <w:t>Micro-Siemens/cm (µS/cm)</w:t>
            </w:r>
          </w:p>
          <w:p w14:paraId="3C6DD22D" w14:textId="77777777" w:rsidR="000D14B5" w:rsidRDefault="009748A5">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5C24CF87" w14:textId="77777777" w:rsidR="000D14B5" w:rsidRDefault="009748A5">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0B3A5D51" w14:textId="77777777" w:rsidR="000D14B5" w:rsidRDefault="009748A5">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591A95C9" w14:textId="77777777" w:rsidR="000D14B5" w:rsidRDefault="009748A5">
            <w:pPr>
              <w:pStyle w:val="TableParagraph"/>
              <w:spacing w:line="227" w:lineRule="exact"/>
              <w:ind w:left="432" w:right="424"/>
              <w:jc w:val="center"/>
              <w:rPr>
                <w:sz w:val="20"/>
              </w:rPr>
            </w:pPr>
            <w:r>
              <w:rPr>
                <w:sz w:val="20"/>
              </w:rPr>
              <w:t>2% full Scale</w:t>
            </w:r>
          </w:p>
        </w:tc>
      </w:tr>
      <w:tr w:rsidR="000D14B5" w14:paraId="477D3C99" w14:textId="77777777">
        <w:trPr>
          <w:trHeight w:val="690"/>
        </w:trPr>
        <w:tc>
          <w:tcPr>
            <w:tcW w:w="3010" w:type="dxa"/>
            <w:tcBorders>
              <w:top w:val="single" w:sz="6" w:space="0" w:color="000000"/>
              <w:bottom w:val="single" w:sz="6" w:space="0" w:color="000000"/>
              <w:right w:val="single" w:sz="6" w:space="0" w:color="000000"/>
            </w:tcBorders>
          </w:tcPr>
          <w:p w14:paraId="1D00CD02" w14:textId="77777777" w:rsidR="000D14B5" w:rsidRDefault="009748A5">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42C587E3" w14:textId="77777777" w:rsidR="000D14B5" w:rsidRDefault="009748A5">
            <w:pPr>
              <w:pStyle w:val="TableParagraph"/>
              <w:ind w:left="57" w:right="43"/>
              <w:jc w:val="center"/>
              <w:rPr>
                <w:sz w:val="20"/>
              </w:rPr>
            </w:pPr>
            <w:r>
              <w:rPr>
                <w:sz w:val="20"/>
              </w:rPr>
              <w:t>SM 4500 O C-2000, Micro Winkler Titration</w:t>
            </w:r>
          </w:p>
          <w:p w14:paraId="2EFAF837" w14:textId="77777777" w:rsidR="000D14B5" w:rsidRDefault="009748A5">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6D112D45" w14:textId="77777777" w:rsidR="000D14B5" w:rsidRDefault="009748A5">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4702A15C" w14:textId="77777777" w:rsidR="000D14B5" w:rsidRDefault="009748A5">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F51279" w14:textId="77777777" w:rsidR="000D14B5" w:rsidRDefault="009748A5">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36D293CF" w14:textId="77777777" w:rsidR="000D14B5" w:rsidRDefault="009748A5">
            <w:pPr>
              <w:pStyle w:val="TableParagraph"/>
              <w:spacing w:line="228" w:lineRule="exact"/>
              <w:ind w:left="430" w:right="424"/>
              <w:jc w:val="center"/>
              <w:rPr>
                <w:sz w:val="20"/>
              </w:rPr>
            </w:pPr>
            <w:r>
              <w:rPr>
                <w:sz w:val="20"/>
              </w:rPr>
              <w:t>±0.3 mg/L</w:t>
            </w:r>
          </w:p>
        </w:tc>
      </w:tr>
      <w:tr w:rsidR="000D14B5" w14:paraId="28AD2630" w14:textId="77777777">
        <w:trPr>
          <w:trHeight w:val="689"/>
        </w:trPr>
        <w:tc>
          <w:tcPr>
            <w:tcW w:w="3010" w:type="dxa"/>
            <w:tcBorders>
              <w:top w:val="single" w:sz="6" w:space="0" w:color="000000"/>
              <w:bottom w:val="single" w:sz="6" w:space="0" w:color="000000"/>
              <w:right w:val="single" w:sz="6" w:space="0" w:color="000000"/>
            </w:tcBorders>
          </w:tcPr>
          <w:p w14:paraId="2A8A8F9A" w14:textId="77777777" w:rsidR="000D14B5" w:rsidRDefault="009748A5">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0B3CE81" w14:textId="77777777" w:rsidR="000D14B5" w:rsidRDefault="009748A5">
            <w:pPr>
              <w:pStyle w:val="TableParagraph"/>
              <w:spacing w:line="227" w:lineRule="exact"/>
              <w:ind w:left="108" w:right="46"/>
              <w:jc w:val="center"/>
              <w:rPr>
                <w:sz w:val="20"/>
              </w:rPr>
            </w:pPr>
            <w:r>
              <w:rPr>
                <w:sz w:val="20"/>
              </w:rPr>
              <w:t>ASTM D888-09 (A), Hydrolab LDO</w:t>
            </w:r>
          </w:p>
          <w:p w14:paraId="2D05F040" w14:textId="77777777" w:rsidR="000D14B5" w:rsidRDefault="009748A5">
            <w:pPr>
              <w:pStyle w:val="TableParagraph"/>
              <w:spacing w:line="230" w:lineRule="atLeast"/>
              <w:ind w:left="934" w:right="918"/>
              <w:jc w:val="center"/>
              <w:rPr>
                <w:sz w:val="20"/>
              </w:rPr>
            </w:pPr>
            <w:r>
              <w:rPr>
                <w:sz w:val="20"/>
              </w:rPr>
              <w:t>probe on Minisonde 0 to 50 mg/L</w:t>
            </w:r>
          </w:p>
        </w:tc>
        <w:tc>
          <w:tcPr>
            <w:tcW w:w="2703" w:type="dxa"/>
            <w:tcBorders>
              <w:top w:val="single" w:sz="6" w:space="0" w:color="000000"/>
              <w:left w:val="single" w:sz="6" w:space="0" w:color="000000"/>
              <w:bottom w:val="single" w:sz="6" w:space="0" w:color="000000"/>
              <w:right w:val="single" w:sz="6" w:space="0" w:color="000000"/>
            </w:tcBorders>
          </w:tcPr>
          <w:p w14:paraId="57DE825E" w14:textId="77777777" w:rsidR="000D14B5" w:rsidRDefault="009748A5">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E3C360E" w14:textId="77777777" w:rsidR="000D14B5" w:rsidRDefault="009748A5">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36F26BC3" w14:textId="77777777" w:rsidR="000D14B5" w:rsidRDefault="009748A5">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0D1CE5EB" w14:textId="77777777" w:rsidR="000D14B5" w:rsidRDefault="009748A5">
            <w:pPr>
              <w:pStyle w:val="TableParagraph"/>
              <w:spacing w:line="227" w:lineRule="exact"/>
              <w:ind w:left="430" w:right="424"/>
              <w:jc w:val="center"/>
              <w:rPr>
                <w:sz w:val="20"/>
              </w:rPr>
            </w:pPr>
            <w:r>
              <w:rPr>
                <w:sz w:val="20"/>
              </w:rPr>
              <w:t>±0.2 mg/L</w:t>
            </w:r>
          </w:p>
        </w:tc>
      </w:tr>
      <w:tr w:rsidR="000D14B5" w14:paraId="3FAEA498" w14:textId="77777777">
        <w:trPr>
          <w:trHeight w:val="231"/>
        </w:trPr>
        <w:tc>
          <w:tcPr>
            <w:tcW w:w="3010" w:type="dxa"/>
            <w:tcBorders>
              <w:top w:val="single" w:sz="6" w:space="0" w:color="000000"/>
              <w:right w:val="single" w:sz="6" w:space="0" w:color="000000"/>
            </w:tcBorders>
          </w:tcPr>
          <w:p w14:paraId="159ED3A9" w14:textId="77777777" w:rsidR="000D14B5" w:rsidRDefault="000D14B5">
            <w:pPr>
              <w:pStyle w:val="TableParagraph"/>
              <w:rPr>
                <w:sz w:val="16"/>
              </w:rPr>
            </w:pPr>
          </w:p>
        </w:tc>
        <w:tc>
          <w:tcPr>
            <w:tcW w:w="3482" w:type="dxa"/>
            <w:tcBorders>
              <w:top w:val="single" w:sz="6" w:space="0" w:color="000000"/>
              <w:left w:val="single" w:sz="6" w:space="0" w:color="000000"/>
              <w:right w:val="single" w:sz="6" w:space="0" w:color="000000"/>
            </w:tcBorders>
          </w:tcPr>
          <w:p w14:paraId="092AB42B" w14:textId="77777777" w:rsidR="000D14B5" w:rsidRDefault="000D14B5">
            <w:pPr>
              <w:pStyle w:val="TableParagraph"/>
              <w:rPr>
                <w:sz w:val="16"/>
              </w:rPr>
            </w:pPr>
          </w:p>
        </w:tc>
        <w:tc>
          <w:tcPr>
            <w:tcW w:w="2703" w:type="dxa"/>
            <w:tcBorders>
              <w:top w:val="single" w:sz="6" w:space="0" w:color="000000"/>
              <w:left w:val="single" w:sz="6" w:space="0" w:color="000000"/>
              <w:right w:val="single" w:sz="6" w:space="0" w:color="000000"/>
            </w:tcBorders>
          </w:tcPr>
          <w:p w14:paraId="464E8AD2" w14:textId="77777777" w:rsidR="000D14B5" w:rsidRDefault="000D14B5">
            <w:pPr>
              <w:pStyle w:val="TableParagraph"/>
              <w:rPr>
                <w:sz w:val="16"/>
              </w:rPr>
            </w:pPr>
          </w:p>
        </w:tc>
        <w:tc>
          <w:tcPr>
            <w:tcW w:w="2032" w:type="dxa"/>
            <w:tcBorders>
              <w:top w:val="single" w:sz="6" w:space="0" w:color="000000"/>
              <w:left w:val="single" w:sz="6" w:space="0" w:color="000000"/>
              <w:right w:val="single" w:sz="6" w:space="0" w:color="000000"/>
            </w:tcBorders>
          </w:tcPr>
          <w:p w14:paraId="4E3072C7" w14:textId="77777777" w:rsidR="000D14B5" w:rsidRDefault="000D14B5">
            <w:pPr>
              <w:pStyle w:val="TableParagraph"/>
              <w:rPr>
                <w:sz w:val="16"/>
              </w:rPr>
            </w:pPr>
          </w:p>
        </w:tc>
        <w:tc>
          <w:tcPr>
            <w:tcW w:w="1395" w:type="dxa"/>
            <w:tcBorders>
              <w:top w:val="single" w:sz="6" w:space="0" w:color="000000"/>
              <w:left w:val="single" w:sz="6" w:space="0" w:color="000000"/>
              <w:right w:val="single" w:sz="6" w:space="0" w:color="000000"/>
            </w:tcBorders>
          </w:tcPr>
          <w:p w14:paraId="33B029FD" w14:textId="77777777" w:rsidR="000D14B5" w:rsidRDefault="000D14B5">
            <w:pPr>
              <w:pStyle w:val="TableParagraph"/>
              <w:rPr>
                <w:sz w:val="16"/>
              </w:rPr>
            </w:pPr>
          </w:p>
        </w:tc>
        <w:tc>
          <w:tcPr>
            <w:tcW w:w="2729" w:type="dxa"/>
            <w:tcBorders>
              <w:top w:val="single" w:sz="6" w:space="0" w:color="000000"/>
              <w:left w:val="single" w:sz="6" w:space="0" w:color="000000"/>
            </w:tcBorders>
          </w:tcPr>
          <w:p w14:paraId="0847A5C1" w14:textId="77777777" w:rsidR="000D14B5" w:rsidRDefault="000D14B5">
            <w:pPr>
              <w:pStyle w:val="TableParagraph"/>
              <w:rPr>
                <w:sz w:val="16"/>
              </w:rPr>
            </w:pPr>
          </w:p>
        </w:tc>
      </w:tr>
    </w:tbl>
    <w:p w14:paraId="29ED4000" w14:textId="77777777" w:rsidR="000D14B5" w:rsidRDefault="000D14B5">
      <w:pPr>
        <w:rPr>
          <w:sz w:val="16"/>
        </w:rPr>
        <w:sectPr w:rsidR="000D14B5" w:rsidSect="008631EA">
          <w:headerReference w:type="default" r:id="rId27"/>
          <w:footerReference w:type="default" r:id="rId28"/>
          <w:pgSz w:w="16840" w:h="11900" w:orient="landscape"/>
          <w:pgMar w:top="840" w:right="600" w:bottom="1160" w:left="620" w:header="0" w:footer="976" w:gutter="0"/>
          <w:pgNumType w:start="0"/>
          <w:cols w:space="720"/>
        </w:sectPr>
      </w:pPr>
    </w:p>
    <w:p w14:paraId="0DBCFF3E" w14:textId="77777777" w:rsidR="000D14B5" w:rsidRDefault="000D14B5">
      <w:pPr>
        <w:pStyle w:val="BodyText"/>
        <w:spacing w:before="10"/>
        <w:rPr>
          <w:b/>
          <w:sz w:val="26"/>
        </w:rPr>
      </w:pPr>
    </w:p>
    <w:p w14:paraId="2698ACB1" w14:textId="77777777" w:rsidR="000D14B5" w:rsidRDefault="009748A5">
      <w:pPr>
        <w:spacing w:before="90"/>
        <w:ind w:left="820"/>
        <w:rPr>
          <w:b/>
          <w:sz w:val="24"/>
        </w:rPr>
      </w:pPr>
      <w:bookmarkStart w:id="50" w:name="_bookmark7"/>
      <w:bookmarkEnd w:id="50"/>
      <w:r>
        <w:rPr>
          <w:b/>
          <w:sz w:val="24"/>
        </w:rPr>
        <w:t>Table 3. Data Quality Objectives for Hydrocarbons Collected for Agency Baseline (Supplied by SGS)</w:t>
      </w:r>
    </w:p>
    <w:p w14:paraId="4A25BA7F" w14:textId="77777777" w:rsidR="000D14B5" w:rsidRDefault="000D14B5">
      <w:pPr>
        <w:pStyle w:val="BodyText"/>
        <w:spacing w:before="9"/>
        <w:rPr>
          <w:b/>
          <w:sz w:val="11"/>
        </w:rPr>
      </w:pPr>
    </w:p>
    <w:p w14:paraId="5D9825FA" w14:textId="77777777" w:rsidR="00E1026B" w:rsidRDefault="00E1026B">
      <w:pPr>
        <w:pStyle w:val="TableParagraph"/>
        <w:spacing w:before="2"/>
        <w:rPr>
          <w:ins w:id="51" w:author="Benjamin Meyer" w:date="2022-08-22T15:32:00Z"/>
          <w:b/>
          <w:sz w:val="24"/>
        </w:rPr>
        <w:sectPr w:rsidR="00E1026B" w:rsidSect="008631EA">
          <w:headerReference w:type="default" r:id="rId29"/>
          <w:footerReference w:type="default" r:id="rId30"/>
          <w:pgSz w:w="16840" w:h="11900" w:orient="landscape"/>
          <w:pgMar w:top="1320" w:right="600" w:bottom="1160" w:left="620" w:header="929" w:footer="976" w:gutter="0"/>
          <w:pgNumType w:start="0"/>
          <w:cols w:space="720"/>
        </w:sectPr>
      </w:pPr>
    </w:p>
    <w:p w14:paraId="3D350703" w14:textId="77777777" w:rsidR="00E1026B" w:rsidRDefault="00E1026B">
      <w:pPr>
        <w:pStyle w:val="TableParagraph"/>
        <w:spacing w:before="2"/>
        <w:rPr>
          <w:ins w:id="52" w:author="Benjamin Meyer" w:date="2022-08-22T15:32:00Z"/>
          <w:b/>
          <w:sz w:val="24"/>
        </w:rPr>
        <w:sectPr w:rsidR="00E1026B" w:rsidSect="00E1026B">
          <w:type w:val="continuous"/>
          <w:pgSz w:w="16840" w:h="11900" w:orient="landscape"/>
          <w:pgMar w:top="1320" w:right="600" w:bottom="1160" w:left="620" w:header="929" w:footer="976" w:gutter="0"/>
          <w:pgNumType w:start="0"/>
          <w:cols w:space="720"/>
        </w:sect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D14B5" w14:paraId="30F4311A" w14:textId="77777777" w:rsidTr="00D32FB6">
        <w:trPr>
          <w:trHeight w:val="891"/>
        </w:trPr>
        <w:tc>
          <w:tcPr>
            <w:tcW w:w="3404" w:type="dxa"/>
            <w:tcBorders>
              <w:bottom w:val="single" w:sz="6" w:space="0" w:color="000000"/>
              <w:right w:val="single" w:sz="6" w:space="0" w:color="000000"/>
            </w:tcBorders>
          </w:tcPr>
          <w:p w14:paraId="24707CD2" w14:textId="3C73B008" w:rsidR="000D14B5" w:rsidRDefault="000D14B5">
            <w:pPr>
              <w:pStyle w:val="TableParagraph"/>
              <w:spacing w:before="2"/>
              <w:rPr>
                <w:b/>
                <w:sz w:val="24"/>
              </w:rPr>
            </w:pPr>
          </w:p>
          <w:p w14:paraId="0A71403C" w14:textId="77777777" w:rsidR="000D14B5" w:rsidRDefault="009748A5">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5B9FD43" w14:textId="77777777" w:rsidR="000D14B5" w:rsidRDefault="000D14B5">
            <w:pPr>
              <w:pStyle w:val="TableParagraph"/>
              <w:spacing w:before="2"/>
              <w:rPr>
                <w:b/>
                <w:sz w:val="24"/>
              </w:rPr>
            </w:pPr>
          </w:p>
          <w:p w14:paraId="3B35C769" w14:textId="77777777" w:rsidR="000D14B5" w:rsidRDefault="009748A5">
            <w:pPr>
              <w:pStyle w:val="TableParagraph"/>
              <w:ind w:left="108"/>
              <w:rPr>
                <w:b/>
                <w:sz w:val="20"/>
              </w:rPr>
            </w:pPr>
            <w:bookmarkStart w:id="53" w:name="METHOD_/_RANGE"/>
            <w:bookmarkEnd w:id="53"/>
            <w:r>
              <w:rPr>
                <w:b/>
                <w:sz w:val="20"/>
              </w:rPr>
              <w:t>METHOD / RANGE</w:t>
            </w:r>
          </w:p>
        </w:tc>
        <w:tc>
          <w:tcPr>
            <w:tcW w:w="1735" w:type="dxa"/>
            <w:tcBorders>
              <w:left w:val="single" w:sz="6" w:space="0" w:color="000000"/>
              <w:bottom w:val="single" w:sz="6" w:space="0" w:color="000000"/>
              <w:right w:val="single" w:sz="6" w:space="0" w:color="000000"/>
            </w:tcBorders>
          </w:tcPr>
          <w:p w14:paraId="192FD958" w14:textId="77777777" w:rsidR="000D14B5" w:rsidRDefault="009748A5">
            <w:pPr>
              <w:pStyle w:val="TableParagraph"/>
              <w:spacing w:before="140" w:line="275" w:lineRule="exact"/>
              <w:ind w:left="314" w:right="298"/>
              <w:jc w:val="center"/>
              <w:rPr>
                <w:b/>
                <w:sz w:val="24"/>
              </w:rPr>
            </w:pPr>
            <w:r>
              <w:rPr>
                <w:b/>
                <w:sz w:val="24"/>
              </w:rPr>
              <w:t>Sensitivity</w:t>
            </w:r>
          </w:p>
          <w:p w14:paraId="5BB1C269" w14:textId="77777777" w:rsidR="000D14B5" w:rsidRDefault="009748A5">
            <w:pPr>
              <w:pStyle w:val="TableParagraph"/>
              <w:spacing w:line="229" w:lineRule="exact"/>
              <w:ind w:left="314" w:right="298"/>
              <w:jc w:val="center"/>
              <w:rPr>
                <w:b/>
                <w:sz w:val="20"/>
              </w:rPr>
            </w:pPr>
            <w:r>
              <w:rPr>
                <w:b/>
                <w:sz w:val="20"/>
              </w:rPr>
              <w:t>(MDL)</w:t>
            </w:r>
          </w:p>
        </w:tc>
        <w:tc>
          <w:tcPr>
            <w:tcW w:w="1484" w:type="dxa"/>
            <w:tcBorders>
              <w:left w:val="single" w:sz="6" w:space="0" w:color="000000"/>
              <w:bottom w:val="single" w:sz="6" w:space="0" w:color="000000"/>
              <w:right w:val="single" w:sz="6" w:space="0" w:color="000000"/>
            </w:tcBorders>
          </w:tcPr>
          <w:p w14:paraId="4D7C0DE3" w14:textId="77777777" w:rsidR="000D14B5" w:rsidRDefault="009748A5">
            <w:pPr>
              <w:pStyle w:val="TableParagraph"/>
              <w:spacing w:before="47"/>
              <w:ind w:left="516" w:right="500"/>
              <w:jc w:val="center"/>
              <w:rPr>
                <w:b/>
                <w:sz w:val="20"/>
              </w:rPr>
            </w:pPr>
            <w:r>
              <w:rPr>
                <w:b/>
                <w:sz w:val="20"/>
              </w:rPr>
              <w:t>PQL</w:t>
            </w:r>
          </w:p>
        </w:tc>
        <w:tc>
          <w:tcPr>
            <w:tcW w:w="1971" w:type="dxa"/>
            <w:tcBorders>
              <w:left w:val="single" w:sz="6" w:space="0" w:color="000000"/>
              <w:bottom w:val="single" w:sz="6" w:space="0" w:color="000000"/>
              <w:right w:val="single" w:sz="6" w:space="0" w:color="000000"/>
            </w:tcBorders>
          </w:tcPr>
          <w:p w14:paraId="2B2D8BD7" w14:textId="57CFFCB3" w:rsidR="000D14B5" w:rsidRDefault="009748A5">
            <w:pPr>
              <w:pStyle w:val="TableParagraph"/>
              <w:spacing w:before="46"/>
              <w:ind w:left="370" w:right="350" w:firstLine="59"/>
              <w:jc w:val="both"/>
              <w:rPr>
                <w:b/>
                <w:sz w:val="20"/>
              </w:rPr>
            </w:pPr>
            <w:r>
              <w:rPr>
                <w:b/>
                <w:sz w:val="20"/>
              </w:rPr>
              <w:t>OVERALL PROJECT PRECISIO</w:t>
            </w:r>
            <w:ins w:id="54" w:author="Benjamin Meyer" w:date="2022-08-22T15:36:00Z">
              <w:r w:rsidR="00D14AB6">
                <w:rPr>
                  <w:b/>
                  <w:sz w:val="20"/>
                </w:rPr>
                <w:t>N</w:t>
              </w:r>
            </w:ins>
            <w:del w:id="55" w:author="Benjamin Meyer" w:date="2022-08-22T15:36:00Z">
              <w:r w:rsidDel="00D14AB6">
                <w:rPr>
                  <w:b/>
                  <w:sz w:val="20"/>
                </w:rPr>
                <w:delText>N</w:delText>
              </w:r>
            </w:del>
            <w:ins w:id="56" w:author="Benjamin Meyer" w:date="2022-08-22T15:31:00Z">
              <w:r w:rsidR="00E1026B">
                <w:rPr>
                  <w:rStyle w:val="FootnoteReference"/>
                  <w:b/>
                  <w:sz w:val="20"/>
                </w:rPr>
                <w:footnoteReference w:id="1"/>
              </w:r>
            </w:ins>
          </w:p>
        </w:tc>
        <w:tc>
          <w:tcPr>
            <w:tcW w:w="2251" w:type="dxa"/>
            <w:tcBorders>
              <w:left w:val="single" w:sz="6" w:space="0" w:color="000000"/>
              <w:bottom w:val="single" w:sz="6" w:space="0" w:color="000000"/>
            </w:tcBorders>
          </w:tcPr>
          <w:p w14:paraId="0D5A90CC" w14:textId="77777777" w:rsidR="000D14B5" w:rsidRDefault="000D14B5">
            <w:pPr>
              <w:pStyle w:val="TableParagraph"/>
              <w:spacing w:before="8"/>
              <w:rPr>
                <w:b/>
                <w:sz w:val="28"/>
              </w:rPr>
            </w:pPr>
          </w:p>
          <w:p w14:paraId="6671A5D8" w14:textId="77777777" w:rsidR="000D14B5" w:rsidRDefault="009748A5">
            <w:pPr>
              <w:pStyle w:val="TableParagraph"/>
              <w:spacing w:before="1"/>
              <w:ind w:left="609"/>
              <w:rPr>
                <w:b/>
                <w:sz w:val="20"/>
              </w:rPr>
            </w:pPr>
            <w:r>
              <w:rPr>
                <w:b/>
                <w:sz w:val="20"/>
              </w:rPr>
              <w:t>ACCURACY</w:t>
            </w:r>
          </w:p>
        </w:tc>
      </w:tr>
      <w:tr w:rsidR="000D14B5" w14:paraId="039531E5" w14:textId="77777777" w:rsidTr="00D32FB6">
        <w:trPr>
          <w:trHeight w:val="312"/>
        </w:trPr>
        <w:tc>
          <w:tcPr>
            <w:tcW w:w="3404" w:type="dxa"/>
            <w:tcBorders>
              <w:top w:val="single" w:sz="6" w:space="0" w:color="000000"/>
              <w:bottom w:val="single" w:sz="6" w:space="0" w:color="000000"/>
              <w:right w:val="single" w:sz="6" w:space="0" w:color="000000"/>
            </w:tcBorders>
          </w:tcPr>
          <w:p w14:paraId="230C7FEC" w14:textId="77777777" w:rsidR="000D14B5" w:rsidRDefault="000D14B5">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31945388" w14:textId="77777777" w:rsidR="000D14B5" w:rsidRDefault="000D14B5">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2255573C" w14:textId="77777777" w:rsidR="000D14B5" w:rsidRDefault="000D14B5">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3F004F92" w14:textId="77777777" w:rsidR="000D14B5" w:rsidRDefault="000D14B5">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9F9656A" w14:textId="77777777" w:rsidR="000D14B5" w:rsidRDefault="000D14B5">
            <w:pPr>
              <w:pStyle w:val="TableParagraph"/>
              <w:rPr>
                <w:sz w:val="20"/>
              </w:rPr>
            </w:pPr>
          </w:p>
        </w:tc>
        <w:tc>
          <w:tcPr>
            <w:tcW w:w="2251" w:type="dxa"/>
            <w:tcBorders>
              <w:top w:val="single" w:sz="6" w:space="0" w:color="000000"/>
              <w:left w:val="single" w:sz="6" w:space="0" w:color="000000"/>
              <w:bottom w:val="single" w:sz="6" w:space="0" w:color="000000"/>
            </w:tcBorders>
          </w:tcPr>
          <w:p w14:paraId="3FB45106" w14:textId="77777777" w:rsidR="000D14B5" w:rsidRDefault="000D14B5">
            <w:pPr>
              <w:pStyle w:val="TableParagraph"/>
              <w:rPr>
                <w:sz w:val="20"/>
              </w:rPr>
            </w:pPr>
          </w:p>
        </w:tc>
      </w:tr>
      <w:tr w:rsidR="000D14B5" w14:paraId="04CF5CAC" w14:textId="77777777" w:rsidTr="00D32FB6">
        <w:trPr>
          <w:trHeight w:val="647"/>
        </w:trPr>
        <w:tc>
          <w:tcPr>
            <w:tcW w:w="3404" w:type="dxa"/>
            <w:tcBorders>
              <w:top w:val="single" w:sz="6" w:space="0" w:color="000000"/>
              <w:bottom w:val="single" w:sz="6" w:space="0" w:color="000000"/>
              <w:right w:val="single" w:sz="6" w:space="0" w:color="000000"/>
            </w:tcBorders>
          </w:tcPr>
          <w:p w14:paraId="0DA7C216" w14:textId="77777777" w:rsidR="000D14B5" w:rsidRDefault="009748A5">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77CD79B1" w14:textId="77777777" w:rsidR="000D14B5" w:rsidRDefault="009748A5">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20C261E1" w14:textId="77777777" w:rsidR="000D14B5" w:rsidRDefault="009748A5">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5C31C1D7" w14:textId="77777777" w:rsidR="000D14B5" w:rsidRDefault="009748A5">
            <w:pPr>
              <w:pStyle w:val="TableParagraph"/>
              <w:spacing w:line="227" w:lineRule="exact"/>
              <w:ind w:right="375"/>
              <w:jc w:val="right"/>
              <w:rPr>
                <w:sz w:val="20"/>
              </w:rPr>
            </w:pPr>
            <w:r>
              <w:rPr>
                <w:sz w:val="20"/>
              </w:rPr>
              <w:t>5x MDL</w:t>
            </w:r>
          </w:p>
        </w:tc>
        <w:tc>
          <w:tcPr>
            <w:tcW w:w="1971" w:type="dxa"/>
            <w:tcBorders>
              <w:top w:val="single" w:sz="6" w:space="0" w:color="000000"/>
              <w:left w:val="single" w:sz="6" w:space="0" w:color="000000"/>
              <w:bottom w:val="single" w:sz="6" w:space="0" w:color="000000"/>
              <w:right w:val="single" w:sz="6" w:space="0" w:color="000000"/>
            </w:tcBorders>
          </w:tcPr>
          <w:p w14:paraId="7BE62B6B"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81CB1AA" w14:textId="77777777" w:rsidR="000D14B5" w:rsidRDefault="009748A5">
            <w:pPr>
              <w:pStyle w:val="TableParagraph"/>
              <w:spacing w:line="227" w:lineRule="exact"/>
              <w:ind w:left="446"/>
              <w:rPr>
                <w:sz w:val="20"/>
              </w:rPr>
            </w:pPr>
            <w:r>
              <w:rPr>
                <w:sz w:val="20"/>
              </w:rPr>
              <w:t>Calibration: ±25%</w:t>
            </w:r>
          </w:p>
          <w:p w14:paraId="0FD8A219" w14:textId="77777777" w:rsidR="000D14B5" w:rsidRDefault="009748A5">
            <w:pPr>
              <w:pStyle w:val="TableParagraph"/>
              <w:ind w:left="109"/>
              <w:rPr>
                <w:sz w:val="20"/>
              </w:rPr>
            </w:pPr>
            <w:r>
              <w:rPr>
                <w:sz w:val="20"/>
              </w:rPr>
              <w:t>Recovery: 60-120%</w:t>
            </w:r>
          </w:p>
        </w:tc>
      </w:tr>
      <w:tr w:rsidR="000D14B5" w14:paraId="4857314C" w14:textId="77777777" w:rsidTr="00D32FB6">
        <w:trPr>
          <w:trHeight w:val="610"/>
        </w:trPr>
        <w:tc>
          <w:tcPr>
            <w:tcW w:w="3404" w:type="dxa"/>
            <w:tcBorders>
              <w:top w:val="single" w:sz="6" w:space="0" w:color="000000"/>
              <w:bottom w:val="single" w:sz="6" w:space="0" w:color="000000"/>
              <w:right w:val="single" w:sz="6" w:space="0" w:color="000000"/>
            </w:tcBorders>
          </w:tcPr>
          <w:p w14:paraId="2222DFD1" w14:textId="77777777" w:rsidR="000D14B5" w:rsidRDefault="009748A5">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2EF12AA5" w14:textId="77777777" w:rsidR="000D14B5" w:rsidRDefault="009748A5">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74FDCDFC" w14:textId="77777777" w:rsidR="000D14B5" w:rsidRDefault="009748A5">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47D438C7" w14:textId="77777777" w:rsidR="000D14B5" w:rsidRDefault="009748A5">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33930A6D"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B03D329" w14:textId="77777777" w:rsidR="000D14B5" w:rsidRDefault="009748A5">
            <w:pPr>
              <w:pStyle w:val="TableParagraph"/>
              <w:spacing w:line="227" w:lineRule="exact"/>
              <w:ind w:left="446"/>
              <w:rPr>
                <w:sz w:val="20"/>
              </w:rPr>
            </w:pPr>
            <w:r>
              <w:rPr>
                <w:sz w:val="20"/>
              </w:rPr>
              <w:t>Calibration: ±25%</w:t>
            </w:r>
          </w:p>
          <w:p w14:paraId="4CC8A462" w14:textId="77777777" w:rsidR="000D14B5" w:rsidRDefault="009748A5">
            <w:pPr>
              <w:pStyle w:val="TableParagraph"/>
              <w:ind w:left="513"/>
              <w:rPr>
                <w:sz w:val="20"/>
              </w:rPr>
            </w:pPr>
            <w:r>
              <w:rPr>
                <w:sz w:val="20"/>
              </w:rPr>
              <w:t>Recovery: ±25%</w:t>
            </w:r>
          </w:p>
        </w:tc>
      </w:tr>
      <w:tr w:rsidR="000D14B5" w14:paraId="112440A9" w14:textId="77777777" w:rsidTr="00D32FB6">
        <w:trPr>
          <w:trHeight w:val="611"/>
        </w:trPr>
        <w:tc>
          <w:tcPr>
            <w:tcW w:w="3404" w:type="dxa"/>
            <w:tcBorders>
              <w:top w:val="single" w:sz="6" w:space="0" w:color="000000"/>
              <w:bottom w:val="single" w:sz="6" w:space="0" w:color="000000"/>
              <w:right w:val="single" w:sz="6" w:space="0" w:color="000000"/>
            </w:tcBorders>
          </w:tcPr>
          <w:p w14:paraId="540B0773" w14:textId="77777777" w:rsidR="000D14B5" w:rsidRDefault="009748A5">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4629B49F" w14:textId="77777777" w:rsidR="000D14B5" w:rsidRDefault="009748A5">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49031C8A" w14:textId="77777777" w:rsidR="000D14B5" w:rsidRDefault="009748A5">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176ABFBD" w14:textId="77777777" w:rsidR="000D14B5" w:rsidRDefault="009748A5">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54A74D2"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470A136" w14:textId="77777777" w:rsidR="000D14B5" w:rsidRDefault="009748A5">
            <w:pPr>
              <w:pStyle w:val="TableParagraph"/>
              <w:spacing w:line="227" w:lineRule="exact"/>
              <w:ind w:left="109"/>
              <w:rPr>
                <w:sz w:val="20"/>
              </w:rPr>
            </w:pPr>
            <w:r>
              <w:rPr>
                <w:sz w:val="20"/>
              </w:rPr>
              <w:t>Calibration: 75-105%</w:t>
            </w:r>
          </w:p>
          <w:p w14:paraId="2FE57773" w14:textId="77777777" w:rsidR="000D14B5" w:rsidRDefault="009748A5">
            <w:pPr>
              <w:pStyle w:val="TableParagraph"/>
              <w:spacing w:line="230" w:lineRule="exact"/>
              <w:ind w:left="385"/>
              <w:rPr>
                <w:sz w:val="20"/>
              </w:rPr>
            </w:pPr>
            <w:r>
              <w:rPr>
                <w:sz w:val="20"/>
              </w:rPr>
              <w:t>Recovery: 60-120%</w:t>
            </w:r>
          </w:p>
        </w:tc>
      </w:tr>
      <w:tr w:rsidR="000D14B5" w14:paraId="6220608F" w14:textId="77777777" w:rsidTr="00D32FB6">
        <w:trPr>
          <w:trHeight w:val="460"/>
        </w:trPr>
        <w:tc>
          <w:tcPr>
            <w:tcW w:w="3404" w:type="dxa"/>
            <w:tcBorders>
              <w:top w:val="single" w:sz="6" w:space="0" w:color="000000"/>
              <w:bottom w:val="single" w:sz="6" w:space="0" w:color="000000"/>
              <w:right w:val="single" w:sz="6" w:space="0" w:color="000000"/>
            </w:tcBorders>
          </w:tcPr>
          <w:p w14:paraId="36D14A9E" w14:textId="77777777" w:rsidR="000D14B5" w:rsidRDefault="009748A5">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16286438" w14:textId="77777777" w:rsidR="000D14B5" w:rsidRDefault="009748A5">
            <w:pPr>
              <w:pStyle w:val="TableParagraph"/>
              <w:spacing w:line="227" w:lineRule="exact"/>
              <w:ind w:left="108"/>
              <w:rPr>
                <w:sz w:val="20"/>
              </w:rPr>
            </w:pPr>
            <w:r>
              <w:rPr>
                <w:sz w:val="20"/>
              </w:rPr>
              <w:t>EPA 602 by GC/PID: 1-</w:t>
            </w:r>
          </w:p>
          <w:p w14:paraId="26998380"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568017" w14:textId="77777777" w:rsidR="000D14B5" w:rsidRDefault="009748A5">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137CF436" w14:textId="77777777" w:rsidR="000D14B5" w:rsidRDefault="009748A5">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3BB166C7"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FC0ABC0" w14:textId="77777777" w:rsidR="000D14B5" w:rsidRDefault="009748A5">
            <w:pPr>
              <w:pStyle w:val="TableParagraph"/>
              <w:spacing w:line="227" w:lineRule="exact"/>
              <w:ind w:left="446"/>
              <w:rPr>
                <w:sz w:val="20"/>
              </w:rPr>
            </w:pPr>
            <w:r>
              <w:rPr>
                <w:sz w:val="20"/>
              </w:rPr>
              <w:t>Calibration: ±15%</w:t>
            </w:r>
          </w:p>
          <w:p w14:paraId="3D8994DB" w14:textId="77777777" w:rsidR="000D14B5" w:rsidRDefault="009748A5">
            <w:pPr>
              <w:pStyle w:val="TableParagraph"/>
              <w:spacing w:line="213" w:lineRule="exact"/>
              <w:ind w:left="513"/>
              <w:rPr>
                <w:sz w:val="20"/>
              </w:rPr>
            </w:pPr>
            <w:r>
              <w:rPr>
                <w:sz w:val="20"/>
              </w:rPr>
              <w:t>Recovery: ±30%</w:t>
            </w:r>
          </w:p>
        </w:tc>
      </w:tr>
      <w:tr w:rsidR="000D14B5" w14:paraId="29FB235A" w14:textId="77777777" w:rsidTr="00D32FB6">
        <w:trPr>
          <w:trHeight w:val="458"/>
        </w:trPr>
        <w:tc>
          <w:tcPr>
            <w:tcW w:w="3404" w:type="dxa"/>
            <w:tcBorders>
              <w:top w:val="single" w:sz="6" w:space="0" w:color="000000"/>
              <w:bottom w:val="single" w:sz="6" w:space="0" w:color="000000"/>
              <w:right w:val="single" w:sz="6" w:space="0" w:color="000000"/>
            </w:tcBorders>
          </w:tcPr>
          <w:p w14:paraId="0F254756" w14:textId="77777777" w:rsidR="000D14B5" w:rsidRDefault="009748A5">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242E6B9C" w14:textId="77777777" w:rsidR="000D14B5" w:rsidRDefault="009748A5">
            <w:pPr>
              <w:pStyle w:val="TableParagraph"/>
              <w:spacing w:line="227" w:lineRule="exact"/>
              <w:ind w:left="108"/>
              <w:rPr>
                <w:sz w:val="20"/>
              </w:rPr>
            </w:pPr>
            <w:r>
              <w:rPr>
                <w:sz w:val="20"/>
              </w:rPr>
              <w:t>EPA 602 by GC/PID: 1-</w:t>
            </w:r>
          </w:p>
          <w:p w14:paraId="23E31072"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58FAB7E9" w14:textId="77777777" w:rsidR="000D14B5" w:rsidRDefault="009748A5">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56E3EF6" w14:textId="77777777" w:rsidR="000D14B5" w:rsidRDefault="009748A5">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11722AA1"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A0BFF" w14:textId="77777777" w:rsidR="000D14B5" w:rsidRDefault="009748A5">
            <w:pPr>
              <w:pStyle w:val="TableParagraph"/>
              <w:spacing w:line="227" w:lineRule="exact"/>
              <w:ind w:left="446"/>
              <w:rPr>
                <w:sz w:val="20"/>
              </w:rPr>
            </w:pPr>
            <w:r>
              <w:rPr>
                <w:sz w:val="20"/>
              </w:rPr>
              <w:t>Calibration: ±15%</w:t>
            </w:r>
          </w:p>
          <w:p w14:paraId="3F0B279A" w14:textId="77777777" w:rsidR="000D14B5" w:rsidRDefault="009748A5">
            <w:pPr>
              <w:pStyle w:val="TableParagraph"/>
              <w:spacing w:line="212" w:lineRule="exact"/>
              <w:ind w:left="513"/>
              <w:rPr>
                <w:sz w:val="20"/>
              </w:rPr>
            </w:pPr>
            <w:r>
              <w:rPr>
                <w:sz w:val="20"/>
              </w:rPr>
              <w:t>Recovery: ±30%</w:t>
            </w:r>
          </w:p>
        </w:tc>
      </w:tr>
      <w:tr w:rsidR="000D14B5" w14:paraId="6CE365DA" w14:textId="77777777" w:rsidTr="00D32FB6">
        <w:trPr>
          <w:trHeight w:val="460"/>
        </w:trPr>
        <w:tc>
          <w:tcPr>
            <w:tcW w:w="3404" w:type="dxa"/>
            <w:tcBorders>
              <w:top w:val="single" w:sz="6" w:space="0" w:color="000000"/>
              <w:bottom w:val="single" w:sz="6" w:space="0" w:color="000000"/>
              <w:right w:val="single" w:sz="6" w:space="0" w:color="000000"/>
            </w:tcBorders>
          </w:tcPr>
          <w:p w14:paraId="2287F675" w14:textId="77777777" w:rsidR="000D14B5" w:rsidRDefault="009748A5">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5506BA46" w14:textId="77777777" w:rsidR="000D14B5" w:rsidRDefault="009748A5">
            <w:pPr>
              <w:pStyle w:val="TableParagraph"/>
              <w:spacing w:line="228" w:lineRule="exact"/>
              <w:ind w:left="108"/>
              <w:rPr>
                <w:sz w:val="20"/>
              </w:rPr>
            </w:pPr>
            <w:r>
              <w:rPr>
                <w:sz w:val="20"/>
              </w:rPr>
              <w:t>EPA 602 by GC/PID: 1-</w:t>
            </w:r>
          </w:p>
          <w:p w14:paraId="7E24EC1D"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98308D2" w14:textId="77777777" w:rsidR="000D14B5" w:rsidRDefault="009748A5">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62F65CE5" w14:textId="77777777" w:rsidR="000D14B5" w:rsidRDefault="009748A5">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205699A8"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5517B0D" w14:textId="77777777" w:rsidR="000D14B5" w:rsidRDefault="009748A5">
            <w:pPr>
              <w:pStyle w:val="TableParagraph"/>
              <w:spacing w:line="228" w:lineRule="exact"/>
              <w:ind w:left="446"/>
              <w:rPr>
                <w:sz w:val="20"/>
              </w:rPr>
            </w:pPr>
            <w:r>
              <w:rPr>
                <w:sz w:val="20"/>
              </w:rPr>
              <w:t>Calibration: ±15%</w:t>
            </w:r>
          </w:p>
          <w:p w14:paraId="11EA8455" w14:textId="77777777" w:rsidR="000D14B5" w:rsidRDefault="009748A5">
            <w:pPr>
              <w:pStyle w:val="TableParagraph"/>
              <w:spacing w:line="212" w:lineRule="exact"/>
              <w:ind w:left="513"/>
              <w:rPr>
                <w:sz w:val="20"/>
              </w:rPr>
            </w:pPr>
            <w:r>
              <w:rPr>
                <w:sz w:val="20"/>
              </w:rPr>
              <w:t>Recovery: ±30%</w:t>
            </w:r>
          </w:p>
        </w:tc>
      </w:tr>
      <w:tr w:rsidR="000D14B5" w14:paraId="5AABB386" w14:textId="77777777" w:rsidTr="00D32FB6">
        <w:trPr>
          <w:trHeight w:val="460"/>
        </w:trPr>
        <w:tc>
          <w:tcPr>
            <w:tcW w:w="3404" w:type="dxa"/>
            <w:tcBorders>
              <w:top w:val="single" w:sz="6" w:space="0" w:color="000000"/>
              <w:bottom w:val="single" w:sz="6" w:space="0" w:color="000000"/>
              <w:right w:val="single" w:sz="6" w:space="0" w:color="000000"/>
            </w:tcBorders>
          </w:tcPr>
          <w:p w14:paraId="6AC74624" w14:textId="77777777" w:rsidR="000D14B5" w:rsidRDefault="009748A5">
            <w:pPr>
              <w:pStyle w:val="TableParagraph"/>
              <w:spacing w:line="228" w:lineRule="exact"/>
              <w:ind w:left="92"/>
              <w:rPr>
                <w:sz w:val="20"/>
              </w:rPr>
            </w:pPr>
            <w:r>
              <w:rPr>
                <w:sz w:val="20"/>
              </w:rPr>
              <w:t>m,p-Xylene (total)</w:t>
            </w:r>
          </w:p>
        </w:tc>
        <w:tc>
          <w:tcPr>
            <w:tcW w:w="2773" w:type="dxa"/>
            <w:tcBorders>
              <w:top w:val="single" w:sz="6" w:space="0" w:color="000000"/>
              <w:left w:val="single" w:sz="6" w:space="0" w:color="000000"/>
              <w:bottom w:val="single" w:sz="6" w:space="0" w:color="000000"/>
              <w:right w:val="single" w:sz="6" w:space="0" w:color="000000"/>
            </w:tcBorders>
          </w:tcPr>
          <w:p w14:paraId="79DACD48" w14:textId="77777777" w:rsidR="000D14B5" w:rsidRDefault="009748A5">
            <w:pPr>
              <w:pStyle w:val="TableParagraph"/>
              <w:spacing w:line="227" w:lineRule="exact"/>
              <w:ind w:left="108"/>
              <w:rPr>
                <w:sz w:val="20"/>
              </w:rPr>
            </w:pPr>
            <w:r>
              <w:rPr>
                <w:sz w:val="20"/>
              </w:rPr>
              <w:t>EPA 602 by GC/PID: 1-</w:t>
            </w:r>
          </w:p>
          <w:p w14:paraId="5A024D3F"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255A6119"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74BD58D" w14:textId="77777777" w:rsidR="000D14B5" w:rsidRDefault="009748A5">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534C310D"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02ADB8" w14:textId="77777777" w:rsidR="000D14B5" w:rsidRDefault="009748A5">
            <w:pPr>
              <w:pStyle w:val="TableParagraph"/>
              <w:spacing w:line="227" w:lineRule="exact"/>
              <w:ind w:left="446"/>
              <w:rPr>
                <w:sz w:val="20"/>
              </w:rPr>
            </w:pPr>
            <w:r>
              <w:rPr>
                <w:sz w:val="20"/>
              </w:rPr>
              <w:t>Calibration: ±15%</w:t>
            </w:r>
          </w:p>
          <w:p w14:paraId="5ACF3832" w14:textId="77777777" w:rsidR="000D14B5" w:rsidRDefault="009748A5">
            <w:pPr>
              <w:pStyle w:val="TableParagraph"/>
              <w:spacing w:line="213" w:lineRule="exact"/>
              <w:ind w:left="513"/>
              <w:rPr>
                <w:sz w:val="20"/>
              </w:rPr>
            </w:pPr>
            <w:r>
              <w:rPr>
                <w:sz w:val="20"/>
              </w:rPr>
              <w:t>Recovery: ±30%</w:t>
            </w:r>
          </w:p>
        </w:tc>
      </w:tr>
      <w:tr w:rsidR="000D14B5" w14:paraId="50DB163F" w14:textId="77777777" w:rsidTr="00D32FB6">
        <w:trPr>
          <w:trHeight w:val="460"/>
        </w:trPr>
        <w:tc>
          <w:tcPr>
            <w:tcW w:w="3404" w:type="dxa"/>
            <w:tcBorders>
              <w:top w:val="single" w:sz="6" w:space="0" w:color="000000"/>
              <w:bottom w:val="single" w:sz="6" w:space="0" w:color="000000"/>
              <w:right w:val="single" w:sz="6" w:space="0" w:color="000000"/>
            </w:tcBorders>
          </w:tcPr>
          <w:p w14:paraId="081301F6" w14:textId="77777777" w:rsidR="000D14B5" w:rsidRDefault="009748A5">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3EEB85" w14:textId="77777777" w:rsidR="000D14B5" w:rsidRDefault="009748A5">
            <w:pPr>
              <w:pStyle w:val="TableParagraph"/>
              <w:spacing w:line="227" w:lineRule="exact"/>
              <w:ind w:left="108"/>
              <w:rPr>
                <w:sz w:val="20"/>
              </w:rPr>
            </w:pPr>
            <w:r>
              <w:rPr>
                <w:sz w:val="20"/>
              </w:rPr>
              <w:t>EPA 602 by GC/PID: 1-</w:t>
            </w:r>
          </w:p>
          <w:p w14:paraId="74DE2D26"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A76F0DC"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002EAB0" w14:textId="77777777" w:rsidR="000D14B5" w:rsidRDefault="009748A5">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AF20F58"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3437FA8" w14:textId="77777777" w:rsidR="000D14B5" w:rsidRDefault="009748A5">
            <w:pPr>
              <w:pStyle w:val="TableParagraph"/>
              <w:spacing w:line="227" w:lineRule="exact"/>
              <w:ind w:left="446"/>
              <w:rPr>
                <w:sz w:val="20"/>
              </w:rPr>
            </w:pPr>
            <w:r>
              <w:rPr>
                <w:sz w:val="20"/>
              </w:rPr>
              <w:t>Calibration: ±15%</w:t>
            </w:r>
          </w:p>
          <w:p w14:paraId="1F851DF5" w14:textId="77777777" w:rsidR="000D14B5" w:rsidRDefault="009748A5">
            <w:pPr>
              <w:pStyle w:val="TableParagraph"/>
              <w:spacing w:line="213" w:lineRule="exact"/>
              <w:ind w:left="513"/>
              <w:rPr>
                <w:sz w:val="20"/>
              </w:rPr>
            </w:pPr>
            <w:r>
              <w:rPr>
                <w:sz w:val="20"/>
              </w:rPr>
              <w:t>Recovery: ±30%</w:t>
            </w:r>
          </w:p>
        </w:tc>
      </w:tr>
      <w:tr w:rsidR="000D14B5" w14:paraId="1BE4ECAF" w14:textId="77777777" w:rsidTr="00D32FB6">
        <w:trPr>
          <w:trHeight w:val="460"/>
        </w:trPr>
        <w:tc>
          <w:tcPr>
            <w:tcW w:w="3404" w:type="dxa"/>
            <w:tcBorders>
              <w:top w:val="single" w:sz="6" w:space="0" w:color="000000"/>
              <w:bottom w:val="single" w:sz="6" w:space="0" w:color="000000"/>
              <w:right w:val="single" w:sz="6" w:space="0" w:color="000000"/>
            </w:tcBorders>
          </w:tcPr>
          <w:p w14:paraId="7FF14B58" w14:textId="77777777" w:rsidR="000D14B5" w:rsidRDefault="009748A5">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66E474B7" w14:textId="77777777" w:rsidR="000D14B5" w:rsidRDefault="009748A5">
            <w:pPr>
              <w:pStyle w:val="TableParagraph"/>
              <w:spacing w:line="227" w:lineRule="exact"/>
              <w:ind w:left="108"/>
              <w:rPr>
                <w:sz w:val="20"/>
              </w:rPr>
            </w:pPr>
            <w:r>
              <w:rPr>
                <w:sz w:val="20"/>
              </w:rPr>
              <w:t>EPA 602 by GC/PID: 1-</w:t>
            </w:r>
          </w:p>
          <w:p w14:paraId="655E7329"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374CE33" w14:textId="77777777" w:rsidR="000D14B5" w:rsidRDefault="009748A5">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6317605A" w14:textId="77777777" w:rsidR="000D14B5" w:rsidRDefault="009748A5">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12D85735"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0963F0F" w14:textId="77777777" w:rsidR="000D14B5" w:rsidRDefault="009748A5">
            <w:pPr>
              <w:pStyle w:val="TableParagraph"/>
              <w:spacing w:line="227" w:lineRule="exact"/>
              <w:ind w:left="446"/>
              <w:rPr>
                <w:sz w:val="20"/>
              </w:rPr>
            </w:pPr>
            <w:r>
              <w:rPr>
                <w:sz w:val="20"/>
              </w:rPr>
              <w:t>Calibration: ±15%</w:t>
            </w:r>
          </w:p>
          <w:p w14:paraId="6EFDDBC4" w14:textId="77777777" w:rsidR="000D14B5" w:rsidRDefault="009748A5">
            <w:pPr>
              <w:pStyle w:val="TableParagraph"/>
              <w:spacing w:line="213" w:lineRule="exact"/>
              <w:ind w:left="513"/>
              <w:rPr>
                <w:sz w:val="20"/>
              </w:rPr>
            </w:pPr>
            <w:r>
              <w:rPr>
                <w:sz w:val="20"/>
              </w:rPr>
              <w:t>Recovery: ±30%</w:t>
            </w:r>
          </w:p>
        </w:tc>
      </w:tr>
      <w:tr w:rsidR="000D14B5" w14:paraId="6BFBCE7A" w14:textId="77777777" w:rsidTr="00D32FB6">
        <w:trPr>
          <w:trHeight w:val="460"/>
        </w:trPr>
        <w:tc>
          <w:tcPr>
            <w:tcW w:w="3404" w:type="dxa"/>
            <w:tcBorders>
              <w:top w:val="single" w:sz="6" w:space="0" w:color="000000"/>
              <w:right w:val="single" w:sz="6" w:space="0" w:color="000000"/>
            </w:tcBorders>
          </w:tcPr>
          <w:p w14:paraId="3858C06E" w14:textId="77777777" w:rsidR="000D14B5" w:rsidRDefault="009748A5">
            <w:pPr>
              <w:pStyle w:val="TableParagraph"/>
              <w:spacing w:line="227" w:lineRule="exact"/>
              <w:ind w:left="92"/>
              <w:rPr>
                <w:sz w:val="20"/>
              </w:rPr>
            </w:pPr>
            <w:r>
              <w:rPr>
                <w:sz w:val="20"/>
              </w:rPr>
              <w:t>Bromofluorobenzene (surrogate)</w:t>
            </w:r>
          </w:p>
        </w:tc>
        <w:tc>
          <w:tcPr>
            <w:tcW w:w="2773" w:type="dxa"/>
            <w:tcBorders>
              <w:top w:val="single" w:sz="6" w:space="0" w:color="000000"/>
              <w:left w:val="single" w:sz="6" w:space="0" w:color="000000"/>
              <w:right w:val="single" w:sz="6" w:space="0" w:color="000000"/>
            </w:tcBorders>
          </w:tcPr>
          <w:p w14:paraId="3FDB010C" w14:textId="77777777" w:rsidR="000D14B5" w:rsidRDefault="009748A5">
            <w:pPr>
              <w:pStyle w:val="TableParagraph"/>
              <w:spacing w:line="227" w:lineRule="exact"/>
              <w:ind w:left="108"/>
              <w:rPr>
                <w:sz w:val="20"/>
              </w:rPr>
            </w:pPr>
            <w:r>
              <w:rPr>
                <w:sz w:val="20"/>
              </w:rPr>
              <w:t>EPA 602 by GCPID</w:t>
            </w:r>
          </w:p>
        </w:tc>
        <w:tc>
          <w:tcPr>
            <w:tcW w:w="1735" w:type="dxa"/>
            <w:tcBorders>
              <w:top w:val="single" w:sz="6" w:space="0" w:color="000000"/>
              <w:left w:val="single" w:sz="6" w:space="0" w:color="000000"/>
              <w:right w:val="single" w:sz="6" w:space="0" w:color="000000"/>
            </w:tcBorders>
          </w:tcPr>
          <w:p w14:paraId="4FC3EEF8" w14:textId="77777777" w:rsidR="000D14B5" w:rsidRDefault="009748A5">
            <w:pPr>
              <w:pStyle w:val="TableParagraph"/>
              <w:spacing w:line="227" w:lineRule="exact"/>
              <w:ind w:left="470"/>
              <w:rPr>
                <w:sz w:val="20"/>
              </w:rPr>
            </w:pPr>
            <w:r>
              <w:rPr>
                <w:sz w:val="20"/>
              </w:rPr>
              <w:t>0.12 µg/L</w:t>
            </w:r>
          </w:p>
        </w:tc>
        <w:tc>
          <w:tcPr>
            <w:tcW w:w="1484" w:type="dxa"/>
            <w:tcBorders>
              <w:top w:val="single" w:sz="6" w:space="0" w:color="000000"/>
              <w:left w:val="single" w:sz="6" w:space="0" w:color="000000"/>
              <w:right w:val="single" w:sz="6" w:space="0" w:color="000000"/>
            </w:tcBorders>
          </w:tcPr>
          <w:p w14:paraId="2AB3701E" w14:textId="77777777" w:rsidR="000D14B5" w:rsidRDefault="009748A5">
            <w:pPr>
              <w:pStyle w:val="TableParagraph"/>
              <w:spacing w:line="227" w:lineRule="exact"/>
              <w:ind w:right="326"/>
              <w:jc w:val="right"/>
              <w:rPr>
                <w:sz w:val="20"/>
              </w:rPr>
            </w:pPr>
            <w:r>
              <w:rPr>
                <w:sz w:val="20"/>
              </w:rPr>
              <w:t>0.50 µg/L</w:t>
            </w:r>
          </w:p>
        </w:tc>
        <w:tc>
          <w:tcPr>
            <w:tcW w:w="1971" w:type="dxa"/>
            <w:tcBorders>
              <w:top w:val="single" w:sz="6" w:space="0" w:color="000000"/>
              <w:left w:val="single" w:sz="6" w:space="0" w:color="000000"/>
              <w:right w:val="single" w:sz="6" w:space="0" w:color="000000"/>
            </w:tcBorders>
          </w:tcPr>
          <w:p w14:paraId="40E10870"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tcBorders>
          </w:tcPr>
          <w:p w14:paraId="140D8CDA" w14:textId="77777777" w:rsidR="000D14B5" w:rsidRDefault="009748A5">
            <w:pPr>
              <w:pStyle w:val="TableParagraph"/>
              <w:spacing w:line="227" w:lineRule="exact"/>
              <w:ind w:left="446"/>
              <w:rPr>
                <w:sz w:val="20"/>
              </w:rPr>
            </w:pPr>
            <w:r>
              <w:rPr>
                <w:sz w:val="20"/>
              </w:rPr>
              <w:t>Calibration: ±15%</w:t>
            </w:r>
          </w:p>
          <w:p w14:paraId="66E14AB4" w14:textId="77777777" w:rsidR="000D14B5" w:rsidRDefault="009748A5">
            <w:pPr>
              <w:pStyle w:val="TableParagraph"/>
              <w:spacing w:line="214" w:lineRule="exact"/>
              <w:ind w:left="513"/>
              <w:rPr>
                <w:sz w:val="20"/>
              </w:rPr>
            </w:pPr>
            <w:r>
              <w:rPr>
                <w:sz w:val="20"/>
              </w:rPr>
              <w:t>Recovery: ±30%</w:t>
            </w:r>
          </w:p>
        </w:tc>
      </w:tr>
    </w:tbl>
    <w:p w14:paraId="12C751F5" w14:textId="77777777" w:rsidR="000D14B5" w:rsidRDefault="000D14B5">
      <w:pPr>
        <w:rPr>
          <w:sz w:val="21"/>
        </w:rPr>
        <w:sectPr w:rsidR="000D14B5" w:rsidSect="00D32FB6">
          <w:footnotePr>
            <w:numFmt w:val="chicago"/>
          </w:footnotePr>
          <w:type w:val="continuous"/>
          <w:pgSz w:w="16840" w:h="11900" w:orient="landscape"/>
          <w:pgMar w:top="1320" w:right="600" w:bottom="1160" w:left="620" w:header="929" w:footer="976" w:gutter="0"/>
          <w:pgNumType w:start="0"/>
          <w:cols w:space="720"/>
        </w:sectPr>
      </w:pPr>
    </w:p>
    <w:p w14:paraId="039FEE43" w14:textId="2A9DABDE" w:rsidR="000D14B5" w:rsidRDefault="009748A5">
      <w:pPr>
        <w:pStyle w:val="BodyText"/>
        <w:spacing w:before="90"/>
        <w:ind w:left="820" w:right="38"/>
        <w:jc w:val="both"/>
        <w:rPr>
          <w:ins w:id="65" w:author="Benjamin Meyer" w:date="2022-08-22T15:28:00Z"/>
        </w:rPr>
      </w:pPr>
      <w:r>
        <w:t>GCFID, gas chromatograph flame ionization detector GCPID, gas chromatograph photo ionization detector PQL, practical quantification limit</w:t>
      </w:r>
    </w:p>
    <w:p w14:paraId="7DB586C1" w14:textId="7DFAD5A1" w:rsidR="00D14AB6" w:rsidRDefault="009748A5">
      <w:pPr>
        <w:pStyle w:val="BodyText"/>
        <w:spacing w:before="90"/>
        <w:ind w:left="820" w:right="3287"/>
      </w:pPr>
      <w:r>
        <w:br w:type="column"/>
      </w:r>
      <w:r>
        <w:t>µg/L, micrograms per liter (parts per billion) mg/L, milligrams per liter (parts per million)</w:t>
      </w:r>
      <w:ins w:id="66" w:author="Benjamin Meyer" w:date="2022-08-22T15:43:00Z">
        <w:r w:rsidR="00D14AB6">
          <w:br/>
        </w:r>
      </w:ins>
      <w:ins w:id="67" w:author="Benjamin Meyer" w:date="2022-08-22T15:41:00Z">
        <w:r w:rsidR="00D14AB6">
          <w:t>RPD</w:t>
        </w:r>
      </w:ins>
      <w:ins w:id="68" w:author="Benjamin Meyer" w:date="2022-08-22T15:42:00Z">
        <w:r w:rsidR="00D14AB6">
          <w:t>; relative percent difference</w:t>
        </w:r>
      </w:ins>
    </w:p>
    <w:p w14:paraId="34FF65F3" w14:textId="6357DAD7" w:rsidR="00D14AB6" w:rsidRDefault="00D14AB6">
      <w:pPr>
        <w:sectPr w:rsidR="00D14AB6">
          <w:type w:val="continuous"/>
          <w:pgSz w:w="16840" w:h="11900" w:orient="landscape"/>
          <w:pgMar w:top="840" w:right="600" w:bottom="280" w:left="620" w:header="720" w:footer="720" w:gutter="0"/>
          <w:cols w:num="2" w:space="720" w:equalWidth="0">
            <w:col w:w="5994" w:space="1199"/>
            <w:col w:w="8427"/>
          </w:cols>
        </w:sectPr>
      </w:pPr>
    </w:p>
    <w:p w14:paraId="11A4C6A6" w14:textId="77777777" w:rsidR="000D14B5" w:rsidRDefault="000D14B5">
      <w:pPr>
        <w:pStyle w:val="BodyText"/>
        <w:rPr>
          <w:sz w:val="20"/>
        </w:rPr>
      </w:pPr>
    </w:p>
    <w:p w14:paraId="7965774A" w14:textId="77777777" w:rsidR="000D14B5" w:rsidRDefault="009748A5">
      <w:pPr>
        <w:spacing w:before="208"/>
        <w:ind w:left="928"/>
        <w:rPr>
          <w:b/>
          <w:sz w:val="24"/>
        </w:rPr>
      </w:pPr>
      <w:bookmarkStart w:id="69" w:name="Table_2._Continued._"/>
      <w:bookmarkEnd w:id="69"/>
      <w:r>
        <w:rPr>
          <w:b/>
          <w:sz w:val="24"/>
        </w:rPr>
        <w:t>Table 2. Continued.</w:t>
      </w:r>
    </w:p>
    <w:p w14:paraId="449E396F" w14:textId="77777777" w:rsidR="000D14B5" w:rsidRDefault="000D14B5">
      <w:pPr>
        <w:pStyle w:val="BodyText"/>
        <w:spacing w:before="2" w:after="1"/>
        <w:rPr>
          <w:b/>
          <w:sz w:val="14"/>
        </w:rPr>
      </w:pPr>
    </w:p>
    <w:p w14:paraId="3CD46B26" w14:textId="77777777" w:rsidR="00E10D31" w:rsidRDefault="00E10D31">
      <w:pPr>
        <w:pStyle w:val="TableParagraph"/>
        <w:spacing w:before="40"/>
        <w:ind w:left="92"/>
        <w:rPr>
          <w:ins w:id="70" w:author="Benjamin Meyer" w:date="2022-08-22T15:46:00Z"/>
          <w:b/>
          <w:sz w:val="20"/>
        </w:rPr>
        <w:sectPr w:rsidR="00E10D31" w:rsidSect="0088566D">
          <w:headerReference w:type="default" r:id="rId31"/>
          <w:footerReference w:type="default" r:id="rId32"/>
          <w:pgSz w:w="16840" w:h="11900" w:orient="landscape"/>
          <w:pgMar w:top="1320" w:right="600" w:bottom="940" w:left="620" w:header="929" w:footer="745" w:gutter="0"/>
          <w:cols w:space="720"/>
        </w:sectPr>
      </w:pPr>
    </w:p>
    <w:p w14:paraId="5622B052" w14:textId="77777777" w:rsidR="00E10D31" w:rsidRDefault="00E10D31">
      <w:pPr>
        <w:pStyle w:val="TableParagraph"/>
        <w:spacing w:before="40"/>
        <w:ind w:left="92"/>
        <w:rPr>
          <w:ins w:id="71" w:author="Benjamin Meyer" w:date="2022-08-22T15:46:00Z"/>
          <w:b/>
          <w:sz w:val="20"/>
        </w:rPr>
        <w:sectPr w:rsidR="00E10D31" w:rsidSect="00E10D31">
          <w:type w:val="continuous"/>
          <w:pgSz w:w="16840" w:h="11900" w:orient="landscape"/>
          <w:pgMar w:top="1320" w:right="600" w:bottom="940" w:left="620" w:header="929" w:footer="745" w:gutter="0"/>
          <w:cols w:space="720"/>
        </w:sectPr>
      </w:pP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0D14B5" w14:paraId="6645F7D1" w14:textId="77777777">
        <w:trPr>
          <w:trHeight w:val="312"/>
        </w:trPr>
        <w:tc>
          <w:tcPr>
            <w:tcW w:w="2572" w:type="dxa"/>
            <w:tcBorders>
              <w:left w:val="double" w:sz="2" w:space="0" w:color="000000"/>
              <w:bottom w:val="single" w:sz="6" w:space="0" w:color="000000"/>
              <w:right w:val="single" w:sz="6" w:space="0" w:color="000000"/>
            </w:tcBorders>
          </w:tcPr>
          <w:p w14:paraId="050E325E" w14:textId="2CDDDAE1" w:rsidR="000D14B5" w:rsidRDefault="009748A5">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0CAEE7DD" w14:textId="77777777" w:rsidR="000D14B5" w:rsidRDefault="009748A5">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2D01C71A" w14:textId="77777777" w:rsidR="000D14B5" w:rsidRDefault="009748A5">
            <w:pPr>
              <w:pStyle w:val="TableParagraph"/>
              <w:spacing w:before="17" w:line="275" w:lineRule="exact"/>
              <w:ind w:left="229" w:right="216"/>
              <w:jc w:val="center"/>
              <w:rPr>
                <w:b/>
                <w:sz w:val="20"/>
              </w:rPr>
            </w:pPr>
            <w:r>
              <w:rPr>
                <w:b/>
                <w:sz w:val="24"/>
              </w:rPr>
              <w:t xml:space="preserve">Sensitivity </w:t>
            </w:r>
            <w:r>
              <w:rPr>
                <w:b/>
                <w:sz w:val="20"/>
              </w:rPr>
              <w:t>(MDL)</w:t>
            </w:r>
          </w:p>
        </w:tc>
        <w:tc>
          <w:tcPr>
            <w:tcW w:w="1155" w:type="dxa"/>
            <w:tcBorders>
              <w:left w:val="single" w:sz="6" w:space="0" w:color="000000"/>
              <w:bottom w:val="single" w:sz="6" w:space="0" w:color="000000"/>
              <w:right w:val="single" w:sz="6" w:space="0" w:color="000000"/>
            </w:tcBorders>
          </w:tcPr>
          <w:p w14:paraId="384004AA" w14:textId="77777777" w:rsidR="000D14B5" w:rsidRDefault="009748A5">
            <w:pPr>
              <w:pStyle w:val="TableParagraph"/>
              <w:ind w:left="371"/>
              <w:rPr>
                <w:b/>
                <w:sz w:val="20"/>
              </w:rPr>
            </w:pPr>
            <w:r>
              <w:rPr>
                <w:b/>
                <w:sz w:val="20"/>
              </w:rPr>
              <w:t>PQL</w:t>
            </w:r>
          </w:p>
        </w:tc>
        <w:tc>
          <w:tcPr>
            <w:tcW w:w="3839" w:type="dxa"/>
            <w:tcBorders>
              <w:left w:val="single" w:sz="6" w:space="0" w:color="000000"/>
              <w:bottom w:val="single" w:sz="6" w:space="0" w:color="000000"/>
              <w:right w:val="single" w:sz="6" w:space="0" w:color="000000"/>
            </w:tcBorders>
          </w:tcPr>
          <w:p w14:paraId="0AFFCDE5" w14:textId="5A325763" w:rsidR="000D14B5" w:rsidRDefault="009748A5">
            <w:pPr>
              <w:pStyle w:val="TableParagraph"/>
              <w:spacing w:before="40"/>
              <w:ind w:left="333" w:right="316"/>
              <w:jc w:val="center"/>
              <w:rPr>
                <w:b/>
                <w:sz w:val="20"/>
              </w:rPr>
            </w:pPr>
            <w:r>
              <w:rPr>
                <w:b/>
                <w:sz w:val="20"/>
              </w:rPr>
              <w:t>OVERALL PROJECT PRECISION</w:t>
            </w:r>
            <w:ins w:id="72" w:author="Benjamin Meyer" w:date="2022-08-22T15:47:00Z">
              <w:r w:rsidR="00E10D31">
                <w:rPr>
                  <w:rStyle w:val="FootnoteReference"/>
                  <w:b/>
                  <w:sz w:val="20"/>
                </w:rPr>
                <w:footnoteReference w:customMarkFollows="1" w:id="2"/>
                <w:t>*</w:t>
              </w:r>
            </w:ins>
          </w:p>
        </w:tc>
        <w:tc>
          <w:tcPr>
            <w:tcW w:w="1571" w:type="dxa"/>
            <w:tcBorders>
              <w:left w:val="single" w:sz="6" w:space="0" w:color="000000"/>
              <w:bottom w:val="single" w:sz="6" w:space="0" w:color="000000"/>
              <w:right w:val="double" w:sz="2" w:space="0" w:color="000000"/>
            </w:tcBorders>
          </w:tcPr>
          <w:p w14:paraId="128A7F65" w14:textId="77777777" w:rsidR="000D14B5" w:rsidRDefault="009748A5">
            <w:pPr>
              <w:pStyle w:val="TableParagraph"/>
              <w:spacing w:before="40"/>
              <w:ind w:left="188" w:right="156"/>
              <w:jc w:val="center"/>
              <w:rPr>
                <w:b/>
                <w:sz w:val="20"/>
              </w:rPr>
            </w:pPr>
            <w:r>
              <w:rPr>
                <w:b/>
                <w:sz w:val="20"/>
              </w:rPr>
              <w:t>ACCURACY</w:t>
            </w:r>
          </w:p>
        </w:tc>
      </w:tr>
      <w:tr w:rsidR="000D14B5" w14:paraId="06F7BA52" w14:textId="77777777">
        <w:trPr>
          <w:trHeight w:val="231"/>
        </w:trPr>
        <w:tc>
          <w:tcPr>
            <w:tcW w:w="2572" w:type="dxa"/>
            <w:tcBorders>
              <w:top w:val="single" w:sz="6" w:space="0" w:color="000000"/>
              <w:left w:val="double" w:sz="2" w:space="0" w:color="000000"/>
              <w:bottom w:val="single" w:sz="6" w:space="0" w:color="000000"/>
              <w:right w:val="single" w:sz="6" w:space="0" w:color="000000"/>
            </w:tcBorders>
          </w:tcPr>
          <w:p w14:paraId="2540FA9F" w14:textId="77777777" w:rsidR="000D14B5" w:rsidRDefault="009748A5">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8DB7C9A" w14:textId="77777777" w:rsidR="000D14B5" w:rsidRDefault="009748A5">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480DCB" w14:textId="77777777" w:rsidR="000D14B5" w:rsidRDefault="009748A5">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1245E32A" w14:textId="77777777" w:rsidR="000D14B5" w:rsidRDefault="009748A5">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1E288180" w14:textId="77777777" w:rsidR="000D14B5" w:rsidRDefault="009748A5">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2FCCAAB" w14:textId="77777777" w:rsidR="000D14B5" w:rsidRDefault="009748A5">
            <w:pPr>
              <w:pStyle w:val="TableParagraph"/>
              <w:spacing w:line="211" w:lineRule="exact"/>
              <w:ind w:left="188" w:right="153"/>
              <w:jc w:val="center"/>
              <w:rPr>
                <w:sz w:val="20"/>
              </w:rPr>
            </w:pPr>
            <w:r>
              <w:rPr>
                <w:sz w:val="20"/>
              </w:rPr>
              <w:t>±20.5%</w:t>
            </w:r>
          </w:p>
        </w:tc>
      </w:tr>
      <w:tr w:rsidR="000D14B5" w14:paraId="23AAB7FC"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8B3981B" w14:textId="77777777" w:rsidR="000D14B5" w:rsidRDefault="009748A5">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4CDF261D"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C60C5D"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3D51FDA"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5233E6C1"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C285DFF" w14:textId="77777777" w:rsidR="000D14B5" w:rsidRDefault="009748A5">
            <w:pPr>
              <w:pStyle w:val="TableParagraph"/>
              <w:spacing w:line="210" w:lineRule="exact"/>
              <w:ind w:left="188" w:right="155"/>
              <w:jc w:val="center"/>
              <w:rPr>
                <w:sz w:val="20"/>
              </w:rPr>
            </w:pPr>
            <w:r>
              <w:rPr>
                <w:sz w:val="20"/>
              </w:rPr>
              <w:t>±21%</w:t>
            </w:r>
          </w:p>
        </w:tc>
      </w:tr>
      <w:tr w:rsidR="000D14B5" w14:paraId="36B1B9CA"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76108CC" w14:textId="77777777" w:rsidR="000D14B5" w:rsidRDefault="009748A5">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109B7A8A"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7B8C059"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5B7E35C"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3A9A0FC6"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435BE01E" w14:textId="77777777" w:rsidR="000D14B5" w:rsidRDefault="009748A5">
            <w:pPr>
              <w:pStyle w:val="TableParagraph"/>
              <w:spacing w:line="210" w:lineRule="exact"/>
              <w:ind w:left="188" w:right="153"/>
              <w:jc w:val="center"/>
              <w:rPr>
                <w:sz w:val="20"/>
              </w:rPr>
            </w:pPr>
            <w:r>
              <w:rPr>
                <w:sz w:val="20"/>
              </w:rPr>
              <w:t>±20.5%</w:t>
            </w:r>
          </w:p>
        </w:tc>
      </w:tr>
      <w:tr w:rsidR="000D14B5" w14:paraId="6CE21CD5"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5B313A85" w14:textId="77777777" w:rsidR="000D14B5" w:rsidRDefault="009748A5">
            <w:pPr>
              <w:pStyle w:val="TableParagraph"/>
              <w:spacing w:line="210" w:lineRule="exact"/>
              <w:ind w:left="92"/>
              <w:rPr>
                <w:sz w:val="20"/>
              </w:rPr>
            </w:pPr>
            <w:r>
              <w:rPr>
                <w:sz w:val="20"/>
              </w:rPr>
              <w:t>m,p-Xylene (total)</w:t>
            </w:r>
          </w:p>
        </w:tc>
        <w:tc>
          <w:tcPr>
            <w:tcW w:w="2298" w:type="dxa"/>
            <w:tcBorders>
              <w:top w:val="single" w:sz="6" w:space="0" w:color="000000"/>
              <w:left w:val="single" w:sz="6" w:space="0" w:color="000000"/>
              <w:bottom w:val="single" w:sz="6" w:space="0" w:color="000000"/>
              <w:right w:val="single" w:sz="6" w:space="0" w:color="000000"/>
            </w:tcBorders>
          </w:tcPr>
          <w:p w14:paraId="0A9EECBE"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DECE222" w14:textId="77777777" w:rsidR="000D14B5" w:rsidRDefault="009748A5">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53ABF32A" w14:textId="77777777" w:rsidR="000D14B5" w:rsidRDefault="009748A5">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069C70A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3A9B24DE" w14:textId="77777777" w:rsidR="000D14B5" w:rsidRDefault="009748A5">
            <w:pPr>
              <w:pStyle w:val="TableParagraph"/>
              <w:spacing w:line="210" w:lineRule="exact"/>
              <w:ind w:left="188" w:right="153"/>
              <w:jc w:val="center"/>
              <w:rPr>
                <w:sz w:val="20"/>
              </w:rPr>
            </w:pPr>
            <w:r>
              <w:rPr>
                <w:sz w:val="20"/>
              </w:rPr>
              <w:t>±20.5%</w:t>
            </w:r>
          </w:p>
        </w:tc>
      </w:tr>
      <w:tr w:rsidR="000D14B5" w14:paraId="538D5AAE"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3978FC75" w14:textId="77777777" w:rsidR="000D14B5" w:rsidRDefault="009748A5">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7179EFB0"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DED354F"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0231A00"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1DA9470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217510F" w14:textId="77777777" w:rsidR="000D14B5" w:rsidRDefault="009748A5">
            <w:pPr>
              <w:pStyle w:val="TableParagraph"/>
              <w:spacing w:line="210" w:lineRule="exact"/>
              <w:ind w:left="188" w:right="155"/>
              <w:jc w:val="center"/>
              <w:rPr>
                <w:sz w:val="20"/>
              </w:rPr>
            </w:pPr>
            <w:r>
              <w:rPr>
                <w:sz w:val="20"/>
              </w:rPr>
              <w:t>±22%</w:t>
            </w:r>
          </w:p>
        </w:tc>
      </w:tr>
      <w:tr w:rsidR="000D14B5" w14:paraId="1A3DD13F"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70DCA1D2" w14:textId="77777777" w:rsidR="000D14B5" w:rsidRDefault="009748A5">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5B38F99C"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3CCCD7C"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52F3D288"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EE085F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6815244" w14:textId="77777777" w:rsidR="000D14B5" w:rsidRDefault="009748A5">
            <w:pPr>
              <w:pStyle w:val="TableParagraph"/>
              <w:spacing w:line="228" w:lineRule="exact"/>
              <w:ind w:left="188" w:right="153"/>
              <w:jc w:val="center"/>
              <w:rPr>
                <w:sz w:val="20"/>
              </w:rPr>
            </w:pPr>
            <w:r>
              <w:rPr>
                <w:sz w:val="20"/>
              </w:rPr>
              <w:t>±18.5%</w:t>
            </w:r>
          </w:p>
        </w:tc>
      </w:tr>
      <w:tr w:rsidR="000D14B5" w14:paraId="3767C931"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50912FDC" w14:textId="77777777" w:rsidR="000D14B5" w:rsidRDefault="009748A5">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6CE5D9D2"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8E23165"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288DBCF2"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0964DC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133B307" w14:textId="77777777" w:rsidR="000D14B5" w:rsidRDefault="009748A5">
            <w:pPr>
              <w:pStyle w:val="TableParagraph"/>
              <w:spacing w:line="228" w:lineRule="exact"/>
              <w:ind w:left="188" w:right="153"/>
              <w:jc w:val="center"/>
              <w:rPr>
                <w:sz w:val="20"/>
              </w:rPr>
            </w:pPr>
            <w:r>
              <w:rPr>
                <w:sz w:val="20"/>
              </w:rPr>
              <w:t>±14.4%</w:t>
            </w:r>
          </w:p>
        </w:tc>
      </w:tr>
      <w:tr w:rsidR="000D14B5" w14:paraId="73E50656" w14:textId="77777777">
        <w:trPr>
          <w:trHeight w:val="460"/>
        </w:trPr>
        <w:tc>
          <w:tcPr>
            <w:tcW w:w="2572" w:type="dxa"/>
            <w:tcBorders>
              <w:top w:val="single" w:sz="6" w:space="0" w:color="000000"/>
              <w:left w:val="double" w:sz="2" w:space="0" w:color="000000"/>
              <w:bottom w:val="double" w:sz="2" w:space="0" w:color="000000"/>
              <w:right w:val="single" w:sz="6" w:space="0" w:color="000000"/>
            </w:tcBorders>
          </w:tcPr>
          <w:p w14:paraId="239E38BE" w14:textId="77777777" w:rsidR="000D14B5" w:rsidRDefault="009748A5">
            <w:pPr>
              <w:pStyle w:val="TableParagraph"/>
              <w:spacing w:line="227" w:lineRule="exact"/>
              <w:ind w:left="92"/>
              <w:rPr>
                <w:sz w:val="20"/>
              </w:rPr>
            </w:pPr>
            <w:r>
              <w:rPr>
                <w:sz w:val="20"/>
              </w:rPr>
              <w:t>Toluene D-8</w:t>
            </w:r>
          </w:p>
          <w:p w14:paraId="07F38B19" w14:textId="77777777" w:rsidR="000D14B5" w:rsidRDefault="009748A5">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252BE8CB" w14:textId="77777777" w:rsidR="000D14B5" w:rsidRDefault="009748A5">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208E7BC1" w14:textId="77777777" w:rsidR="000D14B5" w:rsidRDefault="000D14B5">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152E63F2" w14:textId="77777777" w:rsidR="000D14B5" w:rsidRDefault="000D14B5">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FBD03AC" w14:textId="77777777" w:rsidR="000D14B5" w:rsidRDefault="000D14B5">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01429F47" w14:textId="77777777" w:rsidR="000D14B5" w:rsidRDefault="009748A5">
            <w:pPr>
              <w:pStyle w:val="TableParagraph"/>
              <w:spacing w:line="227" w:lineRule="exact"/>
              <w:ind w:left="188" w:right="153"/>
              <w:jc w:val="center"/>
              <w:rPr>
                <w:sz w:val="20"/>
              </w:rPr>
            </w:pPr>
            <w:r>
              <w:rPr>
                <w:sz w:val="20"/>
              </w:rPr>
              <w:t>±11.5%</w:t>
            </w:r>
          </w:p>
        </w:tc>
      </w:tr>
    </w:tbl>
    <w:p w14:paraId="3430FD24" w14:textId="77777777" w:rsidR="000D14B5" w:rsidRDefault="000D14B5">
      <w:pPr>
        <w:spacing w:line="227" w:lineRule="exact"/>
        <w:jc w:val="center"/>
        <w:rPr>
          <w:sz w:val="20"/>
        </w:rPr>
        <w:sectPr w:rsidR="000D14B5" w:rsidSect="00E10D31">
          <w:footnotePr>
            <w:numFmt w:val="chicago"/>
          </w:footnotePr>
          <w:type w:val="continuous"/>
          <w:pgSz w:w="16840" w:h="11900" w:orient="landscape"/>
          <w:pgMar w:top="1320" w:right="600" w:bottom="940" w:left="620" w:header="929" w:footer="745" w:gutter="0"/>
          <w:cols w:space="720"/>
        </w:sectPr>
      </w:pPr>
    </w:p>
    <w:p w14:paraId="566C22AC" w14:textId="77777777" w:rsidR="000D14B5" w:rsidRDefault="000D14B5">
      <w:pPr>
        <w:pStyle w:val="BodyText"/>
        <w:spacing w:before="2"/>
        <w:rPr>
          <w:b/>
          <w:sz w:val="26"/>
        </w:rPr>
      </w:pPr>
    </w:p>
    <w:p w14:paraId="0D7AFD19" w14:textId="77777777" w:rsidR="000D14B5" w:rsidRDefault="009748A5">
      <w:pPr>
        <w:spacing w:before="90"/>
        <w:ind w:left="820"/>
        <w:rPr>
          <w:b/>
          <w:sz w:val="24"/>
        </w:rPr>
      </w:pPr>
      <w:bookmarkStart w:id="75" w:name="_bookmark8"/>
      <w:bookmarkEnd w:id="75"/>
      <w:r>
        <w:rPr>
          <w:b/>
          <w:sz w:val="24"/>
        </w:rPr>
        <w:t>Table 4. Data Quality Objectives for Metals Collected for Agency Baseline (Supplied by SGS)</w:t>
      </w:r>
    </w:p>
    <w:p w14:paraId="424C6F0A"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727"/>
        <w:gridCol w:w="2213"/>
        <w:gridCol w:w="1813"/>
        <w:gridCol w:w="2063"/>
        <w:gridCol w:w="2070"/>
      </w:tblGrid>
      <w:tr w:rsidR="000D14B5" w14:paraId="6EEBFB3C" w14:textId="77777777" w:rsidTr="00E10D31">
        <w:trPr>
          <w:trHeight w:val="890"/>
        </w:trPr>
        <w:tc>
          <w:tcPr>
            <w:tcW w:w="2821" w:type="dxa"/>
            <w:tcBorders>
              <w:bottom w:val="single" w:sz="6" w:space="0" w:color="000000"/>
              <w:right w:val="single" w:sz="6" w:space="0" w:color="000000"/>
            </w:tcBorders>
          </w:tcPr>
          <w:p w14:paraId="094CAD00" w14:textId="77777777" w:rsidR="000D14B5" w:rsidRDefault="000D14B5">
            <w:pPr>
              <w:pStyle w:val="TableParagraph"/>
              <w:rPr>
                <w:b/>
              </w:rPr>
            </w:pPr>
          </w:p>
          <w:p w14:paraId="5D958EB9" w14:textId="77777777" w:rsidR="000D14B5" w:rsidRDefault="009748A5">
            <w:pPr>
              <w:pStyle w:val="TableParagraph"/>
              <w:spacing w:before="1"/>
              <w:ind w:left="92"/>
              <w:rPr>
                <w:b/>
                <w:sz w:val="24"/>
              </w:rPr>
            </w:pPr>
            <w:r>
              <w:rPr>
                <w:b/>
                <w:sz w:val="24"/>
              </w:rPr>
              <w:t>PARAMETER</w:t>
            </w:r>
          </w:p>
        </w:tc>
        <w:tc>
          <w:tcPr>
            <w:tcW w:w="2727" w:type="dxa"/>
            <w:tcBorders>
              <w:left w:val="single" w:sz="6" w:space="0" w:color="000000"/>
              <w:bottom w:val="single" w:sz="6" w:space="0" w:color="000000"/>
              <w:right w:val="single" w:sz="6" w:space="0" w:color="000000"/>
            </w:tcBorders>
          </w:tcPr>
          <w:p w14:paraId="4D91321D" w14:textId="77777777" w:rsidR="000D14B5" w:rsidRDefault="000D14B5">
            <w:pPr>
              <w:pStyle w:val="TableParagraph"/>
              <w:rPr>
                <w:b/>
              </w:rPr>
            </w:pPr>
          </w:p>
          <w:p w14:paraId="563C5362" w14:textId="77777777" w:rsidR="000D14B5" w:rsidRDefault="009748A5">
            <w:pPr>
              <w:pStyle w:val="TableParagraph"/>
              <w:spacing w:before="1"/>
              <w:ind w:left="107"/>
              <w:rPr>
                <w:b/>
                <w:sz w:val="24"/>
              </w:rPr>
            </w:pPr>
            <w:r>
              <w:rPr>
                <w:b/>
                <w:sz w:val="24"/>
              </w:rPr>
              <w:t>METHOD</w:t>
            </w:r>
          </w:p>
        </w:tc>
        <w:tc>
          <w:tcPr>
            <w:tcW w:w="2213" w:type="dxa"/>
            <w:tcBorders>
              <w:left w:val="single" w:sz="6" w:space="0" w:color="000000"/>
              <w:bottom w:val="single" w:sz="6" w:space="0" w:color="000000"/>
              <w:right w:val="single" w:sz="6" w:space="0" w:color="000000"/>
            </w:tcBorders>
          </w:tcPr>
          <w:p w14:paraId="6357B010" w14:textId="77777777" w:rsidR="000D14B5" w:rsidRDefault="009748A5">
            <w:pPr>
              <w:pStyle w:val="TableParagraph"/>
              <w:spacing w:before="116"/>
              <w:ind w:left="748" w:right="296" w:hanging="414"/>
              <w:rPr>
                <w:b/>
                <w:sz w:val="24"/>
              </w:rPr>
            </w:pPr>
            <w:r>
              <w:rPr>
                <w:b/>
                <w:sz w:val="24"/>
              </w:rPr>
              <w:t>SENSITIVITY (MDL)</w:t>
            </w:r>
          </w:p>
        </w:tc>
        <w:tc>
          <w:tcPr>
            <w:tcW w:w="1813" w:type="dxa"/>
            <w:tcBorders>
              <w:left w:val="single" w:sz="6" w:space="0" w:color="000000"/>
              <w:bottom w:val="single" w:sz="6" w:space="0" w:color="000000"/>
              <w:right w:val="single" w:sz="6" w:space="0" w:color="000000"/>
            </w:tcBorders>
          </w:tcPr>
          <w:p w14:paraId="360A515F" w14:textId="77777777" w:rsidR="000D14B5" w:rsidRDefault="009748A5">
            <w:pPr>
              <w:pStyle w:val="TableParagraph"/>
              <w:spacing w:before="46"/>
              <w:ind w:left="478" w:right="460"/>
              <w:jc w:val="center"/>
              <w:rPr>
                <w:b/>
                <w:sz w:val="24"/>
              </w:rPr>
            </w:pPr>
            <w:r>
              <w:rPr>
                <w:b/>
                <w:sz w:val="24"/>
              </w:rPr>
              <w:t>PQL</w:t>
            </w:r>
          </w:p>
        </w:tc>
        <w:tc>
          <w:tcPr>
            <w:tcW w:w="2063" w:type="dxa"/>
            <w:tcBorders>
              <w:left w:val="single" w:sz="6" w:space="0" w:color="000000"/>
              <w:bottom w:val="single" w:sz="6" w:space="0" w:color="000000"/>
              <w:right w:val="single" w:sz="6" w:space="0" w:color="000000"/>
            </w:tcBorders>
          </w:tcPr>
          <w:p w14:paraId="44E07125" w14:textId="2FC3A45B" w:rsidR="000D14B5" w:rsidRDefault="009748A5">
            <w:pPr>
              <w:pStyle w:val="TableParagraph"/>
              <w:spacing w:before="45"/>
              <w:ind w:left="439" w:right="416" w:firstLine="61"/>
              <w:jc w:val="both"/>
              <w:rPr>
                <w:b/>
                <w:sz w:val="20"/>
              </w:rPr>
            </w:pPr>
            <w:r>
              <w:rPr>
                <w:b/>
                <w:sz w:val="20"/>
              </w:rPr>
              <w:t>OVERALL PROJECT PRECISION</w:t>
            </w:r>
            <w:ins w:id="76" w:author="Benjamin Meyer" w:date="2022-08-22T15:47:00Z">
              <w:r w:rsidR="00E10D31">
                <w:rPr>
                  <w:rStyle w:val="FootnoteReference"/>
                  <w:b/>
                  <w:sz w:val="20"/>
                </w:rPr>
                <w:footnoteReference w:customMarkFollows="1" w:id="3"/>
                <w:t>*</w:t>
              </w:r>
            </w:ins>
          </w:p>
        </w:tc>
        <w:tc>
          <w:tcPr>
            <w:tcW w:w="2070" w:type="dxa"/>
            <w:tcBorders>
              <w:left w:val="single" w:sz="6" w:space="0" w:color="000000"/>
              <w:bottom w:val="single" w:sz="6" w:space="0" w:color="000000"/>
            </w:tcBorders>
          </w:tcPr>
          <w:p w14:paraId="716164CA" w14:textId="77777777" w:rsidR="000D14B5" w:rsidRDefault="000D14B5">
            <w:pPr>
              <w:pStyle w:val="TableParagraph"/>
              <w:spacing w:before="7"/>
              <w:rPr>
                <w:b/>
                <w:sz w:val="26"/>
              </w:rPr>
            </w:pPr>
          </w:p>
          <w:p w14:paraId="40649D1B" w14:textId="77777777" w:rsidR="000D14B5" w:rsidRDefault="009748A5">
            <w:pPr>
              <w:pStyle w:val="TableParagraph"/>
              <w:ind w:left="318" w:right="281"/>
              <w:jc w:val="center"/>
              <w:rPr>
                <w:b/>
                <w:sz w:val="24"/>
              </w:rPr>
            </w:pPr>
            <w:r>
              <w:rPr>
                <w:b/>
                <w:sz w:val="24"/>
              </w:rPr>
              <w:t>ACCURACY</w:t>
            </w:r>
          </w:p>
        </w:tc>
      </w:tr>
      <w:tr w:rsidR="000D14B5" w14:paraId="159D1C7B" w14:textId="77777777" w:rsidTr="00E10D31">
        <w:trPr>
          <w:trHeight w:val="828"/>
        </w:trPr>
        <w:tc>
          <w:tcPr>
            <w:tcW w:w="2821" w:type="dxa"/>
            <w:tcBorders>
              <w:top w:val="single" w:sz="6" w:space="0" w:color="000000"/>
              <w:bottom w:val="single" w:sz="6" w:space="0" w:color="000000"/>
              <w:right w:val="single" w:sz="6" w:space="0" w:color="000000"/>
            </w:tcBorders>
          </w:tcPr>
          <w:p w14:paraId="6E12123F" w14:textId="77777777" w:rsidR="000D14B5" w:rsidRDefault="009748A5">
            <w:pPr>
              <w:pStyle w:val="TableParagraph"/>
              <w:spacing w:line="274" w:lineRule="exact"/>
              <w:ind w:left="92"/>
              <w:rPr>
                <w:sz w:val="24"/>
              </w:rPr>
            </w:pPr>
            <w:r>
              <w:rPr>
                <w:sz w:val="24"/>
              </w:rPr>
              <w:t>Hardness</w:t>
            </w:r>
          </w:p>
        </w:tc>
        <w:tc>
          <w:tcPr>
            <w:tcW w:w="2727" w:type="dxa"/>
            <w:tcBorders>
              <w:top w:val="single" w:sz="6" w:space="0" w:color="000000"/>
              <w:left w:val="single" w:sz="6" w:space="0" w:color="000000"/>
              <w:bottom w:val="single" w:sz="6" w:space="0" w:color="000000"/>
              <w:right w:val="single" w:sz="6" w:space="0" w:color="000000"/>
            </w:tcBorders>
          </w:tcPr>
          <w:p w14:paraId="4652F8FE" w14:textId="77777777" w:rsidR="000D14B5" w:rsidRDefault="009748A5">
            <w:pPr>
              <w:pStyle w:val="TableParagraph"/>
              <w:spacing w:line="273" w:lineRule="exact"/>
              <w:ind w:left="107"/>
              <w:rPr>
                <w:sz w:val="24"/>
              </w:rPr>
            </w:pPr>
            <w:r>
              <w:rPr>
                <w:sz w:val="24"/>
              </w:rPr>
              <w:t>Calculated from Ca, total</w:t>
            </w:r>
          </w:p>
          <w:p w14:paraId="7826F6B8" w14:textId="77777777" w:rsidR="000D14B5" w:rsidRDefault="009748A5">
            <w:pPr>
              <w:pStyle w:val="TableParagraph"/>
              <w:spacing w:before="13" w:line="276" w:lineRule="exact"/>
              <w:ind w:left="107"/>
              <w:rPr>
                <w:sz w:val="16"/>
              </w:rPr>
            </w:pPr>
            <w:r>
              <w:rPr>
                <w:position w:val="1"/>
                <w:sz w:val="24"/>
              </w:rPr>
              <w:t>and Mg, total as CaCO</w:t>
            </w:r>
            <w:r>
              <w:rPr>
                <w:sz w:val="16"/>
              </w:rPr>
              <w:t xml:space="preserve">3 </w:t>
            </w:r>
            <w:r>
              <w:rPr>
                <w:position w:val="1"/>
                <w:sz w:val="24"/>
              </w:rPr>
              <w:t>+ MgCO</w:t>
            </w:r>
            <w:r>
              <w:rPr>
                <w:sz w:val="16"/>
              </w:rPr>
              <w:t>3</w:t>
            </w:r>
          </w:p>
        </w:tc>
        <w:tc>
          <w:tcPr>
            <w:tcW w:w="2213" w:type="dxa"/>
            <w:tcBorders>
              <w:top w:val="single" w:sz="6" w:space="0" w:color="000000"/>
              <w:left w:val="single" w:sz="6" w:space="0" w:color="000000"/>
              <w:bottom w:val="single" w:sz="6" w:space="0" w:color="000000"/>
              <w:right w:val="single" w:sz="6" w:space="0" w:color="000000"/>
            </w:tcBorders>
          </w:tcPr>
          <w:p w14:paraId="09D3F7DE" w14:textId="77777777" w:rsidR="000D14B5" w:rsidRDefault="000D14B5">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23D8BF6A" w14:textId="77777777" w:rsidR="000D14B5" w:rsidRDefault="000D14B5">
            <w:pPr>
              <w:pStyle w:val="TableParagraph"/>
            </w:pPr>
          </w:p>
        </w:tc>
        <w:tc>
          <w:tcPr>
            <w:tcW w:w="2063" w:type="dxa"/>
            <w:tcBorders>
              <w:top w:val="single" w:sz="6" w:space="0" w:color="000000"/>
              <w:left w:val="single" w:sz="6" w:space="0" w:color="000000"/>
              <w:bottom w:val="single" w:sz="6" w:space="0" w:color="000000"/>
              <w:right w:val="single" w:sz="6" w:space="0" w:color="000000"/>
            </w:tcBorders>
          </w:tcPr>
          <w:p w14:paraId="4D340F16" w14:textId="77777777" w:rsidR="000D14B5" w:rsidRDefault="000D14B5">
            <w:pPr>
              <w:pStyle w:val="TableParagraph"/>
            </w:pPr>
          </w:p>
        </w:tc>
        <w:tc>
          <w:tcPr>
            <w:tcW w:w="2070" w:type="dxa"/>
            <w:tcBorders>
              <w:top w:val="single" w:sz="6" w:space="0" w:color="000000"/>
              <w:left w:val="single" w:sz="6" w:space="0" w:color="000000"/>
              <w:bottom w:val="single" w:sz="6" w:space="0" w:color="000000"/>
            </w:tcBorders>
          </w:tcPr>
          <w:p w14:paraId="6133A711" w14:textId="77777777" w:rsidR="000D14B5" w:rsidRDefault="000D14B5">
            <w:pPr>
              <w:pStyle w:val="TableParagraph"/>
            </w:pPr>
          </w:p>
        </w:tc>
      </w:tr>
      <w:tr w:rsidR="000D14B5" w14:paraId="1DBD782D" w14:textId="77777777" w:rsidTr="00E10D31">
        <w:trPr>
          <w:trHeight w:val="265"/>
        </w:trPr>
        <w:tc>
          <w:tcPr>
            <w:tcW w:w="2821" w:type="dxa"/>
            <w:tcBorders>
              <w:top w:val="single" w:sz="6" w:space="0" w:color="000000"/>
              <w:bottom w:val="single" w:sz="6" w:space="0" w:color="000000"/>
              <w:right w:val="single" w:sz="6" w:space="0" w:color="000000"/>
            </w:tcBorders>
          </w:tcPr>
          <w:p w14:paraId="475A6457" w14:textId="77777777" w:rsidR="000D14B5" w:rsidRDefault="009748A5">
            <w:pPr>
              <w:pStyle w:val="TableParagraph"/>
              <w:spacing w:line="246" w:lineRule="exact"/>
              <w:ind w:left="92"/>
              <w:rPr>
                <w:sz w:val="24"/>
              </w:rPr>
            </w:pPr>
            <w:r>
              <w:rPr>
                <w:sz w:val="24"/>
              </w:rPr>
              <w:t>Calcium, total</w:t>
            </w:r>
          </w:p>
        </w:tc>
        <w:tc>
          <w:tcPr>
            <w:tcW w:w="2727" w:type="dxa"/>
            <w:tcBorders>
              <w:top w:val="single" w:sz="6" w:space="0" w:color="000000"/>
              <w:left w:val="single" w:sz="6" w:space="0" w:color="000000"/>
              <w:bottom w:val="single" w:sz="6" w:space="0" w:color="000000"/>
              <w:right w:val="single" w:sz="6" w:space="0" w:color="000000"/>
            </w:tcBorders>
          </w:tcPr>
          <w:p w14:paraId="71C82648" w14:textId="77777777" w:rsidR="000D14B5" w:rsidRDefault="009748A5">
            <w:pPr>
              <w:pStyle w:val="TableParagraph"/>
              <w:spacing w:line="246"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26719FB4" w14:textId="77777777" w:rsidR="000D14B5" w:rsidRDefault="009748A5">
            <w:pPr>
              <w:pStyle w:val="TableParagraph"/>
              <w:spacing w:line="246" w:lineRule="exact"/>
              <w:ind w:right="648"/>
              <w:jc w:val="right"/>
              <w:rPr>
                <w:sz w:val="24"/>
              </w:rPr>
            </w:pPr>
            <w:r>
              <w:rPr>
                <w:sz w:val="24"/>
              </w:rPr>
              <w:t>1.0 mg/L</w:t>
            </w:r>
          </w:p>
        </w:tc>
        <w:tc>
          <w:tcPr>
            <w:tcW w:w="1813" w:type="dxa"/>
            <w:tcBorders>
              <w:top w:val="single" w:sz="6" w:space="0" w:color="000000"/>
              <w:left w:val="single" w:sz="6" w:space="0" w:color="000000"/>
              <w:bottom w:val="single" w:sz="6" w:space="0" w:color="000000"/>
              <w:right w:val="single" w:sz="6" w:space="0" w:color="000000"/>
            </w:tcBorders>
          </w:tcPr>
          <w:p w14:paraId="7008867E" w14:textId="77777777" w:rsidR="000D14B5" w:rsidRDefault="009748A5">
            <w:pPr>
              <w:pStyle w:val="TableParagraph"/>
              <w:spacing w:line="246" w:lineRule="exact"/>
              <w:ind w:left="468"/>
              <w:rPr>
                <w:sz w:val="24"/>
              </w:rPr>
            </w:pPr>
            <w:r>
              <w:rPr>
                <w:sz w:val="24"/>
              </w:rPr>
              <w:t>4.0 mg/L</w:t>
            </w:r>
          </w:p>
        </w:tc>
        <w:tc>
          <w:tcPr>
            <w:tcW w:w="2063" w:type="dxa"/>
            <w:tcBorders>
              <w:top w:val="single" w:sz="6" w:space="0" w:color="000000"/>
              <w:left w:val="single" w:sz="6" w:space="0" w:color="000000"/>
              <w:bottom w:val="single" w:sz="6" w:space="0" w:color="000000"/>
              <w:right w:val="single" w:sz="6" w:space="0" w:color="000000"/>
            </w:tcBorders>
          </w:tcPr>
          <w:p w14:paraId="121C8244" w14:textId="77777777" w:rsidR="000D14B5" w:rsidRDefault="009748A5">
            <w:pPr>
              <w:pStyle w:val="TableParagraph"/>
              <w:spacing w:line="246"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6ABE3328" w14:textId="77777777" w:rsidR="000D14B5" w:rsidRDefault="009748A5">
            <w:pPr>
              <w:pStyle w:val="TableParagraph"/>
              <w:spacing w:line="246" w:lineRule="exact"/>
              <w:ind w:left="318" w:right="281"/>
              <w:jc w:val="center"/>
              <w:rPr>
                <w:sz w:val="24"/>
              </w:rPr>
            </w:pPr>
            <w:r>
              <w:rPr>
                <w:sz w:val="24"/>
              </w:rPr>
              <w:t>±21 % LCS</w:t>
            </w:r>
          </w:p>
        </w:tc>
      </w:tr>
      <w:tr w:rsidR="000D14B5" w14:paraId="2EABE6BF" w14:textId="77777777" w:rsidTr="00E10D31">
        <w:trPr>
          <w:trHeight w:val="275"/>
        </w:trPr>
        <w:tc>
          <w:tcPr>
            <w:tcW w:w="2821" w:type="dxa"/>
            <w:tcBorders>
              <w:top w:val="single" w:sz="6" w:space="0" w:color="000000"/>
              <w:bottom w:val="single" w:sz="6" w:space="0" w:color="000000"/>
              <w:right w:val="single" w:sz="6" w:space="0" w:color="000000"/>
            </w:tcBorders>
          </w:tcPr>
          <w:p w14:paraId="08B80661" w14:textId="77777777" w:rsidR="000D14B5" w:rsidRDefault="009748A5">
            <w:pPr>
              <w:pStyle w:val="TableParagraph"/>
              <w:spacing w:line="255" w:lineRule="exact"/>
              <w:ind w:left="92"/>
              <w:rPr>
                <w:sz w:val="24"/>
              </w:rPr>
            </w:pPr>
            <w:r>
              <w:rPr>
                <w:sz w:val="24"/>
              </w:rPr>
              <w:t>Iron, total</w:t>
            </w:r>
          </w:p>
        </w:tc>
        <w:tc>
          <w:tcPr>
            <w:tcW w:w="2727" w:type="dxa"/>
            <w:tcBorders>
              <w:top w:val="single" w:sz="6" w:space="0" w:color="000000"/>
              <w:left w:val="single" w:sz="6" w:space="0" w:color="000000"/>
              <w:bottom w:val="single" w:sz="6" w:space="0" w:color="000000"/>
              <w:right w:val="single" w:sz="6" w:space="0" w:color="000000"/>
            </w:tcBorders>
          </w:tcPr>
          <w:p w14:paraId="16D97B47" w14:textId="77777777" w:rsidR="000D14B5" w:rsidRDefault="009748A5">
            <w:pPr>
              <w:pStyle w:val="TableParagraph"/>
              <w:spacing w:line="255"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305B0393" w14:textId="77777777" w:rsidR="000D14B5" w:rsidRDefault="009748A5">
            <w:pPr>
              <w:pStyle w:val="TableParagraph"/>
              <w:spacing w:line="255" w:lineRule="exact"/>
              <w:ind w:right="648"/>
              <w:jc w:val="right"/>
              <w:rPr>
                <w:sz w:val="24"/>
              </w:rPr>
            </w:pPr>
            <w:r>
              <w:rPr>
                <w:sz w:val="24"/>
              </w:rPr>
              <w:t>2.0 mg/L</w:t>
            </w:r>
          </w:p>
        </w:tc>
        <w:tc>
          <w:tcPr>
            <w:tcW w:w="1813" w:type="dxa"/>
            <w:tcBorders>
              <w:top w:val="single" w:sz="6" w:space="0" w:color="000000"/>
              <w:left w:val="single" w:sz="6" w:space="0" w:color="000000"/>
              <w:bottom w:val="single" w:sz="6" w:space="0" w:color="000000"/>
              <w:right w:val="single" w:sz="6" w:space="0" w:color="000000"/>
            </w:tcBorders>
          </w:tcPr>
          <w:p w14:paraId="2EA4DB65" w14:textId="77777777" w:rsidR="000D14B5" w:rsidRDefault="009748A5">
            <w:pPr>
              <w:pStyle w:val="TableParagraph"/>
              <w:spacing w:line="255" w:lineRule="exact"/>
              <w:ind w:left="468"/>
              <w:rPr>
                <w:sz w:val="24"/>
              </w:rPr>
            </w:pPr>
            <w:r>
              <w:rPr>
                <w:sz w:val="24"/>
              </w:rPr>
              <w:t>8.0 mg/L</w:t>
            </w:r>
          </w:p>
        </w:tc>
        <w:tc>
          <w:tcPr>
            <w:tcW w:w="2063" w:type="dxa"/>
            <w:tcBorders>
              <w:top w:val="single" w:sz="6" w:space="0" w:color="000000"/>
              <w:left w:val="single" w:sz="6" w:space="0" w:color="000000"/>
              <w:bottom w:val="single" w:sz="6" w:space="0" w:color="000000"/>
              <w:right w:val="single" w:sz="6" w:space="0" w:color="000000"/>
            </w:tcBorders>
          </w:tcPr>
          <w:p w14:paraId="058185FD" w14:textId="77777777" w:rsidR="000D14B5" w:rsidRDefault="009748A5">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54FDFBA6" w14:textId="77777777" w:rsidR="000D14B5" w:rsidRDefault="009748A5">
            <w:pPr>
              <w:pStyle w:val="TableParagraph"/>
              <w:spacing w:line="255" w:lineRule="exact"/>
              <w:ind w:left="318" w:right="281"/>
              <w:jc w:val="center"/>
              <w:rPr>
                <w:sz w:val="24"/>
              </w:rPr>
            </w:pPr>
            <w:r>
              <w:rPr>
                <w:sz w:val="24"/>
              </w:rPr>
              <w:t>±49.5 % LCS</w:t>
            </w:r>
          </w:p>
        </w:tc>
      </w:tr>
      <w:tr w:rsidR="000D14B5" w14:paraId="58871AE7" w14:textId="77777777" w:rsidTr="00E10D31">
        <w:trPr>
          <w:trHeight w:val="276"/>
        </w:trPr>
        <w:tc>
          <w:tcPr>
            <w:tcW w:w="2821" w:type="dxa"/>
            <w:tcBorders>
              <w:top w:val="single" w:sz="6" w:space="0" w:color="000000"/>
              <w:bottom w:val="single" w:sz="6" w:space="0" w:color="000000"/>
              <w:right w:val="single" w:sz="6" w:space="0" w:color="000000"/>
            </w:tcBorders>
          </w:tcPr>
          <w:p w14:paraId="13C00641" w14:textId="77777777" w:rsidR="000D14B5" w:rsidRDefault="009748A5">
            <w:pPr>
              <w:pStyle w:val="TableParagraph"/>
              <w:spacing w:line="257" w:lineRule="exact"/>
              <w:ind w:left="92"/>
              <w:rPr>
                <w:sz w:val="24"/>
              </w:rPr>
            </w:pPr>
            <w:r>
              <w:rPr>
                <w:sz w:val="24"/>
              </w:rPr>
              <w:t>Magnesium, total</w:t>
            </w:r>
          </w:p>
        </w:tc>
        <w:tc>
          <w:tcPr>
            <w:tcW w:w="2727" w:type="dxa"/>
            <w:tcBorders>
              <w:top w:val="single" w:sz="6" w:space="0" w:color="000000"/>
              <w:left w:val="single" w:sz="6" w:space="0" w:color="000000"/>
              <w:bottom w:val="single" w:sz="6" w:space="0" w:color="000000"/>
              <w:right w:val="single" w:sz="6" w:space="0" w:color="000000"/>
            </w:tcBorders>
          </w:tcPr>
          <w:p w14:paraId="48BCAF6C" w14:textId="77777777" w:rsidR="000D14B5" w:rsidRDefault="009748A5">
            <w:pPr>
              <w:pStyle w:val="TableParagraph"/>
              <w:spacing w:line="257"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09A2AAD7" w14:textId="77777777" w:rsidR="000D14B5" w:rsidRDefault="009748A5">
            <w:pPr>
              <w:pStyle w:val="TableParagraph"/>
              <w:spacing w:line="257" w:lineRule="exact"/>
              <w:ind w:right="648"/>
              <w:jc w:val="right"/>
              <w:rPr>
                <w:sz w:val="24"/>
              </w:rPr>
            </w:pPr>
            <w:r>
              <w:rPr>
                <w:sz w:val="24"/>
              </w:rPr>
              <w:t>0.2 mg/L</w:t>
            </w:r>
          </w:p>
        </w:tc>
        <w:tc>
          <w:tcPr>
            <w:tcW w:w="1813" w:type="dxa"/>
            <w:tcBorders>
              <w:top w:val="single" w:sz="6" w:space="0" w:color="000000"/>
              <w:left w:val="single" w:sz="6" w:space="0" w:color="000000"/>
              <w:bottom w:val="single" w:sz="6" w:space="0" w:color="000000"/>
              <w:right w:val="single" w:sz="6" w:space="0" w:color="000000"/>
            </w:tcBorders>
          </w:tcPr>
          <w:p w14:paraId="40809D19" w14:textId="77777777" w:rsidR="000D14B5" w:rsidRDefault="009748A5">
            <w:pPr>
              <w:pStyle w:val="TableParagraph"/>
              <w:spacing w:line="257" w:lineRule="exact"/>
              <w:ind w:left="478" w:right="460"/>
              <w:jc w:val="center"/>
              <w:rPr>
                <w:sz w:val="24"/>
              </w:rPr>
            </w:pPr>
            <w:r>
              <w:rPr>
                <w:sz w:val="24"/>
              </w:rPr>
              <w:t>2.0mg/L</w:t>
            </w:r>
          </w:p>
        </w:tc>
        <w:tc>
          <w:tcPr>
            <w:tcW w:w="2063" w:type="dxa"/>
            <w:tcBorders>
              <w:top w:val="single" w:sz="6" w:space="0" w:color="000000"/>
              <w:left w:val="single" w:sz="6" w:space="0" w:color="000000"/>
              <w:bottom w:val="single" w:sz="6" w:space="0" w:color="000000"/>
              <w:right w:val="single" w:sz="6" w:space="0" w:color="000000"/>
            </w:tcBorders>
          </w:tcPr>
          <w:p w14:paraId="21179B41"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21ABD7EB" w14:textId="77777777" w:rsidR="000D14B5" w:rsidRDefault="009748A5">
            <w:pPr>
              <w:pStyle w:val="TableParagraph"/>
              <w:spacing w:line="257" w:lineRule="exact"/>
              <w:ind w:left="318" w:right="281"/>
              <w:jc w:val="center"/>
              <w:rPr>
                <w:sz w:val="24"/>
              </w:rPr>
            </w:pPr>
            <w:r>
              <w:rPr>
                <w:sz w:val="24"/>
              </w:rPr>
              <w:t>±27 % LCS</w:t>
            </w:r>
          </w:p>
        </w:tc>
      </w:tr>
      <w:tr w:rsidR="000D14B5" w14:paraId="59867C41" w14:textId="77777777" w:rsidTr="00E10D31">
        <w:trPr>
          <w:trHeight w:val="551"/>
        </w:trPr>
        <w:tc>
          <w:tcPr>
            <w:tcW w:w="2821" w:type="dxa"/>
            <w:tcBorders>
              <w:top w:val="single" w:sz="6" w:space="0" w:color="000000"/>
              <w:bottom w:val="single" w:sz="6" w:space="0" w:color="000000"/>
              <w:right w:val="single" w:sz="6" w:space="0" w:color="000000"/>
            </w:tcBorders>
          </w:tcPr>
          <w:p w14:paraId="521FE32A" w14:textId="77777777" w:rsidR="000D14B5" w:rsidRDefault="009748A5">
            <w:pPr>
              <w:pStyle w:val="TableParagraph"/>
              <w:spacing w:line="272" w:lineRule="exact"/>
              <w:ind w:left="92"/>
              <w:rPr>
                <w:sz w:val="24"/>
              </w:rPr>
            </w:pPr>
            <w:r>
              <w:rPr>
                <w:sz w:val="24"/>
              </w:rPr>
              <w:t>Arsenic, dissolved</w:t>
            </w:r>
          </w:p>
        </w:tc>
        <w:tc>
          <w:tcPr>
            <w:tcW w:w="2727" w:type="dxa"/>
            <w:tcBorders>
              <w:top w:val="single" w:sz="6" w:space="0" w:color="000000"/>
              <w:left w:val="single" w:sz="6" w:space="0" w:color="000000"/>
              <w:bottom w:val="single" w:sz="6" w:space="0" w:color="000000"/>
              <w:right w:val="single" w:sz="6" w:space="0" w:color="000000"/>
            </w:tcBorders>
          </w:tcPr>
          <w:p w14:paraId="2C5A9488" w14:textId="77777777" w:rsidR="000D14B5" w:rsidRDefault="009748A5">
            <w:pPr>
              <w:pStyle w:val="TableParagraph"/>
              <w:spacing w:line="272"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2A00E9D1" w14:textId="77777777" w:rsidR="000D14B5" w:rsidRDefault="009748A5">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0016CA8D" w14:textId="77777777" w:rsidR="000D14B5" w:rsidRDefault="009748A5">
            <w:pPr>
              <w:pStyle w:val="TableParagraph"/>
              <w:spacing w:line="272" w:lineRule="exact"/>
              <w:ind w:left="492"/>
              <w:rPr>
                <w:sz w:val="24"/>
              </w:rPr>
            </w:pPr>
            <w:r>
              <w:rPr>
                <w:sz w:val="24"/>
              </w:rPr>
              <w:t>5.0 µg/L</w:t>
            </w:r>
          </w:p>
        </w:tc>
        <w:tc>
          <w:tcPr>
            <w:tcW w:w="2063" w:type="dxa"/>
            <w:tcBorders>
              <w:top w:val="single" w:sz="6" w:space="0" w:color="000000"/>
              <w:left w:val="single" w:sz="6" w:space="0" w:color="000000"/>
              <w:bottom w:val="single" w:sz="6" w:space="0" w:color="000000"/>
              <w:right w:val="single" w:sz="6" w:space="0" w:color="000000"/>
            </w:tcBorders>
          </w:tcPr>
          <w:p w14:paraId="05652B9D" w14:textId="77777777" w:rsidR="000D14B5" w:rsidRDefault="009748A5">
            <w:pPr>
              <w:pStyle w:val="TableParagraph"/>
              <w:spacing w:line="272"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1546D5D8" w14:textId="77777777" w:rsidR="000D14B5" w:rsidRDefault="009748A5">
            <w:pPr>
              <w:pStyle w:val="TableParagraph"/>
              <w:spacing w:line="272" w:lineRule="exact"/>
              <w:ind w:left="318" w:right="281"/>
              <w:jc w:val="center"/>
              <w:rPr>
                <w:sz w:val="24"/>
              </w:rPr>
            </w:pPr>
            <w:r>
              <w:rPr>
                <w:sz w:val="24"/>
              </w:rPr>
              <w:t>±15 % LFB</w:t>
            </w:r>
          </w:p>
        </w:tc>
      </w:tr>
      <w:tr w:rsidR="000D14B5" w14:paraId="54F8D01E" w14:textId="77777777" w:rsidTr="00E10D31">
        <w:trPr>
          <w:trHeight w:val="276"/>
        </w:trPr>
        <w:tc>
          <w:tcPr>
            <w:tcW w:w="2821" w:type="dxa"/>
            <w:tcBorders>
              <w:top w:val="single" w:sz="6" w:space="0" w:color="000000"/>
              <w:bottom w:val="single" w:sz="6" w:space="0" w:color="000000"/>
              <w:right w:val="single" w:sz="6" w:space="0" w:color="000000"/>
            </w:tcBorders>
          </w:tcPr>
          <w:p w14:paraId="1759A785" w14:textId="77777777" w:rsidR="000D14B5" w:rsidRDefault="009748A5">
            <w:pPr>
              <w:pStyle w:val="TableParagraph"/>
              <w:spacing w:line="257" w:lineRule="exact"/>
              <w:ind w:left="92"/>
              <w:rPr>
                <w:sz w:val="24"/>
              </w:rPr>
            </w:pPr>
            <w:r>
              <w:rPr>
                <w:sz w:val="24"/>
              </w:rPr>
              <w:t>Cadmium, dissolved</w:t>
            </w:r>
          </w:p>
        </w:tc>
        <w:tc>
          <w:tcPr>
            <w:tcW w:w="2727" w:type="dxa"/>
            <w:tcBorders>
              <w:top w:val="single" w:sz="6" w:space="0" w:color="000000"/>
              <w:left w:val="single" w:sz="6" w:space="0" w:color="000000"/>
              <w:bottom w:val="single" w:sz="6" w:space="0" w:color="000000"/>
              <w:right w:val="single" w:sz="6" w:space="0" w:color="000000"/>
            </w:tcBorders>
          </w:tcPr>
          <w:p w14:paraId="657C5BC7"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6ED9BF8D" w14:textId="77777777" w:rsidR="000D14B5" w:rsidRDefault="009748A5">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32967165" w14:textId="77777777" w:rsidR="000D14B5" w:rsidRDefault="009748A5">
            <w:pPr>
              <w:pStyle w:val="TableParagraph"/>
              <w:spacing w:line="257" w:lineRule="exact"/>
              <w:ind w:left="432"/>
              <w:rPr>
                <w:sz w:val="24"/>
              </w:rPr>
            </w:pPr>
            <w:r>
              <w:rPr>
                <w:sz w:val="24"/>
              </w:rPr>
              <w:t>0.50 µg/L</w:t>
            </w:r>
          </w:p>
        </w:tc>
        <w:tc>
          <w:tcPr>
            <w:tcW w:w="2063" w:type="dxa"/>
            <w:tcBorders>
              <w:top w:val="single" w:sz="6" w:space="0" w:color="000000"/>
              <w:left w:val="single" w:sz="6" w:space="0" w:color="000000"/>
              <w:bottom w:val="single" w:sz="6" w:space="0" w:color="000000"/>
              <w:right w:val="single" w:sz="6" w:space="0" w:color="000000"/>
            </w:tcBorders>
          </w:tcPr>
          <w:p w14:paraId="5088FC31"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323FCF19" w14:textId="77777777" w:rsidR="000D14B5" w:rsidRDefault="009748A5">
            <w:pPr>
              <w:pStyle w:val="TableParagraph"/>
              <w:spacing w:line="257" w:lineRule="exact"/>
              <w:ind w:left="318" w:right="281"/>
              <w:jc w:val="center"/>
              <w:rPr>
                <w:sz w:val="24"/>
              </w:rPr>
            </w:pPr>
            <w:r>
              <w:rPr>
                <w:sz w:val="24"/>
              </w:rPr>
              <w:t>±15 % LFB</w:t>
            </w:r>
          </w:p>
        </w:tc>
      </w:tr>
      <w:tr w:rsidR="000D14B5" w14:paraId="46B48F75" w14:textId="77777777" w:rsidTr="00E10D31">
        <w:trPr>
          <w:trHeight w:val="275"/>
        </w:trPr>
        <w:tc>
          <w:tcPr>
            <w:tcW w:w="2821" w:type="dxa"/>
            <w:tcBorders>
              <w:top w:val="single" w:sz="6" w:space="0" w:color="000000"/>
              <w:bottom w:val="single" w:sz="6" w:space="0" w:color="000000"/>
              <w:right w:val="single" w:sz="6" w:space="0" w:color="000000"/>
            </w:tcBorders>
          </w:tcPr>
          <w:p w14:paraId="6854E729" w14:textId="77777777" w:rsidR="000D14B5" w:rsidRDefault="009748A5">
            <w:pPr>
              <w:pStyle w:val="TableParagraph"/>
              <w:spacing w:line="255" w:lineRule="exact"/>
              <w:ind w:left="92"/>
              <w:rPr>
                <w:sz w:val="24"/>
              </w:rPr>
            </w:pPr>
            <w:r>
              <w:rPr>
                <w:sz w:val="24"/>
              </w:rPr>
              <w:t>Chromium, dissolved</w:t>
            </w:r>
          </w:p>
        </w:tc>
        <w:tc>
          <w:tcPr>
            <w:tcW w:w="2727" w:type="dxa"/>
            <w:tcBorders>
              <w:top w:val="single" w:sz="6" w:space="0" w:color="000000"/>
              <w:left w:val="single" w:sz="6" w:space="0" w:color="000000"/>
              <w:bottom w:val="single" w:sz="6" w:space="0" w:color="000000"/>
              <w:right w:val="single" w:sz="6" w:space="0" w:color="000000"/>
            </w:tcBorders>
          </w:tcPr>
          <w:p w14:paraId="1C350F0D" w14:textId="77777777" w:rsidR="000D14B5" w:rsidRDefault="009748A5">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3A8F2291" w14:textId="77777777" w:rsidR="000D14B5" w:rsidRDefault="009748A5">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202DDB09" w14:textId="77777777" w:rsidR="000D14B5" w:rsidRDefault="009748A5">
            <w:pPr>
              <w:pStyle w:val="TableParagraph"/>
              <w:spacing w:line="255" w:lineRule="exact"/>
              <w:ind w:left="492"/>
              <w:rPr>
                <w:sz w:val="24"/>
              </w:rPr>
            </w:pPr>
            <w:r>
              <w:rPr>
                <w:sz w:val="24"/>
              </w:rPr>
              <w:t>2.0 µg/L</w:t>
            </w:r>
          </w:p>
        </w:tc>
        <w:tc>
          <w:tcPr>
            <w:tcW w:w="2063" w:type="dxa"/>
            <w:tcBorders>
              <w:top w:val="single" w:sz="6" w:space="0" w:color="000000"/>
              <w:left w:val="single" w:sz="6" w:space="0" w:color="000000"/>
              <w:bottom w:val="single" w:sz="6" w:space="0" w:color="000000"/>
              <w:right w:val="single" w:sz="6" w:space="0" w:color="000000"/>
            </w:tcBorders>
          </w:tcPr>
          <w:p w14:paraId="1A38B141" w14:textId="77777777" w:rsidR="000D14B5" w:rsidRDefault="009748A5">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0BF4BAF2" w14:textId="77777777" w:rsidR="000D14B5" w:rsidRDefault="009748A5">
            <w:pPr>
              <w:pStyle w:val="TableParagraph"/>
              <w:spacing w:line="255" w:lineRule="exact"/>
              <w:ind w:left="318" w:right="281"/>
              <w:jc w:val="center"/>
              <w:rPr>
                <w:sz w:val="24"/>
              </w:rPr>
            </w:pPr>
            <w:r>
              <w:rPr>
                <w:sz w:val="24"/>
              </w:rPr>
              <w:t>±15 % LFB</w:t>
            </w:r>
          </w:p>
        </w:tc>
      </w:tr>
      <w:tr w:rsidR="000D14B5" w14:paraId="56675595" w14:textId="77777777" w:rsidTr="00E10D31">
        <w:trPr>
          <w:trHeight w:val="276"/>
        </w:trPr>
        <w:tc>
          <w:tcPr>
            <w:tcW w:w="2821" w:type="dxa"/>
            <w:tcBorders>
              <w:top w:val="single" w:sz="6" w:space="0" w:color="000000"/>
              <w:bottom w:val="single" w:sz="6" w:space="0" w:color="000000"/>
              <w:right w:val="single" w:sz="6" w:space="0" w:color="000000"/>
            </w:tcBorders>
          </w:tcPr>
          <w:p w14:paraId="17F06887" w14:textId="77777777" w:rsidR="000D14B5" w:rsidRDefault="009748A5">
            <w:pPr>
              <w:pStyle w:val="TableParagraph"/>
              <w:spacing w:line="257" w:lineRule="exact"/>
              <w:ind w:left="92"/>
              <w:rPr>
                <w:sz w:val="24"/>
              </w:rPr>
            </w:pPr>
            <w:r>
              <w:rPr>
                <w:sz w:val="24"/>
              </w:rPr>
              <w:t>Copper, dissolved</w:t>
            </w:r>
          </w:p>
        </w:tc>
        <w:tc>
          <w:tcPr>
            <w:tcW w:w="2727" w:type="dxa"/>
            <w:tcBorders>
              <w:top w:val="single" w:sz="6" w:space="0" w:color="000000"/>
              <w:left w:val="single" w:sz="6" w:space="0" w:color="000000"/>
              <w:bottom w:val="single" w:sz="6" w:space="0" w:color="000000"/>
              <w:right w:val="single" w:sz="6" w:space="0" w:color="000000"/>
            </w:tcBorders>
          </w:tcPr>
          <w:p w14:paraId="7CE6C188"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3B9B6AFA" w14:textId="77777777" w:rsidR="000D14B5" w:rsidRDefault="009748A5">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5463DA4D" w14:textId="77777777" w:rsidR="000D14B5" w:rsidRDefault="009748A5">
            <w:pPr>
              <w:pStyle w:val="TableParagraph"/>
              <w:spacing w:line="257" w:lineRule="exact"/>
              <w:ind w:left="492"/>
              <w:rPr>
                <w:sz w:val="24"/>
              </w:rPr>
            </w:pPr>
            <w:r>
              <w:rPr>
                <w:sz w:val="24"/>
              </w:rPr>
              <w:t>1.0 µg/L</w:t>
            </w:r>
          </w:p>
        </w:tc>
        <w:tc>
          <w:tcPr>
            <w:tcW w:w="2063" w:type="dxa"/>
            <w:tcBorders>
              <w:top w:val="single" w:sz="6" w:space="0" w:color="000000"/>
              <w:left w:val="single" w:sz="6" w:space="0" w:color="000000"/>
              <w:bottom w:val="single" w:sz="6" w:space="0" w:color="000000"/>
              <w:right w:val="single" w:sz="6" w:space="0" w:color="000000"/>
            </w:tcBorders>
          </w:tcPr>
          <w:p w14:paraId="15BAA1E1"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33E0E96A" w14:textId="77777777" w:rsidR="000D14B5" w:rsidRDefault="009748A5">
            <w:pPr>
              <w:pStyle w:val="TableParagraph"/>
              <w:spacing w:line="257" w:lineRule="exact"/>
              <w:ind w:left="318" w:right="281"/>
              <w:jc w:val="center"/>
              <w:rPr>
                <w:sz w:val="24"/>
              </w:rPr>
            </w:pPr>
            <w:r>
              <w:rPr>
                <w:sz w:val="24"/>
              </w:rPr>
              <w:t>±15 % LFB</w:t>
            </w:r>
          </w:p>
        </w:tc>
      </w:tr>
      <w:tr w:rsidR="000D14B5" w14:paraId="3C5893C8" w14:textId="77777777" w:rsidTr="00E10D31">
        <w:trPr>
          <w:trHeight w:val="275"/>
        </w:trPr>
        <w:tc>
          <w:tcPr>
            <w:tcW w:w="2821" w:type="dxa"/>
            <w:tcBorders>
              <w:top w:val="single" w:sz="6" w:space="0" w:color="000000"/>
              <w:bottom w:val="single" w:sz="6" w:space="0" w:color="000000"/>
              <w:right w:val="single" w:sz="6" w:space="0" w:color="000000"/>
            </w:tcBorders>
          </w:tcPr>
          <w:p w14:paraId="554B194F" w14:textId="77777777" w:rsidR="000D14B5" w:rsidRDefault="009748A5">
            <w:pPr>
              <w:pStyle w:val="TableParagraph"/>
              <w:spacing w:line="255" w:lineRule="exact"/>
              <w:ind w:left="92"/>
              <w:rPr>
                <w:sz w:val="24"/>
              </w:rPr>
            </w:pPr>
            <w:r>
              <w:rPr>
                <w:sz w:val="24"/>
              </w:rPr>
              <w:t>Lead, dissolved</w:t>
            </w:r>
          </w:p>
        </w:tc>
        <w:tc>
          <w:tcPr>
            <w:tcW w:w="2727" w:type="dxa"/>
            <w:tcBorders>
              <w:top w:val="single" w:sz="6" w:space="0" w:color="000000"/>
              <w:left w:val="single" w:sz="6" w:space="0" w:color="000000"/>
              <w:bottom w:val="single" w:sz="6" w:space="0" w:color="000000"/>
              <w:right w:val="single" w:sz="6" w:space="0" w:color="000000"/>
            </w:tcBorders>
          </w:tcPr>
          <w:p w14:paraId="3D16BFEB" w14:textId="77777777" w:rsidR="000D14B5" w:rsidRDefault="009748A5">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2CCD7A81" w14:textId="77777777" w:rsidR="000D14B5" w:rsidRDefault="009748A5">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61E1826D" w14:textId="77777777" w:rsidR="000D14B5" w:rsidRDefault="009748A5">
            <w:pPr>
              <w:pStyle w:val="TableParagraph"/>
              <w:spacing w:line="255" w:lineRule="exact"/>
              <w:ind w:left="492"/>
              <w:rPr>
                <w:sz w:val="24"/>
              </w:rPr>
            </w:pPr>
            <w:r>
              <w:rPr>
                <w:sz w:val="24"/>
              </w:rPr>
              <w:t>0.2 µg/L</w:t>
            </w:r>
          </w:p>
        </w:tc>
        <w:tc>
          <w:tcPr>
            <w:tcW w:w="2063" w:type="dxa"/>
            <w:tcBorders>
              <w:top w:val="single" w:sz="6" w:space="0" w:color="000000"/>
              <w:left w:val="single" w:sz="6" w:space="0" w:color="000000"/>
              <w:bottom w:val="single" w:sz="6" w:space="0" w:color="000000"/>
              <w:right w:val="single" w:sz="6" w:space="0" w:color="000000"/>
            </w:tcBorders>
          </w:tcPr>
          <w:p w14:paraId="23556817" w14:textId="77777777" w:rsidR="000D14B5" w:rsidRDefault="009748A5">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tcBorders>
          </w:tcPr>
          <w:p w14:paraId="1E8701B1" w14:textId="77777777" w:rsidR="000D14B5" w:rsidRDefault="009748A5">
            <w:pPr>
              <w:pStyle w:val="TableParagraph"/>
              <w:spacing w:line="255" w:lineRule="exact"/>
              <w:ind w:left="318" w:right="281"/>
              <w:jc w:val="center"/>
              <w:rPr>
                <w:sz w:val="24"/>
              </w:rPr>
            </w:pPr>
            <w:r>
              <w:rPr>
                <w:sz w:val="24"/>
              </w:rPr>
              <w:t>±15 % LFB</w:t>
            </w:r>
          </w:p>
        </w:tc>
      </w:tr>
      <w:tr w:rsidR="000D14B5" w14:paraId="2BC8EFE2" w14:textId="77777777" w:rsidTr="00E10D31">
        <w:trPr>
          <w:trHeight w:val="277"/>
        </w:trPr>
        <w:tc>
          <w:tcPr>
            <w:tcW w:w="2821" w:type="dxa"/>
            <w:tcBorders>
              <w:top w:val="single" w:sz="6" w:space="0" w:color="000000"/>
              <w:right w:val="single" w:sz="6" w:space="0" w:color="000000"/>
            </w:tcBorders>
          </w:tcPr>
          <w:p w14:paraId="2D2A2724" w14:textId="77777777" w:rsidR="000D14B5" w:rsidRDefault="009748A5">
            <w:pPr>
              <w:pStyle w:val="TableParagraph"/>
              <w:spacing w:line="257" w:lineRule="exact"/>
              <w:ind w:left="92"/>
              <w:rPr>
                <w:sz w:val="24"/>
              </w:rPr>
            </w:pPr>
            <w:r>
              <w:rPr>
                <w:sz w:val="24"/>
              </w:rPr>
              <w:t>Zinc, dissolved</w:t>
            </w:r>
          </w:p>
        </w:tc>
        <w:tc>
          <w:tcPr>
            <w:tcW w:w="2727" w:type="dxa"/>
            <w:tcBorders>
              <w:top w:val="single" w:sz="6" w:space="0" w:color="000000"/>
              <w:left w:val="single" w:sz="6" w:space="0" w:color="000000"/>
              <w:right w:val="single" w:sz="6" w:space="0" w:color="000000"/>
            </w:tcBorders>
          </w:tcPr>
          <w:p w14:paraId="452C4E7E"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right w:val="single" w:sz="6" w:space="0" w:color="000000"/>
            </w:tcBorders>
          </w:tcPr>
          <w:p w14:paraId="4FCC1D60" w14:textId="77777777" w:rsidR="000D14B5" w:rsidRDefault="009748A5">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648FD167" w14:textId="77777777" w:rsidR="000D14B5" w:rsidRDefault="009748A5">
            <w:pPr>
              <w:pStyle w:val="TableParagraph"/>
              <w:spacing w:line="257" w:lineRule="exact"/>
              <w:ind w:left="432"/>
              <w:rPr>
                <w:sz w:val="24"/>
              </w:rPr>
            </w:pPr>
            <w:r>
              <w:rPr>
                <w:sz w:val="24"/>
              </w:rPr>
              <w:t>10.0 µg/L</w:t>
            </w:r>
          </w:p>
        </w:tc>
        <w:tc>
          <w:tcPr>
            <w:tcW w:w="2063" w:type="dxa"/>
            <w:tcBorders>
              <w:top w:val="single" w:sz="6" w:space="0" w:color="000000"/>
              <w:left w:val="single" w:sz="6" w:space="0" w:color="000000"/>
              <w:right w:val="single" w:sz="6" w:space="0" w:color="000000"/>
            </w:tcBorders>
          </w:tcPr>
          <w:p w14:paraId="7C613AF9" w14:textId="77777777" w:rsidR="000D14B5" w:rsidRDefault="009748A5">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tcBorders>
          </w:tcPr>
          <w:p w14:paraId="39206B80" w14:textId="77777777" w:rsidR="000D14B5" w:rsidRDefault="009748A5">
            <w:pPr>
              <w:pStyle w:val="TableParagraph"/>
              <w:spacing w:line="257" w:lineRule="exact"/>
              <w:ind w:left="318" w:right="281"/>
              <w:jc w:val="center"/>
              <w:rPr>
                <w:sz w:val="24"/>
              </w:rPr>
            </w:pPr>
            <w:r>
              <w:rPr>
                <w:sz w:val="24"/>
              </w:rPr>
              <w:t>±15 % LFB</w:t>
            </w:r>
          </w:p>
        </w:tc>
      </w:tr>
    </w:tbl>
    <w:p w14:paraId="56A77788" w14:textId="77777777" w:rsidR="000D14B5" w:rsidRDefault="000D14B5">
      <w:pPr>
        <w:pStyle w:val="BodyText"/>
        <w:spacing w:before="11"/>
        <w:rPr>
          <w:b/>
        </w:rPr>
      </w:pPr>
    </w:p>
    <w:p w14:paraId="71A192B7" w14:textId="77777777" w:rsidR="000D14B5" w:rsidRDefault="009748A5">
      <w:pPr>
        <w:pStyle w:val="BodyText"/>
        <w:tabs>
          <w:tab w:val="left" w:pos="8019"/>
        </w:tabs>
        <w:ind w:left="820"/>
      </w:pPr>
      <w:r>
        <w:t>MDL, method</w:t>
      </w:r>
      <w:r>
        <w:rPr>
          <w:spacing w:val="-2"/>
        </w:rPr>
        <w:t xml:space="preserve"> </w:t>
      </w:r>
      <w:r>
        <w:t>detection</w:t>
      </w:r>
      <w:r>
        <w:rPr>
          <w:spacing w:val="-3"/>
        </w:rPr>
        <w:t xml:space="preserve"> </w:t>
      </w:r>
      <w:r>
        <w:t>limit</w:t>
      </w:r>
      <w:r>
        <w:tab/>
        <w:t>µg/L, micrograms per liter (ppb)</w:t>
      </w:r>
    </w:p>
    <w:p w14:paraId="5E866F6A" w14:textId="77777777" w:rsidR="000D14B5" w:rsidRDefault="009748A5">
      <w:pPr>
        <w:pStyle w:val="BodyText"/>
        <w:tabs>
          <w:tab w:val="left" w:pos="8019"/>
        </w:tabs>
        <w:ind w:left="820" w:right="4485"/>
      </w:pPr>
      <w:r>
        <w:t>PQL, practical</w:t>
      </w:r>
      <w:r>
        <w:rPr>
          <w:spacing w:val="-4"/>
        </w:rPr>
        <w:t xml:space="preserve"> </w:t>
      </w:r>
      <w:r>
        <w:t>quantification</w:t>
      </w:r>
      <w:r>
        <w:rPr>
          <w:spacing w:val="-2"/>
        </w:rPr>
        <w:t xml:space="preserve"> </w:t>
      </w:r>
      <w:r>
        <w:t>limit</w:t>
      </w:r>
      <w:r>
        <w:tab/>
        <w:t>RPD, relative percent difference LCS, laboratory control</w:t>
      </w:r>
      <w:r>
        <w:rPr>
          <w:spacing w:val="-1"/>
        </w:rPr>
        <w:t xml:space="preserve"> </w:t>
      </w:r>
      <w:r>
        <w:t>sample</w:t>
      </w:r>
    </w:p>
    <w:p w14:paraId="666D15F0" w14:textId="77777777" w:rsidR="000D14B5" w:rsidRDefault="009748A5">
      <w:pPr>
        <w:pStyle w:val="BodyText"/>
        <w:ind w:left="820" w:right="11640"/>
      </w:pPr>
      <w:r>
        <w:t>LFB, laboratory fortified blank mg/L, milligrams per liter (ppm)</w:t>
      </w:r>
    </w:p>
    <w:p w14:paraId="01EF8FA1" w14:textId="77777777" w:rsidR="000D14B5" w:rsidRDefault="000D14B5">
      <w:pPr>
        <w:sectPr w:rsidR="000D14B5">
          <w:pgSz w:w="16840" w:h="11900" w:orient="landscape"/>
          <w:pgMar w:top="1320" w:right="600" w:bottom="940" w:left="620" w:header="929" w:footer="745" w:gutter="0"/>
          <w:cols w:space="720"/>
        </w:sectPr>
      </w:pPr>
    </w:p>
    <w:p w14:paraId="5E65B521" w14:textId="77777777" w:rsidR="000D14B5" w:rsidRDefault="000D14B5">
      <w:pPr>
        <w:pStyle w:val="BodyText"/>
        <w:spacing w:before="2"/>
        <w:rPr>
          <w:sz w:val="26"/>
        </w:rPr>
      </w:pPr>
    </w:p>
    <w:p w14:paraId="7EE2A22E" w14:textId="77777777" w:rsidR="000D14B5" w:rsidRDefault="009748A5">
      <w:pPr>
        <w:spacing w:before="90"/>
        <w:ind w:left="820" w:right="1258"/>
        <w:rPr>
          <w:b/>
          <w:sz w:val="24"/>
        </w:rPr>
      </w:pPr>
      <w:bookmarkStart w:id="78" w:name="_bookmark9"/>
      <w:bookmarkEnd w:id="78"/>
      <w:r>
        <w:rPr>
          <w:b/>
          <w:sz w:val="24"/>
        </w:rPr>
        <w:t>Table 5. Data Quality Objectives for Nutrients, Fecal Coliform, and Total Suspended Solids (Supplied by Analytica Group F.C., and SGS)</w:t>
      </w:r>
    </w:p>
    <w:p w14:paraId="5774C4D5"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0D14B5" w14:paraId="0E3DC741" w14:textId="77777777" w:rsidTr="00DD2708">
        <w:trPr>
          <w:trHeight w:val="1028"/>
        </w:trPr>
        <w:tc>
          <w:tcPr>
            <w:tcW w:w="2218" w:type="dxa"/>
            <w:tcBorders>
              <w:bottom w:val="single" w:sz="6" w:space="0" w:color="000000"/>
              <w:right w:val="single" w:sz="6" w:space="0" w:color="000000"/>
            </w:tcBorders>
          </w:tcPr>
          <w:p w14:paraId="35AFFE9D" w14:textId="77777777" w:rsidR="000D14B5" w:rsidRDefault="000D14B5">
            <w:pPr>
              <w:pStyle w:val="TableParagraph"/>
              <w:rPr>
                <w:b/>
                <w:sz w:val="28"/>
              </w:rPr>
            </w:pPr>
          </w:p>
          <w:p w14:paraId="3BC7A1B4" w14:textId="77777777" w:rsidR="000D14B5" w:rsidRDefault="009748A5">
            <w:pPr>
              <w:pStyle w:val="TableParagraph"/>
              <w:ind w:left="92"/>
              <w:rPr>
                <w:b/>
                <w:sz w:val="24"/>
              </w:rPr>
            </w:pPr>
            <w:bookmarkStart w:id="79" w:name="PARAMETER"/>
            <w:bookmarkEnd w:id="79"/>
            <w:r>
              <w:rPr>
                <w:b/>
                <w:sz w:val="24"/>
              </w:rPr>
              <w:t>PARAMETER</w:t>
            </w:r>
          </w:p>
        </w:tc>
        <w:tc>
          <w:tcPr>
            <w:tcW w:w="3250" w:type="dxa"/>
            <w:tcBorders>
              <w:left w:val="single" w:sz="6" w:space="0" w:color="000000"/>
              <w:bottom w:val="single" w:sz="6" w:space="0" w:color="000000"/>
              <w:right w:val="single" w:sz="6" w:space="0" w:color="000000"/>
            </w:tcBorders>
          </w:tcPr>
          <w:p w14:paraId="749359F8" w14:textId="77777777" w:rsidR="000D14B5" w:rsidRDefault="000D14B5">
            <w:pPr>
              <w:pStyle w:val="TableParagraph"/>
              <w:rPr>
                <w:b/>
                <w:sz w:val="28"/>
              </w:rPr>
            </w:pPr>
          </w:p>
          <w:p w14:paraId="53EF684B" w14:textId="77777777" w:rsidR="000D14B5" w:rsidRDefault="009748A5">
            <w:pPr>
              <w:pStyle w:val="TableParagraph"/>
              <w:ind w:left="107"/>
              <w:rPr>
                <w:b/>
                <w:sz w:val="24"/>
              </w:rPr>
            </w:pPr>
            <w:bookmarkStart w:id="80" w:name="METHOD"/>
            <w:bookmarkEnd w:id="80"/>
            <w:r>
              <w:rPr>
                <w:b/>
                <w:sz w:val="24"/>
              </w:rPr>
              <w:t>METHOD</w:t>
            </w:r>
          </w:p>
        </w:tc>
        <w:tc>
          <w:tcPr>
            <w:tcW w:w="2400" w:type="dxa"/>
            <w:tcBorders>
              <w:left w:val="single" w:sz="6" w:space="0" w:color="000000"/>
              <w:bottom w:val="single" w:sz="6" w:space="0" w:color="000000"/>
              <w:right w:val="single" w:sz="6" w:space="0" w:color="000000"/>
            </w:tcBorders>
          </w:tcPr>
          <w:p w14:paraId="2280DFFD" w14:textId="77777777" w:rsidR="000D14B5" w:rsidRDefault="009748A5">
            <w:pPr>
              <w:pStyle w:val="TableParagraph"/>
              <w:spacing w:before="184"/>
              <w:ind w:left="838" w:right="393" w:hanging="414"/>
              <w:rPr>
                <w:b/>
                <w:sz w:val="24"/>
              </w:rPr>
            </w:pPr>
            <w:bookmarkStart w:id="81" w:name="SENSITIVITY_(MDL)"/>
            <w:bookmarkEnd w:id="81"/>
            <w:r>
              <w:rPr>
                <w:b/>
                <w:sz w:val="24"/>
              </w:rPr>
              <w:t>SENSITIVITY (MDL)</w:t>
            </w:r>
          </w:p>
        </w:tc>
        <w:tc>
          <w:tcPr>
            <w:tcW w:w="1882" w:type="dxa"/>
            <w:tcBorders>
              <w:left w:val="single" w:sz="6" w:space="0" w:color="000000"/>
              <w:bottom w:val="single" w:sz="6" w:space="0" w:color="000000"/>
              <w:right w:val="single" w:sz="6" w:space="0" w:color="000000"/>
            </w:tcBorders>
          </w:tcPr>
          <w:p w14:paraId="451D9F1D" w14:textId="77777777" w:rsidR="000D14B5" w:rsidRDefault="009748A5">
            <w:pPr>
              <w:pStyle w:val="TableParagraph"/>
              <w:spacing w:before="46"/>
              <w:ind w:left="672" w:right="661"/>
              <w:jc w:val="center"/>
              <w:rPr>
                <w:b/>
                <w:sz w:val="24"/>
              </w:rPr>
            </w:pPr>
            <w:bookmarkStart w:id="82" w:name="PQL"/>
            <w:bookmarkEnd w:id="82"/>
            <w:r>
              <w:rPr>
                <w:b/>
                <w:sz w:val="24"/>
              </w:rPr>
              <w:t>PQL</w:t>
            </w:r>
          </w:p>
        </w:tc>
        <w:tc>
          <w:tcPr>
            <w:tcW w:w="1977" w:type="dxa"/>
            <w:tcBorders>
              <w:left w:val="single" w:sz="6" w:space="0" w:color="000000"/>
              <w:bottom w:val="single" w:sz="6" w:space="0" w:color="000000"/>
              <w:right w:val="single" w:sz="6" w:space="0" w:color="000000"/>
            </w:tcBorders>
          </w:tcPr>
          <w:p w14:paraId="1C6DE9D6" w14:textId="03D8D105" w:rsidR="000D14B5" w:rsidRDefault="009748A5">
            <w:pPr>
              <w:pStyle w:val="TableParagraph"/>
              <w:spacing w:before="46"/>
              <w:ind w:left="272" w:right="260" w:firstLine="73"/>
              <w:jc w:val="both"/>
              <w:rPr>
                <w:b/>
                <w:sz w:val="24"/>
              </w:rPr>
            </w:pPr>
            <w:bookmarkStart w:id="83" w:name="OVERALL_PROJECT_PRECISION"/>
            <w:bookmarkEnd w:id="83"/>
            <w:r>
              <w:rPr>
                <w:b/>
                <w:sz w:val="24"/>
              </w:rPr>
              <w:t>OVERALL PROJECT PRECISION</w:t>
            </w:r>
            <w:ins w:id="84" w:author="Benjamin Meyer" w:date="2022-08-22T15:48:00Z">
              <w:r w:rsidR="00DD2708">
                <w:rPr>
                  <w:rStyle w:val="FootnoteReference"/>
                  <w:b/>
                  <w:sz w:val="24"/>
                </w:rPr>
                <w:footnoteReference w:id="4"/>
              </w:r>
            </w:ins>
          </w:p>
        </w:tc>
        <w:tc>
          <w:tcPr>
            <w:tcW w:w="1980" w:type="dxa"/>
            <w:tcBorders>
              <w:left w:val="single" w:sz="6" w:space="0" w:color="000000"/>
              <w:bottom w:val="single" w:sz="6" w:space="0" w:color="000000"/>
            </w:tcBorders>
          </w:tcPr>
          <w:p w14:paraId="3FB08977" w14:textId="77777777" w:rsidR="000D14B5" w:rsidRDefault="000D14B5">
            <w:pPr>
              <w:pStyle w:val="TableParagraph"/>
              <w:spacing w:before="8"/>
              <w:rPr>
                <w:b/>
                <w:sz w:val="32"/>
              </w:rPr>
            </w:pPr>
          </w:p>
          <w:p w14:paraId="72966215" w14:textId="77777777" w:rsidR="000D14B5" w:rsidRDefault="009748A5">
            <w:pPr>
              <w:pStyle w:val="TableParagraph"/>
              <w:ind w:left="279" w:right="253"/>
              <w:jc w:val="center"/>
              <w:rPr>
                <w:b/>
                <w:sz w:val="24"/>
              </w:rPr>
            </w:pPr>
            <w:r>
              <w:rPr>
                <w:b/>
                <w:sz w:val="24"/>
              </w:rPr>
              <w:t>ACCURACY</w:t>
            </w:r>
          </w:p>
        </w:tc>
      </w:tr>
      <w:tr w:rsidR="000D14B5" w14:paraId="252EB351" w14:textId="77777777" w:rsidTr="00DD2708">
        <w:trPr>
          <w:trHeight w:val="276"/>
        </w:trPr>
        <w:tc>
          <w:tcPr>
            <w:tcW w:w="2218" w:type="dxa"/>
            <w:tcBorders>
              <w:top w:val="single" w:sz="6" w:space="0" w:color="000000"/>
              <w:bottom w:val="single" w:sz="6" w:space="0" w:color="000000"/>
              <w:right w:val="single" w:sz="6" w:space="0" w:color="000000"/>
            </w:tcBorders>
          </w:tcPr>
          <w:p w14:paraId="7311B365" w14:textId="77777777" w:rsidR="000D14B5" w:rsidRDefault="009748A5">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091C1F08" w14:textId="77777777" w:rsidR="000D14B5" w:rsidRDefault="009748A5">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16DF3AC5" w14:textId="77777777" w:rsidR="000D14B5" w:rsidRDefault="009748A5">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0CDE4846" w14:textId="77777777" w:rsidR="000D14B5" w:rsidRDefault="009748A5">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46875B74" w14:textId="77777777" w:rsidR="000D14B5" w:rsidRDefault="009748A5">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51CC498E" w14:textId="77777777" w:rsidR="000D14B5" w:rsidRDefault="009748A5">
            <w:pPr>
              <w:pStyle w:val="TableParagraph"/>
              <w:spacing w:line="257" w:lineRule="exact"/>
              <w:ind w:left="279" w:right="253"/>
              <w:jc w:val="center"/>
              <w:rPr>
                <w:sz w:val="24"/>
              </w:rPr>
            </w:pPr>
            <w:r>
              <w:rPr>
                <w:sz w:val="24"/>
              </w:rPr>
              <w:t>±25 % LFB</w:t>
            </w:r>
          </w:p>
        </w:tc>
      </w:tr>
      <w:tr w:rsidR="000D14B5" w14:paraId="67E25247" w14:textId="77777777" w:rsidTr="00DD2708">
        <w:trPr>
          <w:trHeight w:val="551"/>
        </w:trPr>
        <w:tc>
          <w:tcPr>
            <w:tcW w:w="2218" w:type="dxa"/>
            <w:tcBorders>
              <w:top w:val="single" w:sz="6" w:space="0" w:color="000000"/>
              <w:bottom w:val="single" w:sz="6" w:space="0" w:color="000000"/>
              <w:right w:val="single" w:sz="6" w:space="0" w:color="000000"/>
            </w:tcBorders>
          </w:tcPr>
          <w:p w14:paraId="0BA1DF07" w14:textId="77777777" w:rsidR="000D14B5" w:rsidRDefault="009748A5">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5BF5D6A6" w14:textId="77777777" w:rsidR="000D14B5" w:rsidRDefault="009748A5">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0138869C" w14:textId="77777777" w:rsidR="000D14B5" w:rsidRDefault="009748A5">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7090BC27" w14:textId="77777777" w:rsidR="000D14B5" w:rsidRDefault="009748A5">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7B8F07D2" w14:textId="77777777" w:rsidR="000D14B5" w:rsidRDefault="009748A5">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92BFEFF" w14:textId="77777777" w:rsidR="000D14B5" w:rsidRDefault="009748A5">
            <w:pPr>
              <w:pStyle w:val="TableParagraph"/>
              <w:spacing w:line="272" w:lineRule="exact"/>
              <w:ind w:left="279" w:right="253"/>
              <w:jc w:val="center"/>
              <w:rPr>
                <w:sz w:val="24"/>
              </w:rPr>
            </w:pPr>
            <w:r>
              <w:rPr>
                <w:sz w:val="24"/>
              </w:rPr>
              <w:t>±10 % LCS</w:t>
            </w:r>
          </w:p>
        </w:tc>
      </w:tr>
      <w:tr w:rsidR="000D14B5" w14:paraId="06D81575" w14:textId="77777777" w:rsidTr="00DD2708">
        <w:trPr>
          <w:trHeight w:val="541"/>
        </w:trPr>
        <w:tc>
          <w:tcPr>
            <w:tcW w:w="2218" w:type="dxa"/>
            <w:tcBorders>
              <w:top w:val="single" w:sz="6" w:space="0" w:color="000000"/>
              <w:bottom w:val="single" w:sz="6" w:space="0" w:color="000000"/>
              <w:right w:val="single" w:sz="6" w:space="0" w:color="000000"/>
            </w:tcBorders>
          </w:tcPr>
          <w:p w14:paraId="707B5F3B" w14:textId="77777777" w:rsidR="000D14B5" w:rsidRDefault="009748A5">
            <w:pPr>
              <w:pStyle w:val="TableParagraph"/>
              <w:spacing w:line="263" w:lineRule="exact"/>
              <w:ind w:left="92"/>
              <w:rPr>
                <w:sz w:val="24"/>
              </w:rPr>
            </w:pPr>
            <w:r>
              <w:rPr>
                <w:sz w:val="24"/>
              </w:rPr>
              <w:t>Suspended solids,</w:t>
            </w:r>
          </w:p>
          <w:p w14:paraId="48015AC9" w14:textId="77777777" w:rsidR="000D14B5" w:rsidRDefault="009748A5">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7704B0B3" w14:textId="77777777" w:rsidR="000D14B5" w:rsidRDefault="009748A5">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09FBC183" w14:textId="77777777" w:rsidR="000D14B5" w:rsidRDefault="009748A5">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A3B6315" w14:textId="77777777" w:rsidR="000D14B5" w:rsidRDefault="009748A5">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7354E1B6" w14:textId="77777777" w:rsidR="000D14B5" w:rsidRDefault="009748A5">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1A63EF17" w14:textId="77777777" w:rsidR="000D14B5" w:rsidRDefault="009748A5">
            <w:pPr>
              <w:pStyle w:val="TableParagraph"/>
              <w:spacing w:line="264" w:lineRule="exact"/>
              <w:ind w:left="278" w:right="253"/>
              <w:jc w:val="center"/>
              <w:rPr>
                <w:sz w:val="24"/>
              </w:rPr>
            </w:pPr>
            <w:r>
              <w:rPr>
                <w:sz w:val="24"/>
              </w:rPr>
              <w:t>±25 %</w:t>
            </w:r>
          </w:p>
        </w:tc>
      </w:tr>
      <w:tr w:rsidR="000D14B5" w14:paraId="18555A82" w14:textId="77777777" w:rsidTr="00DD2708">
        <w:trPr>
          <w:trHeight w:val="553"/>
        </w:trPr>
        <w:tc>
          <w:tcPr>
            <w:tcW w:w="2218" w:type="dxa"/>
            <w:tcBorders>
              <w:top w:val="single" w:sz="6" w:space="0" w:color="000000"/>
              <w:right w:val="single" w:sz="6" w:space="0" w:color="000000"/>
            </w:tcBorders>
          </w:tcPr>
          <w:p w14:paraId="2ABBE3A6" w14:textId="77777777" w:rsidR="000D14B5" w:rsidRDefault="009748A5">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05192F59" w14:textId="77777777" w:rsidR="000D14B5" w:rsidRDefault="009748A5">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323A2D38" w14:textId="77777777" w:rsidR="000D14B5" w:rsidRDefault="009748A5">
            <w:pPr>
              <w:pStyle w:val="TableParagraph"/>
              <w:spacing w:line="274" w:lineRule="exact"/>
              <w:ind w:left="495"/>
              <w:rPr>
                <w:sz w:val="24"/>
              </w:rPr>
            </w:pPr>
            <w:r>
              <w:rPr>
                <w:sz w:val="24"/>
              </w:rPr>
              <w:t>1.0 cfu/100 ml</w:t>
            </w:r>
          </w:p>
        </w:tc>
        <w:tc>
          <w:tcPr>
            <w:tcW w:w="1882" w:type="dxa"/>
            <w:tcBorders>
              <w:top w:val="single" w:sz="6" w:space="0" w:color="000000"/>
              <w:left w:val="single" w:sz="6" w:space="0" w:color="000000"/>
              <w:right w:val="single" w:sz="6" w:space="0" w:color="000000"/>
            </w:tcBorders>
          </w:tcPr>
          <w:p w14:paraId="7CE5868C" w14:textId="77777777" w:rsidR="000D14B5" w:rsidRDefault="009748A5">
            <w:pPr>
              <w:pStyle w:val="TableParagraph"/>
              <w:spacing w:line="274" w:lineRule="exact"/>
              <w:ind w:left="236"/>
              <w:rPr>
                <w:sz w:val="24"/>
              </w:rPr>
            </w:pPr>
            <w:r>
              <w:rPr>
                <w:sz w:val="24"/>
              </w:rPr>
              <w:t>1.0 cfu/100 ml</w:t>
            </w:r>
          </w:p>
        </w:tc>
        <w:tc>
          <w:tcPr>
            <w:tcW w:w="1977" w:type="dxa"/>
            <w:tcBorders>
              <w:top w:val="single" w:sz="6" w:space="0" w:color="000000"/>
              <w:left w:val="single" w:sz="6" w:space="0" w:color="000000"/>
              <w:right w:val="single" w:sz="6" w:space="0" w:color="000000"/>
            </w:tcBorders>
          </w:tcPr>
          <w:p w14:paraId="0C679476" w14:textId="77777777" w:rsidR="000D14B5" w:rsidRDefault="009748A5">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7CB7200C" w14:textId="77777777" w:rsidR="000D14B5" w:rsidRDefault="009748A5">
            <w:pPr>
              <w:pStyle w:val="TableParagraph"/>
              <w:spacing w:line="274" w:lineRule="exact"/>
              <w:ind w:left="277" w:right="253"/>
              <w:jc w:val="center"/>
              <w:rPr>
                <w:sz w:val="24"/>
              </w:rPr>
            </w:pPr>
            <w:r>
              <w:rPr>
                <w:sz w:val="24"/>
              </w:rPr>
              <w:t>**</w:t>
            </w:r>
          </w:p>
        </w:tc>
      </w:tr>
    </w:tbl>
    <w:p w14:paraId="1D7DE14E" w14:textId="77777777" w:rsidR="000D14B5" w:rsidRDefault="000D14B5">
      <w:pPr>
        <w:pStyle w:val="BodyText"/>
        <w:spacing w:before="11"/>
        <w:rPr>
          <w:b/>
        </w:rPr>
      </w:pPr>
    </w:p>
    <w:p w14:paraId="01392A08" w14:textId="77777777" w:rsidR="000D14B5" w:rsidRDefault="009748A5">
      <w:pPr>
        <w:ind w:left="820" w:right="12025"/>
        <w:rPr>
          <w:sz w:val="20"/>
        </w:rPr>
      </w:pPr>
      <w:r>
        <w:rPr>
          <w:sz w:val="20"/>
        </w:rPr>
        <w:t>MDL, method detection limit PQL, practical quantification limit mg/L, milligrams per liter</w:t>
      </w:r>
      <w:r>
        <w:rPr>
          <w:spacing w:val="-10"/>
          <w:sz w:val="20"/>
        </w:rPr>
        <w:t xml:space="preserve"> </w:t>
      </w:r>
      <w:r>
        <w:rPr>
          <w:sz w:val="20"/>
        </w:rPr>
        <w:t>(ppm)</w:t>
      </w:r>
    </w:p>
    <w:p w14:paraId="090E2D55" w14:textId="77777777" w:rsidR="000D14B5" w:rsidRDefault="009748A5">
      <w:pPr>
        <w:ind w:left="820" w:right="10647"/>
        <w:rPr>
          <w:sz w:val="20"/>
        </w:rPr>
      </w:pPr>
      <w:r>
        <w:rPr>
          <w:sz w:val="20"/>
        </w:rPr>
        <w:t>cfu/100 ml, colony forming units per 100 milliliters RPD, relative percent</w:t>
      </w:r>
      <w:r>
        <w:rPr>
          <w:spacing w:val="-5"/>
          <w:sz w:val="20"/>
        </w:rPr>
        <w:t xml:space="preserve"> </w:t>
      </w:r>
      <w:r>
        <w:rPr>
          <w:sz w:val="20"/>
        </w:rPr>
        <w:t>difference</w:t>
      </w:r>
    </w:p>
    <w:p w14:paraId="7FEDC0BC" w14:textId="77777777" w:rsidR="000D14B5" w:rsidRDefault="009748A5">
      <w:pPr>
        <w:spacing w:before="1"/>
        <w:ind w:left="820" w:right="12258"/>
        <w:rPr>
          <w:sz w:val="20"/>
        </w:rPr>
      </w:pPr>
      <w:r>
        <w:rPr>
          <w:sz w:val="20"/>
        </w:rPr>
        <w:t>LFB, laboratory fortified blank LCS, laboratory control sample</w:t>
      </w:r>
    </w:p>
    <w:p w14:paraId="5F07F41A" w14:textId="77777777" w:rsidR="000D14B5" w:rsidRDefault="009748A5">
      <w:pPr>
        <w:spacing w:line="230" w:lineRule="exact"/>
        <w:ind w:left="820"/>
        <w:rPr>
          <w:sz w:val="20"/>
        </w:rPr>
      </w:pPr>
      <w:r>
        <w:rPr>
          <w:sz w:val="20"/>
        </w:rPr>
        <w:t>* depends on dilution: filter 100 ml, &lt;1/0; filter 50 ml, &lt;2</w:t>
      </w:r>
    </w:p>
    <w:p w14:paraId="4F2C7F28" w14:textId="77777777" w:rsidR="000D14B5" w:rsidRDefault="009748A5">
      <w:pPr>
        <w:spacing w:before="1"/>
        <w:ind w:left="820"/>
        <w:rPr>
          <w:sz w:val="20"/>
        </w:rPr>
      </w:pPr>
      <w:r>
        <w:rPr>
          <w:sz w:val="20"/>
        </w:rPr>
        <w:t>** control checks of sterility, temperature</w:t>
      </w:r>
    </w:p>
    <w:p w14:paraId="79170914" w14:textId="77777777" w:rsidR="000D14B5" w:rsidRDefault="000D14B5">
      <w:pPr>
        <w:rPr>
          <w:sz w:val="20"/>
        </w:rPr>
        <w:sectPr w:rsidR="000D14B5">
          <w:footnotePr>
            <w:numFmt w:val="chicago"/>
          </w:footnotePr>
          <w:pgSz w:w="16840" w:h="11900" w:orient="landscape"/>
          <w:pgMar w:top="1320" w:right="600" w:bottom="940" w:left="620" w:header="929" w:footer="745" w:gutter="0"/>
          <w:cols w:space="720"/>
        </w:sectPr>
      </w:pPr>
    </w:p>
    <w:p w14:paraId="03C44585" w14:textId="77777777" w:rsidR="000D14B5" w:rsidRDefault="000D14B5">
      <w:pPr>
        <w:pStyle w:val="BodyText"/>
        <w:spacing w:before="2"/>
        <w:rPr>
          <w:sz w:val="26"/>
        </w:rPr>
      </w:pPr>
    </w:p>
    <w:p w14:paraId="1BABBF88" w14:textId="77777777" w:rsidR="000D14B5" w:rsidRDefault="009748A5">
      <w:pPr>
        <w:spacing w:before="90"/>
        <w:ind w:left="820"/>
        <w:rPr>
          <w:b/>
          <w:sz w:val="24"/>
        </w:rPr>
      </w:pPr>
      <w:bookmarkStart w:id="87" w:name="_bookmark10"/>
      <w:bookmarkEnd w:id="87"/>
      <w:r>
        <w:rPr>
          <w:b/>
          <w:sz w:val="24"/>
        </w:rPr>
        <w:t>Table 6. Data Quality Objectives for Stream Temperature Monitoring (From Cook InletKeeper)</w:t>
      </w:r>
    </w:p>
    <w:p w14:paraId="26DF916F" w14:textId="77777777" w:rsidR="000D14B5" w:rsidRDefault="000D14B5">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0D14B5" w14:paraId="6D0BF29D" w14:textId="77777777">
        <w:trPr>
          <w:trHeight w:val="374"/>
        </w:trPr>
        <w:tc>
          <w:tcPr>
            <w:tcW w:w="1710" w:type="dxa"/>
            <w:tcBorders>
              <w:bottom w:val="single" w:sz="6" w:space="0" w:color="000000"/>
              <w:right w:val="single" w:sz="6" w:space="0" w:color="000000"/>
            </w:tcBorders>
          </w:tcPr>
          <w:p w14:paraId="69DB1EAC" w14:textId="77777777" w:rsidR="000D14B5" w:rsidRDefault="009748A5">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1634940A" w14:textId="77777777" w:rsidR="000D14B5" w:rsidRDefault="009748A5">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7A1FF828" w14:textId="77777777" w:rsidR="000D14B5" w:rsidRDefault="009748A5">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377FFD09" w14:textId="77777777" w:rsidR="000D14B5" w:rsidRDefault="009748A5">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441B0854" w14:textId="77777777" w:rsidR="000D14B5" w:rsidRDefault="009748A5">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5C1B51FC" w14:textId="77777777" w:rsidR="000D14B5" w:rsidRDefault="009748A5">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1F2517BA" w14:textId="77777777" w:rsidR="000D14B5" w:rsidRDefault="009748A5">
            <w:pPr>
              <w:pStyle w:val="TableParagraph"/>
              <w:spacing w:before="89"/>
              <w:ind w:left="107"/>
              <w:rPr>
                <w:b/>
                <w:sz w:val="20"/>
              </w:rPr>
            </w:pPr>
            <w:r>
              <w:rPr>
                <w:b/>
                <w:sz w:val="20"/>
              </w:rPr>
              <w:t>COMPLETENESS</w:t>
            </w:r>
          </w:p>
        </w:tc>
      </w:tr>
      <w:tr w:rsidR="000D14B5" w14:paraId="5B2F5EB3" w14:textId="77777777">
        <w:trPr>
          <w:trHeight w:val="924"/>
        </w:trPr>
        <w:tc>
          <w:tcPr>
            <w:tcW w:w="1710" w:type="dxa"/>
            <w:tcBorders>
              <w:top w:val="single" w:sz="6" w:space="0" w:color="000000"/>
              <w:bottom w:val="single" w:sz="6" w:space="0" w:color="000000"/>
              <w:right w:val="single" w:sz="6" w:space="0" w:color="000000"/>
            </w:tcBorders>
          </w:tcPr>
          <w:p w14:paraId="7E676C24" w14:textId="77777777" w:rsidR="000D14B5" w:rsidRDefault="009748A5">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60AC8BB3" w14:textId="77777777" w:rsidR="000D14B5" w:rsidRDefault="009748A5">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56783E26" w14:textId="77777777" w:rsidR="000D14B5" w:rsidRDefault="009748A5">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5DF515C3" w14:textId="77777777" w:rsidR="000D14B5" w:rsidRDefault="009748A5">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1E50D181" w14:textId="77777777" w:rsidR="000D14B5" w:rsidRDefault="009748A5">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1D81F86A" w14:textId="77777777" w:rsidR="000D14B5" w:rsidRDefault="009748A5">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1E23B6FA" w14:textId="77777777" w:rsidR="000D14B5" w:rsidRDefault="009748A5">
            <w:pPr>
              <w:pStyle w:val="TableParagraph"/>
              <w:spacing w:before="87"/>
              <w:ind w:left="107"/>
              <w:rPr>
                <w:sz w:val="20"/>
              </w:rPr>
            </w:pPr>
            <w:r>
              <w:rPr>
                <w:sz w:val="20"/>
              </w:rPr>
              <w:t>90%</w:t>
            </w:r>
          </w:p>
        </w:tc>
      </w:tr>
      <w:tr w:rsidR="000D14B5" w14:paraId="6B457B1A" w14:textId="77777777">
        <w:trPr>
          <w:trHeight w:val="705"/>
        </w:trPr>
        <w:tc>
          <w:tcPr>
            <w:tcW w:w="1710" w:type="dxa"/>
            <w:tcBorders>
              <w:top w:val="single" w:sz="6" w:space="0" w:color="000000"/>
              <w:right w:val="single" w:sz="6" w:space="0" w:color="000000"/>
            </w:tcBorders>
          </w:tcPr>
          <w:p w14:paraId="4350D69D" w14:textId="77777777" w:rsidR="000D14B5" w:rsidRDefault="009748A5">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0F4619DB" w14:textId="77777777" w:rsidR="000D14B5" w:rsidRDefault="009748A5">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F5AB1B7" w14:textId="77777777" w:rsidR="000D14B5" w:rsidRDefault="009748A5">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25607414" w14:textId="77777777" w:rsidR="000D14B5" w:rsidRDefault="009748A5">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0051D865" w14:textId="77777777" w:rsidR="000D14B5" w:rsidRDefault="009748A5">
            <w:pPr>
              <w:pStyle w:val="TableParagraph"/>
              <w:spacing w:before="88"/>
              <w:ind w:left="107"/>
              <w:rPr>
                <w:sz w:val="20"/>
              </w:rPr>
            </w:pPr>
            <w:r>
              <w:rPr>
                <w:sz w:val="21"/>
              </w:rPr>
              <w:t>±</w:t>
            </w:r>
            <w:r>
              <w:rPr>
                <w:sz w:val="20"/>
              </w:rPr>
              <w:t>0.2 @</w:t>
            </w:r>
          </w:p>
          <w:p w14:paraId="5EE745D9" w14:textId="77777777" w:rsidR="000D14B5" w:rsidRDefault="009748A5">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696F87A6" w14:textId="77777777" w:rsidR="000D14B5" w:rsidRDefault="009748A5">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76B3D028" w14:textId="77777777" w:rsidR="000D14B5" w:rsidRDefault="009748A5">
            <w:pPr>
              <w:pStyle w:val="TableParagraph"/>
              <w:spacing w:before="86"/>
              <w:ind w:left="107"/>
              <w:rPr>
                <w:sz w:val="20"/>
              </w:rPr>
            </w:pPr>
            <w:r>
              <w:rPr>
                <w:sz w:val="20"/>
              </w:rPr>
              <w:t>90%</w:t>
            </w:r>
          </w:p>
        </w:tc>
      </w:tr>
    </w:tbl>
    <w:p w14:paraId="639075ED" w14:textId="77777777" w:rsidR="000D14B5" w:rsidRDefault="000D14B5">
      <w:pPr>
        <w:rPr>
          <w:sz w:val="20"/>
        </w:rPr>
        <w:sectPr w:rsidR="000D14B5">
          <w:pgSz w:w="16840" w:h="11900" w:orient="landscape"/>
          <w:pgMar w:top="1320" w:right="600" w:bottom="940" w:left="620" w:header="929" w:footer="745" w:gutter="0"/>
          <w:cols w:space="720"/>
        </w:sectPr>
      </w:pPr>
    </w:p>
    <w:p w14:paraId="3808EB13" w14:textId="77777777" w:rsidR="000D14B5" w:rsidRDefault="009748A5">
      <w:pPr>
        <w:pStyle w:val="BodyText"/>
        <w:spacing w:before="89"/>
        <w:ind w:left="688"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method detection limit (MDL) and practical quantification limit (PQL) or reporting limit (RL).</w:t>
      </w:r>
    </w:p>
    <w:p w14:paraId="492F19E9" w14:textId="77777777" w:rsidR="000D14B5" w:rsidRDefault="000D14B5">
      <w:pPr>
        <w:pStyle w:val="BodyText"/>
        <w:spacing w:before="1"/>
      </w:pPr>
    </w:p>
    <w:p w14:paraId="2F01C99A" w14:textId="77777777" w:rsidR="000D14B5" w:rsidRDefault="009748A5">
      <w:pPr>
        <w:pStyle w:val="ListParagraph"/>
        <w:numPr>
          <w:ilvl w:val="2"/>
          <w:numId w:val="25"/>
        </w:numPr>
        <w:tabs>
          <w:tab w:val="left" w:pos="1047"/>
          <w:tab w:val="left" w:pos="1048"/>
        </w:tabs>
        <w:ind w:right="324"/>
        <w:rPr>
          <w:sz w:val="24"/>
        </w:rPr>
      </w:pPr>
      <w:r>
        <w:rPr>
          <w:sz w:val="24"/>
        </w:rPr>
        <w:t>The MDL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729FD722" w14:textId="77777777" w:rsidR="000D14B5" w:rsidRDefault="009748A5">
      <w:pPr>
        <w:pStyle w:val="ListParagraph"/>
        <w:numPr>
          <w:ilvl w:val="2"/>
          <w:numId w:val="25"/>
        </w:numPr>
        <w:tabs>
          <w:tab w:val="left" w:pos="1047"/>
          <w:tab w:val="left" w:pos="1048"/>
        </w:tabs>
        <w:ind w:right="250"/>
        <w:rPr>
          <w:sz w:val="24"/>
        </w:rPr>
      </w:pPr>
      <w:r>
        <w:rPr>
          <w:sz w:val="24"/>
        </w:rPr>
        <w:t>The PQL or RL is the minimum value that can be reported with confidence (usually some multiple of the</w:t>
      </w:r>
      <w:r>
        <w:rPr>
          <w:spacing w:val="-2"/>
          <w:sz w:val="24"/>
        </w:rPr>
        <w:t xml:space="preserve"> </w:t>
      </w:r>
      <w:r>
        <w:rPr>
          <w:sz w:val="24"/>
        </w:rPr>
        <w:t>MDL).</w:t>
      </w:r>
    </w:p>
    <w:p w14:paraId="790D2A69" w14:textId="77777777" w:rsidR="000D14B5" w:rsidRDefault="000D14B5">
      <w:pPr>
        <w:pStyle w:val="BodyText"/>
        <w:spacing w:before="9"/>
        <w:rPr>
          <w:sz w:val="23"/>
        </w:rPr>
      </w:pPr>
    </w:p>
    <w:p w14:paraId="0920F01D" w14:textId="77777777" w:rsidR="000D14B5" w:rsidRDefault="009748A5">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4FA846A6" w14:textId="77777777" w:rsidR="000D14B5" w:rsidRDefault="000D14B5">
      <w:pPr>
        <w:pStyle w:val="BodyText"/>
        <w:spacing w:before="11"/>
        <w:rPr>
          <w:sz w:val="23"/>
        </w:rPr>
      </w:pPr>
    </w:p>
    <w:p w14:paraId="05AB3E67" w14:textId="46620D8B" w:rsidR="000D14B5" w:rsidRDefault="009748A5">
      <w:pPr>
        <w:pStyle w:val="BodyText"/>
        <w:ind w:left="687" w:right="475"/>
      </w:pPr>
      <w:r>
        <w:t>Sample data measured below the MDL is reported as ND or non-detect. Sample data measured ≥ MDL but ≤ PQL or RL is reported as estimated data. Sample data measured above the PQL or RL is reported as reliable data unless otherwise qualified per the specific sample analysis.</w:t>
      </w:r>
      <w:ins w:id="88" w:author="Benjamin Meyer" w:date="2022-08-22T15:49:00Z">
        <w:r w:rsidR="00DD2708">
          <w:t xml:space="preserve"> </w:t>
        </w:r>
      </w:ins>
    </w:p>
    <w:p w14:paraId="15859EB5" w14:textId="77777777" w:rsidR="000D14B5" w:rsidRDefault="000D14B5">
      <w:pPr>
        <w:pStyle w:val="BodyText"/>
        <w:spacing w:before="2"/>
      </w:pPr>
    </w:p>
    <w:p w14:paraId="42263C74" w14:textId="77777777" w:rsidR="000D14B5" w:rsidRDefault="009748A5">
      <w:pPr>
        <w:spacing w:line="275" w:lineRule="exact"/>
        <w:ind w:left="688"/>
        <w:rPr>
          <w:b/>
          <w:sz w:val="24"/>
        </w:rPr>
      </w:pPr>
      <w:r>
        <w:rPr>
          <w:b/>
          <w:sz w:val="24"/>
          <w:u w:val="thick"/>
        </w:rPr>
        <w:t>Precision</w:t>
      </w:r>
    </w:p>
    <w:p w14:paraId="4FE9F88B" w14:textId="464F28B8" w:rsidR="000D14B5" w:rsidRDefault="009748A5">
      <w:pPr>
        <w:pStyle w:val="BodyText"/>
        <w:ind w:left="688"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w:t>
      </w:r>
      <w:ins w:id="89" w:author="Benjamin Meyer" w:date="2022-08-22T15:25:00Z">
        <w:r w:rsidR="00E1026B">
          <w:t xml:space="preserve"> In order to use measurements for RPD calculations they must be above the parameters practical quantitation limit </w:t>
        </w:r>
      </w:ins>
      <w:ins w:id="90" w:author="Benjamin Meyer" w:date="2022-08-22T15:26:00Z">
        <w:r w:rsidR="00E1026B">
          <w:t>(PQL) and/or reporting limit (RL).</w:t>
        </w:r>
      </w:ins>
    </w:p>
    <w:p w14:paraId="5DF0D47F" w14:textId="77777777" w:rsidR="000D14B5" w:rsidRDefault="009748A5">
      <w:pPr>
        <w:pStyle w:val="BodyText"/>
        <w:spacing w:before="119"/>
        <w:ind w:left="688"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calculated using the following formula:</w:t>
      </w:r>
    </w:p>
    <w:p w14:paraId="7B14EA78" w14:textId="1F811115" w:rsidR="000D14B5" w:rsidRDefault="000D14B5"/>
    <w:p w14:paraId="35791E62" w14:textId="4479A152" w:rsidR="00064D70" w:rsidRDefault="00064D70"/>
    <w:p w14:paraId="092EAA86" w14:textId="422338BF" w:rsidR="00064D70" w:rsidRDefault="00064D70">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30DFF6BB" w14:textId="3B21219A" w:rsidR="00064D70" w:rsidRDefault="00064D70">
      <w:pPr>
        <w:sectPr w:rsidR="00064D70" w:rsidSect="0088566D">
          <w:headerReference w:type="default" r:id="rId33"/>
          <w:footerReference w:type="default" r:id="rId34"/>
          <w:pgSz w:w="11900" w:h="16840"/>
          <w:pgMar w:top="1620" w:right="940" w:bottom="940" w:left="1040" w:header="929" w:footer="744" w:gutter="0"/>
          <w:cols w:space="720"/>
        </w:sectPr>
      </w:pPr>
    </w:p>
    <w:p w14:paraId="1C379578" w14:textId="6170BB6D" w:rsidR="000D14B5" w:rsidRDefault="000D14B5">
      <w:pPr>
        <w:spacing w:line="295" w:lineRule="auto"/>
        <w:rPr>
          <w:ins w:id="96" w:author="Benjamin Meyer" w:date="2022-07-19T14:56:00Z"/>
          <w:rFonts w:ascii="Alfios" w:eastAsia="Alfios" w:hAnsi="Alfios"/>
        </w:rPr>
      </w:pPr>
    </w:p>
    <w:p w14:paraId="3CD33883" w14:textId="77777777" w:rsidR="00064D70" w:rsidRDefault="00064D70">
      <w:pPr>
        <w:spacing w:line="295" w:lineRule="auto"/>
        <w:rPr>
          <w:rFonts w:ascii="Alfios" w:eastAsia="Alfios" w:hAnsi="Alfios"/>
        </w:rPr>
        <w:sectPr w:rsidR="00064D70">
          <w:type w:val="continuous"/>
          <w:pgSz w:w="11900" w:h="16840"/>
          <w:pgMar w:top="840" w:right="940" w:bottom="280" w:left="1040" w:header="720" w:footer="720" w:gutter="0"/>
          <w:cols w:num="2" w:space="720" w:equalWidth="0">
            <w:col w:w="4867" w:space="40"/>
            <w:col w:w="5013"/>
          </w:cols>
        </w:sectPr>
      </w:pPr>
    </w:p>
    <w:p w14:paraId="1B6DD398" w14:textId="77777777" w:rsidR="000D14B5" w:rsidRDefault="000D14B5">
      <w:pPr>
        <w:pStyle w:val="BodyText"/>
        <w:spacing w:before="6"/>
        <w:rPr>
          <w:rFonts w:ascii="Alfios"/>
          <w:sz w:val="18"/>
        </w:rPr>
      </w:pPr>
    </w:p>
    <w:p w14:paraId="5F5B2E22" w14:textId="7D1A900D" w:rsidR="000D14B5" w:rsidRDefault="009748A5">
      <w:pPr>
        <w:pStyle w:val="BodyText"/>
        <w:spacing w:before="90"/>
        <w:ind w:left="688" w:right="1021"/>
      </w:pPr>
      <w:r>
        <w:t>For larger sets of paired precision data sets (e.g. overall project precision) or multiple replicate precision data, use the following formula:</w:t>
      </w:r>
    </w:p>
    <w:p w14:paraId="7F153283" w14:textId="19CDB140" w:rsidR="00064D70" w:rsidRDefault="00064D70">
      <w:pPr>
        <w:pStyle w:val="BodyText"/>
        <w:spacing w:before="90"/>
        <w:ind w:left="688" w:right="1021"/>
      </w:pPr>
    </w:p>
    <w:p w14:paraId="4805A5DE" w14:textId="24588BE9" w:rsidR="000D14B5" w:rsidRDefault="00064D70">
      <w:pPr>
        <w:pStyle w:val="BodyText"/>
        <w:spacing w:before="10"/>
        <w:rPr>
          <w:sz w:val="16"/>
        </w:rPr>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1CC44144" w14:textId="77777777" w:rsidR="000D14B5" w:rsidRDefault="000D14B5">
      <w:pPr>
        <w:pStyle w:val="BodyText"/>
        <w:spacing w:before="1"/>
        <w:rPr>
          <w:rFonts w:ascii="Alfios"/>
          <w:sz w:val="9"/>
        </w:rPr>
      </w:pPr>
    </w:p>
    <w:p w14:paraId="30088C45" w14:textId="77777777" w:rsidR="000D14B5" w:rsidRDefault="009748A5">
      <w:pPr>
        <w:pStyle w:val="BodyText"/>
        <w:spacing w:before="90"/>
        <w:ind w:left="688" w:right="314"/>
      </w:pPr>
      <w:r>
        <w:t>Replicate samples will be taken as described in section B5. Goals for precision are described for each element of the monitoring effort in Tables 1 through 5.</w:t>
      </w:r>
    </w:p>
    <w:p w14:paraId="52FA003E" w14:textId="77777777" w:rsidR="000D14B5" w:rsidRDefault="000D14B5">
      <w:pPr>
        <w:pStyle w:val="BodyText"/>
        <w:spacing w:before="2"/>
      </w:pPr>
    </w:p>
    <w:p w14:paraId="5BE827CF" w14:textId="77777777" w:rsidR="000D14B5" w:rsidRDefault="009748A5">
      <w:pPr>
        <w:spacing w:before="1" w:line="275" w:lineRule="exact"/>
        <w:ind w:left="688"/>
        <w:rPr>
          <w:b/>
          <w:sz w:val="24"/>
        </w:rPr>
      </w:pPr>
      <w:r>
        <w:rPr>
          <w:b/>
          <w:sz w:val="24"/>
          <w:u w:val="thick"/>
        </w:rPr>
        <w:t>Accuracy</w:t>
      </w:r>
    </w:p>
    <w:p w14:paraId="157A34B3" w14:textId="7D082156" w:rsidR="0001263F" w:rsidRDefault="009748A5" w:rsidP="0001263F">
      <w:pPr>
        <w:pStyle w:val="BodyText"/>
        <w:ind w:left="688" w:right="368"/>
      </w:pPr>
      <w:r>
        <w:t xml:space="preserve">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w:t>
      </w:r>
    </w:p>
    <w:p w14:paraId="75EB9CAF" w14:textId="1011C110" w:rsidR="0001263F" w:rsidRDefault="009748A5" w:rsidP="0001263F">
      <w:pPr>
        <w:pStyle w:val="BodyText"/>
        <w:ind w:left="688" w:right="368"/>
      </w:pPr>
      <w:r>
        <w:t>verification checks, internal standards, sample blank measurements (field and lab blanks), external standards), performance audit samples (DMRQA, blind Water Supply or Water</w:t>
      </w:r>
    </w:p>
    <w:p w14:paraId="6A7C02D1" w14:textId="2120ACDB" w:rsidR="000D14B5" w:rsidRDefault="009748A5">
      <w:pPr>
        <w:pStyle w:val="BodyText"/>
        <w:spacing w:before="89"/>
        <w:ind w:left="688" w:right="880"/>
      </w:pPr>
      <w:r>
        <w:t>Pollution PE samples from A2LA certified, etc. Accuracy is usually assessed using the following formula:</w:t>
      </w:r>
    </w:p>
    <w:p w14:paraId="7D941496" w14:textId="4C572A24" w:rsidR="0001263F" w:rsidRDefault="0001263F">
      <w:pPr>
        <w:pStyle w:val="BodyText"/>
        <w:spacing w:before="89"/>
        <w:ind w:left="688" w:right="880"/>
      </w:pPr>
    </w:p>
    <w:p w14:paraId="256D6868" w14:textId="075BC2F7" w:rsidR="0001263F" w:rsidRDefault="0001263F" w:rsidP="0001263F">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32D65AB1" w14:textId="596E3D2E" w:rsidR="000D14B5" w:rsidRDefault="000D14B5">
      <w:pPr>
        <w:rPr>
          <w:sz w:val="16"/>
        </w:rPr>
        <w:sectPr w:rsidR="000D14B5">
          <w:pgSz w:w="11900" w:h="16840"/>
          <w:pgMar w:top="1620" w:right="940" w:bottom="940" w:left="1040" w:header="929" w:footer="744" w:gutter="0"/>
          <w:cols w:space="720"/>
        </w:sectPr>
      </w:pPr>
    </w:p>
    <w:p w14:paraId="2964ED17" w14:textId="77777777" w:rsidR="000D14B5" w:rsidRDefault="000D14B5">
      <w:pPr>
        <w:rPr>
          <w:rFonts w:ascii="Alfios" w:hAnsi="Alfios"/>
        </w:rPr>
        <w:sectPr w:rsidR="000D14B5">
          <w:type w:val="continuous"/>
          <w:pgSz w:w="11900" w:h="16840"/>
          <w:pgMar w:top="840" w:right="940" w:bottom="280" w:left="1040" w:header="720" w:footer="720" w:gutter="0"/>
          <w:cols w:num="3" w:space="720" w:equalWidth="0">
            <w:col w:w="4555" w:space="40"/>
            <w:col w:w="1835" w:space="39"/>
            <w:col w:w="3451"/>
          </w:cols>
        </w:sectPr>
      </w:pPr>
    </w:p>
    <w:p w14:paraId="1FE853D0" w14:textId="77777777" w:rsidR="000D14B5" w:rsidRDefault="000D14B5">
      <w:pPr>
        <w:pStyle w:val="BodyText"/>
        <w:spacing w:before="10"/>
        <w:rPr>
          <w:rFonts w:ascii="Alfios"/>
          <w:sz w:val="19"/>
        </w:rPr>
      </w:pPr>
    </w:p>
    <w:p w14:paraId="2EE41ED7" w14:textId="77777777" w:rsidR="000D14B5" w:rsidRDefault="009748A5">
      <w:pPr>
        <w:spacing w:before="90" w:line="275" w:lineRule="exact"/>
        <w:ind w:left="688"/>
        <w:rPr>
          <w:b/>
          <w:sz w:val="24"/>
        </w:rPr>
      </w:pPr>
      <w:r>
        <w:rPr>
          <w:b/>
          <w:sz w:val="24"/>
          <w:u w:val="thick"/>
        </w:rPr>
        <w:t>Representativeness</w:t>
      </w:r>
    </w:p>
    <w:p w14:paraId="007FF481" w14:textId="77777777" w:rsidR="000D14B5" w:rsidRDefault="009748A5">
      <w:pPr>
        <w:pStyle w:val="BodyText"/>
        <w:ind w:left="687" w:right="302"/>
      </w:pPr>
      <w:r>
        <w:t>Representativeness is the extent to which measurements actually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7D39689" w14:textId="77777777" w:rsidR="000D14B5" w:rsidRDefault="000D14B5">
      <w:pPr>
        <w:pStyle w:val="BodyText"/>
      </w:pPr>
    </w:p>
    <w:p w14:paraId="1B42DCEA" w14:textId="77777777" w:rsidR="000D14B5" w:rsidRDefault="009748A5">
      <w:pPr>
        <w:spacing w:line="275" w:lineRule="exact"/>
        <w:ind w:left="688"/>
        <w:rPr>
          <w:b/>
          <w:sz w:val="24"/>
        </w:rPr>
      </w:pPr>
      <w:r>
        <w:rPr>
          <w:b/>
          <w:sz w:val="24"/>
          <w:u w:val="thick"/>
        </w:rPr>
        <w:t>Comparability</w:t>
      </w:r>
    </w:p>
    <w:p w14:paraId="6F21C576" w14:textId="77777777" w:rsidR="000D14B5" w:rsidRDefault="009748A5">
      <w:pPr>
        <w:pStyle w:val="BodyText"/>
        <w:ind w:left="688"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7DA13281" w14:textId="77777777" w:rsidR="000D14B5" w:rsidRDefault="000D14B5">
      <w:pPr>
        <w:pStyle w:val="BodyText"/>
        <w:spacing w:before="1"/>
      </w:pPr>
    </w:p>
    <w:p w14:paraId="2C1B7BC5" w14:textId="77777777" w:rsidR="000D14B5" w:rsidRDefault="009748A5">
      <w:pPr>
        <w:spacing w:line="275" w:lineRule="exact"/>
        <w:ind w:left="688"/>
        <w:rPr>
          <w:b/>
          <w:sz w:val="24"/>
        </w:rPr>
      </w:pPr>
      <w:r>
        <w:rPr>
          <w:b/>
          <w:sz w:val="24"/>
          <w:u w:val="thick"/>
        </w:rPr>
        <w:t>Completeness</w:t>
      </w:r>
    </w:p>
    <w:p w14:paraId="450D5061" w14:textId="77777777" w:rsidR="00FE26B2" w:rsidRDefault="009748A5">
      <w:pPr>
        <w:pStyle w:val="BodyText"/>
        <w:ind w:left="688" w:right="328"/>
      </w:pPr>
      <w:r>
        <w:t xml:space="preserve">Completeness is the comparison between the amount of usable data collected versus the amount of data called for in the sampling plan. Completeness is measured as the percentage </w:t>
      </w:r>
    </w:p>
    <w:p w14:paraId="7936BFC4" w14:textId="77777777" w:rsidR="00FE26B2" w:rsidRDefault="00FE26B2">
      <w:pPr>
        <w:pStyle w:val="BodyText"/>
        <w:ind w:left="688" w:right="328"/>
      </w:pPr>
    </w:p>
    <w:p w14:paraId="264A6E45" w14:textId="77777777" w:rsidR="00FE26B2" w:rsidRDefault="00FE26B2">
      <w:pPr>
        <w:pStyle w:val="BodyText"/>
        <w:ind w:left="688" w:right="328"/>
      </w:pPr>
    </w:p>
    <w:p w14:paraId="4D3CA72F" w14:textId="77777777" w:rsidR="00FE26B2" w:rsidRDefault="00FE26B2">
      <w:pPr>
        <w:pStyle w:val="BodyText"/>
        <w:ind w:left="688" w:right="328"/>
      </w:pPr>
    </w:p>
    <w:p w14:paraId="3568069D" w14:textId="6BD71FE5" w:rsidR="000D14B5" w:rsidRDefault="009748A5">
      <w:pPr>
        <w:pStyle w:val="BodyText"/>
        <w:ind w:left="688" w:right="328"/>
      </w:pPr>
      <w:r>
        <w:t>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36EF95E5" w14:textId="62DF4BC7" w:rsidR="00FE26B2" w:rsidRDefault="00FE26B2">
      <w:pPr>
        <w:pStyle w:val="BodyText"/>
        <w:ind w:left="688" w:right="328"/>
      </w:pPr>
    </w:p>
    <w:p w14:paraId="19C45A3A" w14:textId="4D0C87EF" w:rsidR="00FE26B2" w:rsidRDefault="00FE26B2" w:rsidP="00FE26B2">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548A102F" w14:textId="77777777" w:rsidR="000D14B5" w:rsidRDefault="000D14B5">
      <w:pPr>
        <w:pStyle w:val="BodyText"/>
        <w:spacing w:before="3"/>
        <w:rPr>
          <w:rFonts w:ascii="Alfios"/>
          <w:sz w:val="13"/>
        </w:rPr>
      </w:pPr>
    </w:p>
    <w:p w14:paraId="4F9BABEC" w14:textId="77777777" w:rsidR="000D14B5" w:rsidRDefault="009748A5">
      <w:pPr>
        <w:pStyle w:val="BodyText"/>
        <w:spacing w:before="90" w:line="343" w:lineRule="auto"/>
        <w:ind w:left="1408" w:right="4205" w:hanging="720"/>
      </w:pPr>
      <w:r>
        <w:t>Where T = Total number of expected measurements I = Number of invalid results</w:t>
      </w:r>
    </w:p>
    <w:p w14:paraId="221F5633" w14:textId="77777777" w:rsidR="000D14B5" w:rsidRDefault="009748A5">
      <w:pPr>
        <w:pStyle w:val="BodyText"/>
        <w:spacing w:before="2"/>
        <w:ind w:left="1408" w:right="558"/>
      </w:pPr>
      <w:r>
        <w:t>NC = Number of results not produced (e.g., spilled sample, etc.) or rejected during data validation.</w:t>
      </w:r>
    </w:p>
    <w:p w14:paraId="273AB7B9" w14:textId="77777777" w:rsidR="000D14B5" w:rsidRDefault="000D14B5">
      <w:pPr>
        <w:sectPr w:rsidR="000D14B5">
          <w:type w:val="continuous"/>
          <w:pgSz w:w="11900" w:h="16840"/>
          <w:pgMar w:top="840" w:right="940" w:bottom="280" w:left="1040" w:header="720" w:footer="720" w:gutter="0"/>
          <w:cols w:space="720"/>
        </w:sectPr>
      </w:pPr>
    </w:p>
    <w:p w14:paraId="12A6FBD7" w14:textId="3FC755F0" w:rsidR="000D14B5" w:rsidRDefault="009748A5">
      <w:pPr>
        <w:pStyle w:val="Heading1"/>
        <w:tabs>
          <w:tab w:val="left" w:pos="1407"/>
        </w:tabs>
        <w:spacing w:before="91"/>
      </w:pPr>
      <w:bookmarkStart w:id="97" w:name="A8._TRAINING_REQUIREMENTS"/>
      <w:bookmarkStart w:id="98" w:name="_Toc96073954"/>
      <w:bookmarkEnd w:id="97"/>
      <w:r>
        <w:lastRenderedPageBreak/>
        <w:t>A8.</w:t>
      </w:r>
      <w:r>
        <w:tab/>
        <w:t>TRAINING</w:t>
      </w:r>
      <w:r>
        <w:rPr>
          <w:spacing w:val="-1"/>
        </w:rPr>
        <w:t xml:space="preserve"> </w:t>
      </w:r>
      <w:r>
        <w:t>REQUIREMENTS</w:t>
      </w:r>
      <w:bookmarkEnd w:id="98"/>
    </w:p>
    <w:p w14:paraId="2B183376" w14:textId="77777777" w:rsidR="000D14B5" w:rsidRDefault="000D14B5">
      <w:pPr>
        <w:pStyle w:val="BodyText"/>
        <w:rPr>
          <w:b/>
        </w:rPr>
      </w:pPr>
    </w:p>
    <w:p w14:paraId="5A7AECDD" w14:textId="0010ADFD" w:rsidR="000D14B5" w:rsidRDefault="009748A5">
      <w:pPr>
        <w:pStyle w:val="Heading2"/>
        <w:spacing w:line="240" w:lineRule="auto"/>
      </w:pPr>
      <w:bookmarkStart w:id="99" w:name="_Toc96073955"/>
      <w:r>
        <w:t>Agency Baseline monitoring</w:t>
      </w:r>
      <w:bookmarkEnd w:id="99"/>
    </w:p>
    <w:p w14:paraId="38DDC090" w14:textId="77777777" w:rsidR="000D14B5" w:rsidRDefault="000D14B5">
      <w:pPr>
        <w:pStyle w:val="BodyText"/>
        <w:spacing w:before="9"/>
        <w:rPr>
          <w:b/>
          <w:i/>
          <w:sz w:val="23"/>
        </w:rPr>
      </w:pPr>
    </w:p>
    <w:p w14:paraId="2E312BD5" w14:textId="77777777" w:rsidR="000D14B5" w:rsidRDefault="009748A5">
      <w:pPr>
        <w:pStyle w:val="BodyText"/>
        <w:spacing w:before="1"/>
        <w:ind w:left="688" w:right="268"/>
      </w:pPr>
      <w:r>
        <w:t>Training workshops are held for all monitors from the various agencies on how to collect water samples and secure them for transportation to the Soldotna Wastewater Treatment Plant. Training sessions occur the day preceding each sampling event (See Appendix B, Agency Baseline Monitoring Procedures). Monitors are also instructed on how to complete the Agency Baseline Field Data Sheet (Appendix C</w:t>
      </w:r>
      <w:r>
        <w:rPr>
          <w:b/>
          <w:i/>
        </w:rPr>
        <w:t xml:space="preserve">) </w:t>
      </w:r>
      <w:r>
        <w:t>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is available for questions. When samples are brought to the Soldotna Wastewater Treatment Plant, we will review their sampling procedure and data collection to insure completeness and accuracy. A standard chain of custody form supplied by SGS is used to track the samples from the field to the lab. All training workshops are documented by the KWF QA Officer and stored in digital and hardcopy versions at the KWF office for no less than 10 years.</w:t>
      </w:r>
    </w:p>
    <w:p w14:paraId="2F6B43DA" w14:textId="77777777" w:rsidR="000D14B5" w:rsidDel="00FE26B2" w:rsidRDefault="000D14B5">
      <w:pPr>
        <w:pStyle w:val="BodyText"/>
        <w:spacing w:before="2"/>
        <w:rPr>
          <w:del w:id="100" w:author="Benjamin Meyer" w:date="2022-07-19T15:04:00Z"/>
        </w:rPr>
      </w:pPr>
    </w:p>
    <w:p w14:paraId="4116C1E2" w14:textId="4BE0CF99" w:rsidR="000D14B5" w:rsidDel="00FE26B2" w:rsidRDefault="009748A5">
      <w:pPr>
        <w:pStyle w:val="Heading2"/>
        <w:rPr>
          <w:del w:id="101" w:author="Benjamin Meyer" w:date="2022-07-19T15:04:00Z"/>
        </w:rPr>
      </w:pPr>
      <w:bookmarkStart w:id="102" w:name="_Toc96073956"/>
      <w:del w:id="103" w:author="Benjamin Meyer" w:date="2022-07-19T15:04:00Z">
        <w:r w:rsidDel="00FE26B2">
          <w:delText>Kenai Tributary Metals (Zn/Cu) Monitoring</w:delText>
        </w:r>
        <w:bookmarkEnd w:id="102"/>
      </w:del>
    </w:p>
    <w:p w14:paraId="2118E414" w14:textId="0D5BC740" w:rsidR="000D14B5" w:rsidDel="00FE26B2" w:rsidRDefault="009748A5">
      <w:pPr>
        <w:pStyle w:val="BodyText"/>
        <w:ind w:left="688" w:right="321"/>
        <w:rPr>
          <w:del w:id="104" w:author="Benjamin Meyer" w:date="2022-07-19T15:04:00Z"/>
        </w:rPr>
      </w:pPr>
      <w:del w:id="105" w:author="Benjamin Meyer" w:date="2022-07-19T15:04:00Z">
        <w:r w:rsidDel="00FE26B2">
          <w:delText>Personnel participating in metals sampling will receive instruction from the KWF Program Manager/QA Officer prior to conducting field work. Monitors are instructed on how to complete the Metals Monitoring field sheet (Appendix C). The KWF Project QA officer is responsible for a 10% audit of the monitors. The ADEC QA Officer is available for questions. A standard chain of custody form supplied by SGS is used to track the samples from the field to the lab. All trainings and workshops are documented by the KWF Project QA officer and stored in digital hardcopy versions at the KEF office for no less than 5 years.</w:delText>
        </w:r>
      </w:del>
    </w:p>
    <w:p w14:paraId="52F29919" w14:textId="77777777" w:rsidR="000D14B5" w:rsidRDefault="000D14B5">
      <w:pPr>
        <w:pStyle w:val="BodyText"/>
        <w:rPr>
          <w:sz w:val="26"/>
        </w:rPr>
      </w:pPr>
    </w:p>
    <w:p w14:paraId="3FE83903" w14:textId="77777777" w:rsidR="000D14B5" w:rsidRDefault="000D14B5">
      <w:pPr>
        <w:pStyle w:val="BodyText"/>
        <w:rPr>
          <w:sz w:val="22"/>
        </w:rPr>
      </w:pPr>
    </w:p>
    <w:p w14:paraId="4ADFF544" w14:textId="1904AA7D" w:rsidR="000D14B5" w:rsidRDefault="009748A5">
      <w:pPr>
        <w:pStyle w:val="Heading1"/>
        <w:tabs>
          <w:tab w:val="left" w:pos="1407"/>
        </w:tabs>
        <w:spacing w:before="1"/>
      </w:pPr>
      <w:bookmarkStart w:id="106" w:name="A9._DOCUMENTATION_AND_RECORDS"/>
      <w:bookmarkStart w:id="107" w:name="_Toc96073957"/>
      <w:bookmarkEnd w:id="106"/>
      <w:r>
        <w:t>A9.</w:t>
      </w:r>
      <w:r>
        <w:tab/>
        <w:t>DOCUMENTATION AND</w:t>
      </w:r>
      <w:r>
        <w:rPr>
          <w:spacing w:val="-2"/>
        </w:rPr>
        <w:t xml:space="preserve"> </w:t>
      </w:r>
      <w:r>
        <w:t>RECORDS</w:t>
      </w:r>
      <w:bookmarkEnd w:id="107"/>
    </w:p>
    <w:p w14:paraId="0CD10EFE" w14:textId="77777777" w:rsidR="000D14B5" w:rsidRDefault="000D14B5">
      <w:pPr>
        <w:pStyle w:val="BodyText"/>
        <w:spacing w:before="8"/>
        <w:rPr>
          <w:b/>
          <w:sz w:val="23"/>
        </w:rPr>
      </w:pPr>
    </w:p>
    <w:p w14:paraId="4B38DF38" w14:textId="77777777" w:rsidR="000D14B5" w:rsidRDefault="009748A5">
      <w:pPr>
        <w:pStyle w:val="BodyText"/>
        <w:spacing w:before="1"/>
        <w:ind w:left="688" w:right="714"/>
      </w:pPr>
      <w:r>
        <w:t>The field logbook will be a 3-ring binder containing individual field forms and chain-of- custody forms. Please see Forms 6.2 and 6.3 of Appendix C for examples of these documents.</w:t>
      </w:r>
    </w:p>
    <w:p w14:paraId="5FD842FB" w14:textId="77777777" w:rsidR="000D14B5" w:rsidRDefault="000D14B5">
      <w:pPr>
        <w:pStyle w:val="BodyText"/>
      </w:pPr>
    </w:p>
    <w:p w14:paraId="068E76A5" w14:textId="77777777" w:rsidR="000D14B5" w:rsidRDefault="009748A5">
      <w:pPr>
        <w:pStyle w:val="BodyText"/>
        <w:ind w:left="688"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226A5B27" w14:textId="77777777" w:rsidR="000D14B5" w:rsidRDefault="009748A5">
      <w:pPr>
        <w:pStyle w:val="ListParagraph"/>
        <w:numPr>
          <w:ilvl w:val="3"/>
          <w:numId w:val="25"/>
        </w:numPr>
        <w:tabs>
          <w:tab w:val="left" w:pos="1407"/>
          <w:tab w:val="left" w:pos="1408"/>
        </w:tabs>
        <w:spacing w:before="121"/>
        <w:rPr>
          <w:sz w:val="24"/>
        </w:rPr>
      </w:pPr>
      <w:r>
        <w:rPr>
          <w:sz w:val="24"/>
        </w:rPr>
        <w:t>Entries will be made legibly with black (or dark) waterproof</w:t>
      </w:r>
      <w:r>
        <w:rPr>
          <w:spacing w:val="-6"/>
          <w:sz w:val="24"/>
        </w:rPr>
        <w:t xml:space="preserve"> </w:t>
      </w:r>
      <w:r>
        <w:rPr>
          <w:sz w:val="24"/>
        </w:rPr>
        <w:t>ink.</w:t>
      </w:r>
    </w:p>
    <w:p w14:paraId="6537BE62" w14:textId="77777777" w:rsidR="000D14B5" w:rsidRDefault="009748A5">
      <w:pPr>
        <w:pStyle w:val="ListParagraph"/>
        <w:numPr>
          <w:ilvl w:val="3"/>
          <w:numId w:val="25"/>
        </w:numPr>
        <w:tabs>
          <w:tab w:val="left" w:pos="1407"/>
          <w:tab w:val="left" w:pos="1408"/>
        </w:tabs>
        <w:spacing w:before="160" w:line="276" w:lineRule="auto"/>
        <w:ind w:left="1407" w:right="300"/>
        <w:rPr>
          <w:sz w:val="24"/>
        </w:rPr>
      </w:pPr>
      <w:r>
        <w:rPr>
          <w:sz w:val="24"/>
        </w:rPr>
        <w:t xml:space="preserve">Corrections will be made by </w:t>
      </w:r>
      <w:r>
        <w:rPr>
          <w:sz w:val="24"/>
          <w:u w:val="single"/>
        </w:rPr>
        <w:t>drawing a single line through the original entry</w:t>
      </w:r>
      <w:r>
        <w:rPr>
          <w:sz w:val="24"/>
        </w:rPr>
        <w:t xml:space="preserve"> allowing the original entry to be read. The corrected entry will be written alongside the original. Corrections will be initialed and dated and may require a footnote for explanation.</w:t>
      </w:r>
    </w:p>
    <w:p w14:paraId="268F9FED" w14:textId="77777777" w:rsidR="000D14B5" w:rsidRDefault="009748A5">
      <w:pPr>
        <w:pStyle w:val="ListParagraph"/>
        <w:numPr>
          <w:ilvl w:val="3"/>
          <w:numId w:val="25"/>
        </w:numPr>
        <w:tabs>
          <w:tab w:val="left" w:pos="1407"/>
          <w:tab w:val="left" w:pos="1408"/>
        </w:tabs>
        <w:spacing w:before="117"/>
        <w:rPr>
          <w:sz w:val="24"/>
        </w:rPr>
      </w:pPr>
      <w:r>
        <w:rPr>
          <w:sz w:val="24"/>
        </w:rPr>
        <w:t>Unbiased, accurate language will be</w:t>
      </w:r>
      <w:r>
        <w:rPr>
          <w:spacing w:val="-2"/>
          <w:sz w:val="24"/>
        </w:rPr>
        <w:t xml:space="preserve"> </w:t>
      </w:r>
      <w:r>
        <w:rPr>
          <w:sz w:val="24"/>
        </w:rPr>
        <w:t>used.</w:t>
      </w:r>
    </w:p>
    <w:p w14:paraId="6EF71745" w14:textId="77777777" w:rsidR="000D14B5" w:rsidRDefault="000D14B5">
      <w:pPr>
        <w:rPr>
          <w:sz w:val="24"/>
        </w:rPr>
        <w:sectPr w:rsidR="000D14B5">
          <w:pgSz w:w="11900" w:h="16840"/>
          <w:pgMar w:top="1620" w:right="940" w:bottom="940" w:left="1040" w:header="929" w:footer="744" w:gutter="0"/>
          <w:cols w:space="720"/>
        </w:sectPr>
      </w:pPr>
    </w:p>
    <w:p w14:paraId="1844998C" w14:textId="77777777" w:rsidR="000D14B5" w:rsidRDefault="009748A5">
      <w:pPr>
        <w:pStyle w:val="ListParagraph"/>
        <w:numPr>
          <w:ilvl w:val="3"/>
          <w:numId w:val="25"/>
        </w:numPr>
        <w:tabs>
          <w:tab w:val="left" w:pos="1407"/>
          <w:tab w:val="left" w:pos="1408"/>
        </w:tabs>
        <w:spacing w:before="90" w:line="276" w:lineRule="auto"/>
        <w:ind w:right="272"/>
        <w:rPr>
          <w:sz w:val="24"/>
        </w:rPr>
      </w:pPr>
      <w:r>
        <w:rPr>
          <w:sz w:val="24"/>
        </w:rPr>
        <w:lastRenderedPageBreak/>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1AC33D7E" w14:textId="77777777" w:rsidR="000D14B5" w:rsidRDefault="009748A5">
      <w:pPr>
        <w:pStyle w:val="ListParagraph"/>
        <w:numPr>
          <w:ilvl w:val="3"/>
          <w:numId w:val="25"/>
        </w:numPr>
        <w:tabs>
          <w:tab w:val="left" w:pos="1407"/>
          <w:tab w:val="left" w:pos="1408"/>
        </w:tabs>
        <w:spacing w:before="116"/>
        <w:rPr>
          <w:sz w:val="24"/>
        </w:rPr>
      </w:pPr>
      <w:r>
        <w:rPr>
          <w:sz w:val="24"/>
        </w:rPr>
        <w:t>The date and time, will appear on each</w:t>
      </w:r>
      <w:r>
        <w:rPr>
          <w:spacing w:val="-1"/>
          <w:sz w:val="24"/>
        </w:rPr>
        <w:t xml:space="preserve"> </w:t>
      </w:r>
      <w:r>
        <w:rPr>
          <w:sz w:val="24"/>
        </w:rPr>
        <w:t>page.</w:t>
      </w:r>
    </w:p>
    <w:p w14:paraId="4F1AD600" w14:textId="77777777" w:rsidR="000D14B5" w:rsidRDefault="009748A5">
      <w:pPr>
        <w:pStyle w:val="ListParagraph"/>
        <w:numPr>
          <w:ilvl w:val="3"/>
          <w:numId w:val="25"/>
        </w:numPr>
        <w:tabs>
          <w:tab w:val="left" w:pos="1407"/>
          <w:tab w:val="left" w:pos="1408"/>
        </w:tabs>
        <w:spacing w:before="161"/>
        <w:rPr>
          <w:sz w:val="24"/>
        </w:rPr>
      </w:pPr>
      <w:r>
        <w:rPr>
          <w:sz w:val="24"/>
        </w:rPr>
        <w:t>Names of person(s) conducting the monitoring will be recorded on each data</w:t>
      </w:r>
      <w:r>
        <w:rPr>
          <w:spacing w:val="-12"/>
          <w:sz w:val="24"/>
        </w:rPr>
        <w:t xml:space="preserve"> </w:t>
      </w:r>
      <w:r>
        <w:rPr>
          <w:sz w:val="24"/>
        </w:rPr>
        <w:t>sheet.</w:t>
      </w:r>
    </w:p>
    <w:p w14:paraId="5390A5ED" w14:textId="77777777" w:rsidR="000D14B5" w:rsidRDefault="000D14B5">
      <w:pPr>
        <w:pStyle w:val="BodyText"/>
        <w:spacing w:before="1"/>
        <w:rPr>
          <w:sz w:val="38"/>
        </w:rPr>
      </w:pPr>
    </w:p>
    <w:p w14:paraId="6F3A4C76" w14:textId="70F9C8B9" w:rsidR="000D14B5" w:rsidRDefault="009748A5">
      <w:pPr>
        <w:pStyle w:val="Heading2"/>
      </w:pPr>
      <w:bookmarkStart w:id="108" w:name="_Toc96073958"/>
      <w:r>
        <w:t>Agency Baseline</w:t>
      </w:r>
      <w:bookmarkEnd w:id="108"/>
    </w:p>
    <w:p w14:paraId="2A944321" w14:textId="77777777" w:rsidR="000D14B5" w:rsidRDefault="009748A5">
      <w:pPr>
        <w:pStyle w:val="BodyText"/>
        <w:ind w:left="688" w:right="388"/>
      </w:pPr>
      <w:r>
        <w:t>All data gathered in the field will be recorded on site at the time sampling occurs using the Agency Baseline Field Data Sheet (Appendix C). This form is then returned to the Soldotna Wastewater Treatment Plant,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14E010FF" w14:textId="77777777" w:rsidR="000D14B5" w:rsidRDefault="000D14B5">
      <w:pPr>
        <w:pStyle w:val="BodyText"/>
        <w:spacing w:before="10"/>
        <w:rPr>
          <w:sz w:val="23"/>
        </w:rPr>
      </w:pPr>
    </w:p>
    <w:p w14:paraId="72F8CF77" w14:textId="77777777" w:rsidR="000D14B5" w:rsidRDefault="009748A5">
      <w:pPr>
        <w:pStyle w:val="BodyText"/>
        <w:spacing w:before="1"/>
        <w:ind w:left="688" w:right="254"/>
      </w:pPr>
      <w:r>
        <w:t>Results for parameters analyzed at the Soldotna Wastewater Treatment Plant on the sampling event day will be recorded on the Agency Baseline Lab Test Results form (Appendix D).</w:t>
      </w:r>
    </w:p>
    <w:p w14:paraId="4E3BF759" w14:textId="77777777" w:rsidR="000D14B5" w:rsidRDefault="009748A5">
      <w:pPr>
        <w:pStyle w:val="BodyText"/>
        <w:ind w:left="687" w:right="502"/>
      </w:pP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6D8CF98E" w14:textId="77777777" w:rsidR="000D14B5" w:rsidRDefault="000D14B5">
      <w:pPr>
        <w:pStyle w:val="BodyText"/>
      </w:pPr>
    </w:p>
    <w:p w14:paraId="544EAFD3" w14:textId="77777777" w:rsidR="000D14B5" w:rsidRDefault="009748A5">
      <w:pPr>
        <w:pStyle w:val="BodyText"/>
        <w:ind w:left="687" w:right="362"/>
      </w:pPr>
      <w:r>
        <w:t>Hard copies of all data sheets will be kept at the KWF office for 10 years and at SGS lab for 5 years.</w:t>
      </w:r>
    </w:p>
    <w:p w14:paraId="69BC1993" w14:textId="77777777" w:rsidR="000D14B5" w:rsidRDefault="000D14B5">
      <w:pPr>
        <w:pStyle w:val="BodyText"/>
        <w:spacing w:before="2"/>
      </w:pPr>
    </w:p>
    <w:p w14:paraId="702E1A21" w14:textId="3250205A" w:rsidR="000D14B5" w:rsidRDefault="009748A5">
      <w:pPr>
        <w:pStyle w:val="Heading2"/>
        <w:ind w:left="687"/>
      </w:pPr>
      <w:bookmarkStart w:id="109" w:name="_Toc96073959"/>
      <w:r>
        <w:t>Kenai Metals (Zn/Cu) Monitoring</w:t>
      </w:r>
      <w:bookmarkEnd w:id="109"/>
    </w:p>
    <w:p w14:paraId="33AD5C40" w14:textId="77777777" w:rsidR="000D14B5" w:rsidRDefault="009748A5">
      <w:pPr>
        <w:pStyle w:val="BodyText"/>
        <w:ind w:left="687" w:right="286"/>
      </w:pPr>
      <w:r>
        <w:t>All data gathered in the field will be recoded on the site at the time of sapling using the field data sheet (Appendix C). The field data forms will be reviewed by the KWF Project Manager/QA Officer. The Project Manager will enter field data and results from SGS into an ADEC provided data template (AWQMS) after data has passed the QA check. Hard copies of data sheets will be kept at the KWF office for 5</w:t>
      </w:r>
      <w:r>
        <w:rPr>
          <w:spacing w:val="-5"/>
        </w:rPr>
        <w:t xml:space="preserve"> </w:t>
      </w:r>
      <w:r>
        <w:t>years.</w:t>
      </w:r>
    </w:p>
    <w:p w14:paraId="1CB8CB42" w14:textId="77777777" w:rsidR="000D14B5" w:rsidRDefault="000D14B5">
      <w:pPr>
        <w:pStyle w:val="BodyText"/>
        <w:rPr>
          <w:sz w:val="26"/>
        </w:rPr>
      </w:pPr>
    </w:p>
    <w:p w14:paraId="785A6BCE" w14:textId="77777777" w:rsidR="000D14B5" w:rsidRDefault="000D14B5">
      <w:pPr>
        <w:pStyle w:val="BodyText"/>
        <w:rPr>
          <w:sz w:val="26"/>
        </w:rPr>
      </w:pPr>
    </w:p>
    <w:p w14:paraId="3FE6ACF4" w14:textId="688B4EA5" w:rsidR="000D14B5" w:rsidRDefault="009748A5">
      <w:pPr>
        <w:pStyle w:val="Heading1"/>
        <w:tabs>
          <w:tab w:val="left" w:pos="1407"/>
        </w:tabs>
        <w:spacing w:before="230"/>
        <w:ind w:left="687"/>
      </w:pPr>
      <w:bookmarkStart w:id="110" w:name="B1._SAMPLING_PROCESS_DESIGN"/>
      <w:bookmarkStart w:id="111" w:name="_Toc96073960"/>
      <w:bookmarkEnd w:id="110"/>
      <w:r>
        <w:t>B1.</w:t>
      </w:r>
      <w:r>
        <w:tab/>
        <w:t>SAMPLING PROCESS</w:t>
      </w:r>
      <w:r>
        <w:rPr>
          <w:spacing w:val="-2"/>
        </w:rPr>
        <w:t xml:space="preserve"> </w:t>
      </w:r>
      <w:r>
        <w:t>DESIGN</w:t>
      </w:r>
      <w:bookmarkEnd w:id="111"/>
    </w:p>
    <w:p w14:paraId="0F85F4DF" w14:textId="77777777" w:rsidR="000D14B5" w:rsidRDefault="000D14B5">
      <w:pPr>
        <w:pStyle w:val="BodyText"/>
        <w:rPr>
          <w:b/>
        </w:rPr>
      </w:pPr>
    </w:p>
    <w:p w14:paraId="210FB587" w14:textId="1AD2F549" w:rsidR="000D14B5" w:rsidRDefault="009748A5">
      <w:pPr>
        <w:pStyle w:val="Heading2"/>
        <w:ind w:left="687"/>
      </w:pPr>
      <w:bookmarkStart w:id="112" w:name="_Toc96073961"/>
      <w:r>
        <w:t>Agency Baseline</w:t>
      </w:r>
      <w:bookmarkEnd w:id="112"/>
    </w:p>
    <w:p w14:paraId="72B3BD74" w14:textId="77777777" w:rsidR="000D14B5" w:rsidRDefault="009748A5">
      <w:pPr>
        <w:pStyle w:val="BodyText"/>
        <w:ind w:left="687" w:right="295"/>
      </w:pPr>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p>
    <w:p w14:paraId="7477FAEE" w14:textId="77777777" w:rsidR="000D14B5" w:rsidRDefault="000D14B5">
      <w:pPr>
        <w:sectPr w:rsidR="000D14B5">
          <w:pgSz w:w="11900" w:h="16840"/>
          <w:pgMar w:top="1620" w:right="940" w:bottom="940" w:left="1040" w:header="929" w:footer="744" w:gutter="0"/>
          <w:cols w:space="720"/>
        </w:sectPr>
      </w:pPr>
    </w:p>
    <w:p w14:paraId="39E27CF7" w14:textId="77777777" w:rsidR="000D14B5" w:rsidRDefault="000D14B5">
      <w:pPr>
        <w:pStyle w:val="BodyText"/>
        <w:spacing w:before="10"/>
        <w:rPr>
          <w:sz w:val="23"/>
        </w:rPr>
      </w:pPr>
    </w:p>
    <w:p w14:paraId="40E0D6FD" w14:textId="77777777" w:rsidR="000D14B5" w:rsidRDefault="009748A5">
      <w:pPr>
        <w:pStyle w:val="BodyText"/>
        <w:spacing w:before="90"/>
        <w:ind w:left="687" w:right="296"/>
      </w:pPr>
      <w:r>
        <w:t>Applying the above criteria, the Kenai Watershed Forum has established 25 sites along the Kenai River and several of its tributaries. Sites were also selected based on a previous water- quality monitoring project performed by the Alaska Department of Fish and Game in 1990.</w:t>
      </w:r>
    </w:p>
    <w:p w14:paraId="0CA477CA" w14:textId="77777777" w:rsidR="000D14B5" w:rsidRDefault="000D14B5">
      <w:pPr>
        <w:pStyle w:val="BodyText"/>
      </w:pPr>
    </w:p>
    <w:p w14:paraId="1C9425A0" w14:textId="77777777" w:rsidR="000D14B5" w:rsidRDefault="009748A5">
      <w:pPr>
        <w:pStyle w:val="BodyText"/>
        <w:spacing w:before="1"/>
        <w:ind w:left="687" w:right="509"/>
      </w:pPr>
      <w:r>
        <w:t>Each site is given a name and identified by river mile and a location description, as well as by its latitude, longitude and elevation as determined using USGS 1:63,360 scale topographical maps and on site GPS readings. See Table 6 for Agency Baseline sampling locations. Site selection for future monitoring within the basin will be based on similar factors.</w:t>
      </w:r>
    </w:p>
    <w:p w14:paraId="7A74292A" w14:textId="77777777" w:rsidR="000D14B5" w:rsidRDefault="000D14B5">
      <w:pPr>
        <w:pStyle w:val="BodyText"/>
        <w:spacing w:before="11"/>
        <w:rPr>
          <w:sz w:val="23"/>
        </w:rPr>
      </w:pPr>
    </w:p>
    <w:p w14:paraId="555C1962" w14:textId="77777777" w:rsidR="000D14B5" w:rsidRDefault="009748A5">
      <w:pPr>
        <w:pStyle w:val="BodyText"/>
        <w:ind w:left="687" w:right="562"/>
      </w:pPr>
      <w:r>
        <w:t>As described in Section A6 (Project Objectives/Task Description), testing parameters are selected based on their usefulness in inventorying water quality and projecting the general "health" of the water bodies in question.</w:t>
      </w:r>
    </w:p>
    <w:p w14:paraId="49469872" w14:textId="77777777" w:rsidR="000D14B5" w:rsidRDefault="000D14B5">
      <w:pPr>
        <w:pStyle w:val="BodyText"/>
      </w:pPr>
    </w:p>
    <w:p w14:paraId="34533112" w14:textId="77777777" w:rsidR="000D14B5" w:rsidRDefault="009748A5">
      <w:pPr>
        <w:pStyle w:val="BodyText"/>
        <w:ind w:left="687" w:right="300"/>
      </w:pPr>
      <w:r>
        <w:t>Surface water grab samples will be taken at all 25 stations during July/August when the river is heavily used and is at high flow and then again during April/May breakup when the river is at low flow. The sampling for the Kenai River Metals Monitoring project will occur 2019- 2020 once during the spring and again during mid-summer when the river is experiencing heavy use.</w:t>
      </w:r>
    </w:p>
    <w:p w14:paraId="768E4957" w14:textId="77777777" w:rsidR="000D14B5" w:rsidRDefault="000D14B5">
      <w:pPr>
        <w:pStyle w:val="BodyText"/>
      </w:pPr>
    </w:p>
    <w:p w14:paraId="4BA08B96" w14:textId="77777777" w:rsidR="000D14B5" w:rsidRDefault="009748A5">
      <w:pPr>
        <w:pStyle w:val="BodyText"/>
        <w:ind w:left="688"/>
      </w:pPr>
      <w:r>
        <w:t>Agencies that have received training and are supplying staff to conduct monitoring include:</w:t>
      </w:r>
    </w:p>
    <w:p w14:paraId="6917D26E" w14:textId="77777777" w:rsidR="000D14B5" w:rsidRDefault="009748A5">
      <w:pPr>
        <w:pStyle w:val="ListParagraph"/>
        <w:numPr>
          <w:ilvl w:val="3"/>
          <w:numId w:val="25"/>
        </w:numPr>
        <w:tabs>
          <w:tab w:val="left" w:pos="1407"/>
          <w:tab w:val="left" w:pos="1408"/>
        </w:tabs>
        <w:spacing w:before="1" w:line="293" w:lineRule="exact"/>
        <w:rPr>
          <w:sz w:val="24"/>
        </w:rPr>
      </w:pPr>
      <w:r>
        <w:rPr>
          <w:sz w:val="24"/>
        </w:rPr>
        <w:t>Alaska Department of Natural</w:t>
      </w:r>
      <w:r>
        <w:rPr>
          <w:spacing w:val="-2"/>
          <w:sz w:val="24"/>
        </w:rPr>
        <w:t xml:space="preserve"> </w:t>
      </w:r>
      <w:r>
        <w:rPr>
          <w:sz w:val="24"/>
        </w:rPr>
        <w:t>Resources</w:t>
      </w:r>
    </w:p>
    <w:p w14:paraId="51F0B71A" w14:textId="77777777" w:rsidR="000D14B5" w:rsidRDefault="009748A5">
      <w:pPr>
        <w:pStyle w:val="ListParagraph"/>
        <w:numPr>
          <w:ilvl w:val="3"/>
          <w:numId w:val="25"/>
        </w:numPr>
        <w:tabs>
          <w:tab w:val="left" w:pos="1407"/>
          <w:tab w:val="left" w:pos="1408"/>
        </w:tabs>
        <w:spacing w:line="293" w:lineRule="exact"/>
        <w:rPr>
          <w:sz w:val="24"/>
        </w:rPr>
      </w:pPr>
      <w:r>
        <w:rPr>
          <w:sz w:val="24"/>
        </w:rPr>
        <w:t>Alaska Department of Fish and</w:t>
      </w:r>
      <w:r>
        <w:rPr>
          <w:spacing w:val="-3"/>
          <w:sz w:val="24"/>
        </w:rPr>
        <w:t xml:space="preserve"> </w:t>
      </w:r>
      <w:r>
        <w:rPr>
          <w:sz w:val="24"/>
        </w:rPr>
        <w:t>Game</w:t>
      </w:r>
    </w:p>
    <w:p w14:paraId="1AAD44ED" w14:textId="77777777" w:rsidR="000D14B5" w:rsidRDefault="009748A5">
      <w:pPr>
        <w:pStyle w:val="ListParagraph"/>
        <w:numPr>
          <w:ilvl w:val="3"/>
          <w:numId w:val="25"/>
        </w:numPr>
        <w:tabs>
          <w:tab w:val="left" w:pos="1407"/>
          <w:tab w:val="left" w:pos="1408"/>
        </w:tabs>
        <w:spacing w:line="293" w:lineRule="exact"/>
        <w:rPr>
          <w:sz w:val="24"/>
        </w:rPr>
      </w:pPr>
      <w:r>
        <w:rPr>
          <w:sz w:val="24"/>
        </w:rPr>
        <w:t>Alaska Department of Environmental</w:t>
      </w:r>
      <w:r>
        <w:rPr>
          <w:spacing w:val="-2"/>
          <w:sz w:val="24"/>
        </w:rPr>
        <w:t xml:space="preserve"> </w:t>
      </w:r>
      <w:r>
        <w:rPr>
          <w:sz w:val="24"/>
        </w:rPr>
        <w:t>Conservation</w:t>
      </w:r>
    </w:p>
    <w:p w14:paraId="043A01D5" w14:textId="77777777" w:rsidR="000D14B5" w:rsidRDefault="009748A5">
      <w:pPr>
        <w:pStyle w:val="ListParagraph"/>
        <w:numPr>
          <w:ilvl w:val="3"/>
          <w:numId w:val="25"/>
        </w:numPr>
        <w:tabs>
          <w:tab w:val="left" w:pos="1407"/>
          <w:tab w:val="left" w:pos="1408"/>
        </w:tabs>
        <w:spacing w:line="293" w:lineRule="exact"/>
        <w:rPr>
          <w:sz w:val="24"/>
        </w:rPr>
      </w:pPr>
      <w:r>
        <w:rPr>
          <w:sz w:val="24"/>
        </w:rPr>
        <w:t>U.S. Fish and Wildlife Service</w:t>
      </w:r>
    </w:p>
    <w:p w14:paraId="4064F1AA" w14:textId="77777777" w:rsidR="000D14B5" w:rsidRDefault="009748A5">
      <w:pPr>
        <w:pStyle w:val="ListParagraph"/>
        <w:numPr>
          <w:ilvl w:val="3"/>
          <w:numId w:val="25"/>
        </w:numPr>
        <w:tabs>
          <w:tab w:val="left" w:pos="1407"/>
          <w:tab w:val="left" w:pos="1408"/>
        </w:tabs>
        <w:spacing w:line="293" w:lineRule="exact"/>
        <w:rPr>
          <w:sz w:val="24"/>
        </w:rPr>
      </w:pPr>
      <w:r>
        <w:rPr>
          <w:sz w:val="24"/>
        </w:rPr>
        <w:t>City of</w:t>
      </w:r>
      <w:r>
        <w:rPr>
          <w:spacing w:val="-2"/>
          <w:sz w:val="24"/>
        </w:rPr>
        <w:t xml:space="preserve"> </w:t>
      </w:r>
      <w:r>
        <w:rPr>
          <w:sz w:val="24"/>
        </w:rPr>
        <w:t>Kenai</w:t>
      </w:r>
    </w:p>
    <w:p w14:paraId="7B97E3D1" w14:textId="77777777" w:rsidR="000D14B5" w:rsidRDefault="009748A5">
      <w:pPr>
        <w:pStyle w:val="ListParagraph"/>
        <w:numPr>
          <w:ilvl w:val="3"/>
          <w:numId w:val="25"/>
        </w:numPr>
        <w:tabs>
          <w:tab w:val="left" w:pos="1407"/>
          <w:tab w:val="left" w:pos="1408"/>
        </w:tabs>
        <w:spacing w:line="293" w:lineRule="exact"/>
        <w:rPr>
          <w:sz w:val="24"/>
        </w:rPr>
      </w:pPr>
      <w:r>
        <w:rPr>
          <w:sz w:val="24"/>
        </w:rPr>
        <w:t>City of</w:t>
      </w:r>
      <w:r>
        <w:rPr>
          <w:spacing w:val="-2"/>
          <w:sz w:val="24"/>
        </w:rPr>
        <w:t xml:space="preserve"> </w:t>
      </w:r>
      <w:r>
        <w:rPr>
          <w:sz w:val="24"/>
        </w:rPr>
        <w:t>Soldotna</w:t>
      </w:r>
    </w:p>
    <w:p w14:paraId="0D0BB9B2" w14:textId="77777777" w:rsidR="000D14B5" w:rsidRDefault="009748A5">
      <w:pPr>
        <w:pStyle w:val="ListParagraph"/>
        <w:numPr>
          <w:ilvl w:val="3"/>
          <w:numId w:val="25"/>
        </w:numPr>
        <w:tabs>
          <w:tab w:val="left" w:pos="1407"/>
          <w:tab w:val="left" w:pos="1408"/>
        </w:tabs>
        <w:spacing w:line="293" w:lineRule="exact"/>
        <w:rPr>
          <w:sz w:val="24"/>
        </w:rPr>
      </w:pPr>
      <w:r>
        <w:rPr>
          <w:sz w:val="24"/>
        </w:rPr>
        <w:t>U.S Forest</w:t>
      </w:r>
      <w:r>
        <w:rPr>
          <w:spacing w:val="-2"/>
          <w:sz w:val="24"/>
        </w:rPr>
        <w:t xml:space="preserve"> </w:t>
      </w:r>
      <w:r>
        <w:rPr>
          <w:sz w:val="24"/>
        </w:rPr>
        <w:t>Service</w:t>
      </w:r>
    </w:p>
    <w:p w14:paraId="15DFA361" w14:textId="77777777" w:rsidR="000D14B5" w:rsidRDefault="009748A5">
      <w:pPr>
        <w:pStyle w:val="ListParagraph"/>
        <w:numPr>
          <w:ilvl w:val="3"/>
          <w:numId w:val="25"/>
        </w:numPr>
        <w:tabs>
          <w:tab w:val="left" w:pos="1407"/>
          <w:tab w:val="left" w:pos="1408"/>
        </w:tabs>
        <w:spacing w:line="293" w:lineRule="exact"/>
        <w:rPr>
          <w:sz w:val="24"/>
        </w:rPr>
      </w:pPr>
      <w:r>
        <w:rPr>
          <w:sz w:val="24"/>
        </w:rPr>
        <w:t>Kenai Peninsula</w:t>
      </w:r>
      <w:r>
        <w:rPr>
          <w:spacing w:val="-1"/>
          <w:sz w:val="24"/>
        </w:rPr>
        <w:t xml:space="preserve"> </w:t>
      </w:r>
      <w:r>
        <w:rPr>
          <w:sz w:val="24"/>
        </w:rPr>
        <w:t>Borough</w:t>
      </w:r>
    </w:p>
    <w:p w14:paraId="3F8B7F2E" w14:textId="20584A32" w:rsidR="000D14B5" w:rsidRDefault="009748A5">
      <w:pPr>
        <w:pStyle w:val="ListParagraph"/>
        <w:numPr>
          <w:ilvl w:val="3"/>
          <w:numId w:val="25"/>
        </w:numPr>
        <w:tabs>
          <w:tab w:val="left" w:pos="1407"/>
          <w:tab w:val="left" w:pos="1408"/>
        </w:tabs>
        <w:spacing w:line="293" w:lineRule="exact"/>
        <w:rPr>
          <w:ins w:id="113" w:author="Benjamin Meyer" w:date="2022-07-19T14:26:00Z"/>
          <w:sz w:val="24"/>
        </w:rPr>
      </w:pPr>
      <w:r>
        <w:rPr>
          <w:sz w:val="24"/>
        </w:rPr>
        <w:t>Cook Inlet Aquaculture</w:t>
      </w:r>
      <w:r>
        <w:rPr>
          <w:spacing w:val="-3"/>
          <w:sz w:val="24"/>
        </w:rPr>
        <w:t xml:space="preserve"> </w:t>
      </w:r>
      <w:r>
        <w:rPr>
          <w:sz w:val="24"/>
        </w:rPr>
        <w:t>Association</w:t>
      </w:r>
    </w:p>
    <w:p w14:paraId="58345FC7" w14:textId="66850789" w:rsidR="009F72AC" w:rsidRDefault="009F72AC" w:rsidP="009F72AC">
      <w:pPr>
        <w:pStyle w:val="ListParagraph"/>
        <w:numPr>
          <w:ilvl w:val="3"/>
          <w:numId w:val="25"/>
        </w:numPr>
        <w:tabs>
          <w:tab w:val="left" w:pos="1407"/>
          <w:tab w:val="left" w:pos="1408"/>
        </w:tabs>
        <w:spacing w:line="293" w:lineRule="exact"/>
        <w:rPr>
          <w:ins w:id="114" w:author="Benjamin Meyer" w:date="2022-07-19T14:26:00Z"/>
          <w:sz w:val="24"/>
        </w:rPr>
      </w:pPr>
      <w:ins w:id="115" w:author="Benjamin Meyer" w:date="2022-07-19T14:26:00Z">
        <w:r>
          <w:rPr>
            <w:sz w:val="24"/>
          </w:rPr>
          <w:t>Kenaitze Indian Tribe</w:t>
        </w:r>
      </w:ins>
    </w:p>
    <w:p w14:paraId="187F0F3A" w14:textId="7EC2E889" w:rsidR="009F72AC" w:rsidRPr="007F6044" w:rsidRDefault="009F72AC" w:rsidP="009F72AC">
      <w:pPr>
        <w:pStyle w:val="ListParagraph"/>
        <w:numPr>
          <w:ilvl w:val="3"/>
          <w:numId w:val="25"/>
        </w:numPr>
        <w:tabs>
          <w:tab w:val="left" w:pos="1407"/>
          <w:tab w:val="left" w:pos="1408"/>
        </w:tabs>
        <w:spacing w:line="293" w:lineRule="exact"/>
        <w:rPr>
          <w:sz w:val="24"/>
        </w:rPr>
      </w:pPr>
      <w:ins w:id="116" w:author="Benjamin Meyer" w:date="2022-07-19T14:26:00Z">
        <w:r>
          <w:rPr>
            <w:sz w:val="24"/>
          </w:rPr>
          <w:t>Salamatof Native Association</w:t>
        </w:r>
      </w:ins>
    </w:p>
    <w:p w14:paraId="659AD15D" w14:textId="77777777" w:rsidR="000D14B5" w:rsidRDefault="000D14B5">
      <w:pPr>
        <w:pStyle w:val="BodyText"/>
        <w:spacing w:before="11"/>
        <w:rPr>
          <w:sz w:val="23"/>
        </w:rPr>
      </w:pPr>
    </w:p>
    <w:p w14:paraId="7F5ECBD3" w14:textId="0A94A36A" w:rsidR="000D14B5" w:rsidRDefault="009748A5">
      <w:pPr>
        <w:pStyle w:val="BodyText"/>
        <w:ind w:left="688" w:right="219"/>
        <w:jc w:val="both"/>
      </w:pPr>
      <w:r>
        <w:t>The</w:t>
      </w:r>
      <w:r>
        <w:rPr>
          <w:spacing w:val="-15"/>
        </w:rPr>
        <w:t xml:space="preserve"> </w:t>
      </w:r>
      <w:r>
        <w:t>2</w:t>
      </w:r>
      <w:ins w:id="117" w:author="Benjamin Meyer" w:date="2022-07-19T14:26:00Z">
        <w:r w:rsidR="009F72AC">
          <w:t xml:space="preserve">2 </w:t>
        </w:r>
      </w:ins>
      <w:r>
        <w:t>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incorporating the 17 sites used during the ADF&amp;G 1990/91 Water Quality study with the addition of four additional sites in the estuary portion of the river and Juneau Creek. The selected sites with GPS coordinates are listed in Table</w:t>
      </w:r>
      <w:r>
        <w:rPr>
          <w:spacing w:val="-3"/>
        </w:rPr>
        <w:t xml:space="preserve"> </w:t>
      </w:r>
      <w:r>
        <w:t>6.</w:t>
      </w:r>
    </w:p>
    <w:p w14:paraId="72BE6532" w14:textId="77777777" w:rsidR="000D14B5" w:rsidRDefault="000D14B5">
      <w:pPr>
        <w:pStyle w:val="BodyText"/>
        <w:spacing w:before="1"/>
      </w:pPr>
    </w:p>
    <w:p w14:paraId="0D3D1FA3" w14:textId="4D3DF74C" w:rsidR="000D14B5" w:rsidDel="007F6044" w:rsidRDefault="009748A5">
      <w:pPr>
        <w:pStyle w:val="Heading2"/>
        <w:rPr>
          <w:del w:id="118" w:author="Benjamin Meyer" w:date="2022-07-19T15:05:00Z"/>
        </w:rPr>
      </w:pPr>
      <w:bookmarkStart w:id="119" w:name="_Toc96073962"/>
      <w:del w:id="120" w:author="Benjamin Meyer" w:date="2022-07-19T15:05:00Z">
        <w:r w:rsidDel="007F6044">
          <w:delText>Metals (Cu/Zn) Monitoring</w:delText>
        </w:r>
        <w:bookmarkEnd w:id="119"/>
      </w:del>
    </w:p>
    <w:p w14:paraId="7CF3560D" w14:textId="0D565F37" w:rsidR="000D14B5" w:rsidDel="007F6044" w:rsidRDefault="009748A5">
      <w:pPr>
        <w:pStyle w:val="BodyText"/>
        <w:ind w:left="688" w:right="388"/>
        <w:rPr>
          <w:del w:id="121" w:author="Benjamin Meyer" w:date="2022-07-19T15:05:00Z"/>
        </w:rPr>
      </w:pPr>
      <w:del w:id="122" w:author="Benjamin Meyer" w:date="2022-07-19T15:05:00Z">
        <w:r w:rsidDel="007F6044">
          <w:delText>The Kenai River Metals specific sites were selected based historic levels of copper and zinc as well as their differing proximity to anthropogenic influences. The Skilak Lake and Jims Landing were chosen as they are located upstream of anthropogenic influences in the Kenai River watershed and will provide relative background levels for the Kenai River main stem.</w:delText>
        </w:r>
      </w:del>
    </w:p>
    <w:p w14:paraId="1E392683" w14:textId="77777777" w:rsidR="000D14B5" w:rsidRDefault="000D14B5">
      <w:pPr>
        <w:sectPr w:rsidR="000D14B5">
          <w:pgSz w:w="11900" w:h="16840"/>
          <w:pgMar w:top="1620" w:right="940" w:bottom="940" w:left="1040" w:header="929" w:footer="744" w:gutter="0"/>
          <w:cols w:space="720"/>
        </w:sectPr>
      </w:pPr>
    </w:p>
    <w:p w14:paraId="118737C0" w14:textId="3FA7E2B5" w:rsidR="000D14B5" w:rsidRDefault="009748A5">
      <w:pPr>
        <w:spacing w:before="91"/>
        <w:ind w:left="688" w:right="1431"/>
        <w:rPr>
          <w:b/>
          <w:sz w:val="24"/>
        </w:rPr>
      </w:pPr>
      <w:bookmarkStart w:id="123" w:name="_bookmark14"/>
      <w:bookmarkEnd w:id="123"/>
      <w:r>
        <w:rPr>
          <w:b/>
          <w:sz w:val="24"/>
        </w:rPr>
        <w:lastRenderedPageBreak/>
        <w:t xml:space="preserve">Table 7. Sampling Locations for Agency </w:t>
      </w:r>
      <w:commentRangeStart w:id="124"/>
      <w:r>
        <w:rPr>
          <w:b/>
          <w:sz w:val="24"/>
        </w:rPr>
        <w:t>Baseline</w:t>
      </w:r>
      <w:del w:id="125" w:author="Benjamin Meyer" w:date="2022-07-18T07:54:00Z">
        <w:r w:rsidDel="003459F3">
          <w:rPr>
            <w:b/>
            <w:sz w:val="24"/>
          </w:rPr>
          <w:delText xml:space="preserve"> and Kenai Metals (Cu/Zn</w:delText>
        </w:r>
      </w:del>
      <w:commentRangeEnd w:id="124"/>
      <w:r w:rsidR="00DD5AEA">
        <w:rPr>
          <w:rStyle w:val="CommentReference"/>
        </w:rPr>
        <w:commentReference w:id="124"/>
      </w:r>
      <w:r>
        <w:rPr>
          <w:b/>
          <w:sz w:val="24"/>
        </w:rPr>
        <w:t xml:space="preserve"> Monitoring</w:t>
      </w:r>
    </w:p>
    <w:p w14:paraId="0B727128" w14:textId="77777777" w:rsidR="000D14B5" w:rsidRDefault="000D14B5">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D14B5" w14:paraId="24B7869E" w14:textId="77777777">
        <w:trPr>
          <w:trHeight w:val="552"/>
        </w:trPr>
        <w:tc>
          <w:tcPr>
            <w:tcW w:w="3060" w:type="dxa"/>
            <w:tcBorders>
              <w:bottom w:val="single" w:sz="6" w:space="0" w:color="000000"/>
              <w:right w:val="single" w:sz="6" w:space="0" w:color="000000"/>
            </w:tcBorders>
          </w:tcPr>
          <w:p w14:paraId="406BCC0B" w14:textId="77777777" w:rsidR="000D14B5" w:rsidRDefault="009748A5">
            <w:pPr>
              <w:pStyle w:val="TableParagraph"/>
              <w:spacing w:before="2" w:line="276" w:lineRule="exact"/>
              <w:ind w:left="907" w:right="685" w:hanging="203"/>
              <w:rPr>
                <w:b/>
                <w:sz w:val="24"/>
              </w:rPr>
            </w:pPr>
            <w:bookmarkStart w:id="126" w:name="KENAI_RIVER_STATIONS"/>
            <w:bookmarkEnd w:id="126"/>
            <w:r>
              <w:rPr>
                <w:b/>
                <w:sz w:val="24"/>
              </w:rPr>
              <w:t>KENAI RIVER STATIONS</w:t>
            </w:r>
          </w:p>
        </w:tc>
        <w:tc>
          <w:tcPr>
            <w:tcW w:w="1469" w:type="dxa"/>
            <w:tcBorders>
              <w:left w:val="single" w:sz="6" w:space="0" w:color="000000"/>
              <w:bottom w:val="single" w:sz="6" w:space="0" w:color="000000"/>
              <w:right w:val="single" w:sz="6" w:space="0" w:color="000000"/>
            </w:tcBorders>
          </w:tcPr>
          <w:p w14:paraId="027FAAE6" w14:textId="77777777" w:rsidR="000D14B5" w:rsidRDefault="009748A5">
            <w:pPr>
              <w:pStyle w:val="TableParagraph"/>
              <w:spacing w:before="2" w:line="276" w:lineRule="exact"/>
              <w:ind w:left="413" w:right="315" w:hanging="68"/>
              <w:rPr>
                <w:b/>
                <w:sz w:val="24"/>
              </w:rPr>
            </w:pPr>
            <w:bookmarkStart w:id="127" w:name="RIVER_MILE"/>
            <w:bookmarkEnd w:id="127"/>
            <w:r>
              <w:rPr>
                <w:b/>
                <w:sz w:val="24"/>
              </w:rPr>
              <w:t>RIVER MILE</w:t>
            </w:r>
          </w:p>
        </w:tc>
        <w:tc>
          <w:tcPr>
            <w:tcW w:w="2311" w:type="dxa"/>
            <w:tcBorders>
              <w:left w:val="single" w:sz="6" w:space="0" w:color="000000"/>
              <w:bottom w:val="single" w:sz="6" w:space="0" w:color="000000"/>
              <w:right w:val="single" w:sz="6" w:space="0" w:color="000000"/>
            </w:tcBorders>
          </w:tcPr>
          <w:p w14:paraId="76CBF86B" w14:textId="77777777" w:rsidR="000D14B5" w:rsidRDefault="009748A5">
            <w:pPr>
              <w:pStyle w:val="TableParagraph"/>
              <w:spacing w:line="275" w:lineRule="exact"/>
              <w:ind w:left="508" w:right="494"/>
              <w:jc w:val="center"/>
              <w:rPr>
                <w:b/>
                <w:sz w:val="24"/>
              </w:rPr>
            </w:pPr>
            <w:bookmarkStart w:id="128" w:name="LATITUDE"/>
            <w:bookmarkEnd w:id="128"/>
            <w:r>
              <w:rPr>
                <w:b/>
                <w:sz w:val="24"/>
              </w:rPr>
              <w:t>LATITUDE</w:t>
            </w:r>
          </w:p>
        </w:tc>
        <w:tc>
          <w:tcPr>
            <w:tcW w:w="1796" w:type="dxa"/>
            <w:tcBorders>
              <w:left w:val="single" w:sz="6" w:space="0" w:color="000000"/>
              <w:bottom w:val="single" w:sz="6" w:space="0" w:color="000000"/>
            </w:tcBorders>
          </w:tcPr>
          <w:p w14:paraId="0A0609ED" w14:textId="77777777" w:rsidR="000D14B5" w:rsidRDefault="009748A5">
            <w:pPr>
              <w:pStyle w:val="TableParagraph"/>
              <w:spacing w:line="275" w:lineRule="exact"/>
              <w:ind w:left="164"/>
              <w:rPr>
                <w:b/>
                <w:sz w:val="24"/>
              </w:rPr>
            </w:pPr>
            <w:bookmarkStart w:id="129" w:name="LONGITUDE"/>
            <w:bookmarkEnd w:id="129"/>
            <w:r>
              <w:rPr>
                <w:b/>
                <w:sz w:val="24"/>
              </w:rPr>
              <w:t>LONGITUDE</w:t>
            </w:r>
          </w:p>
        </w:tc>
      </w:tr>
      <w:tr w:rsidR="000D14B5" w14:paraId="7F27428E" w14:textId="77777777">
        <w:trPr>
          <w:trHeight w:val="274"/>
        </w:trPr>
        <w:tc>
          <w:tcPr>
            <w:tcW w:w="3060" w:type="dxa"/>
            <w:tcBorders>
              <w:top w:val="single" w:sz="6" w:space="0" w:color="000000"/>
              <w:bottom w:val="single" w:sz="6" w:space="0" w:color="000000"/>
              <w:right w:val="single" w:sz="6" w:space="0" w:color="000000"/>
            </w:tcBorders>
          </w:tcPr>
          <w:p w14:paraId="2FB413BF" w14:textId="77777777" w:rsidR="000D14B5" w:rsidRDefault="000D14B5">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2A6650A4"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2307DA5"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0950E329" w14:textId="77777777" w:rsidR="000D14B5" w:rsidRDefault="000D14B5">
            <w:pPr>
              <w:pStyle w:val="TableParagraph"/>
              <w:rPr>
                <w:sz w:val="20"/>
              </w:rPr>
            </w:pPr>
          </w:p>
        </w:tc>
      </w:tr>
      <w:tr w:rsidR="000D14B5" w14:paraId="2B99D328" w14:textId="77777777">
        <w:trPr>
          <w:trHeight w:val="275"/>
        </w:trPr>
        <w:tc>
          <w:tcPr>
            <w:tcW w:w="3060" w:type="dxa"/>
            <w:tcBorders>
              <w:top w:val="single" w:sz="6" w:space="0" w:color="000000"/>
              <w:bottom w:val="single" w:sz="6" w:space="0" w:color="000000"/>
              <w:right w:val="single" w:sz="6" w:space="0" w:color="000000"/>
            </w:tcBorders>
          </w:tcPr>
          <w:p w14:paraId="2031374D" w14:textId="77777777" w:rsidR="000D14B5" w:rsidRDefault="009748A5">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1B23463D" w14:textId="77777777" w:rsidR="000D14B5" w:rsidRDefault="009748A5">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34A4DA8" w14:textId="77777777" w:rsidR="000D14B5" w:rsidRDefault="009748A5">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4491E20D" w14:textId="77777777" w:rsidR="000D14B5" w:rsidRDefault="009748A5">
            <w:pPr>
              <w:pStyle w:val="TableParagraph"/>
              <w:spacing w:line="255" w:lineRule="exact"/>
              <w:ind w:left="287"/>
              <w:rPr>
                <w:sz w:val="24"/>
              </w:rPr>
            </w:pPr>
            <w:r>
              <w:rPr>
                <w:sz w:val="24"/>
              </w:rPr>
              <w:t>-151.222940</w:t>
            </w:r>
          </w:p>
        </w:tc>
      </w:tr>
      <w:tr w:rsidR="000D14B5" w14:paraId="4695576B" w14:textId="77777777">
        <w:trPr>
          <w:trHeight w:val="276"/>
        </w:trPr>
        <w:tc>
          <w:tcPr>
            <w:tcW w:w="3060" w:type="dxa"/>
            <w:tcBorders>
              <w:top w:val="single" w:sz="6" w:space="0" w:color="000000"/>
              <w:bottom w:val="single" w:sz="6" w:space="0" w:color="000000"/>
              <w:right w:val="single" w:sz="6" w:space="0" w:color="000000"/>
            </w:tcBorders>
          </w:tcPr>
          <w:p w14:paraId="4746757B" w14:textId="77777777" w:rsidR="000D14B5" w:rsidRDefault="009748A5">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7515C240" w14:textId="77777777" w:rsidR="000D14B5" w:rsidRDefault="009748A5">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5ECA17E5" w14:textId="77777777" w:rsidR="000D14B5" w:rsidRDefault="009748A5">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A0395C5" w14:textId="77777777" w:rsidR="000D14B5" w:rsidRDefault="009748A5">
            <w:pPr>
              <w:pStyle w:val="TableParagraph"/>
              <w:spacing w:line="257" w:lineRule="exact"/>
              <w:ind w:left="287"/>
              <w:rPr>
                <w:sz w:val="24"/>
              </w:rPr>
            </w:pPr>
            <w:r>
              <w:rPr>
                <w:sz w:val="24"/>
              </w:rPr>
              <w:t>-151.182780</w:t>
            </w:r>
          </w:p>
        </w:tc>
      </w:tr>
      <w:tr w:rsidR="000D14B5" w14:paraId="21727DEA" w14:textId="77777777">
        <w:trPr>
          <w:trHeight w:val="551"/>
        </w:trPr>
        <w:tc>
          <w:tcPr>
            <w:tcW w:w="3060" w:type="dxa"/>
            <w:tcBorders>
              <w:top w:val="single" w:sz="6" w:space="0" w:color="000000"/>
              <w:bottom w:val="single" w:sz="6" w:space="0" w:color="000000"/>
              <w:right w:val="single" w:sz="6" w:space="0" w:color="000000"/>
            </w:tcBorders>
          </w:tcPr>
          <w:p w14:paraId="6A478E31" w14:textId="77777777" w:rsidR="000D14B5" w:rsidRDefault="009748A5">
            <w:pPr>
              <w:pStyle w:val="TableParagraph"/>
              <w:spacing w:line="272" w:lineRule="exact"/>
              <w:ind w:left="92"/>
              <w:rPr>
                <w:sz w:val="24"/>
              </w:rPr>
            </w:pPr>
            <w:r>
              <w:rPr>
                <w:sz w:val="24"/>
              </w:rPr>
              <w:t>Upstream of Beaver Creek</w:t>
            </w:r>
          </w:p>
          <w:p w14:paraId="5626E456" w14:textId="77777777" w:rsidR="000D14B5" w:rsidRDefault="009748A5">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2D129EB8" w14:textId="77777777" w:rsidR="000D14B5" w:rsidRDefault="009748A5">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3E5FCCC4" w14:textId="77777777" w:rsidR="000D14B5" w:rsidRDefault="009748A5">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7C3F3F76" w14:textId="77777777" w:rsidR="000D14B5" w:rsidRDefault="009748A5">
            <w:pPr>
              <w:pStyle w:val="TableParagraph"/>
              <w:spacing w:line="272" w:lineRule="exact"/>
              <w:ind w:left="287"/>
              <w:rPr>
                <w:sz w:val="24"/>
              </w:rPr>
            </w:pPr>
            <w:r>
              <w:rPr>
                <w:sz w:val="24"/>
              </w:rPr>
              <w:t>-151.142263</w:t>
            </w:r>
          </w:p>
        </w:tc>
      </w:tr>
      <w:tr w:rsidR="000D14B5" w14:paraId="4BBBC893" w14:textId="77777777">
        <w:trPr>
          <w:trHeight w:val="276"/>
        </w:trPr>
        <w:tc>
          <w:tcPr>
            <w:tcW w:w="3060" w:type="dxa"/>
            <w:tcBorders>
              <w:top w:val="single" w:sz="6" w:space="0" w:color="000000"/>
              <w:bottom w:val="single" w:sz="6" w:space="0" w:color="000000"/>
              <w:right w:val="single" w:sz="6" w:space="0" w:color="000000"/>
            </w:tcBorders>
          </w:tcPr>
          <w:p w14:paraId="40555126" w14:textId="77777777" w:rsidR="000D14B5" w:rsidRDefault="009748A5">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24170229" w14:textId="77777777" w:rsidR="000D14B5" w:rsidRDefault="009748A5">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1BAB331" w14:textId="77777777" w:rsidR="000D14B5" w:rsidRDefault="009748A5">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12791F8B" w14:textId="77777777" w:rsidR="000D14B5" w:rsidRDefault="009748A5">
            <w:pPr>
              <w:pStyle w:val="TableParagraph"/>
              <w:spacing w:line="257" w:lineRule="exact"/>
              <w:ind w:left="287"/>
              <w:rPr>
                <w:sz w:val="24"/>
              </w:rPr>
            </w:pPr>
            <w:r>
              <w:rPr>
                <w:sz w:val="24"/>
              </w:rPr>
              <w:t>-151.099258</w:t>
            </w:r>
          </w:p>
        </w:tc>
      </w:tr>
      <w:tr w:rsidR="000D14B5" w14:paraId="7304A647" w14:textId="77777777">
        <w:trPr>
          <w:trHeight w:val="275"/>
        </w:trPr>
        <w:tc>
          <w:tcPr>
            <w:tcW w:w="3060" w:type="dxa"/>
            <w:tcBorders>
              <w:top w:val="single" w:sz="6" w:space="0" w:color="000000"/>
              <w:bottom w:val="single" w:sz="6" w:space="0" w:color="000000"/>
              <w:right w:val="single" w:sz="6" w:space="0" w:color="000000"/>
            </w:tcBorders>
          </w:tcPr>
          <w:p w14:paraId="7E0A8844" w14:textId="77777777" w:rsidR="000D14B5" w:rsidRDefault="009748A5">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751A82E0" w14:textId="77777777" w:rsidR="000D14B5" w:rsidRDefault="009748A5">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151BB40E" w14:textId="77777777" w:rsidR="000D14B5" w:rsidRDefault="009748A5">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62D7271E" w14:textId="77777777" w:rsidR="000D14B5" w:rsidRDefault="009748A5">
            <w:pPr>
              <w:pStyle w:val="TableParagraph"/>
              <w:spacing w:line="255" w:lineRule="exact"/>
              <w:ind w:left="287"/>
              <w:rPr>
                <w:sz w:val="24"/>
              </w:rPr>
            </w:pPr>
            <w:r>
              <w:rPr>
                <w:sz w:val="24"/>
              </w:rPr>
              <w:t>-151.106973</w:t>
            </w:r>
          </w:p>
        </w:tc>
      </w:tr>
      <w:tr w:rsidR="000D14B5" w14:paraId="14318321" w14:textId="77777777">
        <w:trPr>
          <w:trHeight w:val="276"/>
        </w:trPr>
        <w:tc>
          <w:tcPr>
            <w:tcW w:w="3060" w:type="dxa"/>
            <w:tcBorders>
              <w:top w:val="single" w:sz="6" w:space="0" w:color="000000"/>
              <w:bottom w:val="single" w:sz="6" w:space="0" w:color="000000"/>
              <w:right w:val="single" w:sz="6" w:space="0" w:color="000000"/>
            </w:tcBorders>
          </w:tcPr>
          <w:p w14:paraId="146BDFB7" w14:textId="77777777" w:rsidR="000D14B5" w:rsidRDefault="009748A5">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097234F1" w14:textId="77777777" w:rsidR="000D14B5" w:rsidRDefault="009748A5">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7D65C3A2" w14:textId="77777777" w:rsidR="000D14B5" w:rsidRDefault="009748A5">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40F25FF" w14:textId="77777777" w:rsidR="000D14B5" w:rsidRDefault="009748A5">
            <w:pPr>
              <w:pStyle w:val="TableParagraph"/>
              <w:spacing w:line="257" w:lineRule="exact"/>
              <w:ind w:left="287"/>
              <w:rPr>
                <w:sz w:val="24"/>
              </w:rPr>
            </w:pPr>
            <w:r>
              <w:rPr>
                <w:sz w:val="24"/>
              </w:rPr>
              <w:t>-151.082099</w:t>
            </w:r>
          </w:p>
        </w:tc>
      </w:tr>
      <w:tr w:rsidR="000D14B5" w14:paraId="1DFC2AE5" w14:textId="77777777">
        <w:trPr>
          <w:trHeight w:val="275"/>
        </w:trPr>
        <w:tc>
          <w:tcPr>
            <w:tcW w:w="3060" w:type="dxa"/>
            <w:tcBorders>
              <w:top w:val="single" w:sz="6" w:space="0" w:color="000000"/>
              <w:bottom w:val="single" w:sz="6" w:space="0" w:color="000000"/>
              <w:right w:val="single" w:sz="6" w:space="0" w:color="000000"/>
            </w:tcBorders>
          </w:tcPr>
          <w:p w14:paraId="4A803426" w14:textId="77777777" w:rsidR="000D14B5" w:rsidRDefault="009748A5">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335D6142" w14:textId="77777777" w:rsidR="000D14B5" w:rsidRDefault="009748A5">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2068F772" w14:textId="77777777" w:rsidR="000D14B5" w:rsidRDefault="009748A5">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5E99B6A" w14:textId="77777777" w:rsidR="000D14B5" w:rsidRDefault="009748A5">
            <w:pPr>
              <w:pStyle w:val="TableParagraph"/>
              <w:spacing w:line="255" w:lineRule="exact"/>
              <w:ind w:left="287"/>
              <w:rPr>
                <w:sz w:val="24"/>
              </w:rPr>
            </w:pPr>
            <w:r>
              <w:rPr>
                <w:sz w:val="24"/>
              </w:rPr>
              <w:t>-151.030847</w:t>
            </w:r>
          </w:p>
        </w:tc>
      </w:tr>
      <w:tr w:rsidR="000D14B5" w14:paraId="743EC4CB" w14:textId="77777777">
        <w:trPr>
          <w:trHeight w:val="276"/>
        </w:trPr>
        <w:tc>
          <w:tcPr>
            <w:tcW w:w="3060" w:type="dxa"/>
            <w:tcBorders>
              <w:top w:val="single" w:sz="6" w:space="0" w:color="000000"/>
              <w:bottom w:val="single" w:sz="6" w:space="0" w:color="000000"/>
              <w:right w:val="single" w:sz="6" w:space="0" w:color="000000"/>
            </w:tcBorders>
          </w:tcPr>
          <w:p w14:paraId="6E06508E" w14:textId="77777777" w:rsidR="000D14B5" w:rsidRDefault="009748A5">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034D4EBA" w14:textId="77777777" w:rsidR="000D14B5" w:rsidRDefault="009748A5">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47D1E1DA" w14:textId="77777777" w:rsidR="000D14B5" w:rsidRDefault="009748A5">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59D24F73" w14:textId="77777777" w:rsidR="000D14B5" w:rsidRDefault="009748A5">
            <w:pPr>
              <w:pStyle w:val="TableParagraph"/>
              <w:spacing w:line="257" w:lineRule="exact"/>
              <w:ind w:left="287"/>
              <w:rPr>
                <w:sz w:val="24"/>
              </w:rPr>
            </w:pPr>
            <w:r>
              <w:rPr>
                <w:sz w:val="24"/>
              </w:rPr>
              <w:t>-150.863121</w:t>
            </w:r>
          </w:p>
        </w:tc>
      </w:tr>
      <w:tr w:rsidR="000D14B5" w14:paraId="2720B341" w14:textId="77777777">
        <w:trPr>
          <w:trHeight w:val="275"/>
        </w:trPr>
        <w:tc>
          <w:tcPr>
            <w:tcW w:w="3060" w:type="dxa"/>
            <w:tcBorders>
              <w:top w:val="single" w:sz="6" w:space="0" w:color="000000"/>
              <w:bottom w:val="single" w:sz="6" w:space="0" w:color="000000"/>
              <w:right w:val="single" w:sz="6" w:space="0" w:color="000000"/>
            </w:tcBorders>
          </w:tcPr>
          <w:p w14:paraId="27108DAB" w14:textId="77777777" w:rsidR="000D14B5" w:rsidRDefault="009748A5">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41179E94" w14:textId="77777777" w:rsidR="000D14B5" w:rsidRDefault="009748A5">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422B7C37" w14:textId="77777777" w:rsidR="000D14B5" w:rsidRDefault="009748A5">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19492BC4" w14:textId="77777777" w:rsidR="000D14B5" w:rsidRDefault="009748A5">
            <w:pPr>
              <w:pStyle w:val="TableParagraph"/>
              <w:spacing w:line="255" w:lineRule="exact"/>
              <w:ind w:left="287"/>
              <w:rPr>
                <w:sz w:val="24"/>
              </w:rPr>
            </w:pPr>
            <w:r>
              <w:rPr>
                <w:sz w:val="24"/>
              </w:rPr>
              <w:t>-150.702069</w:t>
            </w:r>
          </w:p>
        </w:tc>
      </w:tr>
      <w:tr w:rsidR="000D14B5" w14:paraId="7BC3B81F" w14:textId="77777777">
        <w:trPr>
          <w:trHeight w:val="276"/>
        </w:trPr>
        <w:tc>
          <w:tcPr>
            <w:tcW w:w="3060" w:type="dxa"/>
            <w:tcBorders>
              <w:top w:val="single" w:sz="6" w:space="0" w:color="000000"/>
              <w:bottom w:val="single" w:sz="6" w:space="0" w:color="000000"/>
              <w:right w:val="single" w:sz="6" w:space="0" w:color="000000"/>
            </w:tcBorders>
          </w:tcPr>
          <w:p w14:paraId="2C898F2B" w14:textId="77777777" w:rsidR="000D14B5" w:rsidRDefault="009748A5">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4463432" w14:textId="77777777" w:rsidR="000D14B5" w:rsidRDefault="009748A5">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44D3843" w14:textId="77777777" w:rsidR="000D14B5" w:rsidRDefault="009748A5">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21740A81" w14:textId="77777777" w:rsidR="000D14B5" w:rsidRDefault="009748A5">
            <w:pPr>
              <w:pStyle w:val="TableParagraph"/>
              <w:spacing w:line="257" w:lineRule="exact"/>
              <w:ind w:left="287"/>
              <w:rPr>
                <w:sz w:val="24"/>
              </w:rPr>
            </w:pPr>
            <w:r>
              <w:rPr>
                <w:sz w:val="24"/>
              </w:rPr>
              <w:t>-150.636905</w:t>
            </w:r>
          </w:p>
        </w:tc>
      </w:tr>
      <w:tr w:rsidR="000D14B5" w14:paraId="10D342D1" w14:textId="77777777">
        <w:trPr>
          <w:trHeight w:val="275"/>
        </w:trPr>
        <w:tc>
          <w:tcPr>
            <w:tcW w:w="3060" w:type="dxa"/>
            <w:tcBorders>
              <w:top w:val="single" w:sz="6" w:space="0" w:color="000000"/>
              <w:bottom w:val="single" w:sz="6" w:space="0" w:color="000000"/>
              <w:right w:val="single" w:sz="6" w:space="0" w:color="000000"/>
            </w:tcBorders>
          </w:tcPr>
          <w:p w14:paraId="1E7B857C" w14:textId="77777777" w:rsidR="000D14B5" w:rsidRDefault="009748A5">
            <w:pPr>
              <w:pStyle w:val="TableParagraph"/>
              <w:spacing w:line="255" w:lineRule="exact"/>
              <w:ind w:left="92"/>
              <w:rPr>
                <w:sz w:val="24"/>
              </w:rPr>
            </w:pPr>
            <w:r>
              <w:rPr>
                <w:sz w:val="24"/>
              </w:rPr>
              <w:t>Skilak Lake Outflow</w:t>
            </w:r>
          </w:p>
        </w:tc>
        <w:tc>
          <w:tcPr>
            <w:tcW w:w="1469" w:type="dxa"/>
            <w:tcBorders>
              <w:top w:val="single" w:sz="6" w:space="0" w:color="000000"/>
              <w:left w:val="single" w:sz="6" w:space="0" w:color="000000"/>
              <w:bottom w:val="single" w:sz="6" w:space="0" w:color="000000"/>
              <w:right w:val="single" w:sz="6" w:space="0" w:color="000000"/>
            </w:tcBorders>
          </w:tcPr>
          <w:p w14:paraId="03BCA238" w14:textId="77777777" w:rsidR="000D14B5" w:rsidRDefault="009748A5">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76A7EC59" w14:textId="77777777" w:rsidR="000D14B5" w:rsidRDefault="009748A5">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23230067" w14:textId="77777777" w:rsidR="000D14B5" w:rsidRDefault="009748A5">
            <w:pPr>
              <w:pStyle w:val="TableParagraph"/>
              <w:spacing w:line="255" w:lineRule="exact"/>
              <w:ind w:left="287"/>
              <w:rPr>
                <w:sz w:val="24"/>
              </w:rPr>
            </w:pPr>
            <w:r>
              <w:rPr>
                <w:sz w:val="24"/>
              </w:rPr>
              <w:t>-150.507789</w:t>
            </w:r>
          </w:p>
        </w:tc>
      </w:tr>
      <w:tr w:rsidR="000D14B5" w14:paraId="554A84E5" w14:textId="77777777">
        <w:trPr>
          <w:trHeight w:val="276"/>
        </w:trPr>
        <w:tc>
          <w:tcPr>
            <w:tcW w:w="3060" w:type="dxa"/>
            <w:tcBorders>
              <w:top w:val="single" w:sz="6" w:space="0" w:color="000000"/>
              <w:bottom w:val="single" w:sz="6" w:space="0" w:color="000000"/>
              <w:right w:val="single" w:sz="6" w:space="0" w:color="000000"/>
            </w:tcBorders>
          </w:tcPr>
          <w:p w14:paraId="13B705C6" w14:textId="77777777" w:rsidR="000D14B5" w:rsidRDefault="009748A5">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F653918" w14:textId="77777777" w:rsidR="000D14B5" w:rsidRDefault="009748A5">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194C4874" w14:textId="77777777" w:rsidR="000D14B5" w:rsidRDefault="009748A5">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1E845200" w14:textId="77777777" w:rsidR="000D14B5" w:rsidRDefault="009748A5">
            <w:pPr>
              <w:pStyle w:val="TableParagraph"/>
              <w:spacing w:line="257" w:lineRule="exact"/>
              <w:ind w:left="287"/>
              <w:rPr>
                <w:sz w:val="24"/>
              </w:rPr>
            </w:pPr>
            <w:r>
              <w:rPr>
                <w:sz w:val="24"/>
              </w:rPr>
              <w:t>-150.115020</w:t>
            </w:r>
          </w:p>
        </w:tc>
      </w:tr>
      <w:tr w:rsidR="000D14B5" w14:paraId="49F2768F" w14:textId="77777777">
        <w:trPr>
          <w:trHeight w:val="275"/>
        </w:trPr>
        <w:tc>
          <w:tcPr>
            <w:tcW w:w="3060" w:type="dxa"/>
            <w:tcBorders>
              <w:top w:val="single" w:sz="6" w:space="0" w:color="000000"/>
              <w:bottom w:val="single" w:sz="6" w:space="0" w:color="000000"/>
              <w:right w:val="single" w:sz="6" w:space="0" w:color="000000"/>
            </w:tcBorders>
          </w:tcPr>
          <w:p w14:paraId="26D91631" w14:textId="77777777" w:rsidR="000D14B5" w:rsidRDefault="009748A5">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713516D6" w14:textId="77777777" w:rsidR="000D14B5" w:rsidRDefault="009748A5">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1CBA030F" w14:textId="77777777" w:rsidR="000D14B5" w:rsidRDefault="009748A5">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27141EE8" w14:textId="77777777" w:rsidR="000D14B5" w:rsidRDefault="009748A5">
            <w:pPr>
              <w:pStyle w:val="TableParagraph"/>
              <w:spacing w:line="255" w:lineRule="exact"/>
              <w:ind w:left="347"/>
              <w:rPr>
                <w:sz w:val="24"/>
              </w:rPr>
            </w:pPr>
            <w:r>
              <w:rPr>
                <w:sz w:val="24"/>
              </w:rPr>
              <w:t>-149.81087</w:t>
            </w:r>
          </w:p>
        </w:tc>
      </w:tr>
      <w:tr w:rsidR="000D14B5" w14:paraId="67ABBBA3" w14:textId="77777777">
        <w:trPr>
          <w:trHeight w:val="276"/>
        </w:trPr>
        <w:tc>
          <w:tcPr>
            <w:tcW w:w="3060" w:type="dxa"/>
            <w:tcBorders>
              <w:top w:val="single" w:sz="6" w:space="0" w:color="000000"/>
              <w:bottom w:val="single" w:sz="6" w:space="0" w:color="000000"/>
              <w:right w:val="single" w:sz="6" w:space="0" w:color="000000"/>
            </w:tcBorders>
          </w:tcPr>
          <w:p w14:paraId="75BB2257" w14:textId="77777777" w:rsidR="000D14B5" w:rsidRDefault="009748A5">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27214E01"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43BA5381"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5E225F37" w14:textId="77777777" w:rsidR="000D14B5" w:rsidRDefault="000D14B5">
            <w:pPr>
              <w:pStyle w:val="TableParagraph"/>
              <w:rPr>
                <w:sz w:val="20"/>
              </w:rPr>
            </w:pPr>
          </w:p>
        </w:tc>
      </w:tr>
      <w:tr w:rsidR="000D14B5" w14:paraId="489EFA71" w14:textId="77777777">
        <w:trPr>
          <w:trHeight w:val="275"/>
        </w:trPr>
        <w:tc>
          <w:tcPr>
            <w:tcW w:w="3060" w:type="dxa"/>
            <w:tcBorders>
              <w:top w:val="single" w:sz="6" w:space="0" w:color="000000"/>
              <w:bottom w:val="single" w:sz="6" w:space="0" w:color="000000"/>
              <w:right w:val="single" w:sz="6" w:space="0" w:color="000000"/>
            </w:tcBorders>
          </w:tcPr>
          <w:p w14:paraId="424A4351" w14:textId="77777777" w:rsidR="000D14B5" w:rsidRDefault="009748A5">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60551DE" w14:textId="77777777" w:rsidR="000D14B5" w:rsidRDefault="009748A5">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05228A84" w14:textId="77777777" w:rsidR="000D14B5" w:rsidRDefault="009748A5">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1928ADC4" w14:textId="77777777" w:rsidR="000D14B5" w:rsidRDefault="009748A5">
            <w:pPr>
              <w:pStyle w:val="TableParagraph"/>
              <w:spacing w:line="255" w:lineRule="exact"/>
              <w:ind w:left="287"/>
              <w:rPr>
                <w:sz w:val="24"/>
              </w:rPr>
            </w:pPr>
            <w:r>
              <w:rPr>
                <w:sz w:val="24"/>
              </w:rPr>
              <w:t>-151.268417</w:t>
            </w:r>
          </w:p>
        </w:tc>
      </w:tr>
      <w:tr w:rsidR="000D14B5" w14:paraId="628569A8" w14:textId="77777777">
        <w:trPr>
          <w:trHeight w:val="276"/>
        </w:trPr>
        <w:tc>
          <w:tcPr>
            <w:tcW w:w="3060" w:type="dxa"/>
            <w:tcBorders>
              <w:top w:val="single" w:sz="6" w:space="0" w:color="000000"/>
              <w:bottom w:val="single" w:sz="6" w:space="0" w:color="000000"/>
              <w:right w:val="single" w:sz="6" w:space="0" w:color="000000"/>
            </w:tcBorders>
          </w:tcPr>
          <w:p w14:paraId="15FA8A69" w14:textId="77777777" w:rsidR="000D14B5" w:rsidRDefault="009748A5">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479C8AF4" w14:textId="77777777" w:rsidR="000D14B5" w:rsidRDefault="009748A5">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5B8B7DF1" w14:textId="77777777" w:rsidR="000D14B5" w:rsidRDefault="009748A5">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116B7573" w14:textId="77777777" w:rsidR="000D14B5" w:rsidRDefault="009748A5">
            <w:pPr>
              <w:pStyle w:val="TableParagraph"/>
              <w:spacing w:line="257" w:lineRule="exact"/>
              <w:ind w:left="287"/>
              <w:rPr>
                <w:sz w:val="24"/>
              </w:rPr>
            </w:pPr>
            <w:r>
              <w:rPr>
                <w:sz w:val="24"/>
              </w:rPr>
              <w:t>-151.143240</w:t>
            </w:r>
          </w:p>
        </w:tc>
      </w:tr>
      <w:tr w:rsidR="000D14B5" w14:paraId="7B5B9D7C" w14:textId="77777777">
        <w:trPr>
          <w:trHeight w:val="275"/>
        </w:trPr>
        <w:tc>
          <w:tcPr>
            <w:tcW w:w="3060" w:type="dxa"/>
            <w:tcBorders>
              <w:top w:val="single" w:sz="6" w:space="0" w:color="000000"/>
              <w:bottom w:val="single" w:sz="6" w:space="0" w:color="000000"/>
              <w:right w:val="single" w:sz="6" w:space="0" w:color="000000"/>
            </w:tcBorders>
          </w:tcPr>
          <w:p w14:paraId="33334AAB" w14:textId="77777777" w:rsidR="000D14B5" w:rsidRDefault="009748A5">
            <w:pPr>
              <w:pStyle w:val="TableParagraph"/>
              <w:spacing w:line="255" w:lineRule="exact"/>
              <w:ind w:left="92"/>
              <w:rPr>
                <w:sz w:val="24"/>
              </w:rPr>
            </w:pPr>
            <w:r>
              <w:rPr>
                <w:sz w:val="24"/>
              </w:rPr>
              <w:t>Slikok Creek</w:t>
            </w:r>
          </w:p>
        </w:tc>
        <w:tc>
          <w:tcPr>
            <w:tcW w:w="1469" w:type="dxa"/>
            <w:tcBorders>
              <w:top w:val="single" w:sz="6" w:space="0" w:color="000000"/>
              <w:left w:val="single" w:sz="6" w:space="0" w:color="000000"/>
              <w:bottom w:val="single" w:sz="6" w:space="0" w:color="000000"/>
              <w:right w:val="single" w:sz="6" w:space="0" w:color="000000"/>
            </w:tcBorders>
          </w:tcPr>
          <w:p w14:paraId="51C44688" w14:textId="77777777" w:rsidR="000D14B5" w:rsidRDefault="009748A5">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71D2A306" w14:textId="77777777" w:rsidR="000D14B5" w:rsidRDefault="009748A5">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C5124B" w14:textId="77777777" w:rsidR="000D14B5" w:rsidRDefault="009748A5">
            <w:pPr>
              <w:pStyle w:val="TableParagraph"/>
              <w:spacing w:line="255" w:lineRule="exact"/>
              <w:ind w:left="287"/>
              <w:rPr>
                <w:sz w:val="24"/>
              </w:rPr>
            </w:pPr>
            <w:r>
              <w:rPr>
                <w:sz w:val="24"/>
              </w:rPr>
              <w:t>-151.127053</w:t>
            </w:r>
          </w:p>
        </w:tc>
      </w:tr>
      <w:tr w:rsidR="000D14B5" w14:paraId="61DC5344" w14:textId="77777777">
        <w:trPr>
          <w:trHeight w:val="276"/>
        </w:trPr>
        <w:tc>
          <w:tcPr>
            <w:tcW w:w="3060" w:type="dxa"/>
            <w:tcBorders>
              <w:top w:val="single" w:sz="6" w:space="0" w:color="000000"/>
              <w:bottom w:val="single" w:sz="6" w:space="0" w:color="000000"/>
              <w:right w:val="single" w:sz="6" w:space="0" w:color="000000"/>
            </w:tcBorders>
          </w:tcPr>
          <w:p w14:paraId="04B5A0E0" w14:textId="77777777" w:rsidR="000D14B5" w:rsidRDefault="009748A5">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46E96A8C" w14:textId="77777777" w:rsidR="000D14B5" w:rsidRDefault="009748A5">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3A9470B" w14:textId="77777777" w:rsidR="000D14B5" w:rsidRDefault="009748A5">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10171DBB" w14:textId="77777777" w:rsidR="000D14B5" w:rsidRDefault="009748A5">
            <w:pPr>
              <w:pStyle w:val="TableParagraph"/>
              <w:spacing w:line="257" w:lineRule="exact"/>
              <w:ind w:left="287"/>
              <w:rPr>
                <w:sz w:val="24"/>
              </w:rPr>
            </w:pPr>
            <w:r>
              <w:rPr>
                <w:sz w:val="24"/>
              </w:rPr>
              <w:t>-151.057656</w:t>
            </w:r>
          </w:p>
        </w:tc>
      </w:tr>
      <w:tr w:rsidR="000D14B5" w14:paraId="25495A2A" w14:textId="77777777">
        <w:trPr>
          <w:trHeight w:val="275"/>
        </w:trPr>
        <w:tc>
          <w:tcPr>
            <w:tcW w:w="3060" w:type="dxa"/>
            <w:tcBorders>
              <w:top w:val="single" w:sz="6" w:space="0" w:color="000000"/>
              <w:bottom w:val="single" w:sz="6" w:space="0" w:color="000000"/>
              <w:right w:val="single" w:sz="6" w:space="0" w:color="000000"/>
            </w:tcBorders>
          </w:tcPr>
          <w:p w14:paraId="5C734AB7" w14:textId="77777777" w:rsidR="000D14B5" w:rsidRDefault="009748A5">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E0647B7" w14:textId="77777777" w:rsidR="000D14B5" w:rsidRDefault="009748A5">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61FA0D46" w14:textId="77777777" w:rsidR="000D14B5" w:rsidRDefault="009748A5">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50DC0F72" w14:textId="77777777" w:rsidR="000D14B5" w:rsidRDefault="009748A5">
            <w:pPr>
              <w:pStyle w:val="TableParagraph"/>
              <w:spacing w:line="255" w:lineRule="exact"/>
              <w:ind w:left="287"/>
              <w:rPr>
                <w:sz w:val="24"/>
              </w:rPr>
            </w:pPr>
            <w:r>
              <w:rPr>
                <w:sz w:val="24"/>
              </w:rPr>
              <w:t>-150.860982</w:t>
            </w:r>
          </w:p>
        </w:tc>
      </w:tr>
      <w:tr w:rsidR="000D14B5" w14:paraId="047D6D4A" w14:textId="77777777">
        <w:trPr>
          <w:trHeight w:val="275"/>
        </w:trPr>
        <w:tc>
          <w:tcPr>
            <w:tcW w:w="3060" w:type="dxa"/>
            <w:tcBorders>
              <w:top w:val="single" w:sz="6" w:space="0" w:color="000000"/>
              <w:bottom w:val="single" w:sz="6" w:space="0" w:color="000000"/>
              <w:right w:val="single" w:sz="6" w:space="0" w:color="000000"/>
            </w:tcBorders>
          </w:tcPr>
          <w:p w14:paraId="0A14B742" w14:textId="77777777" w:rsidR="000D14B5" w:rsidRDefault="009748A5">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57C702B7" w14:textId="77777777" w:rsidR="000D14B5" w:rsidRDefault="009748A5">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8C018F9" w14:textId="77777777" w:rsidR="000D14B5" w:rsidRDefault="009748A5">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4C8AD0EA" w14:textId="77777777" w:rsidR="000D14B5" w:rsidRDefault="009748A5">
            <w:pPr>
              <w:pStyle w:val="TableParagraph"/>
              <w:spacing w:line="255" w:lineRule="exact"/>
              <w:ind w:left="287"/>
              <w:rPr>
                <w:sz w:val="24"/>
              </w:rPr>
            </w:pPr>
            <w:r>
              <w:rPr>
                <w:sz w:val="24"/>
              </w:rPr>
              <w:t>-150.754724</w:t>
            </w:r>
          </w:p>
        </w:tc>
      </w:tr>
      <w:tr w:rsidR="000D14B5" w14:paraId="13F19DB5" w14:textId="77777777">
        <w:trPr>
          <w:trHeight w:val="276"/>
        </w:trPr>
        <w:tc>
          <w:tcPr>
            <w:tcW w:w="3060" w:type="dxa"/>
            <w:tcBorders>
              <w:top w:val="single" w:sz="6" w:space="0" w:color="000000"/>
              <w:bottom w:val="single" w:sz="6" w:space="0" w:color="000000"/>
              <w:right w:val="single" w:sz="6" w:space="0" w:color="000000"/>
            </w:tcBorders>
          </w:tcPr>
          <w:p w14:paraId="5AD65FE9" w14:textId="77777777" w:rsidR="000D14B5" w:rsidRDefault="009748A5">
            <w:pPr>
              <w:pStyle w:val="TableParagraph"/>
              <w:spacing w:line="257" w:lineRule="exact"/>
              <w:ind w:left="92"/>
              <w:rPr>
                <w:sz w:val="24"/>
              </w:rPr>
            </w:pPr>
            <w:r>
              <w:rPr>
                <w:sz w:val="24"/>
              </w:rPr>
              <w:t>Killey River</w:t>
            </w:r>
          </w:p>
        </w:tc>
        <w:tc>
          <w:tcPr>
            <w:tcW w:w="1469" w:type="dxa"/>
            <w:tcBorders>
              <w:top w:val="single" w:sz="6" w:space="0" w:color="000000"/>
              <w:left w:val="single" w:sz="6" w:space="0" w:color="000000"/>
              <w:bottom w:val="single" w:sz="6" w:space="0" w:color="000000"/>
              <w:right w:val="single" w:sz="6" w:space="0" w:color="000000"/>
            </w:tcBorders>
          </w:tcPr>
          <w:p w14:paraId="6D2A580A" w14:textId="77777777" w:rsidR="000D14B5" w:rsidRDefault="009748A5">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0C807524" w14:textId="77777777" w:rsidR="000D14B5" w:rsidRDefault="009748A5">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371AA325" w14:textId="77777777" w:rsidR="000D14B5" w:rsidRDefault="009748A5">
            <w:pPr>
              <w:pStyle w:val="TableParagraph"/>
              <w:spacing w:line="257" w:lineRule="exact"/>
              <w:ind w:left="287"/>
              <w:rPr>
                <w:sz w:val="24"/>
              </w:rPr>
            </w:pPr>
            <w:r>
              <w:rPr>
                <w:sz w:val="24"/>
              </w:rPr>
              <w:t>-150.632498</w:t>
            </w:r>
          </w:p>
        </w:tc>
      </w:tr>
      <w:tr w:rsidR="000D14B5" w14:paraId="23557AE3" w14:textId="77777777">
        <w:trPr>
          <w:trHeight w:val="275"/>
        </w:trPr>
        <w:tc>
          <w:tcPr>
            <w:tcW w:w="3060" w:type="dxa"/>
            <w:tcBorders>
              <w:top w:val="single" w:sz="6" w:space="0" w:color="000000"/>
              <w:bottom w:val="single" w:sz="6" w:space="0" w:color="000000"/>
              <w:right w:val="single" w:sz="6" w:space="0" w:color="000000"/>
            </w:tcBorders>
          </w:tcPr>
          <w:p w14:paraId="373BE55F" w14:textId="77777777" w:rsidR="000D14B5" w:rsidRDefault="009748A5">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0FDB4555" w14:textId="77777777" w:rsidR="000D14B5" w:rsidRDefault="009748A5">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69FF7CDB" w14:textId="77777777" w:rsidR="000D14B5" w:rsidRDefault="009748A5">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0965D97E" w14:textId="77777777" w:rsidR="000D14B5" w:rsidRDefault="009748A5">
            <w:pPr>
              <w:pStyle w:val="TableParagraph"/>
              <w:spacing w:line="255" w:lineRule="exact"/>
              <w:ind w:left="287"/>
              <w:rPr>
                <w:sz w:val="24"/>
              </w:rPr>
            </w:pPr>
            <w:r>
              <w:rPr>
                <w:sz w:val="24"/>
              </w:rPr>
              <w:t>-149.993955</w:t>
            </w:r>
          </w:p>
        </w:tc>
      </w:tr>
      <w:tr w:rsidR="000D14B5" w14:paraId="0DA4577D" w14:textId="77777777">
        <w:trPr>
          <w:trHeight w:val="276"/>
        </w:trPr>
        <w:tc>
          <w:tcPr>
            <w:tcW w:w="3060" w:type="dxa"/>
            <w:tcBorders>
              <w:top w:val="single" w:sz="6" w:space="0" w:color="000000"/>
              <w:bottom w:val="single" w:sz="6" w:space="0" w:color="000000"/>
              <w:right w:val="single" w:sz="6" w:space="0" w:color="000000"/>
            </w:tcBorders>
          </w:tcPr>
          <w:p w14:paraId="21580E37" w14:textId="77777777" w:rsidR="000D14B5" w:rsidRDefault="009748A5">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4A260CDA" w14:textId="77777777" w:rsidR="000D14B5" w:rsidRDefault="009748A5">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30C7DBDE" w14:textId="77777777" w:rsidR="000D14B5" w:rsidRDefault="009748A5">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7E4A90DD" w14:textId="77777777" w:rsidR="000D14B5" w:rsidRDefault="009748A5">
            <w:pPr>
              <w:pStyle w:val="TableParagraph"/>
              <w:spacing w:line="257" w:lineRule="exact"/>
              <w:ind w:left="467"/>
              <w:rPr>
                <w:sz w:val="24"/>
              </w:rPr>
            </w:pPr>
            <w:r>
              <w:rPr>
                <w:sz w:val="24"/>
              </w:rPr>
              <w:t>-149.877</w:t>
            </w:r>
          </w:p>
        </w:tc>
      </w:tr>
    </w:tbl>
    <w:p w14:paraId="4E719A8B" w14:textId="77777777" w:rsidR="000D14B5" w:rsidRDefault="000D14B5">
      <w:pPr>
        <w:spacing w:line="251" w:lineRule="exact"/>
        <w:sectPr w:rsidR="000D14B5">
          <w:pgSz w:w="11900" w:h="16840"/>
          <w:pgMar w:top="1620" w:right="940" w:bottom="940" w:left="1040" w:header="929" w:footer="744" w:gutter="0"/>
          <w:cols w:space="720"/>
        </w:sectPr>
      </w:pPr>
    </w:p>
    <w:p w14:paraId="77429A0A" w14:textId="77777777" w:rsidR="000D14B5" w:rsidRDefault="000D14B5">
      <w:pPr>
        <w:pStyle w:val="BodyText"/>
        <w:spacing w:before="1"/>
        <w:rPr>
          <w:b/>
          <w:sz w:val="17"/>
        </w:rPr>
      </w:pPr>
    </w:p>
    <w:p w14:paraId="511C5FC7" w14:textId="77777777" w:rsidR="000D14B5" w:rsidRDefault="009748A5">
      <w:pPr>
        <w:pStyle w:val="BodyText"/>
        <w:ind w:left="822"/>
        <w:rPr>
          <w:sz w:val="20"/>
        </w:rPr>
      </w:pPr>
      <w:r>
        <w:rPr>
          <w:noProof/>
          <w:sz w:val="20"/>
        </w:rPr>
        <w:drawing>
          <wp:inline distT="0" distB="0" distL="0" distR="0" wp14:anchorId="2591FDCF" wp14:editId="2A7C4FCE">
            <wp:extent cx="5198679" cy="4023360"/>
            <wp:effectExtent l="0" t="0" r="0" b="0"/>
            <wp:docPr id="11"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5" cstate="print"/>
                    <a:stretch>
                      <a:fillRect/>
                    </a:stretch>
                  </pic:blipFill>
                  <pic:spPr>
                    <a:xfrm>
                      <a:off x="0" y="0"/>
                      <a:ext cx="5198679" cy="4023360"/>
                    </a:xfrm>
                    <a:prstGeom prst="rect">
                      <a:avLst/>
                    </a:prstGeom>
                  </pic:spPr>
                </pic:pic>
              </a:graphicData>
            </a:graphic>
          </wp:inline>
        </w:drawing>
      </w:r>
    </w:p>
    <w:p w14:paraId="48932FBB" w14:textId="77777777" w:rsidR="000D14B5" w:rsidRDefault="000D14B5">
      <w:pPr>
        <w:pStyle w:val="BodyText"/>
        <w:spacing w:before="6"/>
        <w:rPr>
          <w:b/>
          <w:sz w:val="8"/>
        </w:rPr>
      </w:pPr>
    </w:p>
    <w:p w14:paraId="519AFBFD" w14:textId="77777777" w:rsidR="000D14B5" w:rsidRDefault="0027779C">
      <w:pPr>
        <w:spacing w:before="90"/>
        <w:ind w:left="687" w:right="288"/>
        <w:rPr>
          <w:b/>
          <w:sz w:val="24"/>
        </w:rPr>
      </w:pPr>
      <w:r>
        <w:rPr>
          <w:noProof/>
        </w:rPr>
        <mc:AlternateContent>
          <mc:Choice Requires="wpg">
            <w:drawing>
              <wp:anchor distT="0" distB="0" distL="0" distR="0" simplePos="0" relativeHeight="251656192" behindDoc="1" locked="0" layoutInCell="1" allowOverlap="1" wp14:anchorId="066D05B9" wp14:editId="7E0E5A4A">
                <wp:simplePos x="0" y="0"/>
                <wp:positionH relativeFrom="page">
                  <wp:posOffset>1106805</wp:posOffset>
                </wp:positionH>
                <wp:positionV relativeFrom="paragraph">
                  <wp:posOffset>494030</wp:posOffset>
                </wp:positionV>
                <wp:extent cx="5722620" cy="3215005"/>
                <wp:effectExtent l="0" t="0" r="0" b="0"/>
                <wp:wrapTopAndBottom/>
                <wp:docPr id="93"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2620" cy="3215005"/>
                          <a:chOff x="1743" y="778"/>
                          <a:chExt cx="9012" cy="5063"/>
                        </a:xfrm>
                      </wpg:grpSpPr>
                      <pic:pic xmlns:pic="http://schemas.openxmlformats.org/drawingml/2006/picture">
                        <pic:nvPicPr>
                          <pic:cNvPr id="94"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758" y="792"/>
                            <a:ext cx="8982"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Rectangle 49"/>
                        <wps:cNvSpPr>
                          <a:spLocks noChangeArrowheads="1"/>
                        </wps:cNvSpPr>
                        <wps:spPr bwMode="auto">
                          <a:xfrm>
                            <a:off x="1750" y="785"/>
                            <a:ext cx="8997" cy="50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366B4" id="Group 48" o:spid="_x0000_s1026" style="position:absolute;margin-left:87.15pt;margin-top:38.9pt;width:450.6pt;height:253.15pt;z-index:-15720960;mso-wrap-distance-left:0;mso-wrap-distance-right:0;mso-position-horizontal-relative:page" coordorigin="1743,778" coordsize="9012,50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1758;top:792;width:8982;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">
                  <v:imagedata r:id="rId38" o:title=""/>
                </v:shape>
                <v:rect id="Rectangle 49" o:spid="_x0000_s1028" style="position:absolute;left:1750;top:785;width:8997;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" filled="f"/>
                <w10:wrap type="topAndBottom" anchorx="page"/>
              </v:group>
            </w:pict>
          </mc:Fallback>
        </mc:AlternateContent>
      </w:r>
      <w:bookmarkStart w:id="130" w:name="_bookmark15"/>
      <w:bookmarkEnd w:id="130"/>
      <w:r w:rsidR="009748A5">
        <w:rPr>
          <w:b/>
          <w:sz w:val="24"/>
        </w:rPr>
        <w:t>Figure 2. Map of the multi-agency baseline sample locations and the Kenai River watershed.</w:t>
      </w:r>
    </w:p>
    <w:p w14:paraId="41C1F7B2" w14:textId="77777777" w:rsidR="000D14B5" w:rsidRDefault="009748A5">
      <w:pPr>
        <w:spacing w:before="111"/>
        <w:ind w:left="687"/>
        <w:rPr>
          <w:b/>
          <w:sz w:val="24"/>
        </w:rPr>
      </w:pPr>
      <w:bookmarkStart w:id="131" w:name="_bookmark16"/>
      <w:bookmarkEnd w:id="131"/>
      <w:r>
        <w:rPr>
          <w:b/>
          <w:sz w:val="24"/>
        </w:rPr>
        <w:t>Figure 3. Map of the Kenai tributaries and mainstem metals monitoring project.</w:t>
      </w:r>
    </w:p>
    <w:p w14:paraId="494838E3" w14:textId="77777777" w:rsidR="000D14B5" w:rsidRDefault="000D14B5">
      <w:pPr>
        <w:rPr>
          <w:sz w:val="24"/>
        </w:rPr>
        <w:sectPr w:rsidR="000D14B5">
          <w:pgSz w:w="11900" w:h="16840"/>
          <w:pgMar w:top="1620" w:right="940" w:bottom="940" w:left="1040" w:header="929" w:footer="744" w:gutter="0"/>
          <w:cols w:space="720"/>
        </w:sectPr>
      </w:pPr>
    </w:p>
    <w:p w14:paraId="72BB3268" w14:textId="77777777" w:rsidR="000D14B5" w:rsidRDefault="009748A5">
      <w:pPr>
        <w:pStyle w:val="BodyText"/>
        <w:spacing w:before="89"/>
        <w:ind w:left="687" w:right="220"/>
        <w:jc w:val="both"/>
      </w:pPr>
      <w:r>
        <w:lastRenderedPageBreak/>
        <w:t>The City of Soldotna Wastewater Treatment Plant has the capability and equipment to test</w:t>
      </w:r>
      <w:r>
        <w:rPr>
          <w:spacing w:val="-43"/>
        </w:rPr>
        <w:t xml:space="preserve"> </w:t>
      </w:r>
      <w:r>
        <w:t>the following parameters and will do so as time allows and staffs are available and willing to donate</w:t>
      </w:r>
      <w:r>
        <w:rPr>
          <w:spacing w:val="-1"/>
        </w:rPr>
        <w:t xml:space="preserve"> </w:t>
      </w:r>
      <w:r>
        <w:t>time:</w:t>
      </w:r>
    </w:p>
    <w:p w14:paraId="1289A6BC" w14:textId="77777777" w:rsidR="000D14B5" w:rsidRDefault="000D14B5">
      <w:pPr>
        <w:pStyle w:val="BodyText"/>
      </w:pPr>
    </w:p>
    <w:p w14:paraId="45CE43F4" w14:textId="77777777" w:rsidR="000D14B5" w:rsidRDefault="009748A5">
      <w:pPr>
        <w:pStyle w:val="ListParagraph"/>
        <w:numPr>
          <w:ilvl w:val="0"/>
          <w:numId w:val="24"/>
        </w:numPr>
        <w:tabs>
          <w:tab w:val="left" w:pos="1048"/>
        </w:tabs>
        <w:ind w:hanging="361"/>
        <w:rPr>
          <w:sz w:val="24"/>
        </w:rPr>
      </w:pPr>
      <w:r>
        <w:rPr>
          <w:sz w:val="24"/>
        </w:rPr>
        <w:t>Turbidity</w:t>
      </w:r>
    </w:p>
    <w:p w14:paraId="1511B053" w14:textId="77777777" w:rsidR="000D14B5" w:rsidRDefault="009748A5">
      <w:pPr>
        <w:pStyle w:val="ListParagraph"/>
        <w:numPr>
          <w:ilvl w:val="0"/>
          <w:numId w:val="24"/>
        </w:numPr>
        <w:tabs>
          <w:tab w:val="left" w:pos="1048"/>
        </w:tabs>
        <w:ind w:hanging="361"/>
        <w:rPr>
          <w:sz w:val="24"/>
        </w:rPr>
      </w:pPr>
      <w:r>
        <w:rPr>
          <w:sz w:val="24"/>
        </w:rPr>
        <w:t>Conductivity</w:t>
      </w:r>
    </w:p>
    <w:p w14:paraId="62A61AF8" w14:textId="77777777" w:rsidR="000D14B5" w:rsidRDefault="009748A5">
      <w:pPr>
        <w:pStyle w:val="ListParagraph"/>
        <w:numPr>
          <w:ilvl w:val="0"/>
          <w:numId w:val="24"/>
        </w:numPr>
        <w:tabs>
          <w:tab w:val="left" w:pos="1048"/>
        </w:tabs>
        <w:ind w:hanging="361"/>
        <w:rPr>
          <w:sz w:val="24"/>
        </w:rPr>
      </w:pPr>
      <w:r>
        <w:rPr>
          <w:sz w:val="24"/>
        </w:rPr>
        <w:t>pH</w:t>
      </w:r>
    </w:p>
    <w:p w14:paraId="19658C7D" w14:textId="77777777" w:rsidR="000D14B5" w:rsidRDefault="009748A5">
      <w:pPr>
        <w:pStyle w:val="ListParagraph"/>
        <w:numPr>
          <w:ilvl w:val="0"/>
          <w:numId w:val="24"/>
        </w:numPr>
        <w:tabs>
          <w:tab w:val="left" w:pos="1048"/>
        </w:tabs>
        <w:ind w:hanging="361"/>
        <w:rPr>
          <w:sz w:val="24"/>
        </w:rPr>
      </w:pPr>
      <w:r>
        <w:rPr>
          <w:sz w:val="24"/>
        </w:rPr>
        <w:t>Total Suspended</w:t>
      </w:r>
      <w:r>
        <w:rPr>
          <w:spacing w:val="-1"/>
          <w:sz w:val="24"/>
        </w:rPr>
        <w:t xml:space="preserve"> </w:t>
      </w:r>
      <w:r>
        <w:rPr>
          <w:sz w:val="24"/>
        </w:rPr>
        <w:t>Solids</w:t>
      </w:r>
    </w:p>
    <w:p w14:paraId="67CB5C91" w14:textId="77777777" w:rsidR="000D14B5" w:rsidRDefault="009748A5">
      <w:pPr>
        <w:pStyle w:val="ListParagraph"/>
        <w:numPr>
          <w:ilvl w:val="0"/>
          <w:numId w:val="24"/>
        </w:numPr>
        <w:tabs>
          <w:tab w:val="left" w:pos="1048"/>
        </w:tabs>
        <w:ind w:hanging="361"/>
        <w:rPr>
          <w:sz w:val="24"/>
        </w:rPr>
      </w:pPr>
      <w:r>
        <w:rPr>
          <w:sz w:val="24"/>
        </w:rPr>
        <w:t>Fecal</w:t>
      </w:r>
      <w:r>
        <w:rPr>
          <w:spacing w:val="-1"/>
          <w:sz w:val="24"/>
        </w:rPr>
        <w:t xml:space="preserve"> </w:t>
      </w:r>
      <w:r>
        <w:rPr>
          <w:sz w:val="24"/>
        </w:rPr>
        <w:t>Coliform</w:t>
      </w:r>
    </w:p>
    <w:p w14:paraId="7FAB199D" w14:textId="77777777" w:rsidR="000D14B5" w:rsidRDefault="000D14B5">
      <w:pPr>
        <w:pStyle w:val="BodyText"/>
      </w:pPr>
    </w:p>
    <w:p w14:paraId="62028E4D" w14:textId="06487263" w:rsidR="000D14B5" w:rsidRDefault="009748A5">
      <w:pPr>
        <w:pStyle w:val="BodyText"/>
        <w:ind w:left="687"/>
        <w:jc w:val="both"/>
      </w:pPr>
      <w:r>
        <w:t>SGS</w:t>
      </w:r>
      <w:ins w:id="132" w:author="Benjamin Meyer" w:date="2022-07-19T14:31:00Z">
        <w:r w:rsidR="00434CF1">
          <w:t xml:space="preserve"> Anchorage</w:t>
        </w:r>
      </w:ins>
      <w:r>
        <w:t xml:space="preserve"> will be under contract for a more intensive analysis of water quality parameters including:</w:t>
      </w:r>
    </w:p>
    <w:p w14:paraId="1719F9F7" w14:textId="77777777" w:rsidR="000D14B5" w:rsidRDefault="000D14B5">
      <w:pPr>
        <w:pStyle w:val="BodyText"/>
        <w:spacing w:before="1"/>
      </w:pPr>
    </w:p>
    <w:p w14:paraId="5A9731F9"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Hydrocarbons</w:t>
      </w:r>
    </w:p>
    <w:p w14:paraId="756514F7"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Trace</w:t>
      </w:r>
      <w:r>
        <w:rPr>
          <w:spacing w:val="-1"/>
          <w:sz w:val="24"/>
        </w:rPr>
        <w:t xml:space="preserve"> </w:t>
      </w:r>
      <w:r>
        <w:rPr>
          <w:sz w:val="24"/>
        </w:rPr>
        <w:t>Metals</w:t>
      </w:r>
    </w:p>
    <w:p w14:paraId="41E23D12"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Total</w:t>
      </w:r>
      <w:r>
        <w:rPr>
          <w:spacing w:val="-1"/>
          <w:sz w:val="24"/>
        </w:rPr>
        <w:t xml:space="preserve"> </w:t>
      </w:r>
      <w:r>
        <w:rPr>
          <w:sz w:val="24"/>
        </w:rPr>
        <w:t>Phosphorous</w:t>
      </w:r>
    </w:p>
    <w:p w14:paraId="1F4DA067" w14:textId="1A86F32E" w:rsidR="000D14B5" w:rsidRDefault="009748A5">
      <w:pPr>
        <w:pStyle w:val="ListParagraph"/>
        <w:numPr>
          <w:ilvl w:val="0"/>
          <w:numId w:val="23"/>
        </w:numPr>
        <w:tabs>
          <w:tab w:val="left" w:pos="1047"/>
          <w:tab w:val="left" w:pos="1048"/>
        </w:tabs>
        <w:spacing w:line="293" w:lineRule="exact"/>
        <w:ind w:hanging="361"/>
        <w:rPr>
          <w:ins w:id="133" w:author="Benjamin Meyer" w:date="2022-07-19T14:27:00Z"/>
          <w:sz w:val="24"/>
        </w:rPr>
      </w:pPr>
      <w:r>
        <w:rPr>
          <w:sz w:val="24"/>
        </w:rPr>
        <w:t>Nitrates</w:t>
      </w:r>
    </w:p>
    <w:p w14:paraId="462BF1D8" w14:textId="59941570" w:rsidR="009F72AC" w:rsidRDefault="009F72AC" w:rsidP="00434CF1">
      <w:pPr>
        <w:tabs>
          <w:tab w:val="left" w:pos="1047"/>
          <w:tab w:val="left" w:pos="1048"/>
        </w:tabs>
        <w:spacing w:line="293" w:lineRule="exact"/>
        <w:rPr>
          <w:ins w:id="134" w:author="Benjamin Meyer" w:date="2022-07-19T14:27:00Z"/>
          <w:sz w:val="24"/>
        </w:rPr>
      </w:pPr>
    </w:p>
    <w:p w14:paraId="323A1B3D" w14:textId="1E2E9EF5" w:rsidR="009F72AC" w:rsidRDefault="009F72AC" w:rsidP="00434CF1">
      <w:pPr>
        <w:pStyle w:val="Heading2"/>
        <w:rPr>
          <w:ins w:id="135" w:author="Benjamin Meyer" w:date="2022-07-19T14:30:00Z"/>
          <w:b w:val="0"/>
          <w:i w:val="0"/>
        </w:rPr>
      </w:pPr>
      <w:ins w:id="136" w:author="Benjamin Meyer" w:date="2022-07-19T14:28:00Z">
        <w:r w:rsidRPr="00434CF1">
          <w:rPr>
            <w:b w:val="0"/>
            <w:i w:val="0"/>
          </w:rPr>
          <w:t>Tauriainen Engineering &amp; Testing</w:t>
        </w:r>
      </w:ins>
      <w:ins w:id="137" w:author="Benjamin Meyer" w:date="2022-07-19T14:29:00Z">
        <w:r w:rsidRPr="00434CF1">
          <w:rPr>
            <w:b w:val="0"/>
            <w:i w:val="0"/>
          </w:rPr>
          <w:t xml:space="preserve"> </w:t>
        </w:r>
      </w:ins>
      <w:ins w:id="138" w:author="Benjamin Meyer" w:date="2022-07-19T14:28:00Z">
        <w:r w:rsidRPr="00434CF1">
          <w:rPr>
            <w:b w:val="0"/>
            <w:i w:val="0"/>
          </w:rPr>
          <w:t>will be under contract for analysis of water quality parameters including:</w:t>
        </w:r>
      </w:ins>
    </w:p>
    <w:p w14:paraId="7D94E9F4" w14:textId="46251438" w:rsidR="00434CF1" w:rsidRDefault="00434CF1" w:rsidP="00434CF1">
      <w:pPr>
        <w:pStyle w:val="Heading2"/>
        <w:rPr>
          <w:ins w:id="139" w:author="Benjamin Meyer" w:date="2022-07-19T14:30:00Z"/>
          <w:b w:val="0"/>
          <w:i w:val="0"/>
        </w:rPr>
      </w:pPr>
    </w:p>
    <w:p w14:paraId="79F0FEF2" w14:textId="42CC6214" w:rsidR="00434CF1" w:rsidRDefault="00434CF1" w:rsidP="00434CF1">
      <w:pPr>
        <w:pStyle w:val="ListParagraph"/>
        <w:numPr>
          <w:ilvl w:val="0"/>
          <w:numId w:val="23"/>
        </w:numPr>
        <w:tabs>
          <w:tab w:val="left" w:pos="1047"/>
          <w:tab w:val="left" w:pos="1048"/>
        </w:tabs>
        <w:spacing w:line="293" w:lineRule="exact"/>
        <w:ind w:hanging="361"/>
        <w:rPr>
          <w:ins w:id="140" w:author="Benjamin Meyer" w:date="2022-07-19T14:30:00Z"/>
          <w:sz w:val="24"/>
        </w:rPr>
      </w:pPr>
      <w:ins w:id="141" w:author="Benjamin Meyer" w:date="2022-07-19T14:30:00Z">
        <w:r>
          <w:rPr>
            <w:sz w:val="24"/>
          </w:rPr>
          <w:t xml:space="preserve">Fecal Coliform </w:t>
        </w:r>
        <w:r w:rsidRPr="00434CF1">
          <w:t>(when the City of Soldotna cannot provide this</w:t>
        </w:r>
        <w:r w:rsidRPr="00434CF1">
          <w:rPr>
            <w:spacing w:val="-7"/>
          </w:rPr>
          <w:t xml:space="preserve"> </w:t>
        </w:r>
        <w:r w:rsidRPr="00434CF1">
          <w:t>analysis)</w:t>
        </w:r>
      </w:ins>
    </w:p>
    <w:p w14:paraId="641BC1A5" w14:textId="77777777" w:rsidR="000D14B5" w:rsidRDefault="000D14B5">
      <w:pPr>
        <w:pStyle w:val="BodyText"/>
        <w:spacing w:before="9"/>
        <w:rPr>
          <w:sz w:val="23"/>
        </w:rPr>
      </w:pPr>
    </w:p>
    <w:p w14:paraId="17E0D5B9" w14:textId="5EAF3D85" w:rsidR="000D14B5" w:rsidRDefault="009748A5">
      <w:pPr>
        <w:pStyle w:val="BodyText"/>
        <w:spacing w:before="1"/>
        <w:ind w:left="687" w:right="320"/>
      </w:pPr>
      <w:r>
        <w:t>Agency representatives receive training on sampling techniques directly from the SGS and the KWF Quality Assurance Officer on the day prior to sampling. Each team receiving training will be assigned from 1 to 5 sites to collect multiple water samples. These samples will be taken directly to the City of Soldotna Wastewater Treatment for partial analysis within the capacity of the Soldotna Wastewater treatment plant. Remaining samples will be sent to SGS</w:t>
      </w:r>
      <w:ins w:id="142" w:author="Benjamin Meyer" w:date="2022-07-19T14:31:00Z">
        <w:r w:rsidR="00434CF1">
          <w:t xml:space="preserve"> or Tauriainen</w:t>
        </w:r>
      </w:ins>
      <w:r>
        <w:t xml:space="preserve"> for the more specific analysis as described above. </w:t>
      </w:r>
      <w:del w:id="143" w:author="Benjamin Meyer" w:date="2022-07-19T14:31:00Z">
        <w:r w:rsidDel="00434CF1">
          <w:delText>For the zinc and copper- specific sampling events throughout 2019-2020, all samples will be shipped directly to SGS.</w:delText>
        </w:r>
      </w:del>
    </w:p>
    <w:p w14:paraId="2773E836" w14:textId="77777777" w:rsidR="000D14B5" w:rsidRDefault="000D14B5">
      <w:pPr>
        <w:sectPr w:rsidR="000D14B5">
          <w:pgSz w:w="11900" w:h="16840"/>
          <w:pgMar w:top="1620" w:right="940" w:bottom="940" w:left="1040" w:header="929" w:footer="744" w:gutter="0"/>
          <w:cols w:space="720"/>
        </w:sectPr>
      </w:pPr>
    </w:p>
    <w:p w14:paraId="24A01677" w14:textId="77777777" w:rsidR="000D14B5" w:rsidRDefault="000D14B5">
      <w:pPr>
        <w:pStyle w:val="BodyText"/>
        <w:spacing w:before="1"/>
      </w:pPr>
    </w:p>
    <w:p w14:paraId="2C8AAB93" w14:textId="77777777" w:rsidR="000D14B5" w:rsidRDefault="009748A5">
      <w:pPr>
        <w:tabs>
          <w:tab w:val="left" w:pos="1407"/>
        </w:tabs>
        <w:spacing w:before="90"/>
        <w:ind w:left="688"/>
        <w:rPr>
          <w:b/>
          <w:sz w:val="24"/>
        </w:rPr>
      </w:pPr>
      <w:bookmarkStart w:id="144" w:name="B2_SAMPLING_METHODS_REQUIREMENTS"/>
      <w:bookmarkEnd w:id="144"/>
      <w:r>
        <w:rPr>
          <w:b/>
          <w:sz w:val="24"/>
        </w:rPr>
        <w:t>B2</w:t>
      </w:r>
      <w:r>
        <w:rPr>
          <w:b/>
          <w:sz w:val="24"/>
        </w:rPr>
        <w:tab/>
        <w:t>SAMPLING METHODS</w:t>
      </w:r>
      <w:r>
        <w:rPr>
          <w:b/>
          <w:spacing w:val="-2"/>
          <w:sz w:val="24"/>
        </w:rPr>
        <w:t xml:space="preserve"> </w:t>
      </w:r>
      <w:r>
        <w:rPr>
          <w:b/>
          <w:sz w:val="24"/>
        </w:rPr>
        <w:t>REQUIREMENTS</w:t>
      </w:r>
    </w:p>
    <w:p w14:paraId="5EE4DFCC" w14:textId="77777777" w:rsidR="000D14B5" w:rsidRDefault="000D14B5">
      <w:pPr>
        <w:pStyle w:val="BodyText"/>
        <w:rPr>
          <w:b/>
        </w:rPr>
      </w:pPr>
    </w:p>
    <w:p w14:paraId="0D6A7432" w14:textId="324C1C05" w:rsidR="000D14B5" w:rsidRDefault="009748A5">
      <w:pPr>
        <w:pStyle w:val="Heading2"/>
        <w:ind w:left="687"/>
      </w:pPr>
      <w:bookmarkStart w:id="145" w:name="_Toc96073963"/>
      <w:r>
        <w:t>Agency Baseline</w:t>
      </w:r>
      <w:bookmarkEnd w:id="145"/>
    </w:p>
    <w:p w14:paraId="47F868E5" w14:textId="77777777" w:rsidR="000D14B5" w:rsidRDefault="009748A5">
      <w:pPr>
        <w:pStyle w:val="BodyText"/>
        <w:ind w:left="687" w:right="555"/>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FDD0504" w14:textId="77777777" w:rsidR="000D14B5" w:rsidRDefault="009748A5">
      <w:pPr>
        <w:pStyle w:val="BodyText"/>
        <w:ind w:left="687" w:right="469"/>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7D162C89" w14:textId="77777777" w:rsidR="000D14B5" w:rsidRDefault="000D14B5">
      <w:pPr>
        <w:pStyle w:val="BodyText"/>
        <w:spacing w:before="11"/>
        <w:rPr>
          <w:sz w:val="23"/>
        </w:rPr>
      </w:pPr>
    </w:p>
    <w:p w14:paraId="56B78BEA" w14:textId="77777777" w:rsidR="000D14B5" w:rsidRDefault="009748A5">
      <w:pPr>
        <w:pStyle w:val="BodyText"/>
        <w:ind w:left="687" w:right="301"/>
      </w:pPr>
      <w:r>
        <w:t>Surface water samples will be taken at all 25 stations during July when the river is heavily used and is at high flow and then again during April breakup when the river is at low flow.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p>
    <w:p w14:paraId="5A7F6B7E" w14:textId="77777777" w:rsidR="000D14B5" w:rsidRDefault="000D14B5">
      <w:pPr>
        <w:pStyle w:val="BodyText"/>
      </w:pPr>
    </w:p>
    <w:p w14:paraId="654BB8A8" w14:textId="77777777" w:rsidR="000D14B5" w:rsidRDefault="009748A5">
      <w:pPr>
        <w:pStyle w:val="BodyText"/>
        <w:ind w:left="687" w:right="316"/>
      </w:pPr>
      <w:r>
        <w:t>Each sample bottle will be labeled with a unique sample number, sample site name, analysis to be performed, date and time, and initials of the person collecting the sample. SGS will provide and prepare all uncontaminated testing sample bottles for each site and will be available at the Soldotna Wastewater Treatment Plant to accumulate all water samples as the Monitors bring them into the Treatment Lab and document and prepare samples for immediate travel to their Anchorage laboratory. See Section B3, Sampling Handling and Custody Requirements, for details on how the samples will be prepared and handled for transport.</w:t>
      </w:r>
    </w:p>
    <w:p w14:paraId="24F7F6D9" w14:textId="77777777" w:rsidR="000D14B5" w:rsidRDefault="000D14B5">
      <w:pPr>
        <w:pStyle w:val="BodyText"/>
        <w:spacing w:before="10"/>
        <w:rPr>
          <w:sz w:val="23"/>
        </w:rPr>
      </w:pPr>
    </w:p>
    <w:p w14:paraId="57C5B94C" w14:textId="77777777" w:rsidR="000D14B5" w:rsidRDefault="009748A5">
      <w:pPr>
        <w:pStyle w:val="BodyText"/>
        <w:spacing w:before="1"/>
        <w:ind w:left="687" w:right="302"/>
      </w:pPr>
      <w:r>
        <w:t>The recommended time for sampling is morning so that samples can be analyzed in the early afternoon at the Soldotna Wastewater Treatment Plant and prepared for travel and subsequent analysis at the SGS in Anchorage the following day. At the sampling stations located in the tidal areas of the Kenai River, samples will be taken during outgoing tide to obtain river water rather than tidally influenced salt water.</w:t>
      </w:r>
    </w:p>
    <w:p w14:paraId="576289FA" w14:textId="77777777" w:rsidR="000D14B5" w:rsidRDefault="000D14B5">
      <w:pPr>
        <w:pStyle w:val="BodyText"/>
        <w:spacing w:before="7"/>
        <w:rPr>
          <w:sz w:val="34"/>
        </w:rPr>
      </w:pPr>
    </w:p>
    <w:p w14:paraId="7A540ED6" w14:textId="77777777" w:rsidR="000D14B5" w:rsidRDefault="009748A5">
      <w:pPr>
        <w:ind w:left="687"/>
        <w:rPr>
          <w:b/>
          <w:sz w:val="24"/>
        </w:rPr>
      </w:pPr>
      <w:bookmarkStart w:id="146" w:name="_bookmark18"/>
      <w:bookmarkEnd w:id="146"/>
      <w:r>
        <w:rPr>
          <w:b/>
          <w:sz w:val="24"/>
        </w:rPr>
        <w:t>Table 8. Preservation and Holding Times for Sample Analysis</w:t>
      </w:r>
    </w:p>
    <w:p w14:paraId="05CA31D7" w14:textId="77777777" w:rsidR="000D14B5" w:rsidRDefault="000D14B5">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0030C44" w14:textId="77777777">
        <w:trPr>
          <w:trHeight w:val="551"/>
        </w:trPr>
        <w:tc>
          <w:tcPr>
            <w:tcW w:w="1351" w:type="dxa"/>
            <w:tcBorders>
              <w:bottom w:val="single" w:sz="6" w:space="0" w:color="000000"/>
              <w:right w:val="single" w:sz="6" w:space="0" w:color="000000"/>
            </w:tcBorders>
            <w:shd w:val="clear" w:color="auto" w:fill="D9D9D9"/>
          </w:tcPr>
          <w:p w14:paraId="38E6AF97" w14:textId="77777777" w:rsidR="000D14B5" w:rsidRDefault="009748A5">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04EB0D53" w14:textId="77777777" w:rsidR="000D14B5" w:rsidRDefault="009748A5">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486AD7FB" w14:textId="77777777" w:rsidR="000D14B5" w:rsidRDefault="009748A5">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5ECA62E" w14:textId="77777777" w:rsidR="000D14B5" w:rsidRDefault="009748A5">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22AFFF11" w14:textId="77777777" w:rsidR="000D14B5" w:rsidRDefault="009748A5">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4D8E62C" w14:textId="77777777" w:rsidR="000D14B5" w:rsidRDefault="009748A5">
            <w:pPr>
              <w:pStyle w:val="TableParagraph"/>
              <w:spacing w:line="270" w:lineRule="atLeast"/>
              <w:ind w:left="538" w:right="368" w:hanging="147"/>
              <w:rPr>
                <w:b/>
                <w:sz w:val="24"/>
              </w:rPr>
            </w:pPr>
            <w:r>
              <w:rPr>
                <w:b/>
                <w:sz w:val="24"/>
              </w:rPr>
              <w:t>Holding Time</w:t>
            </w:r>
          </w:p>
        </w:tc>
      </w:tr>
      <w:tr w:rsidR="000D14B5" w14:paraId="2F521D9F" w14:textId="77777777">
        <w:trPr>
          <w:trHeight w:val="696"/>
        </w:trPr>
        <w:tc>
          <w:tcPr>
            <w:tcW w:w="1351" w:type="dxa"/>
            <w:tcBorders>
              <w:top w:val="single" w:sz="6" w:space="0" w:color="000000"/>
              <w:bottom w:val="single" w:sz="6" w:space="0" w:color="000000"/>
              <w:right w:val="single" w:sz="6" w:space="0" w:color="000000"/>
            </w:tcBorders>
          </w:tcPr>
          <w:p w14:paraId="2FFA3DDB" w14:textId="77777777" w:rsidR="000D14B5" w:rsidRDefault="000D14B5">
            <w:pPr>
              <w:pStyle w:val="TableParagraph"/>
              <w:spacing w:before="1"/>
              <w:rPr>
                <w:b/>
                <w:sz w:val="20"/>
              </w:rPr>
            </w:pPr>
          </w:p>
          <w:p w14:paraId="2E23DA65" w14:textId="77777777" w:rsidR="000D14B5" w:rsidRDefault="009748A5">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307E1462" w14:textId="77777777" w:rsidR="000D14B5" w:rsidRDefault="009748A5">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6FE0B636" w14:textId="77777777" w:rsidR="000D14B5" w:rsidRDefault="009748A5">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1ABB21D1" w14:textId="77777777" w:rsidR="000D14B5" w:rsidRDefault="009748A5">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180D0D7E" w14:textId="77777777" w:rsidR="000D14B5" w:rsidRDefault="009748A5">
            <w:pPr>
              <w:pStyle w:val="TableParagraph"/>
              <w:ind w:left="385" w:right="374"/>
              <w:jc w:val="center"/>
              <w:rPr>
                <w:sz w:val="20"/>
              </w:rPr>
            </w:pPr>
            <w:r>
              <w:rPr>
                <w:sz w:val="20"/>
              </w:rPr>
              <w:t>HCl to pH &lt; 2; 0-≤6°C, do not</w:t>
            </w:r>
          </w:p>
          <w:p w14:paraId="47CB67F3" w14:textId="77777777" w:rsidR="000D14B5" w:rsidRDefault="009748A5">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15FB290" w14:textId="77777777" w:rsidR="000D14B5" w:rsidRDefault="009748A5">
            <w:pPr>
              <w:pStyle w:val="TableParagraph"/>
              <w:spacing w:line="225" w:lineRule="exact"/>
              <w:ind w:left="142" w:right="136"/>
              <w:jc w:val="center"/>
              <w:rPr>
                <w:sz w:val="20"/>
              </w:rPr>
            </w:pPr>
            <w:r>
              <w:rPr>
                <w:sz w:val="20"/>
              </w:rPr>
              <w:t>14 days</w:t>
            </w:r>
          </w:p>
        </w:tc>
      </w:tr>
      <w:tr w:rsidR="000D14B5" w14:paraId="052C53E7" w14:textId="77777777">
        <w:trPr>
          <w:trHeight w:val="466"/>
        </w:trPr>
        <w:tc>
          <w:tcPr>
            <w:tcW w:w="1351" w:type="dxa"/>
            <w:tcBorders>
              <w:top w:val="single" w:sz="6" w:space="0" w:color="000000"/>
              <w:right w:val="single" w:sz="6" w:space="0" w:color="000000"/>
            </w:tcBorders>
          </w:tcPr>
          <w:p w14:paraId="7C473865" w14:textId="77777777" w:rsidR="000D14B5" w:rsidRDefault="009748A5">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534B8083" w14:textId="77777777" w:rsidR="000D14B5" w:rsidRDefault="009748A5">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28E0B51"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E54E137" w14:textId="77777777" w:rsidR="000D14B5" w:rsidRDefault="009748A5">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4950DD10" w14:textId="77777777" w:rsidR="000D14B5" w:rsidRDefault="009748A5">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3E3D7FCF" w14:textId="77777777" w:rsidR="000D14B5" w:rsidRDefault="009748A5">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585D0F99" w14:textId="77777777" w:rsidR="000D14B5" w:rsidRDefault="009748A5">
            <w:pPr>
              <w:pStyle w:val="TableParagraph"/>
              <w:spacing w:line="225" w:lineRule="exact"/>
              <w:ind w:left="142" w:right="136"/>
              <w:jc w:val="center"/>
              <w:rPr>
                <w:sz w:val="20"/>
              </w:rPr>
            </w:pPr>
            <w:r>
              <w:rPr>
                <w:sz w:val="20"/>
              </w:rPr>
              <w:t>28 days</w:t>
            </w:r>
          </w:p>
        </w:tc>
      </w:tr>
      <w:tr w:rsidR="000D14B5" w14:paraId="3F16B58E" w14:textId="77777777">
        <w:trPr>
          <w:trHeight w:val="530"/>
        </w:trPr>
        <w:tc>
          <w:tcPr>
            <w:tcW w:w="1351" w:type="dxa"/>
            <w:tcBorders>
              <w:right w:val="single" w:sz="6" w:space="0" w:color="000000"/>
            </w:tcBorders>
          </w:tcPr>
          <w:p w14:paraId="109B66F0" w14:textId="77777777" w:rsidR="000D14B5" w:rsidRDefault="009748A5">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34C8CA7F" w14:textId="77777777" w:rsidR="000D14B5" w:rsidRDefault="009748A5">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160D44A7" w14:textId="77777777" w:rsidR="000D14B5" w:rsidRDefault="009748A5">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160F7E55" w14:textId="77777777" w:rsidR="000D14B5" w:rsidRDefault="009748A5">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6B6E372D" w14:textId="77777777" w:rsidR="000D14B5" w:rsidRDefault="009748A5">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7E47B14E" w14:textId="77777777" w:rsidR="000D14B5" w:rsidRDefault="009748A5">
            <w:pPr>
              <w:pStyle w:val="TableParagraph"/>
              <w:ind w:left="217"/>
              <w:rPr>
                <w:sz w:val="20"/>
              </w:rPr>
            </w:pPr>
            <w:r>
              <w:rPr>
                <w:sz w:val="20"/>
              </w:rPr>
              <w:t>chill recommended</w:t>
            </w:r>
          </w:p>
        </w:tc>
        <w:tc>
          <w:tcPr>
            <w:tcW w:w="1619" w:type="dxa"/>
            <w:tcBorders>
              <w:left w:val="single" w:sz="6" w:space="0" w:color="000000"/>
            </w:tcBorders>
          </w:tcPr>
          <w:p w14:paraId="1F69F633" w14:textId="77777777" w:rsidR="000D14B5" w:rsidRDefault="009748A5">
            <w:pPr>
              <w:pStyle w:val="TableParagraph"/>
              <w:spacing w:line="227" w:lineRule="exact"/>
              <w:ind w:left="142" w:right="136"/>
              <w:jc w:val="center"/>
              <w:rPr>
                <w:sz w:val="20"/>
              </w:rPr>
            </w:pPr>
            <w:r>
              <w:rPr>
                <w:sz w:val="20"/>
              </w:rPr>
              <w:t>28 days</w:t>
            </w:r>
          </w:p>
        </w:tc>
      </w:tr>
    </w:tbl>
    <w:p w14:paraId="653FD6CF" w14:textId="77777777" w:rsidR="000D14B5" w:rsidRDefault="000D14B5">
      <w:pPr>
        <w:spacing w:line="227" w:lineRule="exact"/>
        <w:jc w:val="center"/>
        <w:rPr>
          <w:sz w:val="20"/>
        </w:rPr>
        <w:sectPr w:rsidR="000D14B5">
          <w:pgSz w:w="11900" w:h="16840"/>
          <w:pgMar w:top="1620" w:right="940" w:bottom="940" w:left="1040" w:header="929" w:footer="744" w:gutter="0"/>
          <w:cols w:space="720"/>
        </w:sectPr>
      </w:pPr>
    </w:p>
    <w:p w14:paraId="5D20B550" w14:textId="77777777" w:rsidR="000D14B5" w:rsidRDefault="000D14B5">
      <w:pPr>
        <w:pStyle w:val="BodyText"/>
        <w:rPr>
          <w:b/>
          <w:sz w:val="8"/>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CEA0063" w14:textId="77777777">
        <w:trPr>
          <w:trHeight w:val="550"/>
        </w:trPr>
        <w:tc>
          <w:tcPr>
            <w:tcW w:w="1351" w:type="dxa"/>
            <w:tcBorders>
              <w:bottom w:val="single" w:sz="6" w:space="0" w:color="000000"/>
              <w:right w:val="single" w:sz="6" w:space="0" w:color="000000"/>
            </w:tcBorders>
            <w:shd w:val="clear" w:color="auto" w:fill="D9D9D9"/>
          </w:tcPr>
          <w:p w14:paraId="4AD8B067" w14:textId="77777777" w:rsidR="000D14B5" w:rsidRDefault="009748A5">
            <w:pPr>
              <w:pStyle w:val="TableParagraph"/>
              <w:spacing w:line="275" w:lineRule="exact"/>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75F4404C" w14:textId="77777777" w:rsidR="000D14B5" w:rsidRDefault="009748A5">
            <w:pPr>
              <w:pStyle w:val="TableParagraph"/>
              <w:spacing w:line="275" w:lineRule="exact"/>
              <w:ind w:left="111" w:right="104"/>
              <w:jc w:val="center"/>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6539E7E" w14:textId="77777777" w:rsidR="000D14B5" w:rsidRDefault="009748A5">
            <w:pPr>
              <w:pStyle w:val="TableParagraph"/>
              <w:spacing w:line="275" w:lineRule="exact"/>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0F41D6B" w14:textId="77777777" w:rsidR="000D14B5" w:rsidRDefault="009748A5">
            <w:pPr>
              <w:pStyle w:val="TableParagraph"/>
              <w:spacing w:before="2" w:line="276" w:lineRule="exac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70195CF2" w14:textId="77777777" w:rsidR="000D14B5" w:rsidRDefault="009748A5">
            <w:pPr>
              <w:pStyle w:val="TableParagraph"/>
              <w:spacing w:before="2" w:line="276" w:lineRule="exac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180FB045" w14:textId="77777777" w:rsidR="000D14B5" w:rsidRDefault="009748A5">
            <w:pPr>
              <w:pStyle w:val="TableParagraph"/>
              <w:spacing w:before="2" w:line="276" w:lineRule="exact"/>
              <w:ind w:left="538" w:right="368" w:hanging="147"/>
              <w:rPr>
                <w:b/>
                <w:sz w:val="24"/>
              </w:rPr>
            </w:pPr>
            <w:r>
              <w:rPr>
                <w:b/>
                <w:sz w:val="24"/>
              </w:rPr>
              <w:t>Holding Time</w:t>
            </w:r>
          </w:p>
        </w:tc>
      </w:tr>
      <w:tr w:rsidR="000D14B5" w14:paraId="7437A212" w14:textId="77777777">
        <w:trPr>
          <w:trHeight w:val="941"/>
        </w:trPr>
        <w:tc>
          <w:tcPr>
            <w:tcW w:w="1351" w:type="dxa"/>
            <w:tcBorders>
              <w:top w:val="single" w:sz="6" w:space="0" w:color="000000"/>
              <w:right w:val="single" w:sz="6" w:space="0" w:color="000000"/>
            </w:tcBorders>
          </w:tcPr>
          <w:p w14:paraId="281DAE15" w14:textId="77777777" w:rsidR="000D14B5" w:rsidRDefault="009748A5">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15AC267C" w14:textId="77777777" w:rsidR="000D14B5" w:rsidRDefault="009748A5">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084D2822" w14:textId="77777777" w:rsidR="000D14B5" w:rsidRDefault="009748A5">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130965F7" w14:textId="77777777" w:rsidR="000D14B5" w:rsidRDefault="009748A5">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6A995E63" w14:textId="77777777" w:rsidR="000D14B5" w:rsidRDefault="009748A5">
            <w:pPr>
              <w:pStyle w:val="TableParagraph"/>
              <w:numPr>
                <w:ilvl w:val="0"/>
                <w:numId w:val="22"/>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18C6FBDF" w14:textId="77777777" w:rsidR="000D14B5" w:rsidRDefault="009748A5">
            <w:pPr>
              <w:pStyle w:val="TableParagraph"/>
              <w:numPr>
                <w:ilvl w:val="0"/>
                <w:numId w:val="22"/>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24B94FD0" w14:textId="77777777" w:rsidR="000D14B5" w:rsidRDefault="009748A5">
            <w:pPr>
              <w:pStyle w:val="TableParagraph"/>
              <w:ind w:left="143" w:right="136"/>
              <w:jc w:val="center"/>
              <w:rPr>
                <w:sz w:val="20"/>
              </w:rPr>
            </w:pPr>
            <w:r>
              <w:rPr>
                <w:sz w:val="20"/>
              </w:rPr>
              <w:t>&lt;8 hours sample collection to sample incubation.</w:t>
            </w:r>
          </w:p>
        </w:tc>
      </w:tr>
      <w:tr w:rsidR="000D14B5" w14:paraId="7E6E072E" w14:textId="77777777">
        <w:trPr>
          <w:trHeight w:val="808"/>
        </w:trPr>
        <w:tc>
          <w:tcPr>
            <w:tcW w:w="1351" w:type="dxa"/>
            <w:tcBorders>
              <w:bottom w:val="single" w:sz="6" w:space="0" w:color="000000"/>
              <w:right w:val="single" w:sz="6" w:space="0" w:color="000000"/>
            </w:tcBorders>
          </w:tcPr>
          <w:p w14:paraId="15517FA2" w14:textId="77777777" w:rsidR="000D14B5" w:rsidRDefault="000D14B5">
            <w:pPr>
              <w:pStyle w:val="TableParagraph"/>
              <w:spacing w:before="2"/>
              <w:rPr>
                <w:b/>
                <w:sz w:val="25"/>
              </w:rPr>
            </w:pPr>
          </w:p>
          <w:p w14:paraId="729A1D53" w14:textId="77777777" w:rsidR="000D14B5" w:rsidRDefault="009748A5">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1D63F131"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1E2897FB"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165B2DFC" w14:textId="77777777" w:rsidR="000D14B5" w:rsidRDefault="000D14B5">
            <w:pPr>
              <w:pStyle w:val="TableParagraph"/>
            </w:pPr>
          </w:p>
        </w:tc>
        <w:tc>
          <w:tcPr>
            <w:tcW w:w="1980" w:type="dxa"/>
            <w:tcBorders>
              <w:left w:val="single" w:sz="6" w:space="0" w:color="000000"/>
              <w:bottom w:val="single" w:sz="6" w:space="0" w:color="000000"/>
              <w:right w:val="single" w:sz="6" w:space="0" w:color="000000"/>
            </w:tcBorders>
          </w:tcPr>
          <w:p w14:paraId="42FFE00F" w14:textId="77777777" w:rsidR="000D14B5" w:rsidRDefault="009748A5">
            <w:pPr>
              <w:pStyle w:val="TableParagraph"/>
              <w:numPr>
                <w:ilvl w:val="0"/>
                <w:numId w:val="21"/>
              </w:numPr>
              <w:tabs>
                <w:tab w:val="left" w:pos="267"/>
              </w:tabs>
              <w:spacing w:line="242" w:lineRule="exact"/>
              <w:ind w:hanging="181"/>
              <w:rPr>
                <w:sz w:val="20"/>
              </w:rPr>
            </w:pPr>
            <w:r>
              <w:rPr>
                <w:sz w:val="20"/>
              </w:rPr>
              <w:t>Cool</w:t>
            </w:r>
            <w:r>
              <w:rPr>
                <w:spacing w:val="-3"/>
                <w:sz w:val="20"/>
              </w:rPr>
              <w:t xml:space="preserve"> </w:t>
            </w:r>
            <w:r>
              <w:rPr>
                <w:sz w:val="20"/>
              </w:rPr>
              <w:t>≤6°C</w:t>
            </w:r>
          </w:p>
          <w:p w14:paraId="6D436C2C" w14:textId="77777777" w:rsidR="000D14B5" w:rsidRDefault="009748A5">
            <w:pPr>
              <w:pStyle w:val="TableParagraph"/>
              <w:numPr>
                <w:ilvl w:val="0"/>
                <w:numId w:val="21"/>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4E99D430" w14:textId="77777777" w:rsidR="000D14B5" w:rsidRDefault="009748A5">
            <w:pPr>
              <w:pStyle w:val="TableParagraph"/>
              <w:spacing w:line="227" w:lineRule="exact"/>
              <w:ind w:left="143" w:right="136"/>
              <w:jc w:val="center"/>
              <w:rPr>
                <w:sz w:val="20"/>
              </w:rPr>
            </w:pPr>
            <w:r>
              <w:rPr>
                <w:sz w:val="20"/>
              </w:rPr>
              <w:t>7 days</w:t>
            </w:r>
          </w:p>
        </w:tc>
      </w:tr>
      <w:tr w:rsidR="000D14B5" w14:paraId="2A8032E4" w14:textId="77777777">
        <w:trPr>
          <w:trHeight w:val="1405"/>
        </w:trPr>
        <w:tc>
          <w:tcPr>
            <w:tcW w:w="1351" w:type="dxa"/>
            <w:tcBorders>
              <w:top w:val="single" w:sz="6" w:space="0" w:color="000000"/>
              <w:right w:val="single" w:sz="6" w:space="0" w:color="000000"/>
            </w:tcBorders>
          </w:tcPr>
          <w:p w14:paraId="5E16766E" w14:textId="77777777" w:rsidR="000D14B5" w:rsidRDefault="000D14B5">
            <w:pPr>
              <w:pStyle w:val="TableParagraph"/>
              <w:rPr>
                <w:b/>
              </w:rPr>
            </w:pPr>
          </w:p>
          <w:p w14:paraId="1ECA4A95" w14:textId="77777777" w:rsidR="000D14B5" w:rsidRDefault="000D14B5">
            <w:pPr>
              <w:pStyle w:val="TableParagraph"/>
              <w:rPr>
                <w:b/>
                <w:sz w:val="19"/>
              </w:rPr>
            </w:pPr>
          </w:p>
          <w:p w14:paraId="519BE9D4" w14:textId="77777777" w:rsidR="000D14B5" w:rsidRDefault="009748A5">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5665097" w14:textId="77777777" w:rsidR="000D14B5" w:rsidRDefault="009748A5">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12EA43F"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155FD43D" w14:textId="77777777" w:rsidR="000D14B5" w:rsidRDefault="009748A5">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185DE95A" w14:textId="3DD685EB" w:rsidR="000D14B5" w:rsidRDefault="002F2A16">
            <w:pPr>
              <w:pStyle w:val="TableParagraph"/>
              <w:numPr>
                <w:ilvl w:val="0"/>
                <w:numId w:val="20"/>
              </w:numPr>
              <w:tabs>
                <w:tab w:val="left" w:pos="267"/>
              </w:tabs>
              <w:ind w:right="145"/>
              <w:rPr>
                <w:sz w:val="20"/>
              </w:rPr>
            </w:pPr>
            <w:ins w:id="147" w:author="Benjamin Meyer" w:date="2022-08-22T15:52:00Z">
              <w:r>
                <w:rPr>
                  <w:sz w:val="20"/>
                </w:rPr>
                <w:t>lab</w:t>
              </w:r>
            </w:ins>
            <w:del w:id="148" w:author="Benjamin Meyer" w:date="2022-08-22T15:52:00Z">
              <w:r w:rsidR="009748A5" w:rsidDel="002F2A16">
                <w:rPr>
                  <w:sz w:val="20"/>
                </w:rPr>
                <w:delText>field</w:delText>
              </w:r>
            </w:del>
            <w:r w:rsidR="009748A5">
              <w:rPr>
                <w:sz w:val="20"/>
              </w:rPr>
              <w:t xml:space="preserve"> filtration w/0.45 µm filter within </w:t>
            </w:r>
            <w:ins w:id="149" w:author="Benjamin Meyer" w:date="2022-08-22T15:52:00Z">
              <w:r>
                <w:rPr>
                  <w:sz w:val="20"/>
                </w:rPr>
                <w:t>14</w:t>
              </w:r>
            </w:ins>
            <w:del w:id="150" w:author="Benjamin Meyer" w:date="2022-08-22T15:52:00Z">
              <w:r w:rsidR="009748A5" w:rsidDel="002F2A16">
                <w:rPr>
                  <w:sz w:val="20"/>
                </w:rPr>
                <w:delText>15</w:delText>
              </w:r>
            </w:del>
            <w:r w:rsidR="009748A5">
              <w:rPr>
                <w:sz w:val="20"/>
              </w:rPr>
              <w:t xml:space="preserve"> </w:t>
            </w:r>
            <w:ins w:id="151" w:author="Benjamin Meyer" w:date="2022-08-22T15:52:00Z">
              <w:r>
                <w:rPr>
                  <w:sz w:val="20"/>
                </w:rPr>
                <w:t>days</w:t>
              </w:r>
            </w:ins>
            <w:del w:id="152" w:author="Benjamin Meyer" w:date="2022-08-22T15:52:00Z">
              <w:r w:rsidR="009748A5" w:rsidDel="002F2A16">
                <w:rPr>
                  <w:sz w:val="20"/>
                </w:rPr>
                <w:delText>min</w:delText>
              </w:r>
            </w:del>
            <w:r w:rsidR="009748A5">
              <w:rPr>
                <w:sz w:val="20"/>
              </w:rPr>
              <w:t xml:space="preserve"> of collection followed by</w:t>
            </w:r>
          </w:p>
          <w:p w14:paraId="65CDD638" w14:textId="77777777" w:rsidR="000D14B5" w:rsidRDefault="009748A5">
            <w:pPr>
              <w:pStyle w:val="TableParagraph"/>
              <w:numPr>
                <w:ilvl w:val="0"/>
                <w:numId w:val="20"/>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24A008D9" w14:textId="77777777" w:rsidR="000D14B5" w:rsidRDefault="009748A5">
            <w:pPr>
              <w:pStyle w:val="TableParagraph"/>
              <w:spacing w:line="225" w:lineRule="exact"/>
              <w:ind w:left="143" w:right="136"/>
              <w:jc w:val="center"/>
              <w:rPr>
                <w:sz w:val="20"/>
              </w:rPr>
            </w:pPr>
            <w:r>
              <w:rPr>
                <w:sz w:val="20"/>
              </w:rPr>
              <w:t>6 months</w:t>
            </w:r>
          </w:p>
        </w:tc>
      </w:tr>
      <w:tr w:rsidR="000D14B5" w14:paraId="661AB9E4" w14:textId="77777777">
        <w:trPr>
          <w:trHeight w:val="460"/>
        </w:trPr>
        <w:tc>
          <w:tcPr>
            <w:tcW w:w="1351" w:type="dxa"/>
            <w:tcBorders>
              <w:right w:val="single" w:sz="6" w:space="0" w:color="000000"/>
            </w:tcBorders>
          </w:tcPr>
          <w:p w14:paraId="132D284D" w14:textId="77777777" w:rsidR="000D14B5" w:rsidRDefault="009748A5">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66FD2C9" w14:textId="77777777" w:rsidR="000D14B5" w:rsidRDefault="009748A5">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4AF6476E" w14:textId="77777777" w:rsidR="000D14B5" w:rsidRDefault="009748A5">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51F1BB4" w14:textId="77777777" w:rsidR="000D14B5" w:rsidRDefault="009748A5">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7576B2F0" w14:textId="09E6C0D4" w:rsidR="000D14B5" w:rsidRDefault="009748A5">
            <w:pPr>
              <w:pStyle w:val="TableParagraph"/>
              <w:spacing w:line="230" w:lineRule="exact"/>
              <w:ind w:left="483" w:right="78" w:hanging="377"/>
              <w:rPr>
                <w:sz w:val="20"/>
              </w:rPr>
            </w:pPr>
            <w:r>
              <w:rPr>
                <w:sz w:val="20"/>
              </w:rPr>
              <w:t>HNO</w:t>
            </w:r>
            <w:r>
              <w:rPr>
                <w:sz w:val="20"/>
                <w:vertAlign w:val="subscript"/>
              </w:rPr>
              <w:t>3</w:t>
            </w:r>
            <w:ins w:id="153" w:author="Benjamin Meyer" w:date="2022-08-22T15:56:00Z">
              <w:r w:rsidR="00186878">
                <w:rPr>
                  <w:sz w:val="20"/>
                  <w:vertAlign w:val="subscript"/>
                </w:rPr>
                <w:t xml:space="preserve"> </w:t>
              </w:r>
            </w:ins>
            <w:r>
              <w:rPr>
                <w:sz w:val="20"/>
              </w:rPr>
              <w:t>to pH&lt;2 at time of collection</w:t>
            </w:r>
          </w:p>
        </w:tc>
        <w:tc>
          <w:tcPr>
            <w:tcW w:w="1619" w:type="dxa"/>
            <w:tcBorders>
              <w:left w:val="single" w:sz="6" w:space="0" w:color="000000"/>
            </w:tcBorders>
          </w:tcPr>
          <w:p w14:paraId="65BB8644" w14:textId="77777777" w:rsidR="000D14B5" w:rsidRDefault="009748A5">
            <w:pPr>
              <w:pStyle w:val="TableParagraph"/>
              <w:spacing w:line="228" w:lineRule="exact"/>
              <w:ind w:left="143" w:right="136"/>
              <w:jc w:val="center"/>
              <w:rPr>
                <w:sz w:val="20"/>
              </w:rPr>
            </w:pPr>
            <w:r>
              <w:rPr>
                <w:sz w:val="20"/>
              </w:rPr>
              <w:t>6 months</w:t>
            </w:r>
          </w:p>
        </w:tc>
      </w:tr>
      <w:tr w:rsidR="000D14B5" w14:paraId="64694434" w14:textId="77777777">
        <w:trPr>
          <w:trHeight w:val="460"/>
        </w:trPr>
        <w:tc>
          <w:tcPr>
            <w:tcW w:w="1351" w:type="dxa"/>
            <w:tcBorders>
              <w:right w:val="single" w:sz="6" w:space="0" w:color="000000"/>
            </w:tcBorders>
          </w:tcPr>
          <w:p w14:paraId="2A5A3BD7" w14:textId="77777777" w:rsidR="000D14B5" w:rsidRDefault="009748A5">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62B6830A"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ECE11F8"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129409D3" w14:textId="77777777" w:rsidR="000D14B5" w:rsidRDefault="009748A5">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4499601" w14:textId="77777777" w:rsidR="000D14B5" w:rsidRDefault="009748A5">
            <w:pPr>
              <w:pStyle w:val="TableParagraph"/>
              <w:numPr>
                <w:ilvl w:val="0"/>
                <w:numId w:val="19"/>
              </w:numPr>
              <w:tabs>
                <w:tab w:val="left" w:pos="591"/>
              </w:tabs>
              <w:spacing w:line="227" w:lineRule="exact"/>
              <w:rPr>
                <w:sz w:val="20"/>
              </w:rPr>
            </w:pPr>
            <w:r>
              <w:rPr>
                <w:sz w:val="20"/>
              </w:rPr>
              <w:t>Cool</w:t>
            </w:r>
            <w:r>
              <w:rPr>
                <w:spacing w:val="-2"/>
                <w:sz w:val="20"/>
              </w:rPr>
              <w:t xml:space="preserve"> </w:t>
            </w:r>
            <w:r>
              <w:rPr>
                <w:sz w:val="20"/>
              </w:rPr>
              <w:t>≤6°C</w:t>
            </w:r>
          </w:p>
          <w:p w14:paraId="260C809A" w14:textId="77777777" w:rsidR="000D14B5" w:rsidRDefault="009748A5">
            <w:pPr>
              <w:pStyle w:val="TableParagraph"/>
              <w:numPr>
                <w:ilvl w:val="0"/>
                <w:numId w:val="18"/>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48AE5E6D" w14:textId="77777777" w:rsidR="000D14B5" w:rsidRDefault="009748A5">
            <w:pPr>
              <w:pStyle w:val="TableParagraph"/>
              <w:spacing w:line="227" w:lineRule="exact"/>
              <w:ind w:left="142" w:right="136"/>
              <w:jc w:val="center"/>
              <w:rPr>
                <w:sz w:val="20"/>
              </w:rPr>
            </w:pPr>
            <w:r>
              <w:rPr>
                <w:sz w:val="20"/>
              </w:rPr>
              <w:t>48 hours</w:t>
            </w:r>
          </w:p>
        </w:tc>
      </w:tr>
    </w:tbl>
    <w:p w14:paraId="356A591B" w14:textId="77777777" w:rsidR="000D14B5" w:rsidRDefault="000D14B5">
      <w:pPr>
        <w:pStyle w:val="BodyText"/>
        <w:spacing w:before="7"/>
        <w:rPr>
          <w:b/>
          <w:sz w:val="11"/>
        </w:rPr>
      </w:pPr>
    </w:p>
    <w:p w14:paraId="4BE92EF5" w14:textId="11875F55" w:rsidR="000D14B5" w:rsidRDefault="009748A5">
      <w:pPr>
        <w:tabs>
          <w:tab w:val="left" w:pos="1862"/>
          <w:tab w:val="left" w:pos="2127"/>
        </w:tabs>
        <w:spacing w:before="92"/>
        <w:ind w:left="687" w:right="622"/>
        <w:rPr>
          <w:sz w:val="18"/>
        </w:rPr>
      </w:pPr>
      <w:r>
        <w:rPr>
          <w:sz w:val="18"/>
        </w:rPr>
        <w:t>PA, P, FP, G</w:t>
      </w:r>
      <w:ins w:id="154" w:author="Benjamin Meyer" w:date="2022-08-22T15:56:00Z">
        <w:r w:rsidR="00186878">
          <w:rPr>
            <w:sz w:val="18"/>
          </w:rPr>
          <w:t>:</w:t>
        </w:r>
      </w:ins>
      <w:r>
        <w:rPr>
          <w:sz w:val="18"/>
        </w:rPr>
        <w:tab/>
      </w:r>
      <w:r>
        <w:rPr>
          <w:sz w:val="18"/>
        </w:rPr>
        <w:tab/>
        <w:t>PA is any sterizable (autoclavable) plastic, “P” is polyethylene, “FP” is fluoropolymer, “G” is glass HDPE,</w:t>
      </w:r>
      <w:r>
        <w:rPr>
          <w:spacing w:val="-1"/>
          <w:sz w:val="18"/>
        </w:rPr>
        <w:t xml:space="preserve"> </w:t>
      </w:r>
      <w:r>
        <w:rPr>
          <w:sz w:val="18"/>
        </w:rPr>
        <w:t>VOA</w:t>
      </w:r>
      <w:r>
        <w:rPr>
          <w:sz w:val="18"/>
        </w:rPr>
        <w:tab/>
        <w:t>HDPE is “high-density polyethylene”, VOA is “volatile organic</w:t>
      </w:r>
      <w:r>
        <w:rPr>
          <w:spacing w:val="-4"/>
          <w:sz w:val="18"/>
        </w:rPr>
        <w:t xml:space="preserve"> </w:t>
      </w:r>
      <w:r>
        <w:rPr>
          <w:sz w:val="18"/>
        </w:rPr>
        <w:t>analysis”</w:t>
      </w:r>
    </w:p>
    <w:p w14:paraId="4BBB5827" w14:textId="77777777" w:rsidR="000D14B5" w:rsidRDefault="000D14B5">
      <w:pPr>
        <w:pStyle w:val="BodyText"/>
        <w:spacing w:before="4"/>
      </w:pPr>
    </w:p>
    <w:p w14:paraId="6D31A044" w14:textId="1EA7DB93" w:rsidR="000D14B5" w:rsidRDefault="009748A5">
      <w:pPr>
        <w:pStyle w:val="Heading2"/>
      </w:pPr>
      <w:bookmarkStart w:id="155" w:name="_Toc96073964"/>
      <w:r>
        <w:t>Copper and Zinc Monitoring</w:t>
      </w:r>
      <w:bookmarkEnd w:id="155"/>
    </w:p>
    <w:p w14:paraId="23DE3136" w14:textId="77777777" w:rsidR="000D14B5" w:rsidRDefault="009748A5">
      <w:pPr>
        <w:pStyle w:val="BodyText"/>
        <w:ind w:left="688" w:right="554"/>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E12BCA9" w14:textId="77777777" w:rsidR="000D14B5" w:rsidRDefault="009748A5">
      <w:pPr>
        <w:pStyle w:val="BodyText"/>
        <w:ind w:left="688" w:right="468"/>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FDC6347" w14:textId="77777777" w:rsidR="000D14B5" w:rsidRDefault="000D14B5">
      <w:pPr>
        <w:pStyle w:val="BodyText"/>
        <w:spacing w:before="11"/>
        <w:rPr>
          <w:sz w:val="23"/>
        </w:rPr>
      </w:pPr>
    </w:p>
    <w:p w14:paraId="54D98A5C" w14:textId="77777777" w:rsidR="000D14B5" w:rsidRDefault="009748A5">
      <w:pPr>
        <w:pStyle w:val="BodyText"/>
        <w:ind w:left="688" w:right="248"/>
      </w:pPr>
      <w:r>
        <w:t>Surface water samples will be taken at all stations once in spring (April/May) after breakup and in summer (July/August_ when the river is heavily used.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w:t>
      </w:r>
    </w:p>
    <w:p w14:paraId="389DD705" w14:textId="77777777" w:rsidR="000D14B5" w:rsidRDefault="000D14B5">
      <w:pPr>
        <w:pStyle w:val="BodyText"/>
        <w:spacing w:before="10"/>
        <w:rPr>
          <w:sz w:val="23"/>
        </w:rPr>
      </w:pPr>
    </w:p>
    <w:p w14:paraId="1A4EAE5D" w14:textId="77777777" w:rsidR="000D14B5" w:rsidRDefault="009748A5">
      <w:pPr>
        <w:pStyle w:val="BodyText"/>
        <w:ind w:left="688" w:right="274"/>
      </w:pPr>
      <w:r>
        <w:t>Each sample bottle will be labeled with a unique sample number, sample site name, analysis to be performed, date and time, and initials of the person collecting the sample. SGS will provide and prepare all uncontaminated testing sample bottles for each site. The Project QA officer is responsible for acquiring these bottles prior to sampling. See Section B3, Sampling Handling and Custody Requirements, for details on how the samples will be prepared and handled for transport.</w:t>
      </w:r>
    </w:p>
    <w:p w14:paraId="5783ED91" w14:textId="77777777" w:rsidR="000D14B5" w:rsidRDefault="000D14B5">
      <w:pPr>
        <w:pStyle w:val="BodyText"/>
      </w:pPr>
    </w:p>
    <w:p w14:paraId="7B3DADF6" w14:textId="77777777" w:rsidR="000D14B5" w:rsidRDefault="009748A5">
      <w:pPr>
        <w:pStyle w:val="BodyText"/>
        <w:ind w:left="688" w:right="293"/>
      </w:pPr>
      <w:r>
        <w:t>The recommended time for sampling is morning so that samples can prepared for travel and subsequent analysis at the SGS in Anchorage within holding time (e.g., 6hr for fecal coliform, 6 months for most metals). At the sampling stations located in the tidal areas of the</w:t>
      </w:r>
    </w:p>
    <w:p w14:paraId="0847B1DA" w14:textId="77777777" w:rsidR="000D14B5" w:rsidRDefault="000D14B5">
      <w:pPr>
        <w:sectPr w:rsidR="000D14B5">
          <w:pgSz w:w="11900" w:h="16840"/>
          <w:pgMar w:top="1620" w:right="940" w:bottom="940" w:left="1040" w:header="929" w:footer="744" w:gutter="0"/>
          <w:cols w:space="720"/>
        </w:sectPr>
      </w:pPr>
    </w:p>
    <w:p w14:paraId="417EB8DC" w14:textId="77777777" w:rsidR="000D14B5" w:rsidRDefault="009748A5">
      <w:pPr>
        <w:pStyle w:val="BodyText"/>
        <w:spacing w:before="89"/>
        <w:ind w:left="688" w:right="727"/>
      </w:pPr>
      <w:r>
        <w:lastRenderedPageBreak/>
        <w:t>Kenai River, samples will be taken during outgoing tide to obtain river water rather than tidally influenced saltwater.</w:t>
      </w:r>
    </w:p>
    <w:p w14:paraId="3586A065" w14:textId="77777777" w:rsidR="000D14B5" w:rsidRDefault="000D14B5">
      <w:pPr>
        <w:pStyle w:val="BodyText"/>
        <w:rPr>
          <w:sz w:val="26"/>
        </w:rPr>
      </w:pPr>
    </w:p>
    <w:p w14:paraId="08C41FAE" w14:textId="77777777" w:rsidR="000D14B5" w:rsidRDefault="000D14B5">
      <w:pPr>
        <w:pStyle w:val="BodyText"/>
        <w:spacing w:before="2"/>
        <w:rPr>
          <w:sz w:val="22"/>
        </w:rPr>
      </w:pPr>
    </w:p>
    <w:p w14:paraId="670019A5" w14:textId="1B48C655" w:rsidR="000D14B5" w:rsidRDefault="009748A5">
      <w:pPr>
        <w:pStyle w:val="Heading1"/>
        <w:tabs>
          <w:tab w:val="left" w:pos="1407"/>
        </w:tabs>
      </w:pPr>
      <w:bookmarkStart w:id="156" w:name="B3._SAMPLE_HANDLING_AND_CUSTODY_REQUIREM"/>
      <w:bookmarkStart w:id="157" w:name="_Toc96073965"/>
      <w:bookmarkEnd w:id="156"/>
      <w:r>
        <w:t>B3.</w:t>
      </w:r>
      <w:r>
        <w:tab/>
        <w:t>SAMPLE HANDLING AND CUSTODY</w:t>
      </w:r>
      <w:r>
        <w:rPr>
          <w:spacing w:val="-4"/>
        </w:rPr>
        <w:t xml:space="preserve"> </w:t>
      </w:r>
      <w:r>
        <w:t>REQUIREMENTS</w:t>
      </w:r>
      <w:bookmarkEnd w:id="157"/>
    </w:p>
    <w:p w14:paraId="09E4BB11" w14:textId="77777777" w:rsidR="000D14B5" w:rsidRDefault="000D14B5">
      <w:pPr>
        <w:pStyle w:val="BodyText"/>
        <w:rPr>
          <w:b/>
        </w:rPr>
      </w:pPr>
    </w:p>
    <w:p w14:paraId="26E932C6" w14:textId="10A1890D" w:rsidR="000D14B5" w:rsidRDefault="009748A5">
      <w:pPr>
        <w:pStyle w:val="Heading2"/>
        <w:ind w:left="687"/>
      </w:pPr>
      <w:bookmarkStart w:id="158" w:name="_Toc96073966"/>
      <w:r>
        <w:t>Agency Baseline and Metals Monitoring</w:t>
      </w:r>
      <w:bookmarkEnd w:id="158"/>
    </w:p>
    <w:p w14:paraId="5B4DA73A" w14:textId="77777777" w:rsidR="000D14B5" w:rsidRDefault="009748A5">
      <w:pPr>
        <w:pStyle w:val="ListParagraph"/>
        <w:numPr>
          <w:ilvl w:val="2"/>
          <w:numId w:val="25"/>
        </w:numPr>
        <w:tabs>
          <w:tab w:val="left" w:pos="1047"/>
          <w:tab w:val="left" w:pos="1048"/>
        </w:tabs>
        <w:ind w:left="1047" w:right="653"/>
        <w:rPr>
          <w:sz w:val="24"/>
        </w:rPr>
      </w:pPr>
      <w:r>
        <w:rPr>
          <w:sz w:val="24"/>
        </w:rPr>
        <w:t>Samples will be labeled (see Figure 4) and logged on the Agency Baseline Field Data Sheet (Appendix</w:t>
      </w:r>
      <w:r>
        <w:rPr>
          <w:spacing w:val="-1"/>
          <w:sz w:val="24"/>
        </w:rPr>
        <w:t xml:space="preserve"> </w:t>
      </w:r>
      <w:r>
        <w:rPr>
          <w:sz w:val="24"/>
        </w:rPr>
        <w:t>C).</w:t>
      </w:r>
    </w:p>
    <w:p w14:paraId="4D1538FB" w14:textId="77777777" w:rsidR="000D14B5" w:rsidRDefault="009748A5">
      <w:pPr>
        <w:pStyle w:val="ListParagraph"/>
        <w:numPr>
          <w:ilvl w:val="2"/>
          <w:numId w:val="25"/>
        </w:numPr>
        <w:tabs>
          <w:tab w:val="left" w:pos="1047"/>
          <w:tab w:val="left" w:pos="1048"/>
        </w:tabs>
        <w:ind w:left="1047" w:right="253"/>
        <w:rPr>
          <w:sz w:val="24"/>
        </w:rPr>
      </w:pPr>
      <w:r>
        <w:rPr>
          <w:sz w:val="24"/>
        </w:rPr>
        <w:t>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Soldotna Wastewater Treatment Plant. Samples collected specifically for zinc and copper assessments throughout 2019-2020 will be flown directly to SGS where they will be</w:t>
      </w:r>
      <w:r>
        <w:rPr>
          <w:spacing w:val="-2"/>
          <w:sz w:val="24"/>
        </w:rPr>
        <w:t xml:space="preserve"> </w:t>
      </w:r>
      <w:r>
        <w:rPr>
          <w:sz w:val="24"/>
        </w:rPr>
        <w:t>chilled.</w:t>
      </w:r>
    </w:p>
    <w:p w14:paraId="4237D804" w14:textId="77777777" w:rsidR="000D14B5" w:rsidRDefault="009748A5">
      <w:pPr>
        <w:pStyle w:val="ListParagraph"/>
        <w:numPr>
          <w:ilvl w:val="2"/>
          <w:numId w:val="25"/>
        </w:numPr>
        <w:tabs>
          <w:tab w:val="left" w:pos="1047"/>
          <w:tab w:val="left" w:pos="1048"/>
        </w:tabs>
        <w:ind w:left="1047" w:right="325"/>
        <w:rPr>
          <w:sz w:val="24"/>
        </w:rPr>
      </w:pPr>
      <w:r>
        <w:rPr>
          <w:sz w:val="24"/>
        </w:rPr>
        <w:t>Once samples have been delivered to the Soldotna Wastewater Treatment Plant they undergo initial analysis; KWF staff analyzes samples for conductivity, pH, and turbidity, while the Soldotna Wastewater Treatment Plant lab technicians analyze samples for total suspended solids, and fecal coliform</w:t>
      </w:r>
      <w:r>
        <w:rPr>
          <w:spacing w:val="-2"/>
          <w:sz w:val="24"/>
        </w:rPr>
        <w:t xml:space="preserve"> </w:t>
      </w:r>
      <w:r>
        <w:rPr>
          <w:sz w:val="24"/>
        </w:rPr>
        <w:t>bacteria.</w:t>
      </w:r>
    </w:p>
    <w:p w14:paraId="7366DB54" w14:textId="77777777" w:rsidR="000D14B5" w:rsidRDefault="009748A5">
      <w:pPr>
        <w:pStyle w:val="ListParagraph"/>
        <w:numPr>
          <w:ilvl w:val="2"/>
          <w:numId w:val="25"/>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4BF92977" w14:textId="77777777" w:rsidR="000D14B5" w:rsidRDefault="009748A5">
      <w:pPr>
        <w:pStyle w:val="ListParagraph"/>
        <w:numPr>
          <w:ilvl w:val="2"/>
          <w:numId w:val="25"/>
        </w:numPr>
        <w:tabs>
          <w:tab w:val="left" w:pos="1047"/>
          <w:tab w:val="left" w:pos="1048"/>
        </w:tabs>
        <w:ind w:left="1047" w:right="1224"/>
        <w:rPr>
          <w:sz w:val="24"/>
        </w:rPr>
      </w:pPr>
      <w:r>
        <w:rPr>
          <w:sz w:val="24"/>
        </w:rPr>
        <w:t>An SGS Chain of Custody Form will be used to record all transport and storage information.</w:t>
      </w:r>
    </w:p>
    <w:p w14:paraId="30B88F20" w14:textId="77777777" w:rsidR="000D14B5" w:rsidRDefault="009748A5">
      <w:pPr>
        <w:pStyle w:val="ListParagraph"/>
        <w:numPr>
          <w:ilvl w:val="2"/>
          <w:numId w:val="25"/>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 Samples specifically sent in during zinc and copper monitoring will utilize labels sent by SGS.</w:t>
      </w:r>
    </w:p>
    <w:p w14:paraId="335790BF" w14:textId="77777777" w:rsidR="000D14B5" w:rsidRDefault="000D14B5">
      <w:pPr>
        <w:rPr>
          <w:sz w:val="24"/>
        </w:rPr>
        <w:sectPr w:rsidR="000D14B5">
          <w:pgSz w:w="11900" w:h="16840"/>
          <w:pgMar w:top="1620" w:right="940" w:bottom="940" w:left="1040" w:header="929" w:footer="744" w:gutter="0"/>
          <w:cols w:space="720"/>
        </w:sectPr>
      </w:pPr>
    </w:p>
    <w:p w14:paraId="4158CC39" w14:textId="77777777" w:rsidR="000D14B5" w:rsidRDefault="0027779C">
      <w:pPr>
        <w:pStyle w:val="BodyText"/>
        <w:rPr>
          <w:sz w:val="20"/>
        </w:rPr>
      </w:pPr>
      <w:r>
        <w:rPr>
          <w:noProof/>
        </w:rPr>
        <w:lastRenderedPageBreak/>
        <mc:AlternateContent>
          <mc:Choice Requires="wps">
            <w:drawing>
              <wp:anchor distT="0" distB="0" distL="114300" distR="114300" simplePos="0" relativeHeight="251652096" behindDoc="1" locked="0" layoutInCell="1" allowOverlap="1" wp14:anchorId="3DE8A012" wp14:editId="07AABB87">
                <wp:simplePos x="0" y="0"/>
                <wp:positionH relativeFrom="page">
                  <wp:posOffset>2240280</wp:posOffset>
                </wp:positionH>
                <wp:positionV relativeFrom="page">
                  <wp:posOffset>3093085</wp:posOffset>
                </wp:positionV>
                <wp:extent cx="1657350" cy="0"/>
                <wp:effectExtent l="0" t="0" r="0" b="0"/>
                <wp:wrapNone/>
                <wp:docPr id="9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9011A" id="Line 47" o:spid="_x0000_s1026" style="position:absolute;z-index:-19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6.4pt,243.55pt" to="306.9pt,2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JBHw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" strokeweight=".36pt">
                <w10:wrap anchorx="page" anchory="page"/>
              </v:line>
            </w:pict>
          </mc:Fallback>
        </mc:AlternateContent>
      </w:r>
    </w:p>
    <w:p w14:paraId="069F8293" w14:textId="77777777" w:rsidR="000D14B5" w:rsidRDefault="000D14B5">
      <w:pPr>
        <w:pStyle w:val="BodyText"/>
        <w:rPr>
          <w:sz w:val="12"/>
        </w:rPr>
      </w:pPr>
    </w:p>
    <w:p w14:paraId="3060E90A" w14:textId="77777777" w:rsidR="000D14B5" w:rsidRDefault="0027779C">
      <w:pPr>
        <w:pStyle w:val="BodyText"/>
        <w:ind w:left="2364"/>
        <w:rPr>
          <w:sz w:val="20"/>
        </w:rPr>
      </w:pPr>
      <w:r>
        <w:rPr>
          <w:noProof/>
          <w:sz w:val="20"/>
        </w:rPr>
        <mc:AlternateContent>
          <mc:Choice Requires="wpg">
            <w:drawing>
              <wp:inline distT="0" distB="0" distL="0" distR="0" wp14:anchorId="79A207A5" wp14:editId="3BE8DA39">
                <wp:extent cx="3575050" cy="3075940"/>
                <wp:effectExtent l="0" t="0" r="0" b="0"/>
                <wp:docPr id="8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8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CDED0" w14:textId="77777777" w:rsidR="001A7025" w:rsidRDefault="001A7025">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89"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4B739" w14:textId="77777777" w:rsidR="001A7025" w:rsidRDefault="001A7025">
                              <w:pPr>
                                <w:spacing w:line="199" w:lineRule="exact"/>
                                <w:rPr>
                                  <w:b/>
                                  <w:sz w:val="18"/>
                                </w:rPr>
                              </w:pPr>
                              <w:r>
                                <w:rPr>
                                  <w:b/>
                                  <w:sz w:val="18"/>
                                </w:rPr>
                                <w:t>Lab Information:</w:t>
                              </w:r>
                            </w:p>
                            <w:p w14:paraId="6CF5E131" w14:textId="77777777" w:rsidR="001A7025" w:rsidRDefault="001A7025">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90"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8763" w14:textId="77777777" w:rsidR="001A7025" w:rsidRDefault="001A7025">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91"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3A61C" w14:textId="77777777" w:rsidR="001A7025" w:rsidRDefault="001A7025">
                              <w:pPr>
                                <w:ind w:left="1865" w:right="737" w:hanging="418"/>
                                <w:rPr>
                                  <w:b/>
                                  <w:sz w:val="18"/>
                                </w:rPr>
                              </w:pPr>
                              <w:r>
                                <w:rPr>
                                  <w:b/>
                                  <w:sz w:val="18"/>
                                </w:rPr>
                                <w:t>KENAI WATERSHED FORUM Phone (907) 260-5449</w:t>
                              </w:r>
                            </w:p>
                            <w:p w14:paraId="0318798F" w14:textId="77777777" w:rsidR="001A7025" w:rsidRDefault="001A7025">
                              <w:pPr>
                                <w:spacing w:before="38"/>
                                <w:rPr>
                                  <w:b/>
                                  <w:sz w:val="18"/>
                                </w:rPr>
                              </w:pPr>
                              <w:r>
                                <w:rPr>
                                  <w:b/>
                                  <w:sz w:val="18"/>
                                </w:rPr>
                                <w:t>Field Information:</w:t>
                              </w:r>
                            </w:p>
                            <w:p w14:paraId="5CFC2050" w14:textId="77777777" w:rsidR="001A7025" w:rsidRDefault="001A7025">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1A7025" w:rsidRDefault="001A7025">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1A7025" w:rsidRDefault="001A7025">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1A7025" w:rsidRDefault="001A7025">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1A7025" w:rsidRDefault="001A7025">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79A207A5"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69ACDED0" w14:textId="77777777" w:rsidR="001A7025" w:rsidRDefault="001A7025">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4104B739" w14:textId="77777777" w:rsidR="001A7025" w:rsidRDefault="001A7025">
                        <w:pPr>
                          <w:spacing w:line="199" w:lineRule="exact"/>
                          <w:rPr>
                            <w:b/>
                            <w:sz w:val="18"/>
                          </w:rPr>
                        </w:pPr>
                        <w:r>
                          <w:rPr>
                            <w:b/>
                            <w:sz w:val="18"/>
                          </w:rPr>
                          <w:t>Lab Information:</w:t>
                        </w:r>
                      </w:p>
                      <w:p w14:paraId="6CF5E131" w14:textId="77777777" w:rsidR="001A7025" w:rsidRDefault="001A7025">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686C8763" w14:textId="77777777" w:rsidR="001A7025" w:rsidRDefault="001A7025">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6B53A61C" w14:textId="77777777" w:rsidR="001A7025" w:rsidRDefault="001A7025">
                        <w:pPr>
                          <w:ind w:left="1865" w:right="737" w:hanging="418"/>
                          <w:rPr>
                            <w:b/>
                            <w:sz w:val="18"/>
                          </w:rPr>
                        </w:pPr>
                        <w:r>
                          <w:rPr>
                            <w:b/>
                            <w:sz w:val="18"/>
                          </w:rPr>
                          <w:t>KENAI WATERSHED FORUM Phone (907) 260-5449</w:t>
                        </w:r>
                      </w:p>
                      <w:p w14:paraId="0318798F" w14:textId="77777777" w:rsidR="001A7025" w:rsidRDefault="001A7025">
                        <w:pPr>
                          <w:spacing w:before="38"/>
                          <w:rPr>
                            <w:b/>
                            <w:sz w:val="18"/>
                          </w:rPr>
                        </w:pPr>
                        <w:r>
                          <w:rPr>
                            <w:b/>
                            <w:sz w:val="18"/>
                          </w:rPr>
                          <w:t>Field Information:</w:t>
                        </w:r>
                      </w:p>
                      <w:p w14:paraId="5CFC2050" w14:textId="77777777" w:rsidR="001A7025" w:rsidRDefault="001A7025">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1A7025" w:rsidRDefault="001A7025">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1A7025" w:rsidRDefault="001A7025">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1A7025" w:rsidRDefault="001A7025">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1A7025" w:rsidRDefault="001A7025">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p w14:paraId="10D901D9" w14:textId="77777777" w:rsidR="000D14B5" w:rsidRDefault="0027779C">
      <w:pPr>
        <w:spacing w:before="152"/>
        <w:ind w:left="2389"/>
        <w:rPr>
          <w:b/>
          <w:sz w:val="24"/>
        </w:rPr>
      </w:pPr>
      <w:r>
        <w:rPr>
          <w:noProof/>
        </w:rPr>
        <mc:AlternateContent>
          <mc:Choice Requires="wps">
            <w:drawing>
              <wp:anchor distT="0" distB="0" distL="114300" distR="114300" simplePos="0" relativeHeight="251653120" behindDoc="1" locked="0" layoutInCell="1" allowOverlap="1" wp14:anchorId="6B91597E" wp14:editId="6F088EAD">
                <wp:simplePos x="0" y="0"/>
                <wp:positionH relativeFrom="page">
                  <wp:posOffset>2249170</wp:posOffset>
                </wp:positionH>
                <wp:positionV relativeFrom="paragraph">
                  <wp:posOffset>-375285</wp:posOffset>
                </wp:positionV>
                <wp:extent cx="1143000" cy="0"/>
                <wp:effectExtent l="0" t="0" r="0" b="0"/>
                <wp:wrapNone/>
                <wp:docPr id="8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F42CC" id="Line 36" o:spid="_x0000_s1026" style="position:absolute;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vY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8w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WG72B4CAABDBAAADgAAAAAAAAAAAAAAAAAuAgAAZHJzL2Uyb0RvYy54bWxQ&#10;SwECLQAUAAYACAAAACEAgN0UYeAAAAALAQAADwAAAAAAAAAAAAAAAAB4BAAAZHJzL2Rvd25yZXYu&#10;eG1sUEsFBgAAAAAEAAQA8wAAAIUFAAAAAA==&#10;" strokeweight=".36pt">
                <w10:wrap anchorx="page"/>
              </v:line>
            </w:pict>
          </mc:Fallback>
        </mc:AlternateContent>
      </w:r>
      <w:r w:rsidR="009748A5">
        <w:rPr>
          <w:b/>
          <w:sz w:val="24"/>
        </w:rPr>
        <w:t>Figure 4. Sample Container Label</w:t>
      </w:r>
    </w:p>
    <w:p w14:paraId="702893CE" w14:textId="77777777" w:rsidR="000D14B5" w:rsidRDefault="000D14B5">
      <w:pPr>
        <w:pStyle w:val="BodyText"/>
        <w:spacing w:before="3"/>
        <w:rPr>
          <w:b/>
        </w:rPr>
      </w:pPr>
    </w:p>
    <w:p w14:paraId="5FBB4BF5" w14:textId="24796C27" w:rsidR="000D14B5" w:rsidRDefault="009748A5">
      <w:pPr>
        <w:pStyle w:val="Heading1"/>
        <w:tabs>
          <w:tab w:val="left" w:pos="1407"/>
        </w:tabs>
        <w:spacing w:before="90" w:line="275" w:lineRule="exact"/>
      </w:pPr>
      <w:bookmarkStart w:id="159" w:name="B4._ANALYTICAL_METHODS_REQUIREMENTS"/>
      <w:bookmarkStart w:id="160" w:name="_Toc96073967"/>
      <w:bookmarkEnd w:id="159"/>
      <w:r>
        <w:t>B4.</w:t>
      </w:r>
      <w:r>
        <w:tab/>
        <w:t>ANALYTICAL METHODS</w:t>
      </w:r>
      <w:r>
        <w:rPr>
          <w:spacing w:val="-3"/>
        </w:rPr>
        <w:t xml:space="preserve"> </w:t>
      </w:r>
      <w:r>
        <w:t>REQUIREMENTS</w:t>
      </w:r>
      <w:bookmarkEnd w:id="160"/>
    </w:p>
    <w:p w14:paraId="2F5DD53D" w14:textId="77777777" w:rsidR="000D14B5" w:rsidRDefault="009748A5">
      <w:pPr>
        <w:pStyle w:val="BodyText"/>
        <w:ind w:left="687" w:right="402"/>
      </w:pPr>
      <w:r>
        <w:t xml:space="preserve">Monitoring shall be conducted in accordance with EPA-approved analytical procedures and in compliance with 40 CFR Part 136, </w:t>
      </w:r>
      <w:r>
        <w:rPr>
          <w:i/>
        </w:rPr>
        <w:t>Guidelines Establishing Test Procedures for Analysis of Pollutants</w:t>
      </w:r>
      <w:r>
        <w:t>. Documentation of methods used, along with precision and accuracy and detectability information is provided in Tables 1, 2, 3 and 4. For each sample collected, the method used is recorded in the data.</w:t>
      </w:r>
    </w:p>
    <w:p w14:paraId="3DCA59D4" w14:textId="77777777" w:rsidR="000D14B5" w:rsidRDefault="000D14B5">
      <w:pPr>
        <w:pStyle w:val="BodyText"/>
        <w:spacing w:before="11"/>
        <w:rPr>
          <w:sz w:val="23"/>
        </w:rPr>
      </w:pPr>
    </w:p>
    <w:p w14:paraId="16E4FD99" w14:textId="77777777" w:rsidR="000D14B5" w:rsidRDefault="009748A5">
      <w:pPr>
        <w:pStyle w:val="BodyText"/>
        <w:ind w:left="687" w:right="842"/>
      </w:pPr>
      <w:r>
        <w:t>Under direction of the Project Manager, project staff will ensure that all equipment and sampling kits used in the field and laboratories use EPA CWA approved methods. The project’s QA officer will verify that only EPA CWA approved methods (or in specific incidences ADEC DOW pre- approved methods) are used.</w:t>
      </w:r>
    </w:p>
    <w:p w14:paraId="69E1996A" w14:textId="77777777" w:rsidR="000D14B5" w:rsidRDefault="000D14B5">
      <w:pPr>
        <w:sectPr w:rsidR="000D14B5">
          <w:pgSz w:w="11900" w:h="16840"/>
          <w:pgMar w:top="1620" w:right="940" w:bottom="940" w:left="1040" w:header="929" w:footer="744" w:gutter="0"/>
          <w:cols w:space="720"/>
        </w:sectPr>
      </w:pPr>
    </w:p>
    <w:p w14:paraId="0EC7789D" w14:textId="19324D69" w:rsidR="000D14B5" w:rsidRDefault="009748A5">
      <w:pPr>
        <w:pStyle w:val="Heading2"/>
        <w:spacing w:before="91"/>
      </w:pPr>
      <w:bookmarkStart w:id="161" w:name="_Toc96073968"/>
      <w:r>
        <w:lastRenderedPageBreak/>
        <w:t>Agency Baseline</w:t>
      </w:r>
      <w:bookmarkEnd w:id="161"/>
    </w:p>
    <w:p w14:paraId="156AD13D" w14:textId="77777777" w:rsidR="000D14B5" w:rsidRDefault="009748A5">
      <w:pPr>
        <w:pStyle w:val="BodyText"/>
        <w:ind w:left="688" w:right="240"/>
      </w:pPr>
      <w:r>
        <w:t>Soldotna Wastewater Treatment Lab will analyze samples for Turbidity, Total Suspended Solids, conductivity, pH, and Fecal Coliforms. SGS will perform laboratory analysis of water quality beyond the capacity of the Soldotna Wastewater Treatment Plant. Their Quality Management Plan is on file with the ADEC QA Officer.</w:t>
      </w:r>
    </w:p>
    <w:p w14:paraId="3DE9DF76" w14:textId="77777777" w:rsidR="000D14B5" w:rsidRDefault="000D14B5">
      <w:pPr>
        <w:pStyle w:val="BodyText"/>
        <w:spacing w:before="1"/>
      </w:pPr>
    </w:p>
    <w:p w14:paraId="502E8496" w14:textId="592168EC" w:rsidR="000D14B5" w:rsidDel="007F6044" w:rsidRDefault="009748A5">
      <w:pPr>
        <w:pStyle w:val="Heading2"/>
        <w:spacing w:before="1"/>
        <w:rPr>
          <w:del w:id="162" w:author="Benjamin Meyer" w:date="2022-07-19T15:06:00Z"/>
        </w:rPr>
      </w:pPr>
      <w:bookmarkStart w:id="163" w:name="_Toc96073969"/>
      <w:del w:id="164" w:author="Benjamin Meyer" w:date="2022-07-19T15:06:00Z">
        <w:r w:rsidDel="007F6044">
          <w:delText>Metals Monitoring</w:delText>
        </w:r>
        <w:bookmarkEnd w:id="163"/>
      </w:del>
    </w:p>
    <w:p w14:paraId="23A15CB7" w14:textId="26DABBA3" w:rsidR="000D14B5" w:rsidDel="007F6044" w:rsidRDefault="009748A5">
      <w:pPr>
        <w:pStyle w:val="BodyText"/>
        <w:ind w:left="688" w:right="307"/>
        <w:rPr>
          <w:del w:id="165" w:author="Benjamin Meyer" w:date="2022-07-19T15:06:00Z"/>
        </w:rPr>
      </w:pPr>
      <w:del w:id="166" w:author="Benjamin Meyer" w:date="2022-07-19T15:06:00Z">
        <w:r w:rsidDel="007F6044">
          <w:delText>SGS will perform laboratory analysis of water quality. Their Quality Management Plan is on file with the ADEC QA Officer.</w:delText>
        </w:r>
      </w:del>
    </w:p>
    <w:p w14:paraId="006E9361" w14:textId="77777777" w:rsidR="000D14B5" w:rsidRDefault="000D14B5">
      <w:pPr>
        <w:pStyle w:val="BodyText"/>
        <w:spacing w:before="1"/>
      </w:pPr>
    </w:p>
    <w:p w14:paraId="2D189AE0" w14:textId="77777777" w:rsidR="000D14B5" w:rsidRDefault="009748A5">
      <w:pPr>
        <w:tabs>
          <w:tab w:val="left" w:pos="1407"/>
        </w:tabs>
        <w:spacing w:line="275" w:lineRule="exact"/>
        <w:ind w:left="688"/>
        <w:rPr>
          <w:b/>
          <w:sz w:val="24"/>
        </w:rPr>
      </w:pPr>
      <w:bookmarkStart w:id="167" w:name="B5._QUALITY_CONTROL_REQUIREMENTS"/>
      <w:bookmarkEnd w:id="167"/>
      <w:r>
        <w:rPr>
          <w:b/>
          <w:sz w:val="24"/>
        </w:rPr>
        <w:t>B5.</w:t>
      </w:r>
      <w:r>
        <w:rPr>
          <w:b/>
          <w:sz w:val="24"/>
        </w:rPr>
        <w:tab/>
        <w:t>QUALITY CONTROL</w:t>
      </w:r>
      <w:r>
        <w:rPr>
          <w:b/>
          <w:spacing w:val="-1"/>
          <w:sz w:val="24"/>
        </w:rPr>
        <w:t xml:space="preserve"> </w:t>
      </w:r>
      <w:r>
        <w:rPr>
          <w:b/>
          <w:sz w:val="24"/>
        </w:rPr>
        <w:t>REQUIREMENTS</w:t>
      </w:r>
    </w:p>
    <w:p w14:paraId="23FA446A" w14:textId="77777777" w:rsidR="000D14B5" w:rsidRDefault="009748A5">
      <w:pPr>
        <w:pStyle w:val="BodyText"/>
        <w:ind w:left="688" w:right="327"/>
      </w:pPr>
      <w:r>
        <w:t>Quality Control (QC) is the overall system of technical activities that measures the attributes and performance of a process, item, or service against defined standards to verify that they meet the monitoring project’s data quality objectives. This information is summarized in Tables 11 and 12.</w:t>
      </w:r>
    </w:p>
    <w:p w14:paraId="531F6EF6" w14:textId="77777777" w:rsidR="000D14B5" w:rsidRDefault="000D14B5">
      <w:pPr>
        <w:pStyle w:val="BodyText"/>
        <w:spacing w:before="1"/>
      </w:pPr>
    </w:p>
    <w:p w14:paraId="77F0AA65" w14:textId="05A2BBA8" w:rsidR="000D14B5" w:rsidRDefault="009748A5">
      <w:pPr>
        <w:pStyle w:val="Heading2"/>
        <w:tabs>
          <w:tab w:val="left" w:pos="1407"/>
        </w:tabs>
      </w:pPr>
      <w:bookmarkStart w:id="168" w:name="_Toc96073970"/>
      <w:r>
        <w:t>B.5.1</w:t>
      </w:r>
      <w:r>
        <w:tab/>
        <w:t>Field Quality Control (QC)</w:t>
      </w:r>
      <w:r>
        <w:rPr>
          <w:spacing w:val="-1"/>
        </w:rPr>
        <w:t xml:space="preserve"> </w:t>
      </w:r>
      <w:r>
        <w:t>Measures</w:t>
      </w:r>
      <w:bookmarkEnd w:id="168"/>
    </w:p>
    <w:p w14:paraId="66C5D0BC" w14:textId="77777777" w:rsidR="000D14B5" w:rsidRDefault="009748A5">
      <w:pPr>
        <w:pStyle w:val="BodyText"/>
        <w:spacing w:line="275" w:lineRule="exact"/>
        <w:ind w:left="688"/>
      </w:pPr>
      <w:r>
        <w:t>QC measures in the field include but are not limited to:</w:t>
      </w:r>
    </w:p>
    <w:p w14:paraId="4DE5B9CD" w14:textId="77777777" w:rsidR="000D14B5" w:rsidRDefault="009748A5">
      <w:pPr>
        <w:pStyle w:val="ListParagraph"/>
        <w:numPr>
          <w:ilvl w:val="2"/>
          <w:numId w:val="25"/>
        </w:numPr>
        <w:tabs>
          <w:tab w:val="left" w:pos="958"/>
        </w:tabs>
        <w:spacing w:before="1"/>
        <w:ind w:left="958" w:right="564" w:hanging="288"/>
        <w:rPr>
          <w:sz w:val="24"/>
        </w:rPr>
      </w:pPr>
      <w:r>
        <w:rPr>
          <w:sz w:val="24"/>
        </w:rPr>
        <w:t>Adherence to documented procedures and the comprehensive documentation of sample collection information included in the field data</w:t>
      </w:r>
      <w:r>
        <w:rPr>
          <w:spacing w:val="-7"/>
          <w:sz w:val="24"/>
        </w:rPr>
        <w:t xml:space="preserve"> </w:t>
      </w:r>
      <w:r>
        <w:rPr>
          <w:sz w:val="24"/>
        </w:rPr>
        <w:t>sheets.</w:t>
      </w:r>
    </w:p>
    <w:p w14:paraId="0115D0D5" w14:textId="77777777" w:rsidR="000D14B5" w:rsidRDefault="009748A5">
      <w:pPr>
        <w:pStyle w:val="ListParagraph"/>
        <w:numPr>
          <w:ilvl w:val="2"/>
          <w:numId w:val="25"/>
        </w:numPr>
        <w:tabs>
          <w:tab w:val="left" w:pos="958"/>
        </w:tabs>
        <w:ind w:left="958" w:right="624" w:hanging="288"/>
        <w:rPr>
          <w:sz w:val="24"/>
        </w:rPr>
      </w:pPr>
      <w:r>
        <w:rPr>
          <w:sz w:val="24"/>
        </w:rPr>
        <w:t>A rigidly enforced chain-of-custody program will ensure sample integrity and identification. The chain-of-custody procedure documents the handling of each sample from the time the sample was collected to the arrival of the sample at the</w:t>
      </w:r>
      <w:r>
        <w:rPr>
          <w:spacing w:val="-16"/>
          <w:sz w:val="24"/>
        </w:rPr>
        <w:t xml:space="preserve"> </w:t>
      </w:r>
      <w:r>
        <w:rPr>
          <w:sz w:val="24"/>
        </w:rPr>
        <w:t>laboratory.</w:t>
      </w:r>
    </w:p>
    <w:p w14:paraId="3CF9294F" w14:textId="77777777" w:rsidR="000D14B5" w:rsidRDefault="009748A5">
      <w:pPr>
        <w:pStyle w:val="ListParagraph"/>
        <w:numPr>
          <w:ilvl w:val="2"/>
          <w:numId w:val="25"/>
        </w:numPr>
        <w:tabs>
          <w:tab w:val="left" w:pos="958"/>
        </w:tabs>
        <w:spacing w:before="118"/>
        <w:ind w:left="958" w:hanging="288"/>
        <w:rPr>
          <w:sz w:val="24"/>
        </w:rPr>
      </w:pPr>
      <w:r>
        <w:rPr>
          <w:sz w:val="24"/>
        </w:rPr>
        <w:t>Proper cleaning of sample containers and sampling</w:t>
      </w:r>
      <w:r>
        <w:rPr>
          <w:spacing w:val="-4"/>
          <w:sz w:val="24"/>
        </w:rPr>
        <w:t xml:space="preserve"> </w:t>
      </w:r>
      <w:r>
        <w:rPr>
          <w:sz w:val="24"/>
        </w:rPr>
        <w:t>equipment.</w:t>
      </w:r>
    </w:p>
    <w:p w14:paraId="3DB2A2CD" w14:textId="77777777" w:rsidR="000D14B5" w:rsidRDefault="009748A5">
      <w:pPr>
        <w:pStyle w:val="ListParagraph"/>
        <w:numPr>
          <w:ilvl w:val="2"/>
          <w:numId w:val="25"/>
        </w:numPr>
        <w:tabs>
          <w:tab w:val="left" w:pos="958"/>
        </w:tabs>
        <w:spacing w:before="120"/>
        <w:ind w:left="958" w:right="810" w:hanging="288"/>
        <w:rPr>
          <w:sz w:val="24"/>
        </w:rPr>
      </w:pPr>
      <w:r>
        <w:rPr>
          <w:sz w:val="24"/>
        </w:rPr>
        <w:t>Maintenance, cleaning and calibration of field equipment/kits per the manufacturer’s and/or laboratory’s specification, and field</w:t>
      </w:r>
      <w:r>
        <w:rPr>
          <w:spacing w:val="-4"/>
          <w:sz w:val="24"/>
        </w:rPr>
        <w:t xml:space="preserve"> </w:t>
      </w:r>
      <w:r>
        <w:rPr>
          <w:sz w:val="24"/>
        </w:rPr>
        <w:t>SOPs.</w:t>
      </w:r>
    </w:p>
    <w:p w14:paraId="091C7562" w14:textId="77777777" w:rsidR="000D14B5" w:rsidRDefault="009748A5">
      <w:pPr>
        <w:pStyle w:val="ListParagraph"/>
        <w:numPr>
          <w:ilvl w:val="2"/>
          <w:numId w:val="25"/>
        </w:numPr>
        <w:tabs>
          <w:tab w:val="left" w:pos="958"/>
        </w:tabs>
        <w:spacing w:line="292" w:lineRule="exact"/>
        <w:ind w:left="958" w:hanging="288"/>
        <w:rPr>
          <w:sz w:val="24"/>
        </w:rPr>
      </w:pPr>
      <w:r>
        <w:rPr>
          <w:sz w:val="24"/>
        </w:rPr>
        <w:t>Chemical reagents and standard reference materials used prior to expiration</w:t>
      </w:r>
      <w:r>
        <w:rPr>
          <w:spacing w:val="-9"/>
          <w:sz w:val="24"/>
        </w:rPr>
        <w:t xml:space="preserve"> </w:t>
      </w:r>
      <w:r>
        <w:rPr>
          <w:sz w:val="24"/>
        </w:rPr>
        <w:t>dates.</w:t>
      </w:r>
    </w:p>
    <w:p w14:paraId="23CFDB17" w14:textId="77777777" w:rsidR="000D14B5" w:rsidRDefault="009748A5">
      <w:pPr>
        <w:pStyle w:val="ListParagraph"/>
        <w:numPr>
          <w:ilvl w:val="2"/>
          <w:numId w:val="25"/>
        </w:numPr>
        <w:tabs>
          <w:tab w:val="left" w:pos="958"/>
        </w:tabs>
        <w:ind w:left="958" w:right="497" w:hanging="288"/>
        <w:rPr>
          <w:sz w:val="24"/>
        </w:rPr>
      </w:pPr>
      <w:r>
        <w:rPr>
          <w:sz w:val="24"/>
        </w:rPr>
        <w:t>Ensuring that field sample collection containers seals remain unbroken until sampling is conducted.</w:t>
      </w:r>
    </w:p>
    <w:p w14:paraId="7814B474" w14:textId="77777777" w:rsidR="000D14B5" w:rsidRDefault="009748A5">
      <w:pPr>
        <w:pStyle w:val="ListParagraph"/>
        <w:numPr>
          <w:ilvl w:val="2"/>
          <w:numId w:val="25"/>
        </w:numPr>
        <w:tabs>
          <w:tab w:val="left" w:pos="958"/>
        </w:tabs>
        <w:spacing w:line="293" w:lineRule="exact"/>
        <w:ind w:left="958" w:hanging="288"/>
        <w:rPr>
          <w:sz w:val="24"/>
        </w:rPr>
      </w:pPr>
      <w:r>
        <w:rPr>
          <w:sz w:val="24"/>
        </w:rPr>
        <w:t>Proper field sample collection and analysis</w:t>
      </w:r>
      <w:r>
        <w:rPr>
          <w:spacing w:val="-7"/>
          <w:sz w:val="24"/>
        </w:rPr>
        <w:t xml:space="preserve"> </w:t>
      </w:r>
      <w:r>
        <w:rPr>
          <w:sz w:val="24"/>
        </w:rPr>
        <w:t>techniques.</w:t>
      </w:r>
    </w:p>
    <w:p w14:paraId="4D5BC1B2" w14:textId="77777777" w:rsidR="000D14B5" w:rsidRDefault="009748A5">
      <w:pPr>
        <w:pStyle w:val="ListParagraph"/>
        <w:numPr>
          <w:ilvl w:val="2"/>
          <w:numId w:val="25"/>
        </w:numPr>
        <w:tabs>
          <w:tab w:val="left" w:pos="958"/>
        </w:tabs>
        <w:spacing w:line="293" w:lineRule="exact"/>
        <w:ind w:left="958" w:hanging="288"/>
        <w:rPr>
          <w:sz w:val="24"/>
        </w:rPr>
      </w:pPr>
      <w:r>
        <w:rPr>
          <w:sz w:val="24"/>
        </w:rPr>
        <w:t>Correct sample labeling and data</w:t>
      </w:r>
      <w:r>
        <w:rPr>
          <w:spacing w:val="-3"/>
          <w:sz w:val="24"/>
        </w:rPr>
        <w:t xml:space="preserve"> </w:t>
      </w:r>
      <w:r>
        <w:rPr>
          <w:sz w:val="24"/>
        </w:rPr>
        <w:t>entry.</w:t>
      </w:r>
    </w:p>
    <w:p w14:paraId="5422B7BC" w14:textId="77777777" w:rsidR="000D14B5" w:rsidRDefault="009748A5">
      <w:pPr>
        <w:pStyle w:val="ListParagraph"/>
        <w:numPr>
          <w:ilvl w:val="2"/>
          <w:numId w:val="25"/>
        </w:numPr>
        <w:tabs>
          <w:tab w:val="left" w:pos="958"/>
        </w:tabs>
        <w:spacing w:line="293" w:lineRule="exact"/>
        <w:ind w:left="958" w:hanging="288"/>
        <w:rPr>
          <w:sz w:val="24"/>
        </w:rPr>
      </w:pPr>
      <w:r>
        <w:rPr>
          <w:sz w:val="24"/>
        </w:rPr>
        <w:t>Proper sample handling and shipping/transport</w:t>
      </w:r>
      <w:r>
        <w:rPr>
          <w:spacing w:val="-3"/>
          <w:sz w:val="24"/>
        </w:rPr>
        <w:t xml:space="preserve"> </w:t>
      </w:r>
      <w:r>
        <w:rPr>
          <w:sz w:val="24"/>
        </w:rPr>
        <w:t>techniques.</w:t>
      </w:r>
    </w:p>
    <w:p w14:paraId="52EF7A9E" w14:textId="77777777" w:rsidR="000D14B5" w:rsidRDefault="009748A5">
      <w:pPr>
        <w:pStyle w:val="ListParagraph"/>
        <w:numPr>
          <w:ilvl w:val="2"/>
          <w:numId w:val="25"/>
        </w:numPr>
        <w:tabs>
          <w:tab w:val="left" w:pos="958"/>
        </w:tabs>
        <w:ind w:left="958" w:right="296" w:hanging="288"/>
        <w:jc w:val="both"/>
        <w:rPr>
          <w:sz w:val="24"/>
        </w:rPr>
      </w:pPr>
      <w:r>
        <w:rPr>
          <w:sz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 rotated among the 7 teams of</w:t>
      </w:r>
      <w:r>
        <w:rPr>
          <w:spacing w:val="-3"/>
          <w:sz w:val="24"/>
        </w:rPr>
        <w:t xml:space="preserve"> </w:t>
      </w:r>
      <w:r>
        <w:rPr>
          <w:sz w:val="24"/>
        </w:rPr>
        <w:t>monitors.</w:t>
      </w:r>
    </w:p>
    <w:p w14:paraId="483FD8A3" w14:textId="77777777" w:rsidR="000D14B5" w:rsidRDefault="009748A5">
      <w:pPr>
        <w:pStyle w:val="ListParagraph"/>
        <w:numPr>
          <w:ilvl w:val="2"/>
          <w:numId w:val="25"/>
        </w:numPr>
        <w:tabs>
          <w:tab w:val="left" w:pos="958"/>
        </w:tabs>
        <w:ind w:left="958" w:right="622" w:hanging="288"/>
        <w:rPr>
          <w:sz w:val="24"/>
        </w:rPr>
      </w:pPr>
      <w:r>
        <w:rPr>
          <w:sz w:val="24"/>
        </w:rPr>
        <w:t>Field replicate measurements. 10% of the instrument multi-day deployments are duplicated using two instruments side by side. Comparison of the two data sets is to be reported in an annual summary to demonstrate</w:t>
      </w:r>
      <w:r>
        <w:rPr>
          <w:spacing w:val="-3"/>
          <w:sz w:val="24"/>
        </w:rPr>
        <w:t xml:space="preserve"> </w:t>
      </w:r>
      <w:r>
        <w:rPr>
          <w:sz w:val="24"/>
        </w:rPr>
        <w:t>comparability.</w:t>
      </w:r>
    </w:p>
    <w:p w14:paraId="5466CBDE" w14:textId="77777777" w:rsidR="000D14B5" w:rsidRDefault="000D14B5">
      <w:pPr>
        <w:rPr>
          <w:sz w:val="24"/>
        </w:rPr>
        <w:sectPr w:rsidR="000D14B5">
          <w:pgSz w:w="11900" w:h="16840"/>
          <w:pgMar w:top="1620" w:right="940" w:bottom="940" w:left="1040" w:header="929" w:footer="744" w:gutter="0"/>
          <w:cols w:space="720"/>
        </w:sectPr>
      </w:pPr>
    </w:p>
    <w:p w14:paraId="06A7D7A6" w14:textId="77777777" w:rsidR="000D14B5" w:rsidRDefault="009748A5">
      <w:pPr>
        <w:spacing w:before="91"/>
        <w:ind w:left="688" w:right="337"/>
        <w:rPr>
          <w:b/>
          <w:sz w:val="24"/>
        </w:rPr>
      </w:pPr>
      <w:bookmarkStart w:id="169" w:name="_bookmark22"/>
      <w:bookmarkEnd w:id="169"/>
      <w:r>
        <w:rPr>
          <w:b/>
          <w:sz w:val="24"/>
        </w:rPr>
        <w:lastRenderedPageBreak/>
        <w:t>Table 9. Field Quality Control Samples. Table contains information for Hydrolabs and stream temperature monitoring for general reference.</w:t>
      </w:r>
    </w:p>
    <w:p w14:paraId="7008A02B" w14:textId="77777777" w:rsidR="000D14B5" w:rsidRDefault="000D14B5">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ED325C9" w14:textId="77777777">
        <w:trPr>
          <w:trHeight w:val="1124"/>
        </w:trPr>
        <w:tc>
          <w:tcPr>
            <w:tcW w:w="2796" w:type="dxa"/>
            <w:tcBorders>
              <w:right w:val="single" w:sz="4" w:space="0" w:color="000000"/>
            </w:tcBorders>
            <w:shd w:val="clear" w:color="auto" w:fill="D9D9D9"/>
          </w:tcPr>
          <w:p w14:paraId="15F5798D" w14:textId="77777777" w:rsidR="000D14B5" w:rsidRDefault="000D14B5">
            <w:pPr>
              <w:pStyle w:val="TableParagraph"/>
              <w:rPr>
                <w:b/>
                <w:sz w:val="28"/>
              </w:rPr>
            </w:pPr>
          </w:p>
          <w:p w14:paraId="0544C74E" w14:textId="77777777" w:rsidR="000D14B5" w:rsidRDefault="009748A5">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3A9EADD7" w14:textId="77777777" w:rsidR="000D14B5" w:rsidRDefault="000D14B5">
            <w:pPr>
              <w:pStyle w:val="TableParagraph"/>
              <w:rPr>
                <w:b/>
                <w:sz w:val="28"/>
              </w:rPr>
            </w:pPr>
          </w:p>
          <w:p w14:paraId="747FD4EA"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6717FD9B" w14:textId="77777777" w:rsidR="000D14B5" w:rsidRDefault="009748A5">
            <w:pPr>
              <w:pStyle w:val="TableParagraph"/>
              <w:spacing w:before="195"/>
              <w:ind w:left="154" w:right="128"/>
              <w:jc w:val="center"/>
              <w:rPr>
                <w:b/>
              </w:rPr>
            </w:pPr>
            <w:r>
              <w:rPr>
                <w:b/>
              </w:rPr>
              <w:t>Frequency of      Occurrence</w:t>
            </w:r>
          </w:p>
        </w:tc>
        <w:tc>
          <w:tcPr>
            <w:tcW w:w="2328" w:type="dxa"/>
            <w:shd w:val="clear" w:color="auto" w:fill="D9D9D9"/>
          </w:tcPr>
          <w:p w14:paraId="1E691307" w14:textId="77777777" w:rsidR="000D14B5" w:rsidRDefault="000D14B5">
            <w:pPr>
              <w:pStyle w:val="TableParagraph"/>
              <w:rPr>
                <w:b/>
                <w:sz w:val="28"/>
              </w:rPr>
            </w:pPr>
          </w:p>
          <w:p w14:paraId="400BC6B7" w14:textId="77777777" w:rsidR="000D14B5" w:rsidRDefault="009748A5">
            <w:pPr>
              <w:pStyle w:val="TableParagraph"/>
              <w:ind w:left="452" w:right="393" w:hanging="18"/>
              <w:rPr>
                <w:b/>
              </w:rPr>
            </w:pPr>
            <w:r>
              <w:rPr>
                <w:b/>
              </w:rPr>
              <w:t>QC Acceptance Criteria Limits</w:t>
            </w:r>
          </w:p>
        </w:tc>
      </w:tr>
      <w:tr w:rsidR="000D14B5" w14:paraId="7787BB0C" w14:textId="77777777">
        <w:trPr>
          <w:trHeight w:val="460"/>
        </w:trPr>
        <w:tc>
          <w:tcPr>
            <w:tcW w:w="2796" w:type="dxa"/>
            <w:vMerge w:val="restart"/>
            <w:tcBorders>
              <w:bottom w:val="single" w:sz="4" w:space="0" w:color="000000"/>
              <w:right w:val="single" w:sz="4" w:space="0" w:color="000000"/>
            </w:tcBorders>
          </w:tcPr>
          <w:p w14:paraId="255D588D" w14:textId="77777777" w:rsidR="000D14B5" w:rsidRDefault="000D14B5">
            <w:pPr>
              <w:pStyle w:val="TableParagraph"/>
              <w:spacing w:before="3"/>
              <w:rPr>
                <w:b/>
                <w:sz w:val="24"/>
              </w:rPr>
            </w:pPr>
          </w:p>
          <w:p w14:paraId="091AEC79" w14:textId="77777777" w:rsidR="000D14B5" w:rsidRDefault="009748A5">
            <w:pPr>
              <w:pStyle w:val="TableParagraph"/>
              <w:ind w:left="622"/>
              <w:rPr>
                <w:sz w:val="20"/>
              </w:rPr>
            </w:pPr>
            <w:r>
              <w:rPr>
                <w:sz w:val="20"/>
              </w:rPr>
              <w:t>Temperature Blank</w:t>
            </w:r>
          </w:p>
        </w:tc>
        <w:tc>
          <w:tcPr>
            <w:tcW w:w="2514" w:type="dxa"/>
            <w:tcBorders>
              <w:left w:val="single" w:sz="4" w:space="0" w:color="000000"/>
              <w:right w:val="single" w:sz="4" w:space="0" w:color="000000"/>
            </w:tcBorders>
          </w:tcPr>
          <w:p w14:paraId="68EE89DD" w14:textId="77777777" w:rsidR="000D14B5" w:rsidRDefault="009748A5">
            <w:pPr>
              <w:pStyle w:val="TableParagraph"/>
              <w:spacing w:before="11" w:line="230" w:lineRule="exact"/>
              <w:ind w:left="111" w:right="94"/>
              <w:jc w:val="center"/>
              <w:rPr>
                <w:sz w:val="20"/>
              </w:rPr>
            </w:pPr>
            <w:r>
              <w:rPr>
                <w:sz w:val="20"/>
              </w:rPr>
              <w:t>BTEX, P (Total),</w:t>
            </w:r>
          </w:p>
          <w:p w14:paraId="222BCE0F" w14:textId="77777777" w:rsidR="000D14B5" w:rsidRDefault="009748A5">
            <w:pPr>
              <w:pStyle w:val="TableParagraph"/>
              <w:spacing w:line="200" w:lineRule="exact"/>
              <w:ind w:left="112" w:right="94"/>
              <w:jc w:val="center"/>
              <w:rPr>
                <w:sz w:val="20"/>
              </w:rPr>
            </w:pPr>
            <w:r>
              <w:rPr>
                <w:sz w:val="20"/>
              </w:rPr>
              <w:t>NO</w:t>
            </w:r>
            <w:r>
              <w:rPr>
                <w:sz w:val="20"/>
                <w:vertAlign w:val="subscript"/>
              </w:rPr>
              <w:t>3</w:t>
            </w:r>
            <w:r>
              <w:rPr>
                <w:sz w:val="20"/>
              </w:rPr>
              <w:t>+NO</w:t>
            </w:r>
            <w:r>
              <w:rPr>
                <w:sz w:val="20"/>
                <w:vertAlign w:val="subscript"/>
              </w:rPr>
              <w:t>2</w:t>
            </w:r>
            <w:r>
              <w:rPr>
                <w:sz w:val="20"/>
              </w:rPr>
              <w:t>, TSS, Turbidity</w:t>
            </w:r>
          </w:p>
        </w:tc>
        <w:tc>
          <w:tcPr>
            <w:tcW w:w="1399" w:type="dxa"/>
            <w:tcBorders>
              <w:left w:val="single" w:sz="4" w:space="0" w:color="000000"/>
              <w:right w:val="single" w:sz="4" w:space="0" w:color="000000"/>
            </w:tcBorders>
          </w:tcPr>
          <w:p w14:paraId="058CE913" w14:textId="77777777" w:rsidR="000D14B5" w:rsidRDefault="009748A5">
            <w:pPr>
              <w:pStyle w:val="TableParagraph"/>
              <w:spacing w:before="13" w:line="230" w:lineRule="exact"/>
              <w:ind w:left="503" w:right="143" w:hanging="322"/>
              <w:rPr>
                <w:sz w:val="20"/>
              </w:rPr>
            </w:pPr>
            <w:r>
              <w:rPr>
                <w:sz w:val="20"/>
              </w:rPr>
              <w:t>1/cooler/ship ment</w:t>
            </w:r>
          </w:p>
        </w:tc>
        <w:tc>
          <w:tcPr>
            <w:tcW w:w="2328" w:type="dxa"/>
            <w:tcBorders>
              <w:left w:val="single" w:sz="4" w:space="0" w:color="000000"/>
            </w:tcBorders>
          </w:tcPr>
          <w:p w14:paraId="09D6264B" w14:textId="77777777" w:rsidR="000D14B5" w:rsidRDefault="009748A5">
            <w:pPr>
              <w:pStyle w:val="TableParagraph"/>
              <w:spacing w:before="126"/>
              <w:ind w:left="932"/>
              <w:rPr>
                <w:sz w:val="20"/>
              </w:rPr>
            </w:pPr>
            <w:r>
              <w:rPr>
                <w:sz w:val="20"/>
              </w:rPr>
              <w:t>≤ 6°C</w:t>
            </w:r>
          </w:p>
        </w:tc>
      </w:tr>
      <w:tr w:rsidR="000D14B5" w14:paraId="788EE422" w14:textId="77777777">
        <w:trPr>
          <w:trHeight w:val="275"/>
        </w:trPr>
        <w:tc>
          <w:tcPr>
            <w:tcW w:w="2796" w:type="dxa"/>
            <w:vMerge/>
            <w:tcBorders>
              <w:top w:val="nil"/>
              <w:bottom w:val="single" w:sz="4" w:space="0" w:color="000000"/>
              <w:right w:val="single" w:sz="4" w:space="0" w:color="000000"/>
            </w:tcBorders>
          </w:tcPr>
          <w:p w14:paraId="2D1FB738"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34C49C90" w14:textId="77777777" w:rsidR="000D14B5" w:rsidRDefault="009748A5">
            <w:pPr>
              <w:pStyle w:val="TableParagraph"/>
              <w:spacing w:before="26" w:line="229" w:lineRule="exact"/>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75B70325" w14:textId="77777777" w:rsidR="000D14B5" w:rsidRDefault="000D14B5">
            <w:pPr>
              <w:pStyle w:val="TableParagraph"/>
              <w:rPr>
                <w:sz w:val="20"/>
              </w:rPr>
            </w:pPr>
          </w:p>
        </w:tc>
        <w:tc>
          <w:tcPr>
            <w:tcW w:w="2328" w:type="dxa"/>
            <w:tcBorders>
              <w:left w:val="single" w:sz="4" w:space="0" w:color="000000"/>
              <w:bottom w:val="single" w:sz="4" w:space="0" w:color="000000"/>
            </w:tcBorders>
          </w:tcPr>
          <w:p w14:paraId="0900A38C" w14:textId="77777777" w:rsidR="000D14B5" w:rsidRDefault="009748A5">
            <w:pPr>
              <w:pStyle w:val="TableParagraph"/>
              <w:spacing w:before="26" w:line="229" w:lineRule="exact"/>
              <w:ind w:left="882"/>
              <w:rPr>
                <w:sz w:val="20"/>
              </w:rPr>
            </w:pPr>
            <w:r>
              <w:rPr>
                <w:sz w:val="20"/>
              </w:rPr>
              <w:t>≤ 10°C</w:t>
            </w:r>
          </w:p>
        </w:tc>
      </w:tr>
      <w:tr w:rsidR="000D14B5" w14:paraId="20B9DF87" w14:textId="77777777">
        <w:trPr>
          <w:trHeight w:val="459"/>
        </w:trPr>
        <w:tc>
          <w:tcPr>
            <w:tcW w:w="2796" w:type="dxa"/>
            <w:tcBorders>
              <w:top w:val="single" w:sz="4" w:space="0" w:color="000000"/>
              <w:bottom w:val="single" w:sz="4" w:space="0" w:color="000000"/>
              <w:right w:val="single" w:sz="4" w:space="0" w:color="000000"/>
            </w:tcBorders>
          </w:tcPr>
          <w:p w14:paraId="1CD2E7FC" w14:textId="77777777" w:rsidR="000D14B5" w:rsidRDefault="009748A5">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621A7D4B" w14:textId="77777777" w:rsidR="000D14B5" w:rsidRDefault="009748A5">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2D45A2C7" w14:textId="77777777" w:rsidR="000D14B5" w:rsidRDefault="009748A5">
            <w:pPr>
              <w:pStyle w:val="TableParagraph"/>
              <w:spacing w:before="10" w:line="230" w:lineRule="atLeast"/>
              <w:ind w:left="503" w:right="143" w:hanging="322"/>
              <w:rPr>
                <w:sz w:val="20"/>
              </w:rPr>
            </w:pPr>
            <w:r>
              <w:rPr>
                <w:sz w:val="20"/>
              </w:rPr>
              <w:t>1/cooler/ship ment</w:t>
            </w:r>
          </w:p>
        </w:tc>
        <w:tc>
          <w:tcPr>
            <w:tcW w:w="2328" w:type="dxa"/>
            <w:tcBorders>
              <w:top w:val="single" w:sz="4" w:space="0" w:color="000000"/>
              <w:left w:val="single" w:sz="4" w:space="0" w:color="000000"/>
              <w:bottom w:val="single" w:sz="4" w:space="0" w:color="000000"/>
            </w:tcBorders>
          </w:tcPr>
          <w:p w14:paraId="638281C9" w14:textId="77777777" w:rsidR="000D14B5" w:rsidRDefault="009748A5">
            <w:pPr>
              <w:pStyle w:val="TableParagraph"/>
              <w:spacing w:before="10" w:line="230" w:lineRule="atLeast"/>
              <w:ind w:left="1118" w:right="98" w:hanging="977"/>
              <w:rPr>
                <w:sz w:val="20"/>
              </w:rPr>
            </w:pPr>
            <w:r>
              <w:rPr>
                <w:sz w:val="20"/>
              </w:rPr>
              <w:t>≤ BTEX MDL (see Table 2</w:t>
            </w:r>
          </w:p>
        </w:tc>
      </w:tr>
      <w:tr w:rsidR="000D14B5" w14:paraId="0E768A14" w14:textId="77777777">
        <w:trPr>
          <w:trHeight w:val="1829"/>
        </w:trPr>
        <w:tc>
          <w:tcPr>
            <w:tcW w:w="2796" w:type="dxa"/>
            <w:tcBorders>
              <w:top w:val="single" w:sz="4" w:space="0" w:color="000000"/>
              <w:bottom w:val="single" w:sz="4" w:space="0" w:color="000000"/>
              <w:right w:val="single" w:sz="4" w:space="0" w:color="000000"/>
            </w:tcBorders>
          </w:tcPr>
          <w:p w14:paraId="15C0F9EA" w14:textId="77777777" w:rsidR="000D14B5" w:rsidRDefault="000D14B5">
            <w:pPr>
              <w:pStyle w:val="TableParagraph"/>
              <w:rPr>
                <w:b/>
              </w:rPr>
            </w:pPr>
          </w:p>
          <w:p w14:paraId="27403E81" w14:textId="77777777" w:rsidR="000D14B5" w:rsidRDefault="000D14B5">
            <w:pPr>
              <w:pStyle w:val="TableParagraph"/>
              <w:rPr>
                <w:b/>
              </w:rPr>
            </w:pPr>
          </w:p>
          <w:p w14:paraId="66AAB30D" w14:textId="77777777" w:rsidR="000D14B5" w:rsidRDefault="000D14B5">
            <w:pPr>
              <w:pStyle w:val="TableParagraph"/>
              <w:rPr>
                <w:b/>
                <w:sz w:val="26"/>
              </w:rPr>
            </w:pPr>
          </w:p>
          <w:p w14:paraId="3DA3F1E8" w14:textId="77777777" w:rsidR="000D14B5" w:rsidRDefault="009748A5">
            <w:pPr>
              <w:pStyle w:val="TableParagraph"/>
              <w:ind w:right="146"/>
              <w:jc w:val="right"/>
              <w:rPr>
                <w:sz w:val="20"/>
              </w:rPr>
            </w:pPr>
            <w:r>
              <w:rPr>
                <w:sz w:val="20"/>
                <w:vertAlign w:val="superscript"/>
              </w:rPr>
              <w:t>a</w:t>
            </w: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5584389B" w14:textId="77777777" w:rsidR="000D14B5" w:rsidRDefault="009748A5">
            <w:pPr>
              <w:pStyle w:val="TableParagraph"/>
              <w:spacing w:before="2" w:line="237" w:lineRule="auto"/>
              <w:ind w:left="113" w:right="94"/>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C7C7EA8" w14:textId="77777777" w:rsidR="000D14B5" w:rsidRDefault="009748A5">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5F13BF88" w14:textId="77777777" w:rsidR="000D14B5" w:rsidRDefault="009748A5">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3A7AFB5" w14:textId="77777777" w:rsidR="000D14B5" w:rsidRDefault="000D14B5">
            <w:pPr>
              <w:pStyle w:val="TableParagraph"/>
              <w:rPr>
                <w:b/>
              </w:rPr>
            </w:pPr>
          </w:p>
          <w:p w14:paraId="230C6A6D" w14:textId="77777777" w:rsidR="000D14B5" w:rsidRDefault="000D14B5">
            <w:pPr>
              <w:pStyle w:val="TableParagraph"/>
              <w:rPr>
                <w:b/>
                <w:sz w:val="28"/>
              </w:rPr>
            </w:pPr>
          </w:p>
          <w:p w14:paraId="2E5BAFDD"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5E069C48" w14:textId="77777777">
        <w:trPr>
          <w:trHeight w:val="1832"/>
        </w:trPr>
        <w:tc>
          <w:tcPr>
            <w:tcW w:w="2796" w:type="dxa"/>
            <w:tcBorders>
              <w:top w:val="single" w:sz="4" w:space="0" w:color="000000"/>
              <w:bottom w:val="single" w:sz="4" w:space="0" w:color="000000"/>
              <w:right w:val="single" w:sz="4" w:space="0" w:color="000000"/>
            </w:tcBorders>
          </w:tcPr>
          <w:p w14:paraId="749BDE1B" w14:textId="77777777" w:rsidR="000D14B5" w:rsidRDefault="000D14B5">
            <w:pPr>
              <w:pStyle w:val="TableParagraph"/>
              <w:rPr>
                <w:b/>
              </w:rPr>
            </w:pPr>
          </w:p>
          <w:p w14:paraId="1AA49E88" w14:textId="77777777" w:rsidR="000D14B5" w:rsidRDefault="000D14B5">
            <w:pPr>
              <w:pStyle w:val="TableParagraph"/>
              <w:rPr>
                <w:b/>
              </w:rPr>
            </w:pPr>
          </w:p>
          <w:p w14:paraId="38629076" w14:textId="77777777" w:rsidR="000D14B5" w:rsidRDefault="000D14B5">
            <w:pPr>
              <w:pStyle w:val="TableParagraph"/>
              <w:spacing w:before="3"/>
              <w:rPr>
                <w:b/>
                <w:sz w:val="26"/>
              </w:rPr>
            </w:pPr>
          </w:p>
          <w:p w14:paraId="384CDC87" w14:textId="77777777" w:rsidR="000D14B5" w:rsidRDefault="009748A5">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77B502D4" w14:textId="77777777" w:rsidR="000D14B5" w:rsidRDefault="000D14B5">
            <w:pPr>
              <w:pStyle w:val="TableParagraph"/>
              <w:rPr>
                <w:b/>
              </w:rPr>
            </w:pPr>
          </w:p>
          <w:p w14:paraId="763A6C68" w14:textId="77777777" w:rsidR="000D14B5" w:rsidRDefault="000D14B5">
            <w:pPr>
              <w:pStyle w:val="TableParagraph"/>
              <w:spacing w:before="2"/>
              <w:rPr>
                <w:b/>
                <w:sz w:val="28"/>
              </w:rPr>
            </w:pPr>
          </w:p>
          <w:p w14:paraId="3A5DD97A" w14:textId="77777777" w:rsidR="000D14B5" w:rsidRDefault="009748A5">
            <w:pPr>
              <w:pStyle w:val="TableParagraph"/>
              <w:ind w:left="159" w:right="137" w:hanging="3"/>
              <w:jc w:val="center"/>
              <w:rPr>
                <w:sz w:val="20"/>
              </w:rPr>
            </w:pPr>
            <w:r>
              <w:rPr>
                <w:sz w:val="20"/>
              </w:rPr>
              <w:t>Hydrolab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3D6CF55D" w14:textId="77777777" w:rsidR="000D14B5" w:rsidRDefault="009748A5">
            <w:pPr>
              <w:pStyle w:val="TableParagraph"/>
              <w:spacing w:before="3"/>
              <w:ind w:left="187" w:right="166" w:hanging="1"/>
              <w:jc w:val="center"/>
              <w:rPr>
                <w:sz w:val="20"/>
              </w:rPr>
            </w:pPr>
            <w:r>
              <w:rPr>
                <w:sz w:val="20"/>
              </w:rPr>
              <w:t>2/each hydrolab deployment (beginning and end) and at least 10%</w:t>
            </w:r>
          </w:p>
          <w:p w14:paraId="180DB4AC" w14:textId="77777777" w:rsidR="000D14B5" w:rsidRDefault="009748A5">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60D8F3B0" w14:textId="77777777" w:rsidR="000D14B5" w:rsidRDefault="000D14B5">
            <w:pPr>
              <w:pStyle w:val="TableParagraph"/>
              <w:rPr>
                <w:b/>
              </w:rPr>
            </w:pPr>
          </w:p>
          <w:p w14:paraId="7E099288" w14:textId="77777777" w:rsidR="000D14B5" w:rsidRDefault="000D14B5">
            <w:pPr>
              <w:pStyle w:val="TableParagraph"/>
              <w:spacing w:before="2"/>
              <w:rPr>
                <w:b/>
                <w:sz w:val="28"/>
              </w:rPr>
            </w:pPr>
          </w:p>
          <w:p w14:paraId="50476550" w14:textId="77777777" w:rsidR="000D14B5" w:rsidRDefault="009748A5">
            <w:pPr>
              <w:pStyle w:val="TableParagraph"/>
              <w:ind w:left="485" w:right="273" w:hanging="188"/>
              <w:rPr>
                <w:sz w:val="20"/>
              </w:rPr>
            </w:pPr>
            <w:r>
              <w:rPr>
                <w:sz w:val="20"/>
              </w:rPr>
              <w:t>See Section A7 Table 1analyte-specific precision criteria</w:t>
            </w:r>
          </w:p>
        </w:tc>
      </w:tr>
      <w:tr w:rsidR="000D14B5" w14:paraId="1907DF42" w14:textId="77777777">
        <w:trPr>
          <w:trHeight w:val="1599"/>
        </w:trPr>
        <w:tc>
          <w:tcPr>
            <w:tcW w:w="2796" w:type="dxa"/>
            <w:tcBorders>
              <w:top w:val="single" w:sz="4" w:space="0" w:color="000000"/>
              <w:bottom w:val="single" w:sz="4" w:space="0" w:color="000000"/>
              <w:right w:val="single" w:sz="4" w:space="0" w:color="000000"/>
            </w:tcBorders>
          </w:tcPr>
          <w:p w14:paraId="3EA6576A" w14:textId="77777777" w:rsidR="000D14B5" w:rsidRDefault="000D14B5">
            <w:pPr>
              <w:pStyle w:val="TableParagraph"/>
              <w:rPr>
                <w:b/>
              </w:rPr>
            </w:pPr>
          </w:p>
          <w:p w14:paraId="0E744E82" w14:textId="77777777" w:rsidR="000D14B5" w:rsidRDefault="000D14B5">
            <w:pPr>
              <w:pStyle w:val="TableParagraph"/>
              <w:rPr>
                <w:b/>
                <w:sz w:val="28"/>
              </w:rPr>
            </w:pPr>
          </w:p>
          <w:p w14:paraId="1EF49244" w14:textId="77777777" w:rsidR="000D14B5" w:rsidRDefault="009748A5">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279C07A8" w14:textId="77777777" w:rsidR="000D14B5" w:rsidRDefault="000D14B5">
            <w:pPr>
              <w:pStyle w:val="TableParagraph"/>
              <w:rPr>
                <w:b/>
              </w:rPr>
            </w:pPr>
          </w:p>
          <w:p w14:paraId="27DE806A" w14:textId="77777777" w:rsidR="000D14B5" w:rsidRDefault="000D14B5">
            <w:pPr>
              <w:pStyle w:val="TableParagraph"/>
              <w:rPr>
                <w:b/>
              </w:rPr>
            </w:pPr>
          </w:p>
          <w:p w14:paraId="1DF127D2" w14:textId="77777777" w:rsidR="000D14B5" w:rsidRDefault="009748A5">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47915770" w14:textId="77777777" w:rsidR="000D14B5" w:rsidRDefault="009748A5">
            <w:pPr>
              <w:pStyle w:val="TableParagraph"/>
              <w:ind w:left="187" w:right="166" w:hanging="1"/>
              <w:jc w:val="center"/>
              <w:rPr>
                <w:sz w:val="20"/>
              </w:rPr>
            </w:pPr>
            <w:r>
              <w:rPr>
                <w:sz w:val="20"/>
              </w:rPr>
              <w:t>2/each deployment (beginning and end) and at least 10% sample data</w:t>
            </w:r>
          </w:p>
          <w:p w14:paraId="2DD44DB6" w14:textId="77777777" w:rsidR="000D14B5" w:rsidRDefault="009748A5">
            <w:pPr>
              <w:pStyle w:val="TableParagraph"/>
              <w:spacing w:line="199" w:lineRule="exact"/>
              <w:ind w:left="150" w:right="132"/>
              <w:jc w:val="center"/>
              <w:rPr>
                <w:sz w:val="20"/>
              </w:rPr>
            </w:pPr>
            <w:r>
              <w:rPr>
                <w:sz w:val="20"/>
              </w:rPr>
              <w:t>collected</w:t>
            </w:r>
          </w:p>
        </w:tc>
        <w:tc>
          <w:tcPr>
            <w:tcW w:w="2328" w:type="dxa"/>
            <w:tcBorders>
              <w:top w:val="single" w:sz="4" w:space="0" w:color="000000"/>
              <w:left w:val="single" w:sz="4" w:space="0" w:color="000000"/>
              <w:bottom w:val="single" w:sz="4" w:space="0" w:color="000000"/>
            </w:tcBorders>
          </w:tcPr>
          <w:p w14:paraId="44B619C8" w14:textId="77777777" w:rsidR="000D14B5" w:rsidRDefault="000D14B5">
            <w:pPr>
              <w:pStyle w:val="TableParagraph"/>
              <w:rPr>
                <w:sz w:val="20"/>
              </w:rPr>
            </w:pPr>
          </w:p>
        </w:tc>
      </w:tr>
      <w:tr w:rsidR="000D14B5" w14:paraId="1FC042A9" w14:textId="77777777">
        <w:trPr>
          <w:trHeight w:val="690"/>
        </w:trPr>
        <w:tc>
          <w:tcPr>
            <w:tcW w:w="2796" w:type="dxa"/>
            <w:tcBorders>
              <w:top w:val="single" w:sz="4" w:space="0" w:color="000000"/>
              <w:bottom w:val="single" w:sz="4" w:space="0" w:color="000000"/>
              <w:right w:val="single" w:sz="4" w:space="0" w:color="000000"/>
            </w:tcBorders>
          </w:tcPr>
          <w:p w14:paraId="5E0C9308" w14:textId="77777777" w:rsidR="000D14B5" w:rsidRDefault="009748A5">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2371929E" w14:textId="77777777" w:rsidR="000D14B5" w:rsidRDefault="009748A5">
            <w:pPr>
              <w:pStyle w:val="TableParagraph"/>
              <w:spacing w:before="126"/>
              <w:ind w:left="159" w:right="120" w:firstLine="89"/>
              <w:rPr>
                <w:sz w:val="20"/>
              </w:rPr>
            </w:pPr>
            <w:r>
              <w:rPr>
                <w:sz w:val="20"/>
              </w:rPr>
              <w:t>Hydrolab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571282C6" w14:textId="77777777" w:rsidR="000D14B5" w:rsidRDefault="009748A5">
            <w:pPr>
              <w:pStyle w:val="TableParagraph"/>
              <w:spacing w:before="11"/>
              <w:ind w:left="154" w:right="132"/>
              <w:jc w:val="center"/>
              <w:rPr>
                <w:sz w:val="20"/>
              </w:rPr>
            </w:pPr>
            <w:r>
              <w:rPr>
                <w:sz w:val="20"/>
              </w:rPr>
              <w:t>1/deployment after stream</w:t>
            </w:r>
          </w:p>
          <w:p w14:paraId="7C2FDBCA" w14:textId="77777777" w:rsidR="000D14B5" w:rsidRDefault="009748A5">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530FC9DF" w14:textId="77777777" w:rsidR="000D14B5" w:rsidRDefault="009748A5">
            <w:pPr>
              <w:pStyle w:val="TableParagraph"/>
              <w:spacing w:before="126"/>
              <w:ind w:left="169" w:right="125" w:firstLine="205"/>
              <w:rPr>
                <w:sz w:val="20"/>
              </w:rPr>
            </w:pPr>
            <w:r>
              <w:rPr>
                <w:sz w:val="20"/>
              </w:rPr>
              <w:t>See Table 1analyte- specific accuracy criteria</w:t>
            </w:r>
          </w:p>
        </w:tc>
      </w:tr>
      <w:tr w:rsidR="000D14B5" w14:paraId="5E6F54CE" w14:textId="77777777">
        <w:trPr>
          <w:trHeight w:val="287"/>
        </w:trPr>
        <w:tc>
          <w:tcPr>
            <w:tcW w:w="2796" w:type="dxa"/>
            <w:tcBorders>
              <w:top w:val="single" w:sz="4" w:space="0" w:color="000000"/>
              <w:right w:val="single" w:sz="4" w:space="0" w:color="000000"/>
            </w:tcBorders>
          </w:tcPr>
          <w:p w14:paraId="2DCA0E49" w14:textId="77777777" w:rsidR="000D14B5" w:rsidRDefault="000D14B5">
            <w:pPr>
              <w:pStyle w:val="TableParagraph"/>
              <w:rPr>
                <w:sz w:val="20"/>
              </w:rPr>
            </w:pPr>
          </w:p>
        </w:tc>
        <w:tc>
          <w:tcPr>
            <w:tcW w:w="2514" w:type="dxa"/>
            <w:tcBorders>
              <w:top w:val="single" w:sz="4" w:space="0" w:color="000000"/>
              <w:left w:val="single" w:sz="4" w:space="0" w:color="000000"/>
              <w:right w:val="single" w:sz="4" w:space="0" w:color="000000"/>
            </w:tcBorders>
          </w:tcPr>
          <w:p w14:paraId="3B92C589" w14:textId="77777777" w:rsidR="000D14B5" w:rsidRDefault="000D14B5">
            <w:pPr>
              <w:pStyle w:val="TableParagraph"/>
              <w:rPr>
                <w:sz w:val="20"/>
              </w:rPr>
            </w:pPr>
          </w:p>
        </w:tc>
        <w:tc>
          <w:tcPr>
            <w:tcW w:w="1399" w:type="dxa"/>
            <w:tcBorders>
              <w:top w:val="single" w:sz="4" w:space="0" w:color="000000"/>
              <w:left w:val="single" w:sz="4" w:space="0" w:color="000000"/>
              <w:right w:val="single" w:sz="4" w:space="0" w:color="000000"/>
            </w:tcBorders>
          </w:tcPr>
          <w:p w14:paraId="08B0E965" w14:textId="77777777" w:rsidR="000D14B5" w:rsidRDefault="000D14B5">
            <w:pPr>
              <w:pStyle w:val="TableParagraph"/>
              <w:rPr>
                <w:sz w:val="20"/>
              </w:rPr>
            </w:pPr>
          </w:p>
        </w:tc>
        <w:tc>
          <w:tcPr>
            <w:tcW w:w="2328" w:type="dxa"/>
            <w:tcBorders>
              <w:top w:val="single" w:sz="4" w:space="0" w:color="000000"/>
              <w:left w:val="single" w:sz="4" w:space="0" w:color="000000"/>
            </w:tcBorders>
          </w:tcPr>
          <w:p w14:paraId="05F68C41" w14:textId="77777777" w:rsidR="000D14B5" w:rsidRDefault="000D14B5">
            <w:pPr>
              <w:pStyle w:val="TableParagraph"/>
              <w:rPr>
                <w:sz w:val="20"/>
              </w:rPr>
            </w:pPr>
          </w:p>
        </w:tc>
      </w:tr>
    </w:tbl>
    <w:p w14:paraId="70154FB4" w14:textId="77777777" w:rsidR="000D14B5" w:rsidRDefault="009748A5">
      <w:pPr>
        <w:spacing w:line="249" w:lineRule="auto"/>
        <w:ind w:left="957" w:right="288" w:hanging="210"/>
        <w:rPr>
          <w:sz w:val="20"/>
        </w:rPr>
      </w:pPr>
      <w:r>
        <w:rPr>
          <w:position w:val="9"/>
          <w:sz w:val="16"/>
        </w:rPr>
        <w:t xml:space="preserve">a </w:t>
      </w:r>
      <w:r>
        <w:rPr>
          <w:sz w:val="20"/>
        </w:rPr>
        <w:t>Two replicate samples will be collected during the spring Monitoring event and again during the summer Monitoring event. The replicate samples will be rotated among the 7 teams of monitors.</w:t>
      </w:r>
    </w:p>
    <w:p w14:paraId="7C9FA9AB" w14:textId="77777777" w:rsidR="000D14B5" w:rsidRDefault="000D14B5">
      <w:pPr>
        <w:spacing w:line="249" w:lineRule="auto"/>
        <w:rPr>
          <w:sz w:val="20"/>
        </w:rPr>
        <w:sectPr w:rsidR="000D14B5">
          <w:pgSz w:w="11900" w:h="16840"/>
          <w:pgMar w:top="1620" w:right="940" w:bottom="940" w:left="1040" w:header="929" w:footer="744" w:gutter="0"/>
          <w:cols w:space="720"/>
        </w:sectPr>
      </w:pPr>
    </w:p>
    <w:p w14:paraId="143CF9F0" w14:textId="77777777" w:rsidR="000D14B5" w:rsidRDefault="009748A5">
      <w:pPr>
        <w:spacing w:before="91"/>
        <w:ind w:left="688"/>
        <w:rPr>
          <w:b/>
          <w:sz w:val="24"/>
        </w:rPr>
      </w:pPr>
      <w:bookmarkStart w:id="170" w:name="_bookmark23"/>
      <w:bookmarkEnd w:id="170"/>
      <w:r>
        <w:rPr>
          <w:b/>
          <w:sz w:val="24"/>
        </w:rPr>
        <w:lastRenderedPageBreak/>
        <w:t>Table 10. Field/Laboratory Quality Control Samples</w:t>
      </w:r>
    </w:p>
    <w:p w14:paraId="024D2690" w14:textId="77777777" w:rsidR="000D14B5" w:rsidRDefault="000D14B5">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F61F005" w14:textId="77777777">
        <w:trPr>
          <w:trHeight w:val="1124"/>
        </w:trPr>
        <w:tc>
          <w:tcPr>
            <w:tcW w:w="2796" w:type="dxa"/>
            <w:tcBorders>
              <w:right w:val="single" w:sz="4" w:space="0" w:color="000000"/>
            </w:tcBorders>
            <w:shd w:val="clear" w:color="auto" w:fill="D9D9D9"/>
          </w:tcPr>
          <w:p w14:paraId="64CD0288" w14:textId="77777777" w:rsidR="000D14B5" w:rsidRDefault="000D14B5">
            <w:pPr>
              <w:pStyle w:val="TableParagraph"/>
              <w:spacing w:before="10"/>
              <w:rPr>
                <w:b/>
                <w:sz w:val="26"/>
              </w:rPr>
            </w:pPr>
          </w:p>
          <w:p w14:paraId="27E6F94C"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62F69393" w14:textId="77777777" w:rsidR="000D14B5" w:rsidRDefault="000D14B5">
            <w:pPr>
              <w:pStyle w:val="TableParagraph"/>
              <w:spacing w:before="10"/>
              <w:rPr>
                <w:b/>
                <w:sz w:val="26"/>
              </w:rPr>
            </w:pPr>
          </w:p>
          <w:p w14:paraId="28886CBC"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4C02537" w14:textId="77777777" w:rsidR="000D14B5" w:rsidRDefault="009748A5">
            <w:pPr>
              <w:pStyle w:val="TableParagraph"/>
              <w:spacing w:before="182"/>
              <w:ind w:left="154" w:right="128"/>
              <w:jc w:val="center"/>
              <w:rPr>
                <w:b/>
              </w:rPr>
            </w:pPr>
            <w:r>
              <w:rPr>
                <w:b/>
              </w:rPr>
              <w:t>Frequency of      Occurrence</w:t>
            </w:r>
          </w:p>
        </w:tc>
        <w:tc>
          <w:tcPr>
            <w:tcW w:w="2328" w:type="dxa"/>
            <w:shd w:val="clear" w:color="auto" w:fill="D9D9D9"/>
          </w:tcPr>
          <w:p w14:paraId="2A607C4F" w14:textId="77777777" w:rsidR="000D14B5" w:rsidRDefault="000D14B5">
            <w:pPr>
              <w:pStyle w:val="TableParagraph"/>
              <w:spacing w:before="10"/>
              <w:rPr>
                <w:b/>
                <w:sz w:val="26"/>
              </w:rPr>
            </w:pPr>
          </w:p>
          <w:p w14:paraId="528DA78F" w14:textId="77777777" w:rsidR="000D14B5" w:rsidRDefault="009748A5">
            <w:pPr>
              <w:pStyle w:val="TableParagraph"/>
              <w:ind w:left="452" w:right="393" w:hanging="18"/>
              <w:rPr>
                <w:b/>
              </w:rPr>
            </w:pPr>
            <w:r>
              <w:rPr>
                <w:b/>
              </w:rPr>
              <w:t>QC Acceptance Criteria Limits</w:t>
            </w:r>
          </w:p>
        </w:tc>
      </w:tr>
      <w:tr w:rsidR="000D14B5" w14:paraId="2EEC8650" w14:textId="77777777">
        <w:trPr>
          <w:trHeight w:val="690"/>
        </w:trPr>
        <w:tc>
          <w:tcPr>
            <w:tcW w:w="2796" w:type="dxa"/>
            <w:vMerge w:val="restart"/>
            <w:tcBorders>
              <w:bottom w:val="single" w:sz="4" w:space="0" w:color="000000"/>
              <w:right w:val="single" w:sz="4" w:space="0" w:color="000000"/>
            </w:tcBorders>
          </w:tcPr>
          <w:p w14:paraId="0B41A5D8" w14:textId="77777777" w:rsidR="000D14B5" w:rsidRDefault="000D14B5">
            <w:pPr>
              <w:pStyle w:val="TableParagraph"/>
              <w:rPr>
                <w:b/>
              </w:rPr>
            </w:pPr>
          </w:p>
          <w:p w14:paraId="70840185" w14:textId="77777777" w:rsidR="000D14B5" w:rsidRDefault="009748A5">
            <w:pPr>
              <w:pStyle w:val="TableParagraph"/>
              <w:spacing w:before="128"/>
              <w:ind w:left="622"/>
              <w:rPr>
                <w:sz w:val="20"/>
              </w:rPr>
            </w:pPr>
            <w:r>
              <w:rPr>
                <w:sz w:val="20"/>
              </w:rPr>
              <w:t>Temperature Blank</w:t>
            </w:r>
          </w:p>
        </w:tc>
        <w:tc>
          <w:tcPr>
            <w:tcW w:w="2514" w:type="dxa"/>
            <w:tcBorders>
              <w:left w:val="single" w:sz="4" w:space="0" w:color="000000"/>
              <w:right w:val="single" w:sz="4" w:space="0" w:color="000000"/>
            </w:tcBorders>
          </w:tcPr>
          <w:p w14:paraId="133B320C" w14:textId="77777777" w:rsidR="000D14B5" w:rsidRDefault="009748A5">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60FBAB08" w14:textId="77777777" w:rsidR="000D14B5" w:rsidRDefault="009748A5">
            <w:pPr>
              <w:pStyle w:val="TableParagraph"/>
              <w:spacing w:line="213" w:lineRule="exact"/>
              <w:ind w:left="112" w:right="94"/>
              <w:jc w:val="center"/>
              <w:rPr>
                <w:sz w:val="20"/>
              </w:rPr>
            </w:pPr>
            <w:r>
              <w:rPr>
                <w:sz w:val="20"/>
              </w:rPr>
              <w:t>Turbidity</w:t>
            </w:r>
          </w:p>
        </w:tc>
        <w:tc>
          <w:tcPr>
            <w:tcW w:w="1399" w:type="dxa"/>
            <w:tcBorders>
              <w:left w:val="single" w:sz="4" w:space="0" w:color="000000"/>
              <w:right w:val="single" w:sz="4" w:space="0" w:color="000000"/>
            </w:tcBorders>
          </w:tcPr>
          <w:p w14:paraId="31DD4659" w14:textId="77777777" w:rsidR="000D14B5" w:rsidRDefault="009748A5">
            <w:pPr>
              <w:pStyle w:val="TableParagraph"/>
              <w:ind w:left="503" w:right="143" w:hanging="322"/>
              <w:rPr>
                <w:sz w:val="20"/>
              </w:rPr>
            </w:pPr>
            <w:r>
              <w:rPr>
                <w:sz w:val="20"/>
              </w:rPr>
              <w:t>1/cooler/ship ment</w:t>
            </w:r>
          </w:p>
        </w:tc>
        <w:tc>
          <w:tcPr>
            <w:tcW w:w="2328" w:type="dxa"/>
            <w:tcBorders>
              <w:left w:val="single" w:sz="4" w:space="0" w:color="000000"/>
            </w:tcBorders>
          </w:tcPr>
          <w:p w14:paraId="10E08227" w14:textId="77777777" w:rsidR="000D14B5" w:rsidRDefault="000D14B5">
            <w:pPr>
              <w:pStyle w:val="TableParagraph"/>
              <w:spacing w:before="8"/>
              <w:rPr>
                <w:b/>
                <w:sz w:val="19"/>
              </w:rPr>
            </w:pPr>
          </w:p>
          <w:p w14:paraId="0FEDC007" w14:textId="77777777" w:rsidR="000D14B5" w:rsidRDefault="009748A5">
            <w:pPr>
              <w:pStyle w:val="TableParagraph"/>
              <w:ind w:left="159" w:right="133"/>
              <w:jc w:val="center"/>
              <w:rPr>
                <w:sz w:val="20"/>
              </w:rPr>
            </w:pPr>
            <w:r>
              <w:rPr>
                <w:sz w:val="20"/>
              </w:rPr>
              <w:t>≤ 6°C</w:t>
            </w:r>
          </w:p>
        </w:tc>
      </w:tr>
      <w:tr w:rsidR="000D14B5" w14:paraId="064619C7" w14:textId="77777777">
        <w:trPr>
          <w:trHeight w:val="287"/>
        </w:trPr>
        <w:tc>
          <w:tcPr>
            <w:tcW w:w="2796" w:type="dxa"/>
            <w:vMerge/>
            <w:tcBorders>
              <w:top w:val="nil"/>
              <w:bottom w:val="single" w:sz="4" w:space="0" w:color="000000"/>
              <w:right w:val="single" w:sz="4" w:space="0" w:color="000000"/>
            </w:tcBorders>
          </w:tcPr>
          <w:p w14:paraId="42E986A0"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13DE809E" w14:textId="77777777" w:rsidR="000D14B5" w:rsidRDefault="009748A5">
            <w:pPr>
              <w:pStyle w:val="TableParagraph"/>
              <w:spacing w:before="26"/>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59F8F4BB" w14:textId="77777777" w:rsidR="000D14B5" w:rsidRDefault="000D14B5">
            <w:pPr>
              <w:pStyle w:val="TableParagraph"/>
              <w:rPr>
                <w:sz w:val="18"/>
              </w:rPr>
            </w:pPr>
          </w:p>
        </w:tc>
        <w:tc>
          <w:tcPr>
            <w:tcW w:w="2328" w:type="dxa"/>
            <w:tcBorders>
              <w:left w:val="single" w:sz="4" w:space="0" w:color="000000"/>
              <w:bottom w:val="single" w:sz="4" w:space="0" w:color="000000"/>
            </w:tcBorders>
          </w:tcPr>
          <w:p w14:paraId="3ED180C7" w14:textId="77777777" w:rsidR="000D14B5" w:rsidRDefault="009748A5">
            <w:pPr>
              <w:pStyle w:val="TableParagraph"/>
              <w:spacing w:before="26"/>
              <w:ind w:left="159" w:right="134"/>
              <w:jc w:val="center"/>
              <w:rPr>
                <w:sz w:val="20"/>
              </w:rPr>
            </w:pPr>
            <w:r>
              <w:rPr>
                <w:sz w:val="20"/>
              </w:rPr>
              <w:t>≤ 10°C</w:t>
            </w:r>
          </w:p>
        </w:tc>
      </w:tr>
      <w:tr w:rsidR="000D14B5" w14:paraId="075711BA" w14:textId="77777777">
        <w:trPr>
          <w:trHeight w:val="460"/>
        </w:trPr>
        <w:tc>
          <w:tcPr>
            <w:tcW w:w="2796" w:type="dxa"/>
            <w:tcBorders>
              <w:top w:val="single" w:sz="4" w:space="0" w:color="000000"/>
              <w:bottom w:val="single" w:sz="4" w:space="0" w:color="000000"/>
              <w:right w:val="single" w:sz="4" w:space="0" w:color="000000"/>
            </w:tcBorders>
          </w:tcPr>
          <w:p w14:paraId="4A57A5B5" w14:textId="77777777" w:rsidR="000D14B5" w:rsidRDefault="009748A5">
            <w:pPr>
              <w:pStyle w:val="TableParagraph"/>
              <w:spacing w:before="113"/>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F7CF65C" w14:textId="77777777" w:rsidR="000D14B5" w:rsidRDefault="009748A5">
            <w:pPr>
              <w:pStyle w:val="TableParagraph"/>
              <w:spacing w:before="113"/>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803E697" w14:textId="77777777" w:rsidR="000D14B5" w:rsidRDefault="009748A5">
            <w:pPr>
              <w:pStyle w:val="TableParagraph"/>
              <w:spacing w:line="230" w:lineRule="exact"/>
              <w:ind w:left="503" w:right="143" w:hanging="322"/>
              <w:rPr>
                <w:sz w:val="20"/>
              </w:rPr>
            </w:pPr>
            <w:r>
              <w:rPr>
                <w:sz w:val="20"/>
              </w:rPr>
              <w:t>1/cooler/ship ment</w:t>
            </w:r>
          </w:p>
        </w:tc>
        <w:tc>
          <w:tcPr>
            <w:tcW w:w="2328" w:type="dxa"/>
            <w:tcBorders>
              <w:top w:val="single" w:sz="4" w:space="0" w:color="000000"/>
              <w:left w:val="single" w:sz="4" w:space="0" w:color="000000"/>
              <w:bottom w:val="single" w:sz="4" w:space="0" w:color="000000"/>
            </w:tcBorders>
          </w:tcPr>
          <w:p w14:paraId="68B1E70D" w14:textId="77777777" w:rsidR="000D14B5" w:rsidRDefault="009748A5">
            <w:pPr>
              <w:pStyle w:val="TableParagraph"/>
              <w:spacing w:line="227" w:lineRule="exact"/>
              <w:ind w:left="121" w:right="97"/>
              <w:jc w:val="center"/>
              <w:rPr>
                <w:sz w:val="20"/>
              </w:rPr>
            </w:pPr>
            <w:r>
              <w:rPr>
                <w:sz w:val="20"/>
              </w:rPr>
              <w:t>≤ BTEX MDL (see Table</w:t>
            </w:r>
          </w:p>
          <w:p w14:paraId="0BF9C068" w14:textId="77777777" w:rsidR="000D14B5" w:rsidRDefault="009748A5">
            <w:pPr>
              <w:pStyle w:val="TableParagraph"/>
              <w:spacing w:line="213" w:lineRule="exact"/>
              <w:ind w:left="24"/>
              <w:jc w:val="center"/>
              <w:rPr>
                <w:sz w:val="20"/>
              </w:rPr>
            </w:pPr>
            <w:r>
              <w:rPr>
                <w:sz w:val="20"/>
              </w:rPr>
              <w:t>2</w:t>
            </w:r>
          </w:p>
        </w:tc>
      </w:tr>
      <w:tr w:rsidR="000D14B5" w14:paraId="4DDEF49C" w14:textId="77777777">
        <w:trPr>
          <w:trHeight w:val="1840"/>
        </w:trPr>
        <w:tc>
          <w:tcPr>
            <w:tcW w:w="2796" w:type="dxa"/>
            <w:tcBorders>
              <w:top w:val="single" w:sz="4" w:space="0" w:color="000000"/>
              <w:bottom w:val="single" w:sz="4" w:space="0" w:color="000000"/>
              <w:right w:val="single" w:sz="4" w:space="0" w:color="000000"/>
            </w:tcBorders>
          </w:tcPr>
          <w:p w14:paraId="324FCC09" w14:textId="77777777" w:rsidR="000D14B5" w:rsidRDefault="000D14B5">
            <w:pPr>
              <w:pStyle w:val="TableParagraph"/>
              <w:rPr>
                <w:b/>
              </w:rPr>
            </w:pPr>
          </w:p>
          <w:p w14:paraId="3A534957" w14:textId="77777777" w:rsidR="000D14B5" w:rsidRDefault="000D14B5">
            <w:pPr>
              <w:pStyle w:val="TableParagraph"/>
              <w:rPr>
                <w:b/>
              </w:rPr>
            </w:pPr>
          </w:p>
          <w:p w14:paraId="283160CE" w14:textId="77777777" w:rsidR="000D14B5" w:rsidRDefault="000D14B5">
            <w:pPr>
              <w:pStyle w:val="TableParagraph"/>
              <w:spacing w:before="8"/>
              <w:rPr>
                <w:b/>
                <w:sz w:val="25"/>
              </w:rPr>
            </w:pPr>
          </w:p>
          <w:p w14:paraId="095B7C48" w14:textId="77777777" w:rsidR="000D14B5" w:rsidRDefault="009748A5">
            <w:pPr>
              <w:pStyle w:val="TableParagraph"/>
              <w:ind w:left="109" w:right="96"/>
              <w:jc w:val="center"/>
              <w:rPr>
                <w:sz w:val="20"/>
              </w:rPr>
            </w:pP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15BB8789"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64B6125" w14:textId="77777777" w:rsidR="000D14B5" w:rsidRDefault="009748A5">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4DAA222" w14:textId="77777777" w:rsidR="000D14B5" w:rsidRDefault="009748A5">
            <w:pPr>
              <w:pStyle w:val="TableParagraph"/>
              <w:spacing w:line="227" w:lineRule="exact"/>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728AB615" w14:textId="77777777" w:rsidR="000D14B5" w:rsidRDefault="000D14B5">
            <w:pPr>
              <w:pStyle w:val="TableParagraph"/>
              <w:rPr>
                <w:b/>
              </w:rPr>
            </w:pPr>
          </w:p>
          <w:p w14:paraId="4E784BA0" w14:textId="77777777" w:rsidR="000D14B5" w:rsidRDefault="000D14B5">
            <w:pPr>
              <w:pStyle w:val="TableParagraph"/>
              <w:spacing w:before="9"/>
              <w:rPr>
                <w:b/>
                <w:sz w:val="27"/>
              </w:rPr>
            </w:pPr>
          </w:p>
          <w:p w14:paraId="77FA06AC"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1F5F6B66" w14:textId="77777777">
        <w:trPr>
          <w:trHeight w:val="2069"/>
        </w:trPr>
        <w:tc>
          <w:tcPr>
            <w:tcW w:w="2796" w:type="dxa"/>
            <w:tcBorders>
              <w:top w:val="single" w:sz="4" w:space="0" w:color="000000"/>
              <w:bottom w:val="single" w:sz="4" w:space="0" w:color="000000"/>
              <w:right w:val="single" w:sz="4" w:space="0" w:color="000000"/>
            </w:tcBorders>
          </w:tcPr>
          <w:p w14:paraId="7D5AF5E3" w14:textId="77777777" w:rsidR="000D14B5" w:rsidRDefault="000D14B5">
            <w:pPr>
              <w:pStyle w:val="TableParagraph"/>
              <w:rPr>
                <w:b/>
              </w:rPr>
            </w:pPr>
          </w:p>
          <w:p w14:paraId="2597F0EA" w14:textId="77777777" w:rsidR="000D14B5" w:rsidRDefault="000D14B5">
            <w:pPr>
              <w:pStyle w:val="TableParagraph"/>
              <w:rPr>
                <w:b/>
              </w:rPr>
            </w:pPr>
          </w:p>
          <w:p w14:paraId="510206C4" w14:textId="77777777" w:rsidR="000D14B5" w:rsidRDefault="000D14B5">
            <w:pPr>
              <w:pStyle w:val="TableParagraph"/>
              <w:rPr>
                <w:b/>
              </w:rPr>
            </w:pPr>
          </w:p>
          <w:p w14:paraId="55CA6B2A" w14:textId="77777777" w:rsidR="000D14B5" w:rsidRDefault="009748A5">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517DFB8E"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6928537F" w14:textId="77777777" w:rsidR="000D14B5" w:rsidRDefault="009748A5">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B1811F7"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7620F8" w14:textId="77777777" w:rsidR="000D14B5" w:rsidRDefault="000D14B5">
            <w:pPr>
              <w:pStyle w:val="TableParagraph"/>
              <w:rPr>
                <w:b/>
              </w:rPr>
            </w:pPr>
          </w:p>
          <w:p w14:paraId="4FDBCE0B" w14:textId="77777777" w:rsidR="000D14B5" w:rsidRDefault="000D14B5">
            <w:pPr>
              <w:pStyle w:val="TableParagraph"/>
              <w:rPr>
                <w:b/>
              </w:rPr>
            </w:pPr>
          </w:p>
          <w:p w14:paraId="3E7C50E4" w14:textId="77777777" w:rsidR="000D14B5" w:rsidRDefault="000D14B5">
            <w:pPr>
              <w:pStyle w:val="TableParagraph"/>
              <w:spacing w:before="8"/>
              <w:rPr>
                <w:b/>
                <w:sz w:val="25"/>
              </w:rPr>
            </w:pPr>
          </w:p>
          <w:p w14:paraId="42380CF3" w14:textId="77777777" w:rsidR="000D14B5" w:rsidRDefault="009748A5">
            <w:pPr>
              <w:pStyle w:val="TableParagraph"/>
              <w:spacing w:line="230" w:lineRule="exact"/>
              <w:ind w:left="158" w:right="134"/>
              <w:jc w:val="center"/>
              <w:rPr>
                <w:sz w:val="20"/>
              </w:rPr>
            </w:pPr>
            <w:r>
              <w:rPr>
                <w:sz w:val="20"/>
              </w:rPr>
              <w:t>≤ MDL (see Tables 1, 2,</w:t>
            </w:r>
          </w:p>
          <w:p w14:paraId="7B55A31C" w14:textId="77777777" w:rsidR="000D14B5" w:rsidRDefault="009748A5">
            <w:pPr>
              <w:pStyle w:val="TableParagraph"/>
              <w:spacing w:line="230" w:lineRule="exact"/>
              <w:ind w:left="158" w:right="134"/>
              <w:jc w:val="center"/>
              <w:rPr>
                <w:sz w:val="20"/>
              </w:rPr>
            </w:pPr>
            <w:r>
              <w:rPr>
                <w:sz w:val="20"/>
              </w:rPr>
              <w:t>3and 4)</w:t>
            </w:r>
          </w:p>
        </w:tc>
      </w:tr>
      <w:tr w:rsidR="000D14B5" w14:paraId="450633CE" w14:textId="77777777">
        <w:trPr>
          <w:trHeight w:val="459"/>
        </w:trPr>
        <w:tc>
          <w:tcPr>
            <w:tcW w:w="2796" w:type="dxa"/>
            <w:vMerge w:val="restart"/>
            <w:tcBorders>
              <w:top w:val="single" w:sz="4" w:space="0" w:color="000000"/>
              <w:bottom w:val="single" w:sz="4" w:space="0" w:color="000000"/>
              <w:right w:val="single" w:sz="4" w:space="0" w:color="000000"/>
            </w:tcBorders>
          </w:tcPr>
          <w:p w14:paraId="2AA7F635" w14:textId="77777777" w:rsidR="000D14B5" w:rsidRDefault="000D14B5">
            <w:pPr>
              <w:pStyle w:val="TableParagraph"/>
              <w:rPr>
                <w:b/>
              </w:rPr>
            </w:pPr>
          </w:p>
          <w:p w14:paraId="089D140B" w14:textId="77777777" w:rsidR="000D14B5" w:rsidRDefault="000D14B5">
            <w:pPr>
              <w:pStyle w:val="TableParagraph"/>
              <w:rPr>
                <w:b/>
              </w:rPr>
            </w:pPr>
          </w:p>
          <w:p w14:paraId="0D1693BC" w14:textId="77777777" w:rsidR="000D14B5" w:rsidRDefault="000D14B5">
            <w:pPr>
              <w:pStyle w:val="TableParagraph"/>
              <w:rPr>
                <w:b/>
              </w:rPr>
            </w:pPr>
          </w:p>
          <w:p w14:paraId="362E4D71" w14:textId="77777777" w:rsidR="000D14B5" w:rsidRDefault="000D14B5">
            <w:pPr>
              <w:pStyle w:val="TableParagraph"/>
              <w:rPr>
                <w:b/>
              </w:rPr>
            </w:pPr>
          </w:p>
          <w:p w14:paraId="295DC018" w14:textId="77777777" w:rsidR="000D14B5" w:rsidRDefault="000D14B5">
            <w:pPr>
              <w:pStyle w:val="TableParagraph"/>
              <w:rPr>
                <w:b/>
              </w:rPr>
            </w:pPr>
          </w:p>
          <w:p w14:paraId="0C9F1C9B" w14:textId="77777777" w:rsidR="000D14B5" w:rsidRDefault="000D14B5">
            <w:pPr>
              <w:pStyle w:val="TableParagraph"/>
              <w:spacing w:before="10"/>
              <w:rPr>
                <w:b/>
                <w:sz w:val="21"/>
              </w:rPr>
            </w:pPr>
          </w:p>
          <w:p w14:paraId="4F192F83" w14:textId="77777777" w:rsidR="000D14B5" w:rsidRDefault="009748A5">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1440A031" w14:textId="77777777" w:rsidR="000D14B5" w:rsidRDefault="009748A5">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0E4E24F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6ED9F53" w14:textId="77777777" w:rsidR="000D14B5" w:rsidRDefault="009748A5">
            <w:pPr>
              <w:pStyle w:val="TableParagraph"/>
              <w:spacing w:line="227" w:lineRule="exact"/>
              <w:ind w:left="159" w:right="134"/>
              <w:jc w:val="center"/>
              <w:rPr>
                <w:sz w:val="20"/>
              </w:rPr>
            </w:pPr>
            <w:r>
              <w:rPr>
                <w:sz w:val="20"/>
              </w:rPr>
              <w:t>Calibration: ±25%</w:t>
            </w:r>
          </w:p>
        </w:tc>
      </w:tr>
      <w:tr w:rsidR="000D14B5" w14:paraId="07EB7D10" w14:textId="77777777">
        <w:trPr>
          <w:trHeight w:val="690"/>
        </w:trPr>
        <w:tc>
          <w:tcPr>
            <w:tcW w:w="2796" w:type="dxa"/>
            <w:vMerge/>
            <w:tcBorders>
              <w:top w:val="nil"/>
              <w:bottom w:val="single" w:sz="4" w:space="0" w:color="000000"/>
              <w:right w:val="single" w:sz="4" w:space="0" w:color="000000"/>
            </w:tcBorders>
          </w:tcPr>
          <w:p w14:paraId="19FE3AF5"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92889AB" w14:textId="77777777" w:rsidR="000D14B5" w:rsidRDefault="009748A5">
            <w:pPr>
              <w:pStyle w:val="TableParagraph"/>
              <w:ind w:left="297" w:right="276"/>
              <w:jc w:val="center"/>
              <w:rPr>
                <w:sz w:val="20"/>
              </w:rPr>
            </w:pPr>
            <w:r>
              <w:rPr>
                <w:sz w:val="20"/>
              </w:rPr>
              <w:t>Benzene, Ethylbenzene, m,p-Xylene, o-xylene,</w:t>
            </w:r>
          </w:p>
          <w:p w14:paraId="33363598" w14:textId="77777777" w:rsidR="000D14B5" w:rsidRDefault="009748A5">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41B2E534"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70FE5B1" w14:textId="77777777" w:rsidR="000D14B5" w:rsidRDefault="009748A5">
            <w:pPr>
              <w:pStyle w:val="TableParagraph"/>
              <w:spacing w:before="113"/>
              <w:ind w:left="158" w:right="134"/>
              <w:jc w:val="center"/>
              <w:rPr>
                <w:sz w:val="20"/>
              </w:rPr>
            </w:pPr>
            <w:r>
              <w:rPr>
                <w:sz w:val="20"/>
              </w:rPr>
              <w:t>Calibration: ±15%</w:t>
            </w:r>
          </w:p>
        </w:tc>
      </w:tr>
      <w:tr w:rsidR="000D14B5" w14:paraId="1EB8224D" w14:textId="77777777">
        <w:trPr>
          <w:trHeight w:val="459"/>
        </w:trPr>
        <w:tc>
          <w:tcPr>
            <w:tcW w:w="2796" w:type="dxa"/>
            <w:vMerge/>
            <w:tcBorders>
              <w:top w:val="nil"/>
              <w:bottom w:val="single" w:sz="4" w:space="0" w:color="000000"/>
              <w:right w:val="single" w:sz="4" w:space="0" w:color="000000"/>
            </w:tcBorders>
          </w:tcPr>
          <w:p w14:paraId="70298668"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4163B72"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3F33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52CB212" w14:textId="77777777" w:rsidR="000D14B5" w:rsidRDefault="009748A5">
            <w:pPr>
              <w:pStyle w:val="TableParagraph"/>
              <w:spacing w:line="227" w:lineRule="exact"/>
              <w:ind w:left="158" w:right="134"/>
              <w:jc w:val="center"/>
              <w:rPr>
                <w:sz w:val="20"/>
              </w:rPr>
            </w:pPr>
            <w:r>
              <w:rPr>
                <w:sz w:val="20"/>
              </w:rPr>
              <w:t>Calibration: ±15%</w:t>
            </w:r>
          </w:p>
        </w:tc>
      </w:tr>
      <w:tr w:rsidR="000D14B5" w14:paraId="0AAAFE7A" w14:textId="77777777">
        <w:trPr>
          <w:trHeight w:val="690"/>
        </w:trPr>
        <w:tc>
          <w:tcPr>
            <w:tcW w:w="2796" w:type="dxa"/>
            <w:vMerge/>
            <w:tcBorders>
              <w:top w:val="nil"/>
              <w:bottom w:val="single" w:sz="4" w:space="0" w:color="000000"/>
              <w:right w:val="single" w:sz="4" w:space="0" w:color="000000"/>
            </w:tcBorders>
          </w:tcPr>
          <w:p w14:paraId="19089B9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A45015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511D27" w14:textId="77777777" w:rsidR="000D14B5" w:rsidRDefault="009748A5">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76D843FF"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1B57DE1" w14:textId="77777777" w:rsidR="000D14B5" w:rsidRDefault="009748A5">
            <w:pPr>
              <w:pStyle w:val="TableParagraph"/>
              <w:spacing w:before="112"/>
              <w:ind w:left="158" w:right="134"/>
              <w:jc w:val="center"/>
              <w:rPr>
                <w:sz w:val="20"/>
              </w:rPr>
            </w:pPr>
            <w:r>
              <w:rPr>
                <w:sz w:val="20"/>
              </w:rPr>
              <w:t>Calibration: ±15%</w:t>
            </w:r>
          </w:p>
        </w:tc>
      </w:tr>
      <w:tr w:rsidR="000D14B5" w14:paraId="67083727" w14:textId="77777777">
        <w:trPr>
          <w:trHeight w:val="459"/>
        </w:trPr>
        <w:tc>
          <w:tcPr>
            <w:tcW w:w="2796" w:type="dxa"/>
            <w:vMerge/>
            <w:tcBorders>
              <w:top w:val="nil"/>
              <w:bottom w:val="single" w:sz="4" w:space="0" w:color="000000"/>
              <w:right w:val="single" w:sz="4" w:space="0" w:color="000000"/>
            </w:tcBorders>
          </w:tcPr>
          <w:p w14:paraId="5CF14AB6"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2FCC1165"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2C40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E82CB6" w14:textId="77777777" w:rsidR="000D14B5" w:rsidRDefault="009748A5">
            <w:pPr>
              <w:pStyle w:val="TableParagraph"/>
              <w:spacing w:line="227" w:lineRule="exact"/>
              <w:ind w:left="158" w:right="134"/>
              <w:jc w:val="center"/>
              <w:rPr>
                <w:sz w:val="20"/>
              </w:rPr>
            </w:pPr>
            <w:r>
              <w:rPr>
                <w:sz w:val="20"/>
              </w:rPr>
              <w:t>Calibration: ±15%</w:t>
            </w:r>
          </w:p>
        </w:tc>
      </w:tr>
      <w:tr w:rsidR="000D14B5" w14:paraId="202E5099" w14:textId="77777777">
        <w:trPr>
          <w:trHeight w:val="460"/>
        </w:trPr>
        <w:tc>
          <w:tcPr>
            <w:tcW w:w="2796" w:type="dxa"/>
            <w:vMerge/>
            <w:tcBorders>
              <w:top w:val="nil"/>
              <w:bottom w:val="single" w:sz="4" w:space="0" w:color="000000"/>
              <w:right w:val="single" w:sz="4" w:space="0" w:color="000000"/>
            </w:tcBorders>
          </w:tcPr>
          <w:p w14:paraId="4138C8E1"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7F474A" w14:textId="77777777" w:rsidR="000D14B5" w:rsidRDefault="009748A5">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FDEBCC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5EFCB811" w14:textId="77777777" w:rsidR="000D14B5" w:rsidRDefault="009748A5">
            <w:pPr>
              <w:pStyle w:val="TableParagraph"/>
              <w:spacing w:line="228" w:lineRule="exact"/>
              <w:ind w:left="158" w:right="134"/>
              <w:jc w:val="center"/>
              <w:rPr>
                <w:sz w:val="20"/>
              </w:rPr>
            </w:pPr>
            <w:r>
              <w:rPr>
                <w:sz w:val="20"/>
              </w:rPr>
              <w:t>Calibration: ±15%</w:t>
            </w:r>
          </w:p>
        </w:tc>
      </w:tr>
      <w:tr w:rsidR="000D14B5" w14:paraId="1FE31035" w14:textId="77777777">
        <w:trPr>
          <w:trHeight w:val="460"/>
        </w:trPr>
        <w:tc>
          <w:tcPr>
            <w:tcW w:w="2796" w:type="dxa"/>
            <w:vMerge w:val="restart"/>
            <w:tcBorders>
              <w:top w:val="single" w:sz="4" w:space="0" w:color="000000"/>
              <w:bottom w:val="single" w:sz="4" w:space="0" w:color="000000"/>
              <w:right w:val="single" w:sz="4" w:space="0" w:color="000000"/>
            </w:tcBorders>
          </w:tcPr>
          <w:p w14:paraId="2BD6D10E" w14:textId="77777777" w:rsidR="000D14B5" w:rsidRDefault="000D14B5">
            <w:pPr>
              <w:pStyle w:val="TableParagraph"/>
              <w:rPr>
                <w:b/>
              </w:rPr>
            </w:pPr>
          </w:p>
          <w:p w14:paraId="6B1EC6E6" w14:textId="77777777" w:rsidR="000D14B5" w:rsidRDefault="000D14B5">
            <w:pPr>
              <w:pStyle w:val="TableParagraph"/>
              <w:rPr>
                <w:b/>
              </w:rPr>
            </w:pPr>
          </w:p>
          <w:p w14:paraId="16C143F8" w14:textId="77777777" w:rsidR="000D14B5" w:rsidRDefault="000D14B5">
            <w:pPr>
              <w:pStyle w:val="TableParagraph"/>
              <w:rPr>
                <w:b/>
              </w:rPr>
            </w:pPr>
          </w:p>
          <w:p w14:paraId="0F592F7A" w14:textId="77777777" w:rsidR="000D14B5" w:rsidRDefault="000D14B5">
            <w:pPr>
              <w:pStyle w:val="TableParagraph"/>
              <w:rPr>
                <w:b/>
              </w:rPr>
            </w:pPr>
          </w:p>
          <w:p w14:paraId="6B7F1F81" w14:textId="77777777" w:rsidR="000D14B5" w:rsidRDefault="000D14B5">
            <w:pPr>
              <w:pStyle w:val="TableParagraph"/>
              <w:spacing w:before="10"/>
              <w:rPr>
                <w:b/>
                <w:sz w:val="23"/>
              </w:rPr>
            </w:pPr>
          </w:p>
          <w:p w14:paraId="06E87CF2" w14:textId="77777777" w:rsidR="000D14B5" w:rsidRDefault="009748A5">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200E04BE" w14:textId="4691D3A6" w:rsidR="000D14B5" w:rsidRDefault="009748A5">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54D8A2A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15E57C6D" w14:textId="77777777" w:rsidR="000D14B5" w:rsidRDefault="009748A5">
            <w:pPr>
              <w:pStyle w:val="TableParagraph"/>
              <w:spacing w:line="227" w:lineRule="exact"/>
              <w:ind w:left="159" w:right="134"/>
              <w:jc w:val="center"/>
              <w:rPr>
                <w:sz w:val="20"/>
              </w:rPr>
            </w:pPr>
            <w:r>
              <w:rPr>
                <w:sz w:val="20"/>
              </w:rPr>
              <w:t>Calibration: ±25%</w:t>
            </w:r>
          </w:p>
        </w:tc>
      </w:tr>
      <w:tr w:rsidR="000D14B5" w14:paraId="20B9BD10" w14:textId="77777777">
        <w:trPr>
          <w:trHeight w:val="689"/>
        </w:trPr>
        <w:tc>
          <w:tcPr>
            <w:tcW w:w="2796" w:type="dxa"/>
            <w:vMerge/>
            <w:tcBorders>
              <w:top w:val="nil"/>
              <w:bottom w:val="single" w:sz="4" w:space="0" w:color="000000"/>
              <w:right w:val="single" w:sz="4" w:space="0" w:color="000000"/>
            </w:tcBorders>
          </w:tcPr>
          <w:p w14:paraId="64F173FA"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FB3CE7" w14:textId="77777777" w:rsidR="000D14B5" w:rsidRDefault="009748A5">
            <w:pPr>
              <w:pStyle w:val="TableParagraph"/>
              <w:spacing w:line="227" w:lineRule="exact"/>
              <w:ind w:left="360" w:hanging="64"/>
              <w:rPr>
                <w:sz w:val="20"/>
              </w:rPr>
            </w:pPr>
            <w:r>
              <w:rPr>
                <w:sz w:val="20"/>
              </w:rPr>
              <w:t>Benzene, Ethylbenzene,</w:t>
            </w:r>
          </w:p>
          <w:p w14:paraId="4A5C1FCB" w14:textId="77777777" w:rsidR="000D14B5" w:rsidRDefault="009748A5">
            <w:pPr>
              <w:pStyle w:val="TableParagraph"/>
              <w:spacing w:before="3" w:line="230" w:lineRule="exact"/>
              <w:ind w:left="908" w:right="324" w:hanging="548"/>
              <w:rPr>
                <w:sz w:val="20"/>
              </w:rPr>
            </w:pPr>
            <w:r>
              <w:rPr>
                <w:sz w:val="20"/>
              </w:rPr>
              <w:t>m,p-Xylene,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4B3C793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A036EAC" w14:textId="77777777" w:rsidR="000D14B5" w:rsidRDefault="009748A5">
            <w:pPr>
              <w:pStyle w:val="TableParagraph"/>
              <w:spacing w:before="112"/>
              <w:ind w:left="158" w:right="134"/>
              <w:jc w:val="center"/>
              <w:rPr>
                <w:sz w:val="20"/>
              </w:rPr>
            </w:pPr>
            <w:r>
              <w:rPr>
                <w:sz w:val="20"/>
              </w:rPr>
              <w:t>Calibration: ±15%</w:t>
            </w:r>
          </w:p>
        </w:tc>
      </w:tr>
      <w:tr w:rsidR="000D14B5" w14:paraId="69803279" w14:textId="77777777">
        <w:trPr>
          <w:trHeight w:val="459"/>
        </w:trPr>
        <w:tc>
          <w:tcPr>
            <w:tcW w:w="2796" w:type="dxa"/>
            <w:vMerge/>
            <w:tcBorders>
              <w:top w:val="nil"/>
              <w:bottom w:val="single" w:sz="4" w:space="0" w:color="000000"/>
              <w:right w:val="single" w:sz="4" w:space="0" w:color="000000"/>
            </w:tcBorders>
          </w:tcPr>
          <w:p w14:paraId="1096DCF7"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6A7B485"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AC4FC0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2065F3C" w14:textId="77777777" w:rsidR="000D14B5" w:rsidRDefault="009748A5">
            <w:pPr>
              <w:pStyle w:val="TableParagraph"/>
              <w:spacing w:line="227" w:lineRule="exact"/>
              <w:ind w:left="158" w:right="134"/>
              <w:jc w:val="center"/>
              <w:rPr>
                <w:sz w:val="20"/>
              </w:rPr>
            </w:pPr>
            <w:r>
              <w:rPr>
                <w:sz w:val="20"/>
              </w:rPr>
              <w:t>Calibration: ±15%</w:t>
            </w:r>
          </w:p>
        </w:tc>
      </w:tr>
      <w:tr w:rsidR="000D14B5" w14:paraId="0D894FA8" w14:textId="77777777">
        <w:trPr>
          <w:trHeight w:val="690"/>
        </w:trPr>
        <w:tc>
          <w:tcPr>
            <w:tcW w:w="2796" w:type="dxa"/>
            <w:vMerge/>
            <w:tcBorders>
              <w:top w:val="nil"/>
              <w:bottom w:val="single" w:sz="4" w:space="0" w:color="000000"/>
              <w:right w:val="single" w:sz="4" w:space="0" w:color="000000"/>
            </w:tcBorders>
          </w:tcPr>
          <w:p w14:paraId="761D3634"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9B5587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1D0F6C2E" w14:textId="77777777" w:rsidR="000D14B5" w:rsidRDefault="009748A5">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3B5D4D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1B3E5F3" w14:textId="77777777" w:rsidR="000D14B5" w:rsidRDefault="009748A5">
            <w:pPr>
              <w:pStyle w:val="TableParagraph"/>
              <w:spacing w:before="113"/>
              <w:ind w:left="158" w:right="134"/>
              <w:jc w:val="center"/>
              <w:rPr>
                <w:sz w:val="20"/>
              </w:rPr>
            </w:pPr>
            <w:r>
              <w:rPr>
                <w:sz w:val="20"/>
              </w:rPr>
              <w:t>Calibration: ±15%</w:t>
            </w:r>
          </w:p>
        </w:tc>
      </w:tr>
      <w:tr w:rsidR="000D14B5" w14:paraId="2848BCA2" w14:textId="77777777">
        <w:trPr>
          <w:trHeight w:val="459"/>
        </w:trPr>
        <w:tc>
          <w:tcPr>
            <w:tcW w:w="2796" w:type="dxa"/>
            <w:vMerge/>
            <w:tcBorders>
              <w:top w:val="nil"/>
              <w:bottom w:val="single" w:sz="4" w:space="0" w:color="000000"/>
              <w:right w:val="single" w:sz="4" w:space="0" w:color="000000"/>
            </w:tcBorders>
          </w:tcPr>
          <w:p w14:paraId="67C1923B"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813D61A"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7C094FC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C4759B2" w14:textId="77777777" w:rsidR="000D14B5" w:rsidRDefault="009748A5">
            <w:pPr>
              <w:pStyle w:val="TableParagraph"/>
              <w:spacing w:line="227" w:lineRule="exact"/>
              <w:ind w:left="158" w:right="134"/>
              <w:jc w:val="center"/>
              <w:rPr>
                <w:sz w:val="20"/>
              </w:rPr>
            </w:pPr>
            <w:r>
              <w:rPr>
                <w:sz w:val="20"/>
              </w:rPr>
              <w:t>Calibration: ±15%</w:t>
            </w:r>
          </w:p>
        </w:tc>
      </w:tr>
      <w:tr w:rsidR="000D14B5" w14:paraId="181C39FB" w14:textId="77777777">
        <w:trPr>
          <w:trHeight w:val="460"/>
        </w:trPr>
        <w:tc>
          <w:tcPr>
            <w:tcW w:w="2796" w:type="dxa"/>
            <w:vMerge/>
            <w:tcBorders>
              <w:top w:val="nil"/>
              <w:bottom w:val="single" w:sz="4" w:space="0" w:color="000000"/>
              <w:right w:val="single" w:sz="4" w:space="0" w:color="000000"/>
            </w:tcBorders>
          </w:tcPr>
          <w:p w14:paraId="09796AD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203B735" w14:textId="77777777" w:rsidR="000D14B5" w:rsidRDefault="009748A5">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398399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1E5CDFC" w14:textId="77777777" w:rsidR="000D14B5" w:rsidRDefault="009748A5">
            <w:pPr>
              <w:pStyle w:val="TableParagraph"/>
              <w:spacing w:line="228" w:lineRule="exact"/>
              <w:ind w:left="158" w:right="134"/>
              <w:jc w:val="center"/>
              <w:rPr>
                <w:sz w:val="20"/>
              </w:rPr>
            </w:pPr>
            <w:r>
              <w:rPr>
                <w:sz w:val="20"/>
              </w:rPr>
              <w:t>Calibration: ±15%</w:t>
            </w:r>
          </w:p>
        </w:tc>
      </w:tr>
    </w:tbl>
    <w:p w14:paraId="0DE9085C" w14:textId="77777777" w:rsidR="000D14B5" w:rsidRDefault="000D14B5">
      <w:pPr>
        <w:spacing w:line="228" w:lineRule="exact"/>
        <w:jc w:val="center"/>
        <w:rPr>
          <w:sz w:val="20"/>
        </w:rPr>
        <w:sectPr w:rsidR="000D14B5">
          <w:pgSz w:w="11900" w:h="16840"/>
          <w:pgMar w:top="1620" w:right="940" w:bottom="940" w:left="1040" w:header="929" w:footer="744" w:gutter="0"/>
          <w:cols w:space="720"/>
        </w:sectPr>
      </w:pPr>
    </w:p>
    <w:p w14:paraId="3FF27169" w14:textId="77777777" w:rsidR="000D14B5" w:rsidRDefault="000D14B5">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7D2E314F" w14:textId="77777777">
        <w:trPr>
          <w:trHeight w:val="1125"/>
        </w:trPr>
        <w:tc>
          <w:tcPr>
            <w:tcW w:w="2796" w:type="dxa"/>
            <w:tcBorders>
              <w:bottom w:val="single" w:sz="4" w:space="0" w:color="000000"/>
              <w:right w:val="single" w:sz="4" w:space="0" w:color="000000"/>
            </w:tcBorders>
            <w:shd w:val="clear" w:color="auto" w:fill="D9D9D9"/>
          </w:tcPr>
          <w:p w14:paraId="52F5A7A1" w14:textId="77777777" w:rsidR="000D14B5" w:rsidRDefault="000D14B5">
            <w:pPr>
              <w:pStyle w:val="TableParagraph"/>
              <w:spacing w:before="10"/>
              <w:rPr>
                <w:b/>
                <w:sz w:val="26"/>
              </w:rPr>
            </w:pPr>
          </w:p>
          <w:p w14:paraId="352CA734"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0D1735F5" w14:textId="77777777" w:rsidR="000D14B5" w:rsidRDefault="000D14B5">
            <w:pPr>
              <w:pStyle w:val="TableParagraph"/>
              <w:spacing w:before="10"/>
              <w:rPr>
                <w:b/>
                <w:sz w:val="26"/>
              </w:rPr>
            </w:pPr>
          </w:p>
          <w:p w14:paraId="4E7DB718"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47E5EB4F" w14:textId="77777777" w:rsidR="000D14B5" w:rsidRDefault="009748A5">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5A811C80" w14:textId="77777777" w:rsidR="000D14B5" w:rsidRDefault="000D14B5">
            <w:pPr>
              <w:pStyle w:val="TableParagraph"/>
              <w:spacing w:before="10"/>
              <w:rPr>
                <w:b/>
                <w:sz w:val="26"/>
              </w:rPr>
            </w:pPr>
          </w:p>
          <w:p w14:paraId="262F3C6F" w14:textId="77777777" w:rsidR="000D14B5" w:rsidRDefault="009748A5">
            <w:pPr>
              <w:pStyle w:val="TableParagraph"/>
              <w:ind w:left="452" w:right="393" w:hanging="18"/>
              <w:rPr>
                <w:b/>
              </w:rPr>
            </w:pPr>
            <w:r>
              <w:rPr>
                <w:b/>
              </w:rPr>
              <w:t>QC Acceptance Criteria Limits</w:t>
            </w:r>
          </w:p>
        </w:tc>
      </w:tr>
      <w:tr w:rsidR="000D14B5" w14:paraId="247C9F85" w14:textId="77777777">
        <w:trPr>
          <w:trHeight w:val="460"/>
        </w:trPr>
        <w:tc>
          <w:tcPr>
            <w:tcW w:w="2796" w:type="dxa"/>
            <w:tcBorders>
              <w:top w:val="single" w:sz="4" w:space="0" w:color="000000"/>
              <w:bottom w:val="single" w:sz="4" w:space="0" w:color="000000"/>
              <w:right w:val="single" w:sz="4" w:space="0" w:color="000000"/>
            </w:tcBorders>
          </w:tcPr>
          <w:p w14:paraId="70268C5F" w14:textId="77777777" w:rsidR="000D14B5" w:rsidRDefault="000D14B5">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11E40F47" w14:textId="77777777" w:rsidR="000D14B5" w:rsidRDefault="009748A5">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52AC68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050ED135" w14:textId="77777777" w:rsidR="000D14B5" w:rsidRDefault="009748A5">
            <w:pPr>
              <w:pStyle w:val="TableParagraph"/>
              <w:spacing w:line="227" w:lineRule="exact"/>
              <w:ind w:left="158" w:right="134"/>
              <w:jc w:val="center"/>
              <w:rPr>
                <w:sz w:val="20"/>
              </w:rPr>
            </w:pPr>
            <w:r>
              <w:rPr>
                <w:sz w:val="20"/>
              </w:rPr>
              <w:t>Calibration: ±15%</w:t>
            </w:r>
          </w:p>
        </w:tc>
      </w:tr>
      <w:tr w:rsidR="00E52445" w14:paraId="6F4B41F8" w14:textId="77777777" w:rsidTr="00BE2DF2">
        <w:trPr>
          <w:trHeight w:val="1839"/>
          <w:ins w:id="171" w:author="Benjamin Meyer" w:date="2022-08-22T16:11:00Z"/>
        </w:trPr>
        <w:tc>
          <w:tcPr>
            <w:tcW w:w="2796" w:type="dxa"/>
            <w:tcBorders>
              <w:top w:val="single" w:sz="4" w:space="0" w:color="000000"/>
              <w:bottom w:val="single" w:sz="4" w:space="0" w:color="000000"/>
              <w:right w:val="single" w:sz="4" w:space="0" w:color="000000"/>
            </w:tcBorders>
            <w:shd w:val="clear" w:color="auto" w:fill="auto"/>
            <w:vAlign w:val="center"/>
          </w:tcPr>
          <w:p w14:paraId="72238FCF" w14:textId="0AC8ABD4" w:rsidR="00E52445" w:rsidRPr="00BE2DF2" w:rsidRDefault="00E52445" w:rsidP="00BE2DF2">
            <w:pPr>
              <w:pStyle w:val="TableParagraph"/>
              <w:jc w:val="center"/>
              <w:rPr>
                <w:ins w:id="172" w:author="Benjamin Meyer" w:date="2022-08-22T16:11:00Z"/>
              </w:rPr>
            </w:pPr>
            <w:ins w:id="173" w:author="Benjamin Meyer" w:date="2022-08-22T16:12:00Z">
              <w:r w:rsidRPr="00BE2DF2">
                <w:t>Filter Blank</w:t>
              </w:r>
            </w:ins>
          </w:p>
        </w:tc>
        <w:tc>
          <w:tcPr>
            <w:tcW w:w="2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50E49F" w14:textId="42E7C075" w:rsidR="00E52445" w:rsidRDefault="00BE2DF2" w:rsidP="00BE2DF2">
            <w:pPr>
              <w:pStyle w:val="TableParagraph"/>
              <w:spacing w:line="237" w:lineRule="auto"/>
              <w:ind w:left="113" w:right="93"/>
              <w:jc w:val="center"/>
              <w:rPr>
                <w:ins w:id="174" w:author="Benjamin Meyer" w:date="2022-08-22T16:11:00Z"/>
                <w:sz w:val="20"/>
              </w:rPr>
            </w:pPr>
            <w:ins w:id="175" w:author="Benjamin Meyer" w:date="2022-08-22T16:13:00Z">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w:t>
              </w:r>
            </w:ins>
          </w:p>
        </w:tc>
        <w:tc>
          <w:tcPr>
            <w:tcW w:w="13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F7B4F" w14:textId="77777777" w:rsidR="00E52445" w:rsidRDefault="00E52445" w:rsidP="00BE2DF2">
            <w:pPr>
              <w:pStyle w:val="TableParagraph"/>
              <w:jc w:val="center"/>
              <w:rPr>
                <w:ins w:id="176" w:author="Benjamin Meyer" w:date="2022-08-22T16:11:00Z"/>
                <w:sz w:val="20"/>
              </w:rPr>
            </w:pPr>
          </w:p>
        </w:tc>
        <w:tc>
          <w:tcPr>
            <w:tcW w:w="2328" w:type="dxa"/>
            <w:tcBorders>
              <w:top w:val="single" w:sz="4" w:space="0" w:color="000000"/>
              <w:left w:val="single" w:sz="4" w:space="0" w:color="000000"/>
              <w:bottom w:val="single" w:sz="4" w:space="0" w:color="000000"/>
            </w:tcBorders>
            <w:shd w:val="clear" w:color="auto" w:fill="auto"/>
            <w:vAlign w:val="center"/>
          </w:tcPr>
          <w:p w14:paraId="495CBEFF" w14:textId="77777777" w:rsidR="00BE2DF2" w:rsidRDefault="00BE2DF2" w:rsidP="00BE2DF2">
            <w:pPr>
              <w:pStyle w:val="TableParagraph"/>
              <w:spacing w:line="230" w:lineRule="exact"/>
              <w:ind w:left="158" w:right="134"/>
              <w:jc w:val="center"/>
              <w:rPr>
                <w:ins w:id="177" w:author="Benjamin Meyer" w:date="2022-08-22T16:14:00Z"/>
                <w:sz w:val="20"/>
              </w:rPr>
            </w:pPr>
            <w:commentRangeStart w:id="178"/>
            <w:ins w:id="179" w:author="Benjamin Meyer" w:date="2022-08-22T16:14:00Z">
              <w:r>
                <w:rPr>
                  <w:sz w:val="20"/>
                </w:rPr>
                <w:t>≤ MDL (see Tables 1, 2,</w:t>
              </w:r>
            </w:ins>
          </w:p>
          <w:p w14:paraId="5D0A4D7B" w14:textId="0F0FAC25" w:rsidR="00E52445" w:rsidRDefault="00BE2DF2" w:rsidP="00BE2DF2">
            <w:pPr>
              <w:pStyle w:val="TableParagraph"/>
              <w:jc w:val="center"/>
              <w:rPr>
                <w:ins w:id="180" w:author="Benjamin Meyer" w:date="2022-08-22T16:11:00Z"/>
                <w:b/>
              </w:rPr>
            </w:pPr>
            <w:ins w:id="181" w:author="Benjamin Meyer" w:date="2022-08-22T16:14:00Z">
              <w:r>
                <w:rPr>
                  <w:sz w:val="20"/>
                </w:rPr>
                <w:t>3</w:t>
              </w:r>
            </w:ins>
            <w:ins w:id="182" w:author="Benjamin Meyer" w:date="2022-08-22T16:18:00Z">
              <w:r>
                <w:rPr>
                  <w:sz w:val="20"/>
                </w:rPr>
                <w:t xml:space="preserve">, </w:t>
              </w:r>
            </w:ins>
            <w:ins w:id="183" w:author="Benjamin Meyer" w:date="2022-08-22T16:14:00Z">
              <w:r>
                <w:rPr>
                  <w:sz w:val="20"/>
                </w:rPr>
                <w:t>and 4)</w:t>
              </w:r>
            </w:ins>
            <w:commentRangeEnd w:id="178"/>
            <w:ins w:id="184" w:author="Benjamin Meyer" w:date="2022-08-22T16:15:00Z">
              <w:r>
                <w:rPr>
                  <w:rStyle w:val="CommentReference"/>
                </w:rPr>
                <w:commentReference w:id="178"/>
              </w:r>
            </w:ins>
          </w:p>
        </w:tc>
      </w:tr>
      <w:tr w:rsidR="000D14B5" w14:paraId="507786D4" w14:textId="77777777">
        <w:trPr>
          <w:trHeight w:val="1839"/>
        </w:trPr>
        <w:tc>
          <w:tcPr>
            <w:tcW w:w="2796" w:type="dxa"/>
            <w:tcBorders>
              <w:top w:val="single" w:sz="4" w:space="0" w:color="000000"/>
              <w:bottom w:val="single" w:sz="4" w:space="0" w:color="000000"/>
              <w:right w:val="single" w:sz="4" w:space="0" w:color="000000"/>
            </w:tcBorders>
          </w:tcPr>
          <w:p w14:paraId="5C006CCF" w14:textId="77777777" w:rsidR="000D14B5" w:rsidRDefault="000D14B5">
            <w:pPr>
              <w:pStyle w:val="TableParagraph"/>
              <w:rPr>
                <w:b/>
              </w:rPr>
            </w:pPr>
          </w:p>
          <w:p w14:paraId="175B2395" w14:textId="77777777" w:rsidR="000D14B5" w:rsidRDefault="000D14B5">
            <w:pPr>
              <w:pStyle w:val="TableParagraph"/>
              <w:rPr>
                <w:b/>
              </w:rPr>
            </w:pPr>
          </w:p>
          <w:p w14:paraId="1E70D190" w14:textId="77777777" w:rsidR="000D14B5" w:rsidRDefault="000D14B5">
            <w:pPr>
              <w:pStyle w:val="TableParagraph"/>
              <w:spacing w:before="8"/>
              <w:rPr>
                <w:b/>
                <w:sz w:val="25"/>
              </w:rPr>
            </w:pPr>
          </w:p>
          <w:p w14:paraId="69245142" w14:textId="77777777" w:rsidR="000D14B5" w:rsidRDefault="009748A5">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314E49E9"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3764FEE" w14:textId="77777777" w:rsidR="000D14B5" w:rsidRDefault="009748A5">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CE5209A"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D205DD4" w14:textId="77777777" w:rsidR="000D14B5" w:rsidRDefault="000D14B5">
            <w:pPr>
              <w:pStyle w:val="TableParagraph"/>
              <w:rPr>
                <w:b/>
              </w:rPr>
            </w:pPr>
          </w:p>
          <w:p w14:paraId="6DBC7C75" w14:textId="77777777" w:rsidR="000D14B5" w:rsidRDefault="000D14B5">
            <w:pPr>
              <w:pStyle w:val="TableParagraph"/>
              <w:rPr>
                <w:b/>
              </w:rPr>
            </w:pPr>
          </w:p>
          <w:p w14:paraId="72FF8AAA" w14:textId="77777777" w:rsidR="000D14B5" w:rsidRDefault="009748A5">
            <w:pPr>
              <w:pStyle w:val="TableParagraph"/>
              <w:spacing w:before="180"/>
              <w:ind w:left="158" w:right="134"/>
              <w:jc w:val="center"/>
              <w:rPr>
                <w:sz w:val="20"/>
              </w:rPr>
            </w:pPr>
            <w:r>
              <w:rPr>
                <w:sz w:val="20"/>
              </w:rPr>
              <w:t>Calibration: ±15%</w:t>
            </w:r>
          </w:p>
        </w:tc>
      </w:tr>
      <w:tr w:rsidR="000D14B5" w14:paraId="7B951C6E" w14:textId="77777777">
        <w:trPr>
          <w:trHeight w:val="1840"/>
        </w:trPr>
        <w:tc>
          <w:tcPr>
            <w:tcW w:w="2796" w:type="dxa"/>
            <w:tcBorders>
              <w:top w:val="single" w:sz="4" w:space="0" w:color="000000"/>
              <w:bottom w:val="single" w:sz="4" w:space="0" w:color="000000"/>
              <w:right w:val="single" w:sz="4" w:space="0" w:color="000000"/>
            </w:tcBorders>
          </w:tcPr>
          <w:p w14:paraId="147C6296" w14:textId="77777777" w:rsidR="000D14B5" w:rsidRDefault="000D14B5">
            <w:pPr>
              <w:pStyle w:val="TableParagraph"/>
              <w:rPr>
                <w:b/>
              </w:rPr>
            </w:pPr>
          </w:p>
          <w:p w14:paraId="02DED9BB" w14:textId="77777777" w:rsidR="000D14B5" w:rsidRDefault="000D14B5">
            <w:pPr>
              <w:pStyle w:val="TableParagraph"/>
              <w:rPr>
                <w:b/>
              </w:rPr>
            </w:pPr>
          </w:p>
          <w:p w14:paraId="3A53881E" w14:textId="77777777" w:rsidR="000D14B5" w:rsidRDefault="000D14B5">
            <w:pPr>
              <w:pStyle w:val="TableParagraph"/>
              <w:spacing w:before="8"/>
              <w:rPr>
                <w:b/>
                <w:sz w:val="25"/>
              </w:rPr>
            </w:pPr>
          </w:p>
          <w:p w14:paraId="3199AEAF" w14:textId="77777777" w:rsidR="000D14B5" w:rsidRDefault="009748A5">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6FCF3A80"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7C0432EA" w14:textId="77777777" w:rsidR="000D14B5" w:rsidRDefault="009748A5">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482222EF"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60A30244" w14:textId="77777777" w:rsidR="000D14B5" w:rsidRDefault="000D14B5">
            <w:pPr>
              <w:pStyle w:val="TableParagraph"/>
              <w:rPr>
                <w:b/>
              </w:rPr>
            </w:pPr>
          </w:p>
          <w:p w14:paraId="689AC391" w14:textId="77777777" w:rsidR="000D14B5" w:rsidRDefault="000D14B5">
            <w:pPr>
              <w:pStyle w:val="TableParagraph"/>
              <w:rPr>
                <w:b/>
              </w:rPr>
            </w:pPr>
          </w:p>
          <w:p w14:paraId="144D7BDA" w14:textId="77777777" w:rsidR="000D14B5" w:rsidRDefault="009748A5">
            <w:pPr>
              <w:pStyle w:val="TableParagraph"/>
              <w:spacing w:before="182"/>
              <w:ind w:left="158" w:right="134"/>
              <w:jc w:val="center"/>
              <w:rPr>
                <w:sz w:val="20"/>
              </w:rPr>
            </w:pPr>
            <w:r>
              <w:rPr>
                <w:sz w:val="20"/>
              </w:rPr>
              <w:t>Calibration: ±15%</w:t>
            </w:r>
          </w:p>
        </w:tc>
      </w:tr>
      <w:tr w:rsidR="000D14B5" w14:paraId="1620598A" w14:textId="77777777">
        <w:trPr>
          <w:trHeight w:val="2069"/>
        </w:trPr>
        <w:tc>
          <w:tcPr>
            <w:tcW w:w="2796" w:type="dxa"/>
            <w:tcBorders>
              <w:top w:val="single" w:sz="4" w:space="0" w:color="000000"/>
              <w:bottom w:val="single" w:sz="4" w:space="0" w:color="000000"/>
              <w:right w:val="single" w:sz="4" w:space="0" w:color="000000"/>
            </w:tcBorders>
          </w:tcPr>
          <w:p w14:paraId="227097AE" w14:textId="77777777" w:rsidR="000D14B5" w:rsidRDefault="000D14B5">
            <w:pPr>
              <w:pStyle w:val="TableParagraph"/>
              <w:rPr>
                <w:b/>
              </w:rPr>
            </w:pPr>
          </w:p>
          <w:p w14:paraId="5477C175" w14:textId="77777777" w:rsidR="000D14B5" w:rsidRDefault="000D14B5">
            <w:pPr>
              <w:pStyle w:val="TableParagraph"/>
              <w:rPr>
                <w:b/>
              </w:rPr>
            </w:pPr>
          </w:p>
          <w:p w14:paraId="114577C7" w14:textId="77777777" w:rsidR="000D14B5" w:rsidRDefault="000D14B5">
            <w:pPr>
              <w:pStyle w:val="TableParagraph"/>
              <w:rPr>
                <w:b/>
              </w:rPr>
            </w:pPr>
          </w:p>
          <w:p w14:paraId="3110D1B4" w14:textId="77777777" w:rsidR="000D14B5" w:rsidRDefault="009748A5">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6D49BA02"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4071D3D7" w14:textId="77777777" w:rsidR="000D14B5" w:rsidRDefault="009748A5">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69D8B55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39B1F3CB" w14:textId="77777777" w:rsidR="000D14B5" w:rsidRDefault="000D14B5">
            <w:pPr>
              <w:pStyle w:val="TableParagraph"/>
              <w:rPr>
                <w:b/>
              </w:rPr>
            </w:pPr>
          </w:p>
          <w:p w14:paraId="7AE29220" w14:textId="77777777" w:rsidR="000D14B5" w:rsidRDefault="000D14B5">
            <w:pPr>
              <w:pStyle w:val="TableParagraph"/>
              <w:rPr>
                <w:b/>
              </w:rPr>
            </w:pPr>
          </w:p>
          <w:p w14:paraId="610CDE98" w14:textId="77777777" w:rsidR="000D14B5" w:rsidRDefault="000D14B5">
            <w:pPr>
              <w:pStyle w:val="TableParagraph"/>
              <w:spacing w:before="8"/>
              <w:rPr>
                <w:b/>
                <w:sz w:val="25"/>
              </w:rPr>
            </w:pPr>
          </w:p>
          <w:p w14:paraId="45C4488E" w14:textId="77777777" w:rsidR="000D14B5" w:rsidRDefault="009748A5">
            <w:pPr>
              <w:pStyle w:val="TableParagraph"/>
              <w:ind w:left="158" w:right="134"/>
              <w:jc w:val="center"/>
              <w:rPr>
                <w:sz w:val="20"/>
              </w:rPr>
            </w:pPr>
            <w:r>
              <w:rPr>
                <w:sz w:val="20"/>
              </w:rPr>
              <w:t>Calibration: ±15%</w:t>
            </w:r>
          </w:p>
        </w:tc>
      </w:tr>
      <w:tr w:rsidR="000D14B5" w14:paraId="72242BCC" w14:textId="77777777">
        <w:trPr>
          <w:trHeight w:val="287"/>
        </w:trPr>
        <w:tc>
          <w:tcPr>
            <w:tcW w:w="2796" w:type="dxa"/>
            <w:vMerge w:val="restart"/>
            <w:tcBorders>
              <w:top w:val="single" w:sz="4" w:space="0" w:color="000000"/>
              <w:bottom w:val="single" w:sz="4" w:space="0" w:color="000000"/>
              <w:right w:val="single" w:sz="4" w:space="0" w:color="000000"/>
            </w:tcBorders>
          </w:tcPr>
          <w:p w14:paraId="7217B076" w14:textId="77777777" w:rsidR="000D14B5" w:rsidRDefault="009748A5">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11D99AF4" w14:textId="77777777" w:rsidR="000D14B5" w:rsidRDefault="009748A5">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41A2E52"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5B6FFC05" w14:textId="77777777" w:rsidR="000D14B5" w:rsidRDefault="009748A5">
            <w:pPr>
              <w:pStyle w:val="TableParagraph"/>
              <w:spacing w:before="26"/>
              <w:ind w:left="158" w:right="134"/>
              <w:jc w:val="center"/>
              <w:rPr>
                <w:sz w:val="20"/>
              </w:rPr>
            </w:pPr>
            <w:r>
              <w:rPr>
                <w:sz w:val="20"/>
              </w:rPr>
              <w:t>Calibration: ±15%</w:t>
            </w:r>
          </w:p>
        </w:tc>
      </w:tr>
      <w:tr w:rsidR="000D14B5" w14:paraId="73B209C0" w14:textId="77777777">
        <w:trPr>
          <w:trHeight w:val="288"/>
        </w:trPr>
        <w:tc>
          <w:tcPr>
            <w:tcW w:w="2796" w:type="dxa"/>
            <w:vMerge/>
            <w:tcBorders>
              <w:top w:val="nil"/>
              <w:bottom w:val="single" w:sz="4" w:space="0" w:color="000000"/>
              <w:right w:val="single" w:sz="4" w:space="0" w:color="000000"/>
            </w:tcBorders>
          </w:tcPr>
          <w:p w14:paraId="70B12519"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6E910D0" w14:textId="77777777" w:rsidR="000D14B5" w:rsidRDefault="009748A5">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4636E89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38580FC" w14:textId="77777777" w:rsidR="000D14B5" w:rsidRDefault="009748A5">
            <w:pPr>
              <w:pStyle w:val="TableParagraph"/>
              <w:spacing w:before="26"/>
              <w:ind w:left="158" w:right="134"/>
              <w:jc w:val="center"/>
              <w:rPr>
                <w:sz w:val="20"/>
              </w:rPr>
            </w:pPr>
            <w:r>
              <w:rPr>
                <w:sz w:val="20"/>
              </w:rPr>
              <w:t>Calibration: ±15%</w:t>
            </w:r>
          </w:p>
        </w:tc>
      </w:tr>
      <w:tr w:rsidR="000D14B5" w14:paraId="614AAE72" w14:textId="77777777">
        <w:trPr>
          <w:trHeight w:val="287"/>
        </w:trPr>
        <w:tc>
          <w:tcPr>
            <w:tcW w:w="2796" w:type="dxa"/>
            <w:vMerge w:val="restart"/>
            <w:tcBorders>
              <w:top w:val="single" w:sz="4" w:space="0" w:color="000000"/>
              <w:bottom w:val="single" w:sz="4" w:space="0" w:color="000000"/>
              <w:right w:val="single" w:sz="4" w:space="0" w:color="000000"/>
            </w:tcBorders>
          </w:tcPr>
          <w:p w14:paraId="102D1286" w14:textId="77777777" w:rsidR="000D14B5" w:rsidRDefault="000D14B5">
            <w:pPr>
              <w:pStyle w:val="TableParagraph"/>
              <w:spacing w:before="7"/>
              <w:rPr>
                <w:b/>
              </w:rPr>
            </w:pPr>
          </w:p>
          <w:p w14:paraId="2C2C5741" w14:textId="77777777" w:rsidR="000D14B5" w:rsidRDefault="009748A5">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3C1C1169" w14:textId="77777777" w:rsidR="000D14B5" w:rsidRDefault="009748A5">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BD4B6D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A77642B" w14:textId="77777777" w:rsidR="000D14B5" w:rsidRDefault="009748A5">
            <w:pPr>
              <w:pStyle w:val="TableParagraph"/>
              <w:spacing w:before="25"/>
              <w:ind w:left="158" w:right="134"/>
              <w:jc w:val="center"/>
              <w:rPr>
                <w:sz w:val="20"/>
              </w:rPr>
            </w:pPr>
            <w:r>
              <w:rPr>
                <w:sz w:val="20"/>
              </w:rPr>
              <w:t>Calibration: ±15%</w:t>
            </w:r>
          </w:p>
        </w:tc>
      </w:tr>
      <w:tr w:rsidR="000D14B5" w14:paraId="563099CF" w14:textId="77777777">
        <w:trPr>
          <w:trHeight w:val="690"/>
        </w:trPr>
        <w:tc>
          <w:tcPr>
            <w:tcW w:w="2796" w:type="dxa"/>
            <w:vMerge/>
            <w:tcBorders>
              <w:top w:val="nil"/>
              <w:bottom w:val="single" w:sz="4" w:space="0" w:color="000000"/>
              <w:right w:val="single" w:sz="4" w:space="0" w:color="000000"/>
            </w:tcBorders>
          </w:tcPr>
          <w:p w14:paraId="091329AD"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F3298A8" w14:textId="77777777" w:rsidR="000D14B5" w:rsidRDefault="009748A5">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3173176"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7BD139D4" w14:textId="77777777" w:rsidR="000D14B5" w:rsidRDefault="000D14B5">
            <w:pPr>
              <w:pStyle w:val="TableParagraph"/>
              <w:spacing w:before="8"/>
              <w:rPr>
                <w:b/>
                <w:sz w:val="19"/>
              </w:rPr>
            </w:pPr>
          </w:p>
          <w:p w14:paraId="24A48289" w14:textId="77777777" w:rsidR="000D14B5" w:rsidRDefault="009748A5">
            <w:pPr>
              <w:pStyle w:val="TableParagraph"/>
              <w:ind w:left="158" w:right="134"/>
              <w:jc w:val="center"/>
              <w:rPr>
                <w:sz w:val="20"/>
              </w:rPr>
            </w:pPr>
            <w:r>
              <w:rPr>
                <w:sz w:val="20"/>
              </w:rPr>
              <w:t>Calibration: ±15%</w:t>
            </w:r>
          </w:p>
        </w:tc>
      </w:tr>
    </w:tbl>
    <w:p w14:paraId="21898473" w14:textId="77777777" w:rsidR="000D14B5" w:rsidRDefault="000D14B5">
      <w:pPr>
        <w:pStyle w:val="BodyText"/>
        <w:rPr>
          <w:b/>
          <w:sz w:val="20"/>
        </w:rPr>
      </w:pPr>
    </w:p>
    <w:p w14:paraId="33AAF8FC" w14:textId="77777777" w:rsidR="000D14B5" w:rsidRDefault="000D14B5">
      <w:pPr>
        <w:pStyle w:val="BodyText"/>
        <w:spacing w:before="10"/>
        <w:rPr>
          <w:b/>
          <w:sz w:val="19"/>
        </w:rPr>
      </w:pPr>
    </w:p>
    <w:p w14:paraId="411EA0C8" w14:textId="77777777" w:rsidR="000D14B5" w:rsidRDefault="009748A5">
      <w:pPr>
        <w:pStyle w:val="BodyText"/>
        <w:spacing w:before="90"/>
        <w:ind w:left="688" w:right="1087"/>
      </w:pPr>
      <w:r>
        <w:t>If analytical sample results exceed state water quality standards the KWF will do the following:</w:t>
      </w:r>
    </w:p>
    <w:p w14:paraId="4F0AEC33" w14:textId="77777777" w:rsidR="000D14B5" w:rsidRDefault="000D14B5">
      <w:pPr>
        <w:pStyle w:val="BodyText"/>
        <w:spacing w:before="1"/>
      </w:pPr>
    </w:p>
    <w:p w14:paraId="71144EAB" w14:textId="77777777" w:rsidR="000D14B5" w:rsidRDefault="009748A5">
      <w:pPr>
        <w:pStyle w:val="ListParagraph"/>
        <w:numPr>
          <w:ilvl w:val="2"/>
          <w:numId w:val="25"/>
        </w:numPr>
        <w:tabs>
          <w:tab w:val="left" w:pos="1047"/>
          <w:tab w:val="left" w:pos="1048"/>
        </w:tabs>
        <w:ind w:right="667"/>
        <w:rPr>
          <w:sz w:val="24"/>
        </w:rPr>
      </w:pPr>
      <w:r>
        <w:rPr>
          <w:sz w:val="24"/>
        </w:rPr>
        <w:t>For the biannual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331AF6C6" w14:textId="77777777" w:rsidR="000D14B5" w:rsidRDefault="009748A5">
      <w:pPr>
        <w:pStyle w:val="ListParagraph"/>
        <w:numPr>
          <w:ilvl w:val="2"/>
          <w:numId w:val="25"/>
        </w:numPr>
        <w:tabs>
          <w:tab w:val="left" w:pos="1047"/>
          <w:tab w:val="left" w:pos="1048"/>
        </w:tabs>
        <w:ind w:right="491"/>
        <w:rPr>
          <w:sz w:val="24"/>
        </w:rPr>
      </w:pPr>
      <w:r>
        <w:rPr>
          <w:sz w:val="24"/>
        </w:rPr>
        <w:t>Flag the data, validate it, notify ADEC as soon as feasible and summarize it in the final report.</w:t>
      </w:r>
    </w:p>
    <w:p w14:paraId="2C79DF20" w14:textId="77777777" w:rsidR="000D14B5" w:rsidRDefault="009748A5">
      <w:pPr>
        <w:pStyle w:val="ListParagraph"/>
        <w:numPr>
          <w:ilvl w:val="2"/>
          <w:numId w:val="25"/>
        </w:numPr>
        <w:tabs>
          <w:tab w:val="left" w:pos="1047"/>
          <w:tab w:val="left" w:pos="1048"/>
        </w:tabs>
        <w:ind w:right="592"/>
        <w:rPr>
          <w:sz w:val="24"/>
        </w:rPr>
      </w:pPr>
      <w:r>
        <w:rPr>
          <w:sz w:val="24"/>
        </w:rPr>
        <w:lastRenderedPageBreak/>
        <w:t>Flag the data, validate it, and use the information to help determine where and what to sample for in the</w:t>
      </w:r>
      <w:r>
        <w:rPr>
          <w:spacing w:val="-1"/>
          <w:sz w:val="24"/>
        </w:rPr>
        <w:t xml:space="preserve"> </w:t>
      </w:r>
      <w:r>
        <w:rPr>
          <w:sz w:val="24"/>
        </w:rPr>
        <w:t>future.</w:t>
      </w:r>
    </w:p>
    <w:p w14:paraId="529E2E54" w14:textId="29BA6908" w:rsidR="000D14B5" w:rsidRPr="008631EA" w:rsidRDefault="009748A5" w:rsidP="008631EA">
      <w:pPr>
        <w:pStyle w:val="ListParagraph"/>
        <w:numPr>
          <w:ilvl w:val="2"/>
          <w:numId w:val="25"/>
        </w:numPr>
        <w:tabs>
          <w:tab w:val="left" w:pos="1047"/>
          <w:tab w:val="left" w:pos="1048"/>
        </w:tabs>
        <w:ind w:right="573"/>
        <w:rPr>
          <w:sz w:val="24"/>
        </w:rPr>
        <w:sectPr w:rsidR="000D14B5" w:rsidRPr="008631EA">
          <w:pgSz w:w="11900" w:h="16840"/>
          <w:pgMar w:top="1620" w:right="940" w:bottom="940" w:left="1040" w:header="929" w:footer="744" w:gutter="0"/>
          <w:cols w:space="720"/>
        </w:sectPr>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w:t>
      </w:r>
      <w:r w:rsidR="00434CF1">
        <w:rPr>
          <w:sz w:val="24"/>
        </w:rPr>
        <w:t xml:space="preserve"> </w:t>
      </w:r>
      <w:ins w:id="185" w:author="Benjamin Meyer" w:date="2022-07-19T14:37:00Z">
        <w:r w:rsidR="00434CF1">
          <w:rPr>
            <w:sz w:val="24"/>
          </w:rPr>
          <w:t xml:space="preserve">Prior to final release, </w:t>
        </w:r>
      </w:ins>
      <w:ins w:id="186" w:author="Benjamin Meyer" w:date="2022-07-19T14:39:00Z">
        <w:r w:rsidR="00434CF1">
          <w:rPr>
            <w:sz w:val="24"/>
          </w:rPr>
          <w:t xml:space="preserve">KWF will also notify </w:t>
        </w:r>
      </w:ins>
      <w:ins w:id="187" w:author="Benjamin Meyer" w:date="2022-07-19T14:37:00Z">
        <w:r w:rsidR="00434CF1">
          <w:rPr>
            <w:sz w:val="24"/>
          </w:rPr>
          <w:t xml:space="preserve">partner organizations involved with fieldwork, sample analysis, and data management </w:t>
        </w:r>
      </w:ins>
      <w:ins w:id="188" w:author="Benjamin Meyer" w:date="2022-07-19T14:39:00Z">
        <w:r w:rsidR="00434CF1">
          <w:rPr>
            <w:sz w:val="24"/>
          </w:rPr>
          <w:t>to ensure</w:t>
        </w:r>
      </w:ins>
      <w:ins w:id="189" w:author="Benjamin Meyer" w:date="2022-07-19T14:44:00Z">
        <w:r w:rsidR="008631EA">
          <w:rPr>
            <w:sz w:val="24"/>
          </w:rPr>
          <w:t xml:space="preserve"> consistent messaging.</w:t>
        </w:r>
      </w:ins>
    </w:p>
    <w:p w14:paraId="196429E1" w14:textId="77777777" w:rsidR="000D14B5" w:rsidRDefault="000D14B5">
      <w:pPr>
        <w:pStyle w:val="BodyText"/>
        <w:spacing w:before="1"/>
      </w:pPr>
    </w:p>
    <w:p w14:paraId="32A75CA7" w14:textId="0F0B138A" w:rsidR="000D14B5" w:rsidRDefault="009748A5">
      <w:pPr>
        <w:pStyle w:val="Heading1"/>
        <w:tabs>
          <w:tab w:val="left" w:pos="1407"/>
        </w:tabs>
        <w:spacing w:before="90"/>
        <w:ind w:right="1891"/>
      </w:pPr>
      <w:bookmarkStart w:id="190" w:name="B6._INSTRUMENT_/_EQUIPMENT_TESTING,_INSP"/>
      <w:bookmarkStart w:id="191" w:name="_Toc96073971"/>
      <w:bookmarkEnd w:id="190"/>
      <w:r>
        <w:t>B6.</w:t>
      </w:r>
      <w:r>
        <w:tab/>
        <w:t>INSTRUMENT / EQUIPMENT TESTING, INSPECTION AND MAINTENANCE</w:t>
      </w:r>
      <w:bookmarkEnd w:id="191"/>
    </w:p>
    <w:p w14:paraId="599A4A2F" w14:textId="77777777" w:rsidR="000D14B5" w:rsidRDefault="000D14B5">
      <w:pPr>
        <w:pStyle w:val="BodyText"/>
        <w:rPr>
          <w:b/>
        </w:rPr>
      </w:pPr>
    </w:p>
    <w:p w14:paraId="0F1CCCE9" w14:textId="6646C7CC" w:rsidR="000D14B5" w:rsidRDefault="009748A5">
      <w:pPr>
        <w:pStyle w:val="Heading2"/>
      </w:pPr>
      <w:bookmarkStart w:id="192" w:name="_Toc96073972"/>
      <w:r>
        <w:t>Agency Baseline</w:t>
      </w:r>
      <w:del w:id="193" w:author="Benjamin Meyer" w:date="2022-07-19T14:36:00Z">
        <w:r w:rsidDel="00434CF1">
          <w:delText xml:space="preserve"> and Metals Monitoring</w:delText>
        </w:r>
      </w:del>
      <w:bookmarkEnd w:id="192"/>
    </w:p>
    <w:p w14:paraId="5EEDC655" w14:textId="77777777" w:rsidR="000D14B5" w:rsidRDefault="009748A5">
      <w:pPr>
        <w:pStyle w:val="BodyText"/>
        <w:ind w:left="687" w:right="248"/>
      </w:pPr>
      <w:r>
        <w:t>Training is conducted by the QA Officer and/or SGS staff. The trainers describe the proper handling and maintenance of sample bottles and, once the water samples were taken, how to handle the samples while in transit to the Soldotna Wastewater Treatment Plant.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62DE93DA" w14:textId="77777777" w:rsidR="000D14B5" w:rsidRDefault="000D14B5">
      <w:pPr>
        <w:pStyle w:val="BodyText"/>
        <w:spacing w:before="11"/>
        <w:rPr>
          <w:sz w:val="23"/>
        </w:rPr>
      </w:pPr>
    </w:p>
    <w:p w14:paraId="0FDAFE65" w14:textId="77777777" w:rsidR="000D14B5" w:rsidRDefault="009748A5">
      <w:pPr>
        <w:pStyle w:val="BodyText"/>
        <w:ind w:left="687"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Soldotna Wastewater Treatment Plant.</w:t>
      </w:r>
    </w:p>
    <w:p w14:paraId="5F5E2741" w14:textId="77777777" w:rsidR="000D14B5" w:rsidRDefault="009748A5">
      <w:pPr>
        <w:pStyle w:val="BodyText"/>
        <w:ind w:left="687"/>
      </w:pPr>
      <w:r>
        <w:t>SGS will provide extra sampling bottles in case some are missing in the kits.</w:t>
      </w:r>
    </w:p>
    <w:p w14:paraId="3A14DC27" w14:textId="77777777" w:rsidR="000D14B5" w:rsidRDefault="000D14B5">
      <w:pPr>
        <w:pStyle w:val="BodyText"/>
        <w:spacing w:before="2"/>
      </w:pPr>
    </w:p>
    <w:p w14:paraId="4D4EA174" w14:textId="1A1598A9" w:rsidR="000D14B5" w:rsidRDefault="009748A5">
      <w:pPr>
        <w:pStyle w:val="Heading1"/>
        <w:tabs>
          <w:tab w:val="left" w:pos="1407"/>
        </w:tabs>
        <w:spacing w:line="275" w:lineRule="exact"/>
        <w:ind w:left="687"/>
      </w:pPr>
      <w:bookmarkStart w:id="194" w:name="B7._INSTRUMENT_CALIBRATION_PROCEDURES"/>
      <w:bookmarkStart w:id="195" w:name="_Toc96073973"/>
      <w:bookmarkEnd w:id="194"/>
      <w:r>
        <w:t>B7.</w:t>
      </w:r>
      <w:r>
        <w:tab/>
        <w:t>INSTRUMENT CALIBRATION</w:t>
      </w:r>
      <w:r>
        <w:rPr>
          <w:spacing w:val="-2"/>
        </w:rPr>
        <w:t xml:space="preserve"> </w:t>
      </w:r>
      <w:r>
        <w:t>PROCEDURES</w:t>
      </w:r>
      <w:bookmarkEnd w:id="195"/>
    </w:p>
    <w:p w14:paraId="5C94BE73" w14:textId="77777777" w:rsidR="000D14B5" w:rsidRDefault="009748A5">
      <w:pPr>
        <w:pStyle w:val="BodyText"/>
        <w:ind w:left="687" w:right="248"/>
      </w:pPr>
      <w:r>
        <w:t>Field instruments will be calibrated or verified within calibration tolerances prior to using the instruments. Calibrations will be in accordance with the respective EPA CWA approved method against standards of known traceability and within stated certification (expiration) dates. Calibrations, etc. will be documented as previously described.</w:t>
      </w:r>
    </w:p>
    <w:p w14:paraId="515B1D6A" w14:textId="77777777" w:rsidR="000D14B5" w:rsidRDefault="000D14B5">
      <w:pPr>
        <w:pStyle w:val="BodyText"/>
        <w:spacing w:before="11"/>
        <w:rPr>
          <w:sz w:val="23"/>
        </w:rPr>
      </w:pPr>
    </w:p>
    <w:p w14:paraId="2F844AF8" w14:textId="77777777" w:rsidR="000D14B5" w:rsidRDefault="009748A5">
      <w:pPr>
        <w:pStyle w:val="BodyText"/>
        <w:ind w:left="687" w:right="262"/>
      </w:pPr>
      <w:r>
        <w:t>Contracted and sub-contracted laboratories will follow the calibration procedures found in its QAP and the laboratory’s SOPs. Specific calibration procedures for regulated pollutants will be in agreement with the respective EPA Approved CWA method of analysis. Field and/or laboratory calibration records will be made available to ADEC upon request.</w:t>
      </w:r>
    </w:p>
    <w:p w14:paraId="013CCF4F" w14:textId="77777777" w:rsidR="000D14B5" w:rsidRDefault="000D14B5">
      <w:pPr>
        <w:pStyle w:val="BodyText"/>
        <w:spacing w:before="1"/>
      </w:pPr>
    </w:p>
    <w:p w14:paraId="14E9BA8E" w14:textId="43EF3AA0" w:rsidR="000D14B5" w:rsidRDefault="009748A5">
      <w:pPr>
        <w:pStyle w:val="Heading2"/>
        <w:spacing w:line="240" w:lineRule="auto"/>
        <w:ind w:left="687"/>
      </w:pPr>
      <w:bookmarkStart w:id="196" w:name="_Toc96073974"/>
      <w:r>
        <w:t>Agency Baseline</w:t>
      </w:r>
      <w:bookmarkEnd w:id="196"/>
    </w:p>
    <w:p w14:paraId="65A69D8C" w14:textId="77777777" w:rsidR="000D14B5" w:rsidRDefault="000D14B5">
      <w:pPr>
        <w:pStyle w:val="BodyText"/>
        <w:spacing w:before="9"/>
        <w:rPr>
          <w:b/>
          <w:i/>
          <w:sz w:val="23"/>
        </w:rPr>
      </w:pPr>
    </w:p>
    <w:p w14:paraId="43F6DF89" w14:textId="77777777" w:rsidR="000D14B5" w:rsidRDefault="009748A5">
      <w:pPr>
        <w:pStyle w:val="BodyText"/>
        <w:ind w:left="687"/>
      </w:pPr>
      <w:r>
        <w:t>Included as Appendix H to this document.</w:t>
      </w:r>
    </w:p>
    <w:p w14:paraId="70EA5A7E" w14:textId="77777777" w:rsidR="000D14B5" w:rsidRDefault="000D14B5">
      <w:pPr>
        <w:pStyle w:val="BodyText"/>
      </w:pPr>
    </w:p>
    <w:p w14:paraId="699E77CD" w14:textId="77777777" w:rsidR="000D14B5" w:rsidRDefault="009748A5">
      <w:pPr>
        <w:pStyle w:val="BodyText"/>
        <w:ind w:left="687" w:right="502"/>
      </w:pPr>
      <w:r>
        <w:t>Note: YSI meters are calibrated to the manual specifications for each model listed. YSI meters are only used to collect temperature data. For specific zinc and copper assessments, YSI meters will be used to collect air and water temperature data. The YSI Temperature Meter QA form (KWF: WQ FORM 5) is found in Appendix I.</w:t>
      </w:r>
    </w:p>
    <w:p w14:paraId="7F66E031" w14:textId="77777777" w:rsidR="000D14B5" w:rsidRDefault="000D14B5">
      <w:pPr>
        <w:pStyle w:val="BodyText"/>
        <w:spacing w:before="3"/>
      </w:pPr>
    </w:p>
    <w:p w14:paraId="28B3A725" w14:textId="1C081BC1" w:rsidR="000D14B5" w:rsidRDefault="009748A5">
      <w:pPr>
        <w:pStyle w:val="Heading1"/>
        <w:tabs>
          <w:tab w:val="left" w:pos="1407"/>
        </w:tabs>
        <w:ind w:left="687"/>
      </w:pPr>
      <w:bookmarkStart w:id="197" w:name="B8._INSPECTION_AND_ACCEPTANCE_REQUIREMEN"/>
      <w:bookmarkStart w:id="198" w:name="_Toc96073975"/>
      <w:bookmarkEnd w:id="197"/>
      <w:r>
        <w:t>B8.</w:t>
      </w:r>
      <w:r>
        <w:tab/>
        <w:t>INSPECTION AND ACCEPTANCE REQUIREMENTS FOR</w:t>
      </w:r>
      <w:r>
        <w:rPr>
          <w:spacing w:val="-9"/>
        </w:rPr>
        <w:t xml:space="preserve"> </w:t>
      </w:r>
      <w:r>
        <w:t>SUPPLIES</w:t>
      </w:r>
      <w:bookmarkEnd w:id="198"/>
    </w:p>
    <w:p w14:paraId="0F200D49" w14:textId="77777777" w:rsidR="000D14B5" w:rsidRDefault="000D14B5">
      <w:pPr>
        <w:pStyle w:val="BodyText"/>
        <w:rPr>
          <w:b/>
        </w:rPr>
      </w:pPr>
    </w:p>
    <w:p w14:paraId="5BAA7100" w14:textId="50EF72E0" w:rsidR="000D14B5" w:rsidRDefault="009748A5">
      <w:pPr>
        <w:pStyle w:val="Heading2"/>
        <w:ind w:left="687"/>
      </w:pPr>
      <w:bookmarkStart w:id="199" w:name="_Toc96073976"/>
      <w:r>
        <w:t>Agency Baseline and Metals Monitoring</w:t>
      </w:r>
      <w:bookmarkEnd w:id="199"/>
    </w:p>
    <w:p w14:paraId="34BDF1C8" w14:textId="77777777" w:rsidR="000D14B5" w:rsidRDefault="009748A5">
      <w:pPr>
        <w:pStyle w:val="BodyText"/>
        <w:ind w:left="687" w:right="274"/>
      </w:pPr>
      <w:r>
        <w:t>Monitoring supplies are provided by SGS. The lead contact at SGS has the responsibility of ordering equipment and supplies. All sample containers, tubing, filters, etc. provided by SGS will be certified clean for the analyses of interest. 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75F144E5" w14:textId="77777777" w:rsidR="000D14B5" w:rsidRDefault="000D14B5">
      <w:pPr>
        <w:sectPr w:rsidR="000D14B5">
          <w:pgSz w:w="11900" w:h="16840"/>
          <w:pgMar w:top="1620" w:right="940" w:bottom="940" w:left="1040" w:header="929" w:footer="744" w:gutter="0"/>
          <w:cols w:space="720"/>
        </w:sectPr>
      </w:pPr>
    </w:p>
    <w:p w14:paraId="43ECEAB8" w14:textId="77777777" w:rsidR="000D14B5" w:rsidRDefault="000D14B5">
      <w:pPr>
        <w:pStyle w:val="BodyText"/>
        <w:spacing w:before="1"/>
      </w:pPr>
    </w:p>
    <w:p w14:paraId="72F5737A" w14:textId="663BBED0" w:rsidR="000D14B5" w:rsidRDefault="009748A5">
      <w:pPr>
        <w:pStyle w:val="Heading1"/>
        <w:tabs>
          <w:tab w:val="left" w:pos="1407"/>
        </w:tabs>
        <w:spacing w:before="90"/>
        <w:ind w:right="1919"/>
      </w:pPr>
      <w:bookmarkStart w:id="200" w:name="B9._DATA_ACQUISITION_REQUIREMENTS_FOR_NO"/>
      <w:bookmarkStart w:id="201" w:name="_Toc96073977"/>
      <w:bookmarkEnd w:id="200"/>
      <w:r>
        <w:t>B9.</w:t>
      </w:r>
      <w:r>
        <w:tab/>
        <w:t>DATA ACQUISITION REQUIREMENTS FOR NON-DIRECT MEASUREMENTS</w:t>
      </w:r>
      <w:bookmarkEnd w:id="201"/>
    </w:p>
    <w:p w14:paraId="4D5BF8F8" w14:textId="77777777" w:rsidR="000D14B5" w:rsidRDefault="000D14B5">
      <w:pPr>
        <w:pStyle w:val="BodyText"/>
        <w:rPr>
          <w:b/>
        </w:rPr>
      </w:pPr>
    </w:p>
    <w:p w14:paraId="5C6B206D" w14:textId="1E9F3B7D" w:rsidR="000D14B5" w:rsidRDefault="009748A5">
      <w:pPr>
        <w:pStyle w:val="Heading2"/>
      </w:pPr>
      <w:bookmarkStart w:id="202" w:name="_Toc96073978"/>
      <w:r>
        <w:t>Applies to all elements of the monitoring effort</w:t>
      </w:r>
      <w:bookmarkEnd w:id="202"/>
    </w:p>
    <w:p w14:paraId="14C7E9BD" w14:textId="77777777" w:rsidR="000D14B5" w:rsidRDefault="009748A5">
      <w:pPr>
        <w:pStyle w:val="BodyText"/>
        <w:ind w:left="687" w:right="254"/>
      </w:pPr>
      <w:r>
        <w:t>Weather data downloaded or purchased through the National Oceanic and Atmospheric Administration (NOAA) w</w:t>
      </w:r>
      <w:hyperlink r:id="rId39">
        <w:r>
          <w:t xml:space="preserve">eb site (http://www.ncdc.noaa.gov/oa/ncdc.html) </w:t>
        </w:r>
      </w:hyperlink>
      <w:r>
        <w:t>also will be used and assumed accurate. Stream discharge data may be obtained from the U.S. Geological Survey (USGS) and will be assumed to be accurate.</w:t>
      </w:r>
    </w:p>
    <w:p w14:paraId="545EBFF7" w14:textId="77777777" w:rsidR="000D14B5" w:rsidRDefault="000D14B5">
      <w:pPr>
        <w:pStyle w:val="BodyText"/>
        <w:spacing w:before="2"/>
      </w:pPr>
    </w:p>
    <w:p w14:paraId="51F74B6F" w14:textId="09D37C65" w:rsidR="000D14B5" w:rsidRDefault="009748A5">
      <w:pPr>
        <w:pStyle w:val="Heading1"/>
        <w:tabs>
          <w:tab w:val="left" w:pos="1407"/>
        </w:tabs>
        <w:spacing w:line="275" w:lineRule="exact"/>
        <w:ind w:left="687"/>
      </w:pPr>
      <w:bookmarkStart w:id="203" w:name="B10._DATA_MANAGEMENT"/>
      <w:bookmarkStart w:id="204" w:name="_Toc96073979"/>
      <w:bookmarkEnd w:id="203"/>
      <w:r>
        <w:t>B10.</w:t>
      </w:r>
      <w:r>
        <w:tab/>
        <w:t>DATA</w:t>
      </w:r>
      <w:r>
        <w:rPr>
          <w:spacing w:val="-2"/>
        </w:rPr>
        <w:t xml:space="preserve"> </w:t>
      </w:r>
      <w:r>
        <w:t>MANAGEMENT</w:t>
      </w:r>
      <w:bookmarkEnd w:id="204"/>
    </w:p>
    <w:p w14:paraId="1715BFF6" w14:textId="4585BF23" w:rsidR="000D14B5" w:rsidRDefault="009748A5">
      <w:pPr>
        <w:pStyle w:val="BodyText"/>
        <w:ind w:left="687" w:right="549"/>
      </w:pPr>
      <w:r>
        <w:t>The success of a monitoring project relies on data and their interpretation. It is critical that data be available to users and that these data are:</w:t>
      </w:r>
    </w:p>
    <w:p w14:paraId="37026D05" w14:textId="77777777" w:rsidR="00B90285" w:rsidRDefault="00B90285">
      <w:pPr>
        <w:pStyle w:val="BodyText"/>
        <w:ind w:left="687" w:right="549"/>
      </w:pPr>
    </w:p>
    <w:p w14:paraId="387203A7"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0902FBDB"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Reliable,</w:t>
      </w:r>
    </w:p>
    <w:p w14:paraId="5284C066"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Aggregated in a manner consistent with their prime use,</w:t>
      </w:r>
      <w:r>
        <w:rPr>
          <w:spacing w:val="-6"/>
          <w:sz w:val="24"/>
        </w:rPr>
        <w:t xml:space="preserve"> </w:t>
      </w:r>
      <w:r>
        <w:rPr>
          <w:sz w:val="24"/>
        </w:rPr>
        <w:t>and</w:t>
      </w:r>
    </w:p>
    <w:p w14:paraId="49D5D99A" w14:textId="77777777" w:rsidR="000D14B5" w:rsidRDefault="009748A5">
      <w:pPr>
        <w:pStyle w:val="ListParagraph"/>
        <w:numPr>
          <w:ilvl w:val="2"/>
          <w:numId w:val="25"/>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C09CCE7" w14:textId="77777777" w:rsidR="000D14B5" w:rsidRDefault="000D14B5">
      <w:pPr>
        <w:pStyle w:val="BodyText"/>
        <w:spacing w:before="9"/>
        <w:rPr>
          <w:sz w:val="23"/>
        </w:rPr>
      </w:pPr>
    </w:p>
    <w:p w14:paraId="0F06793C" w14:textId="77777777" w:rsidR="000D14B5" w:rsidRDefault="009748A5" w:rsidP="00B515CF">
      <w:pPr>
        <w:pStyle w:val="BodyText"/>
        <w:ind w:left="720" w:right="475" w:firstLine="328"/>
      </w:pPr>
      <w:r>
        <w:t>Quality Assurance/Quality Control (QA/QC) of data management begins with the raw data and ends with a defensible report, preferably through the computerized messaging of raw data.</w:t>
      </w:r>
    </w:p>
    <w:p w14:paraId="0665B8EF" w14:textId="77777777" w:rsidR="000D14B5" w:rsidRDefault="000D14B5">
      <w:pPr>
        <w:pStyle w:val="BodyText"/>
      </w:pPr>
    </w:p>
    <w:p w14:paraId="3C29344D" w14:textId="77777777" w:rsidR="00B515CF" w:rsidRDefault="009748A5" w:rsidP="00B515CF">
      <w:pPr>
        <w:pStyle w:val="BodyText"/>
        <w:ind w:left="720" w:right="389" w:firstLine="328"/>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ADEC Division of Water Project Manager. Data management also includes/discusses the control mechanism for detecting and correcting errors.</w:t>
      </w:r>
    </w:p>
    <w:p w14:paraId="01EE50FA" w14:textId="77777777" w:rsidR="00B515CF" w:rsidRDefault="00B515CF" w:rsidP="00B515CF">
      <w:pPr>
        <w:pStyle w:val="BodyText"/>
        <w:ind w:left="720" w:right="389" w:firstLine="328"/>
      </w:pPr>
    </w:p>
    <w:p w14:paraId="68FC2D74" w14:textId="13C83036" w:rsidR="000D14B5" w:rsidRDefault="009748A5" w:rsidP="00B515CF">
      <w:pPr>
        <w:pStyle w:val="BodyText"/>
        <w:ind w:left="720" w:right="389" w:firstLine="328"/>
      </w:pPr>
      <w:r>
        <w:t>Various people are responsible for separate or discrete parts of the data management process:</w:t>
      </w:r>
    </w:p>
    <w:p w14:paraId="0D17B7C6" w14:textId="77777777" w:rsidR="00B515CF" w:rsidRDefault="00B515CF" w:rsidP="00B515CF">
      <w:pPr>
        <w:pStyle w:val="BodyText"/>
        <w:ind w:left="1014" w:firstLine="33"/>
      </w:pPr>
    </w:p>
    <w:p w14:paraId="2D68B2BA" w14:textId="77777777" w:rsidR="000D14B5" w:rsidRDefault="009748A5">
      <w:pPr>
        <w:pStyle w:val="ListParagraph"/>
        <w:numPr>
          <w:ilvl w:val="0"/>
          <w:numId w:val="17"/>
        </w:numPr>
        <w:tabs>
          <w:tab w:val="left" w:pos="1047"/>
          <w:tab w:val="left" w:pos="1048"/>
        </w:tabs>
        <w:ind w:left="1047" w:right="295"/>
        <w:rPr>
          <w:sz w:val="24"/>
        </w:rPr>
      </w:pPr>
      <w:r>
        <w:rPr>
          <w:sz w:val="24"/>
        </w:rPr>
        <w:t>The sampling team is responsible for field measurements/sample collection and recording of data and subsequent shipment of samples to laboratories for analyses. They assemble data files, which includes raw data, calibration information and certificates, QC checks (routine checks), data flags, sampler comments and meta data where available. These files are assembled and forwarded for secondary data review by the sampling manager or</w:t>
      </w:r>
      <w:r>
        <w:rPr>
          <w:spacing w:val="-1"/>
          <w:sz w:val="24"/>
        </w:rPr>
        <w:t xml:space="preserve"> </w:t>
      </w:r>
      <w:r>
        <w:rPr>
          <w:sz w:val="24"/>
        </w:rPr>
        <w:t>supervisor.</w:t>
      </w:r>
    </w:p>
    <w:p w14:paraId="249D5F84" w14:textId="77777777" w:rsidR="000D14B5" w:rsidRDefault="009748A5">
      <w:pPr>
        <w:pStyle w:val="ListParagraph"/>
        <w:numPr>
          <w:ilvl w:val="0"/>
          <w:numId w:val="17"/>
        </w:numPr>
        <w:tabs>
          <w:tab w:val="left" w:pos="1047"/>
          <w:tab w:val="left" w:pos="1048"/>
        </w:tabs>
        <w:ind w:left="1047" w:right="479"/>
        <w:rPr>
          <w:sz w:val="24"/>
        </w:rPr>
      </w:pPr>
      <w:r>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Pr>
          <w:spacing w:val="-11"/>
          <w:sz w:val="24"/>
        </w:rPr>
        <w:t xml:space="preserve"> </w:t>
      </w:r>
      <w:r>
        <w:rPr>
          <w:sz w:val="24"/>
        </w:rPr>
        <w:t>supervisor.</w:t>
      </w:r>
    </w:p>
    <w:p w14:paraId="44660B8B" w14:textId="77777777" w:rsidR="000D14B5" w:rsidRDefault="009748A5">
      <w:pPr>
        <w:pStyle w:val="ListParagraph"/>
        <w:numPr>
          <w:ilvl w:val="0"/>
          <w:numId w:val="17"/>
        </w:numPr>
        <w:tabs>
          <w:tab w:val="left" w:pos="1047"/>
          <w:tab w:val="left" w:pos="1048"/>
        </w:tabs>
        <w:ind w:left="1047" w:right="552"/>
        <w:rPr>
          <w:sz w:val="24"/>
        </w:rPr>
      </w:pPr>
      <w:r>
        <w:rPr>
          <w:sz w:val="24"/>
        </w:rPr>
        <w:t>Secondary reviewers (sampling coordinator/supervisor/project supervisor) are responsible for QA/QC review, verification and validation of field and laboratory data and data reformatting as appropriate for reporting to STORET, AQMS, , and reporting validated data to the project</w:t>
      </w:r>
      <w:r>
        <w:rPr>
          <w:spacing w:val="-3"/>
          <w:sz w:val="24"/>
        </w:rPr>
        <w:t xml:space="preserve"> </w:t>
      </w:r>
      <w:r>
        <w:rPr>
          <w:sz w:val="24"/>
        </w:rPr>
        <w:t>manager.</w:t>
      </w:r>
    </w:p>
    <w:p w14:paraId="19D59D01" w14:textId="77777777" w:rsidR="000D14B5" w:rsidRDefault="009748A5">
      <w:pPr>
        <w:pStyle w:val="ListParagraph"/>
        <w:numPr>
          <w:ilvl w:val="0"/>
          <w:numId w:val="17"/>
        </w:numPr>
        <w:tabs>
          <w:tab w:val="left" w:pos="1047"/>
          <w:tab w:val="left" w:pos="1048"/>
        </w:tabs>
        <w:spacing w:before="1"/>
        <w:ind w:left="1047" w:right="306"/>
        <w:rPr>
          <w:sz w:val="24"/>
        </w:rPr>
      </w:pPr>
      <w:r>
        <w:rPr>
          <w:sz w:val="24"/>
        </w:rPr>
        <w:t xml:space="preserve">The project QA officer is responsible for performing routine independent reviews of data to ensure the monitoring projects data quality objectives are being met. Findings and recommended corrective actions (as appropriate) are reported directly to project </w:t>
      </w:r>
      <w:r>
        <w:rPr>
          <w:sz w:val="24"/>
        </w:rPr>
        <w:lastRenderedPageBreak/>
        <w:t>management.</w:t>
      </w:r>
    </w:p>
    <w:p w14:paraId="46C045CD" w14:textId="77777777" w:rsidR="00B34ACF" w:rsidRDefault="009748A5" w:rsidP="00B34ACF">
      <w:pPr>
        <w:pStyle w:val="ListParagraph"/>
        <w:numPr>
          <w:ilvl w:val="0"/>
          <w:numId w:val="17"/>
        </w:numPr>
        <w:tabs>
          <w:tab w:val="left" w:pos="1047"/>
          <w:tab w:val="left" w:pos="1048"/>
        </w:tabs>
        <w:spacing w:line="275" w:lineRule="exact"/>
        <w:ind w:hanging="361"/>
        <w:rPr>
          <w:sz w:val="24"/>
        </w:rPr>
      </w:pPr>
      <w:r w:rsidRPr="00B34ACF">
        <w:rPr>
          <w:sz w:val="24"/>
        </w:rPr>
        <w:t>The project manager is responsible for final data</w:t>
      </w:r>
      <w:r w:rsidRPr="00B34ACF">
        <w:rPr>
          <w:spacing w:val="-4"/>
          <w:sz w:val="24"/>
        </w:rPr>
        <w:t xml:space="preserve"> </w:t>
      </w:r>
      <w:r w:rsidRPr="00B34ACF">
        <w:rPr>
          <w:sz w:val="24"/>
        </w:rPr>
        <w:t>certification</w:t>
      </w:r>
    </w:p>
    <w:p w14:paraId="5DAA8213" w14:textId="3D06BE53" w:rsidR="000D14B5" w:rsidRPr="00B34ACF" w:rsidRDefault="009748A5" w:rsidP="00B34ACF">
      <w:pPr>
        <w:pStyle w:val="ListParagraph"/>
        <w:numPr>
          <w:ilvl w:val="0"/>
          <w:numId w:val="17"/>
        </w:numPr>
        <w:tabs>
          <w:tab w:val="left" w:pos="1047"/>
          <w:tab w:val="left" w:pos="1048"/>
        </w:tabs>
        <w:spacing w:line="275" w:lineRule="exact"/>
        <w:ind w:hanging="361"/>
        <w:rPr>
          <w:sz w:val="24"/>
        </w:rPr>
      </w:pPr>
      <w:r w:rsidRPr="00B34ACF">
        <w:rPr>
          <w:sz w:val="24"/>
        </w:rPr>
        <w:t>ADEC DOW Project Manager/WQAO conducts a final review (tertiary review) and submits the validated data to STORET,</w:t>
      </w:r>
      <w:r w:rsidRPr="00B34ACF">
        <w:rPr>
          <w:spacing w:val="-2"/>
          <w:sz w:val="24"/>
        </w:rPr>
        <w:t xml:space="preserve"> </w:t>
      </w:r>
      <w:r w:rsidRPr="00B34ACF">
        <w:rPr>
          <w:sz w:val="24"/>
        </w:rPr>
        <w:t>AQMS.</w:t>
      </w:r>
    </w:p>
    <w:p w14:paraId="714D059D" w14:textId="77777777" w:rsidR="000D14B5" w:rsidRDefault="000D14B5">
      <w:pPr>
        <w:pStyle w:val="BodyText"/>
        <w:rPr>
          <w:sz w:val="26"/>
        </w:rPr>
      </w:pPr>
    </w:p>
    <w:p w14:paraId="32DD5BC3" w14:textId="77777777" w:rsidR="000D14B5" w:rsidRDefault="000D14B5">
      <w:pPr>
        <w:pStyle w:val="BodyText"/>
        <w:spacing w:before="2"/>
        <w:rPr>
          <w:sz w:val="22"/>
        </w:rPr>
      </w:pPr>
    </w:p>
    <w:p w14:paraId="711607E7" w14:textId="77777777" w:rsidR="000D14B5" w:rsidRDefault="009748A5">
      <w:pPr>
        <w:pStyle w:val="ListParagraph"/>
        <w:numPr>
          <w:ilvl w:val="2"/>
          <w:numId w:val="16"/>
        </w:numPr>
        <w:tabs>
          <w:tab w:val="left" w:pos="1408"/>
        </w:tabs>
        <w:spacing w:line="275" w:lineRule="exact"/>
        <w:rPr>
          <w:b/>
          <w:sz w:val="24"/>
        </w:rPr>
      </w:pPr>
      <w:r>
        <w:rPr>
          <w:b/>
          <w:sz w:val="24"/>
        </w:rPr>
        <w:t>Data Storage and</w:t>
      </w:r>
      <w:r>
        <w:rPr>
          <w:b/>
          <w:spacing w:val="-2"/>
          <w:sz w:val="24"/>
        </w:rPr>
        <w:t xml:space="preserve"> </w:t>
      </w:r>
      <w:r>
        <w:rPr>
          <w:b/>
          <w:sz w:val="24"/>
        </w:rPr>
        <w:t>Retention</w:t>
      </w:r>
    </w:p>
    <w:p w14:paraId="753A0E5E" w14:textId="77777777" w:rsidR="000D14B5" w:rsidRDefault="009748A5">
      <w:pPr>
        <w:pStyle w:val="BodyText"/>
        <w:ind w:left="688" w:right="341"/>
      </w:pPr>
      <w:r>
        <w:t>Data management files will be stored as described below and in Section A9, Documents and Records. Laboratory records must be retained by the contract laboratory for a minimum of five years.</w:t>
      </w:r>
    </w:p>
    <w:p w14:paraId="4F462A41" w14:textId="67179FEC" w:rsidR="000D14B5" w:rsidRDefault="009748A5">
      <w:pPr>
        <w:pStyle w:val="Heading2"/>
        <w:spacing w:before="122"/>
      </w:pPr>
      <w:bookmarkStart w:id="205" w:name="_Toc96073980"/>
      <w:r>
        <w:t xml:space="preserve">Agency Baseline and Metals </w:t>
      </w:r>
      <w:commentRangeStart w:id="206"/>
      <w:r>
        <w:t>Monitoring</w:t>
      </w:r>
      <w:bookmarkEnd w:id="205"/>
      <w:commentRangeEnd w:id="206"/>
      <w:r w:rsidR="00B515CF">
        <w:rPr>
          <w:rStyle w:val="CommentReference"/>
          <w:b w:val="0"/>
          <w:bCs w:val="0"/>
          <w:i w:val="0"/>
        </w:rPr>
        <w:commentReference w:id="206"/>
      </w:r>
    </w:p>
    <w:p w14:paraId="51CFCE10" w14:textId="2BB72A5C" w:rsidR="000D14B5" w:rsidRDefault="009748A5">
      <w:pPr>
        <w:pStyle w:val="BodyText"/>
        <w:ind w:left="687" w:right="295"/>
      </w:pPr>
      <w:r>
        <w:t>All data are reviewed by the Project QA Officer and the Project Manager before data are accepted. Data will be entered into a customized, AWQMS-compatibl</w:t>
      </w:r>
      <w:r w:rsidR="00B515CF">
        <w:t>e, template in Microsoft Excel.</w:t>
      </w:r>
      <w:r>
        <w:t xml:space="preserve"> Data will be reviewed to determine if water quality problems exist and any values exceed water quality standards. Data files are backed up on </w:t>
      </w:r>
      <w:commentRangeStart w:id="207"/>
      <w:r>
        <w:t>KWF server.</w:t>
      </w:r>
      <w:commentRangeEnd w:id="207"/>
      <w:r w:rsidR="00B34B0D">
        <w:rPr>
          <w:rStyle w:val="CommentReference"/>
        </w:rPr>
        <w:commentReference w:id="207"/>
      </w:r>
    </w:p>
    <w:p w14:paraId="2C211C79" w14:textId="77777777" w:rsidR="000D14B5" w:rsidRDefault="000D14B5">
      <w:pPr>
        <w:pStyle w:val="BodyText"/>
        <w:rPr>
          <w:sz w:val="20"/>
        </w:rPr>
      </w:pPr>
    </w:p>
    <w:p w14:paraId="0D4E0D93" w14:textId="77777777" w:rsidR="000D14B5" w:rsidRDefault="000D14B5">
      <w:pPr>
        <w:pStyle w:val="BodyText"/>
        <w:rPr>
          <w:sz w:val="20"/>
        </w:rPr>
      </w:pPr>
    </w:p>
    <w:p w14:paraId="066B7C0D" w14:textId="77777777" w:rsidR="000D14B5" w:rsidRDefault="000D14B5">
      <w:pPr>
        <w:pStyle w:val="BodyText"/>
        <w:rPr>
          <w:sz w:val="20"/>
        </w:rPr>
      </w:pPr>
    </w:p>
    <w:p w14:paraId="6482A250" w14:textId="77777777" w:rsidR="000D14B5" w:rsidRDefault="000D14B5">
      <w:pPr>
        <w:pStyle w:val="BodyText"/>
        <w:rPr>
          <w:sz w:val="20"/>
        </w:rPr>
      </w:pPr>
    </w:p>
    <w:p w14:paraId="0299BB9F" w14:textId="164996DB" w:rsidR="000D14B5" w:rsidRDefault="00B515CF">
      <w:pPr>
        <w:pStyle w:val="BodyText"/>
        <w:rPr>
          <w:sz w:val="20"/>
        </w:rPr>
      </w:pPr>
      <w:r>
        <w:rPr>
          <w:noProof/>
          <w:sz w:val="20"/>
        </w:rPr>
        <mc:AlternateContent>
          <mc:Choice Requires="wps">
            <w:drawing>
              <wp:anchor distT="0" distB="0" distL="114300" distR="114300" simplePos="0" relativeHeight="251644928" behindDoc="0" locked="0" layoutInCell="1" allowOverlap="1" wp14:anchorId="202D0D4D" wp14:editId="5BF60BC4">
                <wp:simplePos x="0" y="0"/>
                <wp:positionH relativeFrom="column">
                  <wp:posOffset>1239520</wp:posOffset>
                </wp:positionH>
                <wp:positionV relativeFrom="paragraph">
                  <wp:posOffset>55880</wp:posOffset>
                </wp:positionV>
                <wp:extent cx="1363980" cy="676275"/>
                <wp:effectExtent l="0" t="0" r="26670" b="28575"/>
                <wp:wrapNone/>
                <wp:docPr id="7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6762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E0238E" w14:textId="504FBC85" w:rsidR="001A7025" w:rsidRDefault="001A7025">
                            <w:pPr>
                              <w:spacing w:before="69" w:line="242" w:lineRule="auto"/>
                              <w:ind w:left="259" w:right="282" w:hanging="21"/>
                              <w:rPr>
                                <w:sz w:val="24"/>
                              </w:rPr>
                            </w:pPr>
                            <w:r>
                              <w:rPr>
                                <w:sz w:val="24"/>
                              </w:rPr>
                              <w:t>Project Manager Benjamin Meyer</w:t>
                            </w:r>
                          </w:p>
                        </w:txbxContent>
                      </wps:txbx>
                      <wps:bodyPr rot="0" vert="horz" wrap="square" lIns="0" tIns="0" rIns="0" bIns="0" anchor="t" anchorCtr="0" upright="1">
                        <a:noAutofit/>
                      </wps:bodyPr>
                    </wps:wsp>
                  </a:graphicData>
                </a:graphic>
              </wp:anchor>
            </w:drawing>
          </mc:Choice>
          <mc:Fallback>
            <w:pict>
              <v:shape w14:anchorId="202D0D4D" id="Text Box 33" o:spid="_x0000_s1042" type="#_x0000_t202" style="position:absolute;margin-left:97.6pt;margin-top:4.4pt;width:107.4pt;height:53.2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" filled="f">
                <v:textbox inset="0,0,0,0">
                  <w:txbxContent>
                    <w:p w14:paraId="7EE0238E" w14:textId="504FBC85" w:rsidR="001A7025" w:rsidRDefault="001A7025">
                      <w:pPr>
                        <w:spacing w:before="69" w:line="242" w:lineRule="auto"/>
                        <w:ind w:left="259" w:right="282" w:hanging="21"/>
                        <w:rPr>
                          <w:sz w:val="24"/>
                        </w:rPr>
                      </w:pPr>
                      <w:r>
                        <w:rPr>
                          <w:sz w:val="24"/>
                        </w:rPr>
                        <w:t>Project Manager Benjamin Meyer</w:t>
                      </w:r>
                    </w:p>
                  </w:txbxContent>
                </v:textbox>
              </v:shape>
            </w:pict>
          </mc:Fallback>
        </mc:AlternateContent>
      </w:r>
    </w:p>
    <w:p w14:paraId="5EBF6D18" w14:textId="77777777" w:rsidR="000D14B5" w:rsidRDefault="000D14B5">
      <w:pPr>
        <w:pStyle w:val="BodyText"/>
        <w:rPr>
          <w:sz w:val="20"/>
        </w:rPr>
      </w:pPr>
    </w:p>
    <w:p w14:paraId="70C9239C" w14:textId="4B07C193" w:rsidR="000D14B5" w:rsidRDefault="000D14B5">
      <w:pPr>
        <w:pStyle w:val="BodyText"/>
        <w:rPr>
          <w:sz w:val="20"/>
        </w:rPr>
      </w:pPr>
    </w:p>
    <w:p w14:paraId="6F680C1C" w14:textId="0399F148" w:rsidR="000D14B5" w:rsidRDefault="00B515CF">
      <w:pPr>
        <w:pStyle w:val="BodyText"/>
        <w:rPr>
          <w:sz w:val="20"/>
        </w:rPr>
      </w:pPr>
      <w:r>
        <w:rPr>
          <w:noProof/>
          <w:sz w:val="20"/>
        </w:rPr>
        <mc:AlternateContent>
          <mc:Choice Requires="wps">
            <w:drawing>
              <wp:anchor distT="0" distB="0" distL="114300" distR="114300" simplePos="0" relativeHeight="251645952" behindDoc="0" locked="0" layoutInCell="1" allowOverlap="1" wp14:anchorId="07758A08" wp14:editId="64107859">
                <wp:simplePos x="0" y="0"/>
                <wp:positionH relativeFrom="column">
                  <wp:posOffset>2625725</wp:posOffset>
                </wp:positionH>
                <wp:positionV relativeFrom="paragraph">
                  <wp:posOffset>60959</wp:posOffset>
                </wp:positionV>
                <wp:extent cx="1428750" cy="676275"/>
                <wp:effectExtent l="0" t="0" r="19050" b="28575"/>
                <wp:wrapNone/>
                <wp:docPr id="7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6762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E58ADBA" id="Line 34" o:spid="_x0000_s1026" style="position:absolute;z-index:157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75pt,4.8pt" to="319.2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"/>
            </w:pict>
          </mc:Fallback>
        </mc:AlternateContent>
      </w:r>
    </w:p>
    <w:p w14:paraId="05A57281" w14:textId="23920C8B" w:rsidR="000D14B5" w:rsidRDefault="000D14B5">
      <w:pPr>
        <w:pStyle w:val="BodyText"/>
        <w:rPr>
          <w:sz w:val="20"/>
        </w:rPr>
      </w:pPr>
    </w:p>
    <w:p w14:paraId="37267ABB" w14:textId="34F804DE" w:rsidR="000D14B5" w:rsidRDefault="00B34B0D">
      <w:pPr>
        <w:pStyle w:val="BodyText"/>
        <w:spacing w:before="6"/>
        <w:rPr>
          <w:sz w:val="27"/>
        </w:rPr>
      </w:pPr>
      <w:r>
        <w:rPr>
          <w:noProof/>
        </w:rPr>
        <mc:AlternateContent>
          <mc:Choice Requires="wps">
            <w:drawing>
              <wp:anchor distT="0" distB="0" distL="114300" distR="114300" simplePos="0" relativeHeight="251643904" behindDoc="0" locked="0" layoutInCell="1" allowOverlap="1" wp14:anchorId="5BE707CE" wp14:editId="625466AB">
                <wp:simplePos x="0" y="0"/>
                <wp:positionH relativeFrom="page">
                  <wp:posOffset>2505075</wp:posOffset>
                </wp:positionH>
                <wp:positionV relativeFrom="page">
                  <wp:posOffset>5057775</wp:posOffset>
                </wp:positionV>
                <wp:extent cx="9525" cy="561975"/>
                <wp:effectExtent l="0" t="0" r="28575" b="28575"/>
                <wp:wrapNone/>
                <wp:docPr id="8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619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BAAFB" id="Line 35"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7.25pt,398.25pt" to="198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">
                <w10:wrap anchorx="page" anchory="page"/>
              </v:line>
            </w:pict>
          </mc:Fallback>
        </mc:AlternateContent>
      </w:r>
    </w:p>
    <w:p w14:paraId="34A9DEC0" w14:textId="4FEA9F6E" w:rsidR="00B515CF" w:rsidRDefault="00B515CF">
      <w:pPr>
        <w:pStyle w:val="BodyText"/>
        <w:rPr>
          <w:sz w:val="20"/>
        </w:rPr>
      </w:pPr>
      <w:r>
        <w:rPr>
          <w:noProof/>
        </w:rPr>
        <mc:AlternateContent>
          <mc:Choice Requires="wps">
            <w:drawing>
              <wp:anchor distT="0" distB="0" distL="114300" distR="114300" simplePos="0" relativeHeight="251672576" behindDoc="0" locked="0" layoutInCell="1" allowOverlap="1" wp14:anchorId="57041B1F" wp14:editId="69B1A39F">
                <wp:simplePos x="0" y="0"/>
                <wp:positionH relativeFrom="column">
                  <wp:posOffset>4049395</wp:posOffset>
                </wp:positionH>
                <wp:positionV relativeFrom="paragraph">
                  <wp:posOffset>241935</wp:posOffset>
                </wp:positionV>
                <wp:extent cx="1485900" cy="619125"/>
                <wp:effectExtent l="0" t="0" r="19050" b="28575"/>
                <wp:wrapTopAndBottom/>
                <wp:docPr id="7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191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B081A2" w14:textId="77777777" w:rsidR="001A7025" w:rsidRDefault="001A7025" w:rsidP="00B515CF">
                            <w:pPr>
                              <w:spacing w:before="69" w:line="242" w:lineRule="auto"/>
                              <w:ind w:left="552" w:right="533" w:firstLine="120"/>
                              <w:rPr>
                                <w:sz w:val="24"/>
                              </w:rPr>
                            </w:pPr>
                            <w:r>
                              <w:rPr>
                                <w:sz w:val="24"/>
                              </w:rPr>
                              <w:t>Data Base KWF Server</w:t>
                            </w:r>
                          </w:p>
                        </w:txbxContent>
                      </wps:txbx>
                      <wps:bodyPr rot="0" vert="horz" wrap="square" lIns="0" tIns="0" rIns="0" bIns="0" anchor="t" anchorCtr="0" upright="1">
                        <a:noAutofit/>
                      </wps:bodyPr>
                    </wps:wsp>
                  </a:graphicData>
                </a:graphic>
              </wp:anchor>
            </w:drawing>
          </mc:Choice>
          <mc:Fallback>
            <w:pict>
              <v:shape w14:anchorId="57041B1F" id="Text Box 29" o:spid="_x0000_s1043" type="#_x0000_t202" style="position:absolute;margin-left:318.85pt;margin-top:19.05pt;width:117pt;height:48.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" filled="f">
                <v:textbox inset="0,0,0,0">
                  <w:txbxContent>
                    <w:p w14:paraId="03B081A2" w14:textId="77777777" w:rsidR="001A7025" w:rsidRDefault="001A7025" w:rsidP="00B515CF">
                      <w:pPr>
                        <w:spacing w:before="69" w:line="242" w:lineRule="auto"/>
                        <w:ind w:left="552" w:right="533" w:firstLine="120"/>
                        <w:rPr>
                          <w:sz w:val="24"/>
                        </w:rPr>
                      </w:pPr>
                      <w:r>
                        <w:rPr>
                          <w:sz w:val="24"/>
                        </w:rPr>
                        <w:t>Data Base KWF Server</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4CF3B348" wp14:editId="0530572D">
                <wp:simplePos x="0" y="0"/>
                <wp:positionH relativeFrom="column">
                  <wp:posOffset>2616200</wp:posOffset>
                </wp:positionH>
                <wp:positionV relativeFrom="paragraph">
                  <wp:posOffset>825500</wp:posOffset>
                </wp:positionV>
                <wp:extent cx="1409700" cy="0"/>
                <wp:effectExtent l="0" t="0" r="19050" b="19050"/>
                <wp:wrapTopAndBottom/>
                <wp:docPr id="7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F0FEB9F" id="Line 30" o:spid="_x0000_s1026" style="position:absolute;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pt,65pt" to="31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">
                <w10:wrap type="topAndBottom"/>
              </v:line>
            </w:pict>
          </mc:Fallback>
        </mc:AlternateContent>
      </w:r>
    </w:p>
    <w:p w14:paraId="5A3F36CB" w14:textId="41BDBFF7" w:rsidR="000D14B5" w:rsidRDefault="00B515CF">
      <w:pPr>
        <w:pStyle w:val="BodyText"/>
        <w:rPr>
          <w:sz w:val="20"/>
        </w:rPr>
      </w:pPr>
      <w:r>
        <w:rPr>
          <w:noProof/>
        </w:rPr>
        <mc:AlternateContent>
          <mc:Choice Requires="wps">
            <w:drawing>
              <wp:anchor distT="0" distB="0" distL="114300" distR="114300" simplePos="0" relativeHeight="251670528" behindDoc="0" locked="0" layoutInCell="1" allowOverlap="1" wp14:anchorId="630DDC81" wp14:editId="4851961E">
                <wp:simplePos x="0" y="0"/>
                <wp:positionH relativeFrom="page">
                  <wp:posOffset>2543175</wp:posOffset>
                </wp:positionH>
                <wp:positionV relativeFrom="paragraph">
                  <wp:posOffset>1098550</wp:posOffset>
                </wp:positionV>
                <wp:extent cx="9525" cy="647700"/>
                <wp:effectExtent l="0" t="0" r="28575" b="19050"/>
                <wp:wrapNone/>
                <wp:docPr id="7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477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D7474" id="Line 26" o:spid="_x0000_s1026" style="position:absolute;z-index:48762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0.25pt,86.5pt" to="20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">
                <w10:wrap anchorx="page"/>
              </v:line>
            </w:pict>
          </mc:Fallback>
        </mc:AlternateContent>
      </w:r>
      <w:r>
        <w:rPr>
          <w:noProof/>
        </w:rPr>
        <mc:AlternateContent>
          <mc:Choice Requires="wps">
            <w:drawing>
              <wp:anchor distT="0" distB="0" distL="0" distR="0" simplePos="0" relativeHeight="251657216" behindDoc="1" locked="0" layoutInCell="1" allowOverlap="1" wp14:anchorId="4DEAC708" wp14:editId="3965D964">
                <wp:simplePos x="0" y="0"/>
                <wp:positionH relativeFrom="page">
                  <wp:posOffset>1886585</wp:posOffset>
                </wp:positionH>
                <wp:positionV relativeFrom="paragraph">
                  <wp:posOffset>219075</wp:posOffset>
                </wp:positionV>
                <wp:extent cx="1363980" cy="866775"/>
                <wp:effectExtent l="0" t="0" r="0" b="0"/>
                <wp:wrapTopAndBottom/>
                <wp:docPr id="7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8667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2EC3C8" w14:textId="4804AE1C" w:rsidR="001A7025" w:rsidRDefault="001A7025">
                            <w:pPr>
                              <w:pStyle w:val="BodyText"/>
                              <w:spacing w:before="68" w:line="242" w:lineRule="auto"/>
                              <w:ind w:left="331" w:right="85" w:hanging="143"/>
                            </w:pPr>
                            <w:r>
                              <w:t>Project QA Officer Benjamin Meyer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AC708" id="Text Box 31" o:spid="_x0000_s1044" type="#_x0000_t202" style="position:absolute;margin-left:148.55pt;margin-top:17.25pt;width:107.4pt;height:68.2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" filled="f">
                <v:textbox inset="0,0,0,0">
                  <w:txbxContent>
                    <w:p w14:paraId="442EC3C8" w14:textId="4804AE1C" w:rsidR="001A7025" w:rsidRDefault="001A7025">
                      <w:pPr>
                        <w:pStyle w:val="BodyText"/>
                        <w:spacing w:before="68" w:line="242" w:lineRule="auto"/>
                        <w:ind w:left="331" w:right="85" w:hanging="143"/>
                      </w:pPr>
                      <w:r>
                        <w:t>Project QA Officer Benjamin Meyer</w:t>
                      </w:r>
                    </w:p>
                  </w:txbxContent>
                </v:textbox>
                <w10:wrap type="topAndBottom" anchorx="page"/>
              </v:shape>
            </w:pict>
          </mc:Fallback>
        </mc:AlternateContent>
      </w:r>
    </w:p>
    <w:p w14:paraId="4625E1F0" w14:textId="51E4632E" w:rsidR="000D14B5" w:rsidRDefault="000D14B5">
      <w:pPr>
        <w:pStyle w:val="BodyText"/>
        <w:rPr>
          <w:sz w:val="20"/>
        </w:rPr>
      </w:pPr>
    </w:p>
    <w:p w14:paraId="36598603" w14:textId="69B5DF06" w:rsidR="000D14B5" w:rsidRDefault="000D14B5">
      <w:pPr>
        <w:pStyle w:val="BodyText"/>
        <w:spacing w:before="9"/>
        <w:rPr>
          <w:sz w:val="21"/>
        </w:rPr>
      </w:pPr>
    </w:p>
    <w:p w14:paraId="6A4170CD" w14:textId="0F91CBF0" w:rsidR="00B515CF" w:rsidRDefault="00B515CF">
      <w:pPr>
        <w:pStyle w:val="BodyText"/>
        <w:spacing w:before="9"/>
        <w:rPr>
          <w:sz w:val="21"/>
        </w:rPr>
      </w:pPr>
      <w:r>
        <w:rPr>
          <w:noProof/>
        </w:rPr>
        <mc:AlternateContent>
          <mc:Choice Requires="wps">
            <w:drawing>
              <wp:anchor distT="0" distB="0" distL="0" distR="0" simplePos="0" relativeHeight="251673600" behindDoc="1" locked="0" layoutInCell="1" allowOverlap="1" wp14:anchorId="0829103A" wp14:editId="57FAF884">
                <wp:simplePos x="0" y="0"/>
                <wp:positionH relativeFrom="page">
                  <wp:posOffset>1898650</wp:posOffset>
                </wp:positionH>
                <wp:positionV relativeFrom="paragraph">
                  <wp:posOffset>212725</wp:posOffset>
                </wp:positionV>
                <wp:extent cx="1272540" cy="685800"/>
                <wp:effectExtent l="0" t="0" r="0" b="0"/>
                <wp:wrapTopAndBottom/>
                <wp:docPr id="7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685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69D7B4" w14:textId="77777777" w:rsidR="001A7025" w:rsidRDefault="001A7025" w:rsidP="00B515CF">
                            <w:pPr>
                              <w:pStyle w:val="BodyText"/>
                              <w:spacing w:before="68" w:line="242" w:lineRule="auto"/>
                              <w:ind w:left="449" w:right="453" w:firstLine="306"/>
                            </w:pPr>
                            <w:r>
                              <w:t>Data Generation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9103A" id="Text Box 27" o:spid="_x0000_s1045" type="#_x0000_t202" style="position:absolute;margin-left:149.5pt;margin-top:16.75pt;width:100.2pt;height:54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" filled="f">
                <v:textbox inset="0,0,0,0">
                  <w:txbxContent>
                    <w:p w14:paraId="2569D7B4" w14:textId="77777777" w:rsidR="001A7025" w:rsidRDefault="001A7025" w:rsidP="00B515CF">
                      <w:pPr>
                        <w:pStyle w:val="BodyText"/>
                        <w:spacing w:before="68" w:line="242" w:lineRule="auto"/>
                        <w:ind w:left="449" w:right="453" w:firstLine="306"/>
                      </w:pPr>
                      <w:r>
                        <w:t>Data Generation</w:t>
                      </w:r>
                    </w:p>
                  </w:txbxContent>
                </v:textbox>
                <w10:wrap type="topAndBottom" anchorx="page"/>
              </v:shape>
            </w:pict>
          </mc:Fallback>
        </mc:AlternateContent>
      </w:r>
    </w:p>
    <w:p w14:paraId="13FBF128" w14:textId="02D56B74" w:rsidR="00B515CF" w:rsidRDefault="00B515CF">
      <w:pPr>
        <w:pStyle w:val="BodyText"/>
        <w:spacing w:before="9"/>
        <w:rPr>
          <w:sz w:val="21"/>
        </w:rPr>
      </w:pPr>
    </w:p>
    <w:p w14:paraId="39D2AC73" w14:textId="73B3F769" w:rsidR="00B515CF" w:rsidRDefault="00B515CF">
      <w:pPr>
        <w:pStyle w:val="BodyText"/>
        <w:spacing w:before="9"/>
        <w:rPr>
          <w:sz w:val="21"/>
        </w:rPr>
      </w:pPr>
    </w:p>
    <w:p w14:paraId="2D33C77D" w14:textId="710F3B21" w:rsidR="00B515CF" w:rsidRDefault="00B515CF">
      <w:pPr>
        <w:pStyle w:val="BodyText"/>
        <w:spacing w:before="9"/>
        <w:rPr>
          <w:sz w:val="21"/>
        </w:rPr>
      </w:pPr>
    </w:p>
    <w:p w14:paraId="3AB6ADAB" w14:textId="6A0E507D" w:rsidR="00B515CF" w:rsidRDefault="00B515CF">
      <w:pPr>
        <w:pStyle w:val="BodyText"/>
        <w:spacing w:before="9"/>
        <w:rPr>
          <w:sz w:val="21"/>
        </w:rPr>
      </w:pPr>
    </w:p>
    <w:p w14:paraId="2376E20E" w14:textId="56AD8423" w:rsidR="000D14B5" w:rsidRDefault="000D14B5">
      <w:pPr>
        <w:pStyle w:val="BodyText"/>
        <w:spacing w:before="2"/>
        <w:rPr>
          <w:sz w:val="7"/>
        </w:rPr>
      </w:pPr>
    </w:p>
    <w:p w14:paraId="3ED91D69" w14:textId="754B08C7" w:rsidR="00B515CF" w:rsidRDefault="00B515CF" w:rsidP="00B515CF">
      <w:pPr>
        <w:spacing w:before="90"/>
        <w:rPr>
          <w:b/>
          <w:sz w:val="24"/>
        </w:rPr>
      </w:pPr>
    </w:p>
    <w:p w14:paraId="5FC1F40A" w14:textId="77777777" w:rsidR="000D14B5" w:rsidRDefault="000D14B5">
      <w:pPr>
        <w:rPr>
          <w:sz w:val="24"/>
        </w:rPr>
        <w:sectPr w:rsidR="000D14B5">
          <w:pgSz w:w="11900" w:h="16840"/>
          <w:pgMar w:top="1620" w:right="940" w:bottom="940" w:left="1040" w:header="929" w:footer="744" w:gutter="0"/>
          <w:cols w:space="720"/>
        </w:sectPr>
      </w:pPr>
    </w:p>
    <w:p w14:paraId="2EBC0EEE" w14:textId="77777777" w:rsidR="000D14B5" w:rsidRDefault="009748A5">
      <w:pPr>
        <w:tabs>
          <w:tab w:val="left" w:pos="1407"/>
        </w:tabs>
        <w:spacing w:before="91"/>
        <w:ind w:left="688"/>
        <w:rPr>
          <w:b/>
          <w:sz w:val="24"/>
        </w:rPr>
      </w:pPr>
      <w:bookmarkStart w:id="208" w:name="C1._ASSESSMENTS_AND_RESPONSE_ACTIONS"/>
      <w:bookmarkEnd w:id="208"/>
      <w:r>
        <w:rPr>
          <w:b/>
          <w:sz w:val="24"/>
        </w:rPr>
        <w:lastRenderedPageBreak/>
        <w:t>C1.</w:t>
      </w:r>
      <w:r>
        <w:rPr>
          <w:b/>
          <w:sz w:val="24"/>
        </w:rPr>
        <w:tab/>
        <w:t>ASSESSMENTS AND RESPONSE</w:t>
      </w:r>
      <w:r>
        <w:rPr>
          <w:b/>
          <w:spacing w:val="-2"/>
          <w:sz w:val="24"/>
        </w:rPr>
        <w:t xml:space="preserve"> </w:t>
      </w:r>
      <w:r>
        <w:rPr>
          <w:b/>
          <w:sz w:val="24"/>
        </w:rPr>
        <w:t>ACTIONS</w:t>
      </w:r>
    </w:p>
    <w:p w14:paraId="7F959E7E" w14:textId="77777777" w:rsidR="000D14B5" w:rsidRDefault="000D14B5">
      <w:pPr>
        <w:pStyle w:val="BodyText"/>
        <w:spacing w:before="9"/>
        <w:rPr>
          <w:b/>
          <w:sz w:val="23"/>
        </w:rPr>
      </w:pPr>
    </w:p>
    <w:p w14:paraId="29EE4667" w14:textId="77777777" w:rsidR="000D14B5" w:rsidRDefault="009748A5">
      <w:pPr>
        <w:pStyle w:val="BodyText"/>
        <w:ind w:left="688" w:right="301"/>
      </w:pPr>
      <w:r>
        <w:t>Assessments are independent (of management) evaluations of the monitoring project that are performed by the Project’s QA Officer or his/her designee. For this project assessments include the following:</w:t>
      </w:r>
    </w:p>
    <w:p w14:paraId="350FB65C" w14:textId="77777777" w:rsidR="000D14B5" w:rsidRDefault="000D14B5">
      <w:pPr>
        <w:pStyle w:val="BodyText"/>
      </w:pPr>
    </w:p>
    <w:p w14:paraId="36D3B234" w14:textId="77777777" w:rsidR="000D14B5" w:rsidRDefault="009748A5">
      <w:pPr>
        <w:pStyle w:val="BodyText"/>
        <w:spacing w:before="1"/>
        <w:ind w:left="688"/>
      </w:pPr>
      <w:r>
        <w:rPr>
          <w:u w:val="single"/>
        </w:rPr>
        <w:t>Field Assessments (each pollutant)</w:t>
      </w:r>
    </w:p>
    <w:p w14:paraId="72683301" w14:textId="77777777" w:rsidR="000D14B5" w:rsidRDefault="009748A5">
      <w:pPr>
        <w:pStyle w:val="ListParagraph"/>
        <w:numPr>
          <w:ilvl w:val="3"/>
          <w:numId w:val="16"/>
        </w:numPr>
        <w:tabs>
          <w:tab w:val="left" w:pos="1407"/>
          <w:tab w:val="left" w:pos="1408"/>
        </w:tabs>
        <w:ind w:right="332"/>
        <w:rPr>
          <w:sz w:val="24"/>
        </w:rPr>
      </w:pPr>
      <w:r>
        <w:rPr>
          <w:sz w:val="24"/>
        </w:rPr>
        <w:t>Precision (replicate) sample measurements. Precision criteria are specified in Section A7, Tables 1 and</w:t>
      </w:r>
      <w:r>
        <w:rPr>
          <w:spacing w:val="-1"/>
          <w:sz w:val="24"/>
        </w:rPr>
        <w:t xml:space="preserve"> </w:t>
      </w:r>
      <w:r>
        <w:rPr>
          <w:sz w:val="24"/>
        </w:rPr>
        <w:t>5.</w:t>
      </w:r>
    </w:p>
    <w:p w14:paraId="22799D75" w14:textId="77777777" w:rsidR="000D14B5" w:rsidRDefault="009748A5">
      <w:pPr>
        <w:pStyle w:val="ListParagraph"/>
        <w:numPr>
          <w:ilvl w:val="3"/>
          <w:numId w:val="16"/>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2E9A6127" w14:textId="77777777" w:rsidR="000D14B5" w:rsidRDefault="000D14B5">
      <w:pPr>
        <w:pStyle w:val="BodyText"/>
        <w:spacing w:before="9"/>
        <w:rPr>
          <w:sz w:val="23"/>
        </w:rPr>
      </w:pPr>
    </w:p>
    <w:p w14:paraId="738DF23A" w14:textId="77777777" w:rsidR="000D14B5" w:rsidRDefault="009748A5">
      <w:pPr>
        <w:pStyle w:val="BodyText"/>
        <w:ind w:left="688"/>
      </w:pPr>
      <w:r>
        <w:rPr>
          <w:u w:val="single"/>
        </w:rPr>
        <w:t>Field samples collected for subsequent laboratory analysis (each pollutant)</w:t>
      </w:r>
    </w:p>
    <w:p w14:paraId="27928BD7" w14:textId="77777777" w:rsidR="000D14B5" w:rsidRDefault="009748A5">
      <w:pPr>
        <w:pStyle w:val="ListParagraph"/>
        <w:numPr>
          <w:ilvl w:val="3"/>
          <w:numId w:val="16"/>
        </w:numPr>
        <w:tabs>
          <w:tab w:val="left" w:pos="1407"/>
          <w:tab w:val="left" w:pos="1408"/>
        </w:tabs>
        <w:spacing w:before="1"/>
        <w:ind w:left="1407" w:right="878"/>
        <w:rPr>
          <w:sz w:val="24"/>
        </w:rPr>
      </w:pPr>
      <w:r>
        <w:rPr>
          <w:sz w:val="24"/>
        </w:rPr>
        <w:t>Blind replicate samples for each pollutant to be measured. Precision criteria are specified in Section A7, Tables 2, 3 and</w:t>
      </w:r>
      <w:r>
        <w:rPr>
          <w:spacing w:val="-7"/>
          <w:sz w:val="24"/>
        </w:rPr>
        <w:t xml:space="preserve"> </w:t>
      </w:r>
      <w:r>
        <w:rPr>
          <w:sz w:val="24"/>
        </w:rPr>
        <w:t>4.</w:t>
      </w:r>
    </w:p>
    <w:p w14:paraId="3C0B78D1" w14:textId="77777777" w:rsidR="000D14B5" w:rsidRDefault="009748A5">
      <w:pPr>
        <w:pStyle w:val="ListParagraph"/>
        <w:numPr>
          <w:ilvl w:val="3"/>
          <w:numId w:val="16"/>
        </w:numPr>
        <w:tabs>
          <w:tab w:val="left" w:pos="1407"/>
          <w:tab w:val="left" w:pos="1408"/>
        </w:tabs>
        <w:ind w:left="1407" w:right="469"/>
        <w:rPr>
          <w:sz w:val="24"/>
        </w:rPr>
      </w:pPr>
      <w:r>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MQO table, see section</w:t>
      </w:r>
      <w:r>
        <w:rPr>
          <w:spacing w:val="-6"/>
          <w:sz w:val="24"/>
        </w:rPr>
        <w:t xml:space="preserve"> </w:t>
      </w:r>
      <w:r>
        <w:rPr>
          <w:sz w:val="24"/>
        </w:rPr>
        <w:t>A7.</w:t>
      </w:r>
    </w:p>
    <w:p w14:paraId="1F26CF3B" w14:textId="77777777" w:rsidR="000D14B5" w:rsidRDefault="009748A5">
      <w:pPr>
        <w:pStyle w:val="ListParagraph"/>
        <w:numPr>
          <w:ilvl w:val="3"/>
          <w:numId w:val="16"/>
        </w:numPr>
        <w:tabs>
          <w:tab w:val="left" w:pos="1407"/>
          <w:tab w:val="left" w:pos="1408"/>
        </w:tabs>
        <w:ind w:left="1407" w:right="446"/>
        <w:rPr>
          <w:sz w:val="24"/>
        </w:rPr>
      </w:pPr>
      <w:r>
        <w:rPr>
          <w:sz w:val="24"/>
        </w:rPr>
        <w:t>Matrix spike (MS) assess project accuracy are specified in the project’s MQO table, see section</w:t>
      </w:r>
      <w:r>
        <w:rPr>
          <w:spacing w:val="-3"/>
          <w:sz w:val="24"/>
        </w:rPr>
        <w:t xml:space="preserve"> </w:t>
      </w:r>
      <w:r>
        <w:rPr>
          <w:sz w:val="24"/>
        </w:rPr>
        <w:t>A7.</w:t>
      </w:r>
    </w:p>
    <w:p w14:paraId="2EE8D417" w14:textId="77777777" w:rsidR="000D14B5" w:rsidRDefault="000D14B5">
      <w:pPr>
        <w:pStyle w:val="BodyText"/>
        <w:spacing w:before="8"/>
        <w:rPr>
          <w:sz w:val="23"/>
        </w:rPr>
      </w:pPr>
    </w:p>
    <w:p w14:paraId="351D3F09" w14:textId="77777777" w:rsidR="000D14B5" w:rsidRDefault="009748A5">
      <w:pPr>
        <w:pStyle w:val="BodyText"/>
        <w:ind w:left="1048"/>
      </w:pPr>
      <w:r>
        <w:rPr>
          <w:u w:val="single"/>
        </w:rPr>
        <w:t>On-Site Assessments</w:t>
      </w:r>
    </w:p>
    <w:p w14:paraId="3E081D74" w14:textId="77777777" w:rsidR="000D14B5" w:rsidRDefault="009748A5">
      <w:pPr>
        <w:pStyle w:val="ListParagraph"/>
        <w:numPr>
          <w:ilvl w:val="3"/>
          <w:numId w:val="16"/>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585EB52B" w14:textId="77777777" w:rsidR="000D14B5" w:rsidRDefault="009748A5">
      <w:pPr>
        <w:pStyle w:val="ListParagraph"/>
        <w:numPr>
          <w:ilvl w:val="3"/>
          <w:numId w:val="16"/>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44591E25" w14:textId="77777777" w:rsidR="000D14B5" w:rsidRDefault="000D14B5">
      <w:pPr>
        <w:pStyle w:val="BodyText"/>
        <w:spacing w:before="10"/>
        <w:rPr>
          <w:sz w:val="23"/>
        </w:rPr>
      </w:pPr>
    </w:p>
    <w:p w14:paraId="29E63E05" w14:textId="77777777" w:rsidR="000D14B5" w:rsidRDefault="009748A5">
      <w:pPr>
        <w:pStyle w:val="BodyText"/>
        <w:spacing w:before="1"/>
        <w:ind w:left="1048"/>
      </w:pPr>
      <w:r>
        <w:rPr>
          <w:u w:val="single"/>
        </w:rPr>
        <w:t>Project Data Assessments</w:t>
      </w:r>
    </w:p>
    <w:p w14:paraId="00E611B9" w14:textId="77777777" w:rsidR="000D14B5" w:rsidRDefault="009748A5">
      <w:pPr>
        <w:pStyle w:val="ListParagraph"/>
        <w:numPr>
          <w:ilvl w:val="3"/>
          <w:numId w:val="16"/>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p>
    <w:p w14:paraId="154299C3" w14:textId="77777777" w:rsidR="000D14B5" w:rsidRDefault="009748A5">
      <w:pPr>
        <w:pStyle w:val="ListParagraph"/>
        <w:numPr>
          <w:ilvl w:val="3"/>
          <w:numId w:val="16"/>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3711801E" w14:textId="77777777" w:rsidR="000D14B5" w:rsidRDefault="000D14B5">
      <w:pPr>
        <w:pStyle w:val="BodyText"/>
        <w:spacing w:before="11"/>
        <w:rPr>
          <w:sz w:val="23"/>
        </w:rPr>
      </w:pPr>
    </w:p>
    <w:p w14:paraId="356CDFAB" w14:textId="7E8929C6" w:rsidR="000D14B5" w:rsidRDefault="009748A5">
      <w:pPr>
        <w:pStyle w:val="Heading2"/>
        <w:ind w:left="687"/>
      </w:pPr>
      <w:bookmarkStart w:id="209" w:name="_Toc96073981"/>
      <w:r>
        <w:t xml:space="preserve">Agency Baseline </w:t>
      </w:r>
      <w:del w:id="210" w:author="Benjamin Meyer" w:date="2022-07-19T14:33:00Z">
        <w:r w:rsidDel="00434CF1">
          <w:delText xml:space="preserve">and Metals </w:delText>
        </w:r>
      </w:del>
      <w:r>
        <w:t>Monitoring</w:t>
      </w:r>
      <w:bookmarkEnd w:id="209"/>
    </w:p>
    <w:p w14:paraId="2CCD8055" w14:textId="77777777" w:rsidR="000D14B5" w:rsidRDefault="009748A5">
      <w:pPr>
        <w:pStyle w:val="BodyText"/>
        <w:ind w:left="687"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p>
    <w:p w14:paraId="62C11538" w14:textId="77777777" w:rsidR="000D14B5" w:rsidRDefault="000D14B5">
      <w:pPr>
        <w:sectPr w:rsidR="000D14B5">
          <w:pgSz w:w="11900" w:h="16840"/>
          <w:pgMar w:top="1620" w:right="940" w:bottom="940" w:left="1040" w:header="929" w:footer="744" w:gutter="0"/>
          <w:cols w:space="720"/>
        </w:sectPr>
      </w:pPr>
    </w:p>
    <w:p w14:paraId="2457E51B" w14:textId="77777777" w:rsidR="000D14B5" w:rsidRDefault="000D14B5">
      <w:pPr>
        <w:pStyle w:val="BodyText"/>
        <w:spacing w:before="10"/>
        <w:rPr>
          <w:sz w:val="23"/>
        </w:rPr>
      </w:pPr>
    </w:p>
    <w:p w14:paraId="5AFCF587" w14:textId="77777777" w:rsidR="000D14B5" w:rsidRDefault="009748A5">
      <w:pPr>
        <w:pStyle w:val="BodyText"/>
        <w:spacing w:before="90"/>
        <w:ind w:left="687"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35642924" w14:textId="77777777" w:rsidR="000D14B5" w:rsidRDefault="000D14B5">
      <w:pPr>
        <w:pStyle w:val="BodyText"/>
      </w:pPr>
    </w:p>
    <w:p w14:paraId="5E8B0F89" w14:textId="77777777" w:rsidR="000D14B5" w:rsidRDefault="009748A5">
      <w:pPr>
        <w:pStyle w:val="BodyText"/>
        <w:spacing w:before="1"/>
        <w:ind w:left="688"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17DFE339" w14:textId="77777777" w:rsidR="000D14B5" w:rsidRDefault="000D14B5">
      <w:pPr>
        <w:pStyle w:val="BodyText"/>
      </w:pPr>
    </w:p>
    <w:p w14:paraId="031CBD21" w14:textId="77777777" w:rsidR="000D14B5" w:rsidRDefault="009748A5">
      <w:pPr>
        <w:pStyle w:val="BodyText"/>
        <w:ind w:left="688" w:right="608"/>
      </w:pPr>
      <w:r>
        <w:t>Data that has been validated and appears not to meet state water quality standards will be flagged and pointed-out both to ADEC and EPA as well as members of the Kenai River Special Management Area Board. When conducting assessments specifically for zinc and copper, exceedances in levels of these dissolved metals will be addressed with ADEC.</w:t>
      </w:r>
    </w:p>
    <w:p w14:paraId="0090500B" w14:textId="77777777" w:rsidR="000D14B5" w:rsidRDefault="000D14B5">
      <w:pPr>
        <w:pStyle w:val="BodyText"/>
        <w:rPr>
          <w:sz w:val="26"/>
        </w:rPr>
      </w:pPr>
    </w:p>
    <w:p w14:paraId="3B5B5A30" w14:textId="77777777" w:rsidR="000D14B5" w:rsidRDefault="000D14B5">
      <w:pPr>
        <w:pStyle w:val="BodyText"/>
        <w:spacing w:before="2"/>
        <w:rPr>
          <w:sz w:val="22"/>
        </w:rPr>
      </w:pPr>
    </w:p>
    <w:p w14:paraId="3A9FCA02" w14:textId="43F0D796" w:rsidR="000D14B5" w:rsidRDefault="009748A5">
      <w:pPr>
        <w:pStyle w:val="Heading1"/>
        <w:tabs>
          <w:tab w:val="left" w:pos="1407"/>
        </w:tabs>
      </w:pPr>
      <w:bookmarkStart w:id="211" w:name="C2._QA_REPORTS_to_Management"/>
      <w:bookmarkStart w:id="212" w:name="_Toc96073982"/>
      <w:bookmarkEnd w:id="211"/>
      <w:r>
        <w:t>C2.</w:t>
      </w:r>
      <w:r>
        <w:tab/>
        <w:t>QA REPORTS to</w:t>
      </w:r>
      <w:r>
        <w:rPr>
          <w:spacing w:val="-3"/>
        </w:rPr>
        <w:t xml:space="preserve"> </w:t>
      </w:r>
      <w:r>
        <w:t>Management</w:t>
      </w:r>
      <w:bookmarkEnd w:id="212"/>
    </w:p>
    <w:p w14:paraId="1F158F03" w14:textId="77777777" w:rsidR="000D14B5" w:rsidRDefault="000D14B5">
      <w:pPr>
        <w:pStyle w:val="BodyText"/>
        <w:spacing w:before="9"/>
        <w:rPr>
          <w:b/>
          <w:sz w:val="23"/>
        </w:rPr>
      </w:pPr>
    </w:p>
    <w:p w14:paraId="191C293A" w14:textId="77777777" w:rsidR="000D14B5" w:rsidRDefault="009748A5">
      <w:pPr>
        <w:pStyle w:val="BodyText"/>
        <w:ind w:left="687" w:right="761"/>
      </w:pPr>
      <w:r>
        <w:t>Annually a QA summary report will be produced and submitted to the Project Manager, ADEC Project Manager and ADEC QA Officer. QA summary report to include the following:</w:t>
      </w:r>
    </w:p>
    <w:p w14:paraId="68666651" w14:textId="77777777" w:rsidR="000D14B5" w:rsidRDefault="009748A5">
      <w:pPr>
        <w:pStyle w:val="ListParagraph"/>
        <w:numPr>
          <w:ilvl w:val="3"/>
          <w:numId w:val="16"/>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3B701FDF" w14:textId="77777777" w:rsidR="000D14B5" w:rsidRDefault="009748A5">
      <w:pPr>
        <w:pStyle w:val="ListParagraph"/>
        <w:numPr>
          <w:ilvl w:val="3"/>
          <w:numId w:val="16"/>
        </w:numPr>
        <w:tabs>
          <w:tab w:val="left" w:pos="1407"/>
          <w:tab w:val="left" w:pos="1408"/>
        </w:tabs>
        <w:spacing w:line="292" w:lineRule="exact"/>
        <w:ind w:hanging="361"/>
        <w:rPr>
          <w:sz w:val="24"/>
        </w:rPr>
      </w:pPr>
      <w:r>
        <w:rPr>
          <w:sz w:val="24"/>
        </w:rPr>
        <w:t>Precision assements and Precision Table listing for each</w:t>
      </w:r>
      <w:r>
        <w:rPr>
          <w:spacing w:val="-3"/>
          <w:sz w:val="24"/>
        </w:rPr>
        <w:t xml:space="preserve"> </w:t>
      </w:r>
      <w:r>
        <w:rPr>
          <w:sz w:val="24"/>
        </w:rPr>
        <w:t>analyte--</w:t>
      </w:r>
    </w:p>
    <w:p w14:paraId="57837DCF" w14:textId="77777777" w:rsidR="000D14B5" w:rsidRDefault="009748A5">
      <w:pPr>
        <w:pStyle w:val="ListParagraph"/>
        <w:numPr>
          <w:ilvl w:val="4"/>
          <w:numId w:val="16"/>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6A7E5932" w14:textId="77777777" w:rsidR="000D14B5" w:rsidRDefault="009748A5">
      <w:pPr>
        <w:pStyle w:val="ListParagraph"/>
        <w:numPr>
          <w:ilvl w:val="4"/>
          <w:numId w:val="16"/>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0C30BBB1" w14:textId="77777777" w:rsidR="000D14B5" w:rsidRDefault="009748A5">
      <w:pPr>
        <w:pStyle w:val="ListParagraph"/>
        <w:numPr>
          <w:ilvl w:val="4"/>
          <w:numId w:val="16"/>
        </w:numPr>
        <w:tabs>
          <w:tab w:val="left" w:pos="1768"/>
        </w:tabs>
        <w:ind w:left="1767" w:right="341"/>
        <w:rPr>
          <w:sz w:val="24"/>
        </w:rPr>
      </w:pPr>
      <w:r>
        <w:rPr>
          <w:sz w:val="24"/>
        </w:rPr>
        <w:t>Calculated individual precision of each paired field replicate where both values ≥ analyte specific practical quantification limit/reporting limit (PQL or RL). Use algorithm</w:t>
      </w:r>
      <w:r>
        <w:rPr>
          <w:spacing w:val="-3"/>
          <w:sz w:val="24"/>
        </w:rPr>
        <w:t xml:space="preserve"> </w:t>
      </w:r>
      <w:r>
        <w:rPr>
          <w:sz w:val="24"/>
        </w:rPr>
        <w:t>below.</w:t>
      </w:r>
    </w:p>
    <w:p w14:paraId="449D37B0" w14:textId="77777777" w:rsidR="000D14B5" w:rsidRDefault="009748A5">
      <w:pPr>
        <w:pStyle w:val="ListParagraph"/>
        <w:numPr>
          <w:ilvl w:val="4"/>
          <w:numId w:val="16"/>
        </w:numPr>
        <w:tabs>
          <w:tab w:val="left" w:pos="1768"/>
        </w:tabs>
        <w:ind w:hanging="361"/>
        <w:rPr>
          <w:sz w:val="24"/>
        </w:rPr>
      </w:pPr>
      <w:r>
        <w:rPr>
          <w:sz w:val="24"/>
        </w:rPr>
        <w:t>Calculated overall precision project precision where both values ≥</w:t>
      </w:r>
      <w:r>
        <w:rPr>
          <w:spacing w:val="-6"/>
          <w:sz w:val="24"/>
        </w:rPr>
        <w:t xml:space="preserve"> </w:t>
      </w:r>
      <w:r>
        <w:rPr>
          <w:sz w:val="24"/>
        </w:rPr>
        <w:t>analyte</w:t>
      </w:r>
    </w:p>
    <w:p w14:paraId="5E6E323A" w14:textId="77777777" w:rsidR="000D14B5" w:rsidRDefault="009748A5">
      <w:pPr>
        <w:pStyle w:val="BodyText"/>
        <w:ind w:left="1767"/>
      </w:pPr>
      <w:r>
        <w:t>specific PQL or RL. Use algorithm below.</w:t>
      </w:r>
    </w:p>
    <w:p w14:paraId="4489CC5D" w14:textId="77777777" w:rsidR="000D14B5" w:rsidRDefault="009748A5">
      <w:pPr>
        <w:pStyle w:val="ListParagraph"/>
        <w:numPr>
          <w:ilvl w:val="4"/>
          <w:numId w:val="16"/>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571D7D6" w14:textId="77777777" w:rsidR="000D14B5" w:rsidRDefault="009748A5">
      <w:pPr>
        <w:pStyle w:val="ListParagraph"/>
        <w:numPr>
          <w:ilvl w:val="3"/>
          <w:numId w:val="16"/>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2B721498" w14:textId="77777777" w:rsidR="000D14B5" w:rsidRDefault="009748A5">
      <w:pPr>
        <w:pStyle w:val="ListParagraph"/>
        <w:numPr>
          <w:ilvl w:val="4"/>
          <w:numId w:val="16"/>
        </w:numPr>
        <w:tabs>
          <w:tab w:val="left" w:pos="1768"/>
        </w:tabs>
        <w:spacing w:line="274" w:lineRule="exact"/>
        <w:ind w:hanging="361"/>
        <w:rPr>
          <w:sz w:val="24"/>
        </w:rPr>
      </w:pPr>
      <w:r>
        <w:rPr>
          <w:sz w:val="24"/>
        </w:rPr>
        <w:t>Sample spiked and unspiked</w:t>
      </w:r>
      <w:r>
        <w:rPr>
          <w:spacing w:val="-1"/>
          <w:sz w:val="24"/>
        </w:rPr>
        <w:t xml:space="preserve"> </w:t>
      </w:r>
      <w:r>
        <w:rPr>
          <w:sz w:val="24"/>
        </w:rPr>
        <w:t>results</w:t>
      </w:r>
    </w:p>
    <w:p w14:paraId="528CDBC4" w14:textId="77777777" w:rsidR="000D14B5" w:rsidRDefault="009748A5">
      <w:pPr>
        <w:pStyle w:val="ListParagraph"/>
        <w:numPr>
          <w:ilvl w:val="4"/>
          <w:numId w:val="16"/>
        </w:numPr>
        <w:tabs>
          <w:tab w:val="left" w:pos="1768"/>
        </w:tabs>
        <w:ind w:hanging="361"/>
        <w:rPr>
          <w:sz w:val="24"/>
        </w:rPr>
      </w:pPr>
      <w:r>
        <w:rPr>
          <w:sz w:val="24"/>
        </w:rPr>
        <w:t>Date of analysis of sample and spiked</w:t>
      </w:r>
      <w:r>
        <w:rPr>
          <w:spacing w:val="-3"/>
          <w:sz w:val="24"/>
        </w:rPr>
        <w:t xml:space="preserve"> </w:t>
      </w:r>
      <w:r>
        <w:rPr>
          <w:sz w:val="24"/>
        </w:rPr>
        <w:t>sample</w:t>
      </w:r>
    </w:p>
    <w:p w14:paraId="00D7D229" w14:textId="77777777" w:rsidR="000D14B5" w:rsidRDefault="009748A5">
      <w:pPr>
        <w:pStyle w:val="ListParagraph"/>
        <w:numPr>
          <w:ilvl w:val="4"/>
          <w:numId w:val="16"/>
        </w:numPr>
        <w:tabs>
          <w:tab w:val="left" w:pos="1768"/>
        </w:tabs>
        <w:ind w:hanging="361"/>
        <w:rPr>
          <w:sz w:val="24"/>
        </w:rPr>
      </w:pPr>
      <w:r>
        <w:rPr>
          <w:sz w:val="24"/>
        </w:rPr>
        <w:t>Per cent (%) sample spike</w:t>
      </w:r>
      <w:r>
        <w:rPr>
          <w:spacing w:val="-3"/>
          <w:sz w:val="24"/>
        </w:rPr>
        <w:t xml:space="preserve"> </w:t>
      </w:r>
      <w:r>
        <w:rPr>
          <w:sz w:val="24"/>
        </w:rPr>
        <w:t>recovery</w:t>
      </w:r>
    </w:p>
    <w:p w14:paraId="72A62E35" w14:textId="77777777" w:rsidR="000D14B5" w:rsidRDefault="009748A5">
      <w:pPr>
        <w:pStyle w:val="ListParagraph"/>
        <w:numPr>
          <w:ilvl w:val="4"/>
          <w:numId w:val="16"/>
        </w:numPr>
        <w:tabs>
          <w:tab w:val="left" w:pos="1768"/>
        </w:tabs>
        <w:ind w:hanging="361"/>
        <w:rPr>
          <w:sz w:val="24"/>
        </w:rPr>
      </w:pPr>
      <w:r>
        <w:rPr>
          <w:sz w:val="24"/>
        </w:rPr>
        <w:t>Sample unspiked and spike duplicate</w:t>
      </w:r>
      <w:r>
        <w:rPr>
          <w:spacing w:val="-1"/>
          <w:sz w:val="24"/>
        </w:rPr>
        <w:t xml:space="preserve"> </w:t>
      </w:r>
      <w:r>
        <w:rPr>
          <w:sz w:val="24"/>
        </w:rPr>
        <w:t>results</w:t>
      </w:r>
    </w:p>
    <w:p w14:paraId="6C4793C0" w14:textId="77777777" w:rsidR="000D14B5" w:rsidRDefault="009748A5">
      <w:pPr>
        <w:pStyle w:val="ListParagraph"/>
        <w:numPr>
          <w:ilvl w:val="4"/>
          <w:numId w:val="16"/>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10FC12BB" w14:textId="77777777" w:rsidR="000D14B5" w:rsidRDefault="009748A5">
      <w:pPr>
        <w:pStyle w:val="ListParagraph"/>
        <w:numPr>
          <w:ilvl w:val="4"/>
          <w:numId w:val="16"/>
        </w:numPr>
        <w:tabs>
          <w:tab w:val="left" w:pos="1768"/>
        </w:tabs>
        <w:ind w:hanging="361"/>
        <w:rPr>
          <w:sz w:val="24"/>
        </w:rPr>
      </w:pPr>
      <w:r>
        <w:rPr>
          <w:sz w:val="24"/>
        </w:rPr>
        <w:t>% sample spike duplicate</w:t>
      </w:r>
      <w:r>
        <w:rPr>
          <w:spacing w:val="-1"/>
          <w:sz w:val="24"/>
        </w:rPr>
        <w:t xml:space="preserve"> </w:t>
      </w:r>
      <w:r>
        <w:rPr>
          <w:sz w:val="24"/>
        </w:rPr>
        <w:t>recovery</w:t>
      </w:r>
    </w:p>
    <w:p w14:paraId="31674BA7" w14:textId="77777777" w:rsidR="000D14B5" w:rsidRDefault="009748A5">
      <w:pPr>
        <w:pStyle w:val="ListParagraph"/>
        <w:numPr>
          <w:ilvl w:val="4"/>
          <w:numId w:val="16"/>
        </w:numPr>
        <w:tabs>
          <w:tab w:val="left" w:pos="1768"/>
        </w:tabs>
        <w:ind w:hanging="361"/>
        <w:rPr>
          <w:sz w:val="24"/>
        </w:rPr>
      </w:pPr>
      <w:r>
        <w:rPr>
          <w:sz w:val="24"/>
        </w:rPr>
        <w:t>Sample spiked duplicate</w:t>
      </w:r>
      <w:r>
        <w:rPr>
          <w:spacing w:val="-2"/>
          <w:sz w:val="24"/>
        </w:rPr>
        <w:t xml:space="preserve"> </w:t>
      </w:r>
      <w:r>
        <w:rPr>
          <w:sz w:val="24"/>
        </w:rPr>
        <w:t>RPD</w:t>
      </w:r>
    </w:p>
    <w:p w14:paraId="62CE1697" w14:textId="77777777" w:rsidR="000D14B5" w:rsidRDefault="009748A5">
      <w:pPr>
        <w:pStyle w:val="ListParagraph"/>
        <w:numPr>
          <w:ilvl w:val="4"/>
          <w:numId w:val="16"/>
        </w:numPr>
        <w:tabs>
          <w:tab w:val="left" w:pos="1768"/>
        </w:tabs>
        <w:ind w:hanging="361"/>
        <w:rPr>
          <w:sz w:val="24"/>
        </w:rPr>
      </w:pPr>
      <w:r>
        <w:rPr>
          <w:sz w:val="24"/>
        </w:rPr>
        <w:t>QAPP specified Accuracy</w:t>
      </w:r>
      <w:r>
        <w:rPr>
          <w:spacing w:val="-2"/>
          <w:sz w:val="24"/>
        </w:rPr>
        <w:t xml:space="preserve"> </w:t>
      </w:r>
      <w:r>
        <w:rPr>
          <w:sz w:val="24"/>
        </w:rPr>
        <w:t>MQO</w:t>
      </w:r>
    </w:p>
    <w:p w14:paraId="17457F4A" w14:textId="77777777" w:rsidR="000D14B5" w:rsidRDefault="009748A5">
      <w:pPr>
        <w:pStyle w:val="BodyText"/>
        <w:ind w:left="2128"/>
      </w:pPr>
      <w:r>
        <w:t>Note: Accuracy for spiked sample results is determined by calculation per</w:t>
      </w:r>
    </w:p>
    <w:p w14:paraId="60310AF4" w14:textId="77777777" w:rsidR="000D14B5" w:rsidRDefault="000D14B5">
      <w:pPr>
        <w:sectPr w:rsidR="000D14B5">
          <w:pgSz w:w="11900" w:h="16840"/>
          <w:pgMar w:top="1620" w:right="940" w:bottom="940" w:left="1040" w:header="929" w:footer="744" w:gutter="0"/>
          <w:cols w:space="720"/>
        </w:sectPr>
      </w:pPr>
    </w:p>
    <w:p w14:paraId="547E2102" w14:textId="77777777" w:rsidR="000D14B5" w:rsidRDefault="009748A5">
      <w:pPr>
        <w:pStyle w:val="BodyText"/>
        <w:spacing w:before="89"/>
        <w:ind w:left="2128" w:right="234"/>
      </w:pPr>
      <w:r>
        <w:lastRenderedPageBreak/>
        <w:t>cent (%) spike recovery from sample spikes and duplicate sample spikes using the following algorithm:</w:t>
      </w:r>
    </w:p>
    <w:p w14:paraId="05C538ED" w14:textId="77777777" w:rsidR="000D14B5" w:rsidRDefault="000D14B5">
      <w:pPr>
        <w:pStyle w:val="BodyText"/>
      </w:pPr>
    </w:p>
    <w:p w14:paraId="7A257E7D" w14:textId="77777777" w:rsidR="000D14B5" w:rsidRDefault="009748A5">
      <w:pPr>
        <w:spacing w:before="1"/>
        <w:ind w:left="1408"/>
        <w:rPr>
          <w:sz w:val="26"/>
        </w:rPr>
      </w:pPr>
      <w:r>
        <w:rPr>
          <w:sz w:val="26"/>
        </w:rPr>
        <w:t>% spike recovery = (spike concentration - sample conc.)/spike conc. X 100</w:t>
      </w:r>
    </w:p>
    <w:p w14:paraId="0B726990" w14:textId="77777777" w:rsidR="000D14B5" w:rsidRDefault="000D14B5">
      <w:pPr>
        <w:pStyle w:val="BodyText"/>
        <w:spacing w:before="11"/>
        <w:rPr>
          <w:sz w:val="23"/>
        </w:rPr>
      </w:pPr>
    </w:p>
    <w:p w14:paraId="3F487F5F" w14:textId="77777777" w:rsidR="000D14B5" w:rsidRDefault="009748A5">
      <w:pPr>
        <w:pStyle w:val="ListParagraph"/>
        <w:numPr>
          <w:ilvl w:val="3"/>
          <w:numId w:val="16"/>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B4B32FB" w14:textId="77777777" w:rsidR="000D14B5" w:rsidRDefault="009748A5">
      <w:pPr>
        <w:pStyle w:val="ListParagraph"/>
        <w:numPr>
          <w:ilvl w:val="4"/>
          <w:numId w:val="16"/>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6EEFAE5B" w14:textId="77777777" w:rsidR="000D14B5" w:rsidRDefault="009748A5">
      <w:pPr>
        <w:pStyle w:val="ListParagraph"/>
        <w:numPr>
          <w:ilvl w:val="4"/>
          <w:numId w:val="16"/>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C00DDD4" w14:textId="77777777" w:rsidR="000D14B5" w:rsidRDefault="009748A5">
      <w:pPr>
        <w:pStyle w:val="ListParagraph"/>
        <w:numPr>
          <w:ilvl w:val="4"/>
          <w:numId w:val="16"/>
        </w:numPr>
        <w:tabs>
          <w:tab w:val="left" w:pos="1768"/>
        </w:tabs>
        <w:ind w:hanging="361"/>
        <w:rPr>
          <w:sz w:val="24"/>
        </w:rPr>
      </w:pPr>
      <w:r>
        <w:rPr>
          <w:sz w:val="24"/>
        </w:rPr>
        <w:t>QAPP required Data Completeness</w:t>
      </w:r>
      <w:r>
        <w:rPr>
          <w:spacing w:val="-3"/>
          <w:sz w:val="24"/>
        </w:rPr>
        <w:t xml:space="preserve"> </w:t>
      </w:r>
      <w:r>
        <w:rPr>
          <w:sz w:val="24"/>
        </w:rPr>
        <w:t>requirement.</w:t>
      </w:r>
    </w:p>
    <w:p w14:paraId="484B091F" w14:textId="77777777" w:rsidR="000D14B5" w:rsidRDefault="000D14B5">
      <w:pPr>
        <w:pStyle w:val="BodyText"/>
        <w:spacing w:before="2"/>
      </w:pPr>
    </w:p>
    <w:p w14:paraId="01A9D4E4" w14:textId="17F78C3A" w:rsidR="000D14B5" w:rsidRDefault="009748A5">
      <w:pPr>
        <w:pStyle w:val="Heading2"/>
        <w:spacing w:before="1"/>
        <w:ind w:left="687"/>
      </w:pPr>
      <w:bookmarkStart w:id="213" w:name="_Toc96073983"/>
      <w:r>
        <w:t>Agency Baseline</w:t>
      </w:r>
      <w:bookmarkEnd w:id="213"/>
    </w:p>
    <w:p w14:paraId="6B58CE25" w14:textId="77777777" w:rsidR="000D14B5" w:rsidRDefault="009748A5">
      <w:pPr>
        <w:pStyle w:val="BodyText"/>
        <w:ind w:left="687" w:right="388"/>
      </w:pPr>
      <w:r>
        <w:t>A comprehensive report will be produced every 5 years. An open data report will be produced within one year of data collection. The open data reports will be available on line through a lin</w:t>
      </w:r>
      <w:hyperlink r:id="rId40">
        <w:r>
          <w:t xml:space="preserve">k at http://www.kenaiwatershed.org. </w:t>
        </w:r>
      </w:hyperlink>
      <w:r>
        <w:t>The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8E95ECC" w14:textId="77777777" w:rsidR="000D14B5" w:rsidDel="00434CF1" w:rsidRDefault="000D14B5">
      <w:pPr>
        <w:pStyle w:val="BodyText"/>
        <w:spacing w:before="1"/>
        <w:rPr>
          <w:del w:id="214" w:author="Benjamin Meyer" w:date="2022-07-19T14:33:00Z"/>
        </w:rPr>
      </w:pPr>
    </w:p>
    <w:p w14:paraId="3BE69924" w14:textId="35A796F9" w:rsidR="000D14B5" w:rsidDel="00434CF1" w:rsidRDefault="009748A5">
      <w:pPr>
        <w:pStyle w:val="Heading2"/>
        <w:ind w:left="687"/>
        <w:rPr>
          <w:del w:id="215" w:author="Benjamin Meyer" w:date="2022-07-19T14:33:00Z"/>
        </w:rPr>
      </w:pPr>
      <w:bookmarkStart w:id="216" w:name="_Toc96073984"/>
      <w:del w:id="217" w:author="Benjamin Meyer" w:date="2022-07-19T14:33:00Z">
        <w:r w:rsidDel="00434CF1">
          <w:delText>Metals Monitoring</w:delText>
        </w:r>
        <w:bookmarkEnd w:id="216"/>
      </w:del>
    </w:p>
    <w:p w14:paraId="188DDC89" w14:textId="78791F5D" w:rsidR="000D14B5" w:rsidDel="00434CF1" w:rsidRDefault="009748A5">
      <w:pPr>
        <w:pStyle w:val="BodyText"/>
        <w:ind w:left="687" w:right="355"/>
        <w:rPr>
          <w:del w:id="218" w:author="Benjamin Meyer" w:date="2022-07-19T14:33:00Z"/>
        </w:rPr>
      </w:pPr>
      <w:del w:id="219" w:author="Benjamin Meyer" w:date="2022-07-19T14:33:00Z">
        <w:r w:rsidDel="00434CF1">
          <w:delText>Reports will be written per the requirements of the funding source. For ADEC Alaska Clean Waters Action Grants (ACWA) this includes a progress report, and a final report. The draft final report will be submitted to ADEC for review and revisions. KWF will complete any recommended revisions and submit the final report to ADEC for approval.</w:delText>
        </w:r>
      </w:del>
    </w:p>
    <w:p w14:paraId="1552412C" w14:textId="77777777" w:rsidR="000D14B5" w:rsidRDefault="000D14B5">
      <w:pPr>
        <w:pStyle w:val="BodyText"/>
        <w:rPr>
          <w:sz w:val="26"/>
        </w:rPr>
      </w:pPr>
    </w:p>
    <w:p w14:paraId="0F9B00D1" w14:textId="77777777" w:rsidR="000D14B5" w:rsidRDefault="000D14B5">
      <w:pPr>
        <w:pStyle w:val="BodyText"/>
        <w:spacing w:before="1"/>
        <w:rPr>
          <w:sz w:val="22"/>
        </w:rPr>
      </w:pPr>
    </w:p>
    <w:p w14:paraId="487AFE82" w14:textId="3012152E" w:rsidR="000D14B5" w:rsidRDefault="009748A5">
      <w:pPr>
        <w:pStyle w:val="Heading1"/>
        <w:tabs>
          <w:tab w:val="left" w:pos="1407"/>
        </w:tabs>
        <w:ind w:left="687"/>
      </w:pPr>
      <w:bookmarkStart w:id="220" w:name="D1._DATA_REVIEW,_VALIDATION_AND_VERIFICA"/>
      <w:bookmarkStart w:id="221" w:name="_Toc96073985"/>
      <w:bookmarkEnd w:id="220"/>
      <w:r>
        <w:t>D1.</w:t>
      </w:r>
      <w:r>
        <w:tab/>
        <w:t>DATA REVIEW, VALIDATION AND VERIFICATION</w:t>
      </w:r>
      <w:r>
        <w:rPr>
          <w:spacing w:val="-10"/>
        </w:rPr>
        <w:t xml:space="preserve"> </w:t>
      </w:r>
      <w:r>
        <w:t>REQUIREMENTS</w:t>
      </w:r>
      <w:bookmarkEnd w:id="221"/>
    </w:p>
    <w:p w14:paraId="31829DFD" w14:textId="77777777" w:rsidR="000D14B5" w:rsidRDefault="000D14B5">
      <w:pPr>
        <w:pStyle w:val="BodyText"/>
        <w:spacing w:before="9"/>
        <w:rPr>
          <w:b/>
          <w:sz w:val="23"/>
        </w:rPr>
      </w:pPr>
    </w:p>
    <w:p w14:paraId="7AF3C7CD" w14:textId="77777777" w:rsidR="000D14B5" w:rsidRDefault="009748A5">
      <w:pPr>
        <w:pStyle w:val="BodyText"/>
        <w:ind w:left="687"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7544FBF4" w14:textId="77777777" w:rsidR="000D14B5" w:rsidRDefault="000D14B5">
      <w:pPr>
        <w:sectPr w:rsidR="000D14B5">
          <w:pgSz w:w="11900" w:h="16840"/>
          <w:pgMar w:top="1620" w:right="940" w:bottom="940" w:left="1040" w:header="929" w:footer="744" w:gutter="0"/>
          <w:cols w:space="720"/>
        </w:sectPr>
      </w:pPr>
    </w:p>
    <w:p w14:paraId="7282C2D6" w14:textId="77777777" w:rsidR="000D14B5" w:rsidRDefault="000D14B5">
      <w:pPr>
        <w:pStyle w:val="BodyText"/>
        <w:spacing w:before="1"/>
      </w:pPr>
    </w:p>
    <w:p w14:paraId="1D798E0C" w14:textId="0E85351F" w:rsidR="000D14B5" w:rsidRDefault="009748A5">
      <w:pPr>
        <w:pStyle w:val="Heading1"/>
        <w:spacing w:before="90"/>
        <w:jc w:val="both"/>
      </w:pPr>
      <w:bookmarkStart w:id="222" w:name="D2._VALIDATION_AND_VERIFICATION_METHODS"/>
      <w:bookmarkStart w:id="223" w:name="_Toc96073986"/>
      <w:bookmarkEnd w:id="222"/>
      <w:r>
        <w:t>D2. VALIDATION AND VERIFICATION METHODS</w:t>
      </w:r>
      <w:bookmarkEnd w:id="223"/>
    </w:p>
    <w:p w14:paraId="5B4B110A" w14:textId="77777777" w:rsidR="000D14B5" w:rsidRDefault="000D14B5">
      <w:pPr>
        <w:pStyle w:val="BodyText"/>
        <w:spacing w:before="9"/>
        <w:rPr>
          <w:b/>
          <w:sz w:val="23"/>
        </w:rPr>
      </w:pPr>
    </w:p>
    <w:p w14:paraId="69D98CB0" w14:textId="77777777" w:rsidR="000D14B5" w:rsidRDefault="009748A5">
      <w:pPr>
        <w:pStyle w:val="BodyText"/>
        <w:ind w:left="687"/>
        <w:jc w:val="both"/>
      </w:pPr>
      <w:r>
        <w:t>Project QA Officer and Project Manager will conduct data validation and verification.</w:t>
      </w:r>
    </w:p>
    <w:p w14:paraId="59F736E5" w14:textId="77777777" w:rsidR="000D14B5" w:rsidRDefault="009748A5">
      <w:pPr>
        <w:pStyle w:val="BodyText"/>
        <w:spacing w:before="1"/>
        <w:ind w:left="687" w:right="100"/>
        <w:jc w:val="both"/>
      </w:pPr>
      <w:r>
        <w:t>Project QA Officer and Project Manager review data and flag, but not delete, any values which fall outside of the expected range for each parameter. Errors in data entry will be corrected and inconsistencies will be flagged for further review.</w:t>
      </w:r>
    </w:p>
    <w:p w14:paraId="7C01CBCD" w14:textId="77777777" w:rsidR="000D14B5" w:rsidRDefault="000D14B5">
      <w:pPr>
        <w:pStyle w:val="BodyText"/>
        <w:spacing w:before="11"/>
        <w:rPr>
          <w:sz w:val="23"/>
        </w:rPr>
      </w:pPr>
    </w:p>
    <w:p w14:paraId="6BF464CA" w14:textId="77777777" w:rsidR="000D14B5" w:rsidRDefault="009748A5">
      <w:pPr>
        <w:pStyle w:val="BodyText"/>
        <w:ind w:left="687"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19CB9A30" w14:textId="77777777" w:rsidR="000D14B5" w:rsidRDefault="000D14B5">
      <w:pPr>
        <w:pStyle w:val="BodyText"/>
        <w:rPr>
          <w:sz w:val="26"/>
        </w:rPr>
      </w:pPr>
    </w:p>
    <w:p w14:paraId="32E6E035" w14:textId="77777777" w:rsidR="000D14B5" w:rsidRDefault="000D14B5">
      <w:pPr>
        <w:pStyle w:val="BodyText"/>
        <w:spacing w:before="3"/>
        <w:rPr>
          <w:sz w:val="22"/>
        </w:rPr>
      </w:pPr>
    </w:p>
    <w:p w14:paraId="5E3410A4" w14:textId="14453274" w:rsidR="000D14B5" w:rsidRDefault="009748A5">
      <w:pPr>
        <w:pStyle w:val="Heading2"/>
        <w:spacing w:line="240" w:lineRule="auto"/>
        <w:ind w:left="687"/>
      </w:pPr>
      <w:bookmarkStart w:id="224" w:name="_Toc96073987"/>
      <w:r>
        <w:t>Laboratory Quality Control (QC) Measures</w:t>
      </w:r>
      <w:bookmarkEnd w:id="224"/>
    </w:p>
    <w:p w14:paraId="0E6F570C" w14:textId="77777777" w:rsidR="000D14B5" w:rsidRDefault="000D14B5">
      <w:pPr>
        <w:pStyle w:val="BodyText"/>
        <w:spacing w:before="9"/>
        <w:rPr>
          <w:b/>
          <w:i/>
          <w:sz w:val="23"/>
        </w:rPr>
      </w:pPr>
    </w:p>
    <w:p w14:paraId="606B1750" w14:textId="77777777" w:rsidR="000D14B5" w:rsidRDefault="009748A5">
      <w:pPr>
        <w:pStyle w:val="BodyText"/>
        <w:ind w:left="687"/>
      </w:pPr>
      <w:r>
        <w:t>Laboratory QC includes the following:</w:t>
      </w:r>
    </w:p>
    <w:p w14:paraId="076A3B7F" w14:textId="77777777" w:rsidR="000D14B5" w:rsidRDefault="009748A5">
      <w:pPr>
        <w:pStyle w:val="ListParagraph"/>
        <w:numPr>
          <w:ilvl w:val="2"/>
          <w:numId w:val="25"/>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11792C0A" w14:textId="77777777" w:rsidR="000D14B5" w:rsidRDefault="009748A5">
      <w:pPr>
        <w:pStyle w:val="ListParagraph"/>
        <w:numPr>
          <w:ilvl w:val="2"/>
          <w:numId w:val="25"/>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709B383F" w14:textId="77777777" w:rsidR="000D14B5" w:rsidRDefault="009748A5">
      <w:pPr>
        <w:pStyle w:val="ListParagraph"/>
        <w:numPr>
          <w:ilvl w:val="2"/>
          <w:numId w:val="25"/>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0DC9C712" w14:textId="77777777" w:rsidR="000D14B5" w:rsidRDefault="009748A5">
      <w:pPr>
        <w:pStyle w:val="ListParagraph"/>
        <w:numPr>
          <w:ilvl w:val="2"/>
          <w:numId w:val="25"/>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10E6AC86" w14:textId="77777777" w:rsidR="000D14B5" w:rsidRDefault="009748A5">
      <w:pPr>
        <w:pStyle w:val="ListParagraph"/>
        <w:numPr>
          <w:ilvl w:val="2"/>
          <w:numId w:val="25"/>
        </w:numPr>
        <w:tabs>
          <w:tab w:val="left" w:pos="1017"/>
          <w:tab w:val="left" w:pos="1018"/>
        </w:tabs>
        <w:ind w:left="957" w:right="415" w:hanging="274"/>
        <w:rPr>
          <w:sz w:val="24"/>
        </w:rPr>
      </w:pPr>
      <w:r>
        <w:tab/>
      </w:r>
      <w:r>
        <w:rPr>
          <w:sz w:val="24"/>
        </w:rPr>
        <w:t>Laboratory data verification and validation prior to sending data results to ADEC and/or permitted</w:t>
      </w:r>
      <w:r>
        <w:rPr>
          <w:spacing w:val="-1"/>
          <w:sz w:val="24"/>
        </w:rPr>
        <w:t xml:space="preserve"> </w:t>
      </w:r>
      <w:r>
        <w:rPr>
          <w:sz w:val="24"/>
        </w:rPr>
        <w:t>facility.</w:t>
      </w:r>
    </w:p>
    <w:p w14:paraId="7C753FE2" w14:textId="77777777" w:rsidR="000D14B5" w:rsidRDefault="000D14B5">
      <w:pPr>
        <w:pStyle w:val="BodyText"/>
        <w:spacing w:before="7"/>
        <w:rPr>
          <w:sz w:val="23"/>
        </w:rPr>
      </w:pPr>
    </w:p>
    <w:p w14:paraId="3920AB93" w14:textId="77777777" w:rsidR="000D14B5" w:rsidRDefault="009748A5">
      <w:pPr>
        <w:pStyle w:val="BodyText"/>
        <w:ind w:left="688"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35630497" w14:textId="77777777" w:rsidR="000D14B5" w:rsidRDefault="000D14B5">
      <w:pPr>
        <w:pStyle w:val="BodyText"/>
        <w:spacing w:before="2"/>
      </w:pPr>
    </w:p>
    <w:p w14:paraId="32B3D4B2" w14:textId="2C268BC6" w:rsidR="000D14B5" w:rsidRDefault="009748A5">
      <w:pPr>
        <w:pStyle w:val="Heading1"/>
        <w:tabs>
          <w:tab w:val="left" w:pos="1407"/>
        </w:tabs>
      </w:pPr>
      <w:bookmarkStart w:id="225" w:name="D3._RECONCILIATION_WITH_DATA_QUALITY_OBJ"/>
      <w:bookmarkStart w:id="226" w:name="_Toc96073988"/>
      <w:bookmarkEnd w:id="225"/>
      <w:r>
        <w:t>D3.</w:t>
      </w:r>
      <w:r>
        <w:tab/>
        <w:t>RECONCILIATION WITH DATA QUALITY</w:t>
      </w:r>
      <w:r>
        <w:rPr>
          <w:spacing w:val="-4"/>
        </w:rPr>
        <w:t xml:space="preserve"> </w:t>
      </w:r>
      <w:r>
        <w:t>OBJECTIVES</w:t>
      </w:r>
      <w:bookmarkEnd w:id="226"/>
    </w:p>
    <w:p w14:paraId="37F38136" w14:textId="77777777" w:rsidR="000D14B5" w:rsidRDefault="000D14B5">
      <w:pPr>
        <w:pStyle w:val="BodyText"/>
        <w:spacing w:before="9"/>
        <w:rPr>
          <w:b/>
          <w:sz w:val="23"/>
        </w:rPr>
      </w:pPr>
    </w:p>
    <w:p w14:paraId="13B0D893" w14:textId="77777777" w:rsidR="000D14B5" w:rsidRDefault="009748A5">
      <w:pPr>
        <w:pStyle w:val="BodyText"/>
        <w:spacing w:before="1"/>
        <w:ind w:left="687" w:right="89"/>
      </w:pPr>
      <w:r>
        <w:t>The Project QA Officer and/or the Project Manager will compare the results and associated variability, accuracy, precision, and completeness with project objectives. If data quality indicators do not meet program specifications (see Tables 1, 2, 3, 4 and 5) data will not be entered in the data system. The cause of failure will be evaluated. If the cause is found to be equipment failure, calibration and maintenance procedures will be reassessed and improved. In some cases accuracy project criteria may be modified with prior approval by ADEC project management and ADEC Water QA Officer. In this case the justification for modification, problems associated with collecting and analyzing data, as well as potential solutions will be reported.</w:t>
      </w:r>
    </w:p>
    <w:p w14:paraId="02713EB9" w14:textId="77777777" w:rsidR="000D14B5" w:rsidRDefault="000D14B5">
      <w:pPr>
        <w:sectPr w:rsidR="000D14B5">
          <w:pgSz w:w="11900" w:h="16840"/>
          <w:pgMar w:top="1620" w:right="940" w:bottom="940" w:left="1040" w:header="929" w:footer="744" w:gutter="0"/>
          <w:cols w:space="720"/>
        </w:sectPr>
      </w:pPr>
    </w:p>
    <w:p w14:paraId="4D7FDEFA" w14:textId="77777777" w:rsidR="000D14B5" w:rsidRDefault="009748A5">
      <w:pPr>
        <w:pStyle w:val="BodyText"/>
        <w:spacing w:before="89"/>
        <w:ind w:left="688" w:right="266"/>
      </w:pPr>
      <w:r>
        <w:lastRenderedPageBreak/>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3D99F743" w14:textId="77777777" w:rsidR="000D14B5" w:rsidRDefault="000D14B5">
      <w:pPr>
        <w:sectPr w:rsidR="000D14B5">
          <w:pgSz w:w="11900" w:h="16840"/>
          <w:pgMar w:top="1620" w:right="940" w:bottom="940" w:left="1040" w:header="929" w:footer="744" w:gutter="0"/>
          <w:cols w:space="720"/>
        </w:sectPr>
      </w:pPr>
    </w:p>
    <w:p w14:paraId="56AF9909" w14:textId="17B7B4D7" w:rsidR="000D14B5" w:rsidRDefault="009748A5">
      <w:pPr>
        <w:pStyle w:val="Heading1"/>
        <w:spacing w:before="91"/>
        <w:ind w:left="1731" w:right="1829"/>
        <w:jc w:val="center"/>
      </w:pPr>
      <w:bookmarkStart w:id="227" w:name="APPENDIX_A"/>
      <w:bookmarkStart w:id="228" w:name="_bookmark34"/>
      <w:bookmarkStart w:id="229" w:name="_Toc96073989"/>
      <w:bookmarkEnd w:id="227"/>
      <w:bookmarkEnd w:id="228"/>
      <w:r>
        <w:lastRenderedPageBreak/>
        <w:t>APPENDIX A</w:t>
      </w:r>
      <w:bookmarkEnd w:id="229"/>
    </w:p>
    <w:p w14:paraId="298EC3FD" w14:textId="77777777" w:rsidR="000D14B5" w:rsidRDefault="000D14B5">
      <w:pPr>
        <w:pStyle w:val="BodyText"/>
        <w:rPr>
          <w:b/>
        </w:rPr>
      </w:pPr>
    </w:p>
    <w:p w14:paraId="650192F4" w14:textId="77777777" w:rsidR="000D14B5" w:rsidRDefault="009748A5">
      <w:pPr>
        <w:ind w:left="3314" w:right="3411" w:hanging="3"/>
        <w:jc w:val="center"/>
        <w:rPr>
          <w:b/>
          <w:sz w:val="24"/>
        </w:rPr>
      </w:pPr>
      <w:r>
        <w:rPr>
          <w:b/>
          <w:sz w:val="24"/>
        </w:rPr>
        <w:t>Kenai Watershed Forum Technical Advisory Committee</w:t>
      </w:r>
    </w:p>
    <w:p w14:paraId="086F96E0" w14:textId="77777777" w:rsidR="000D14B5" w:rsidRDefault="000D14B5">
      <w:pPr>
        <w:pStyle w:val="BodyText"/>
        <w:rPr>
          <w:b/>
          <w:sz w:val="26"/>
        </w:rPr>
      </w:pPr>
    </w:p>
    <w:p w14:paraId="3BFBC8FF" w14:textId="77777777" w:rsidR="000D14B5" w:rsidRDefault="000D14B5">
      <w:pPr>
        <w:pStyle w:val="BodyText"/>
        <w:rPr>
          <w:b/>
          <w:sz w:val="22"/>
        </w:rPr>
      </w:pPr>
    </w:p>
    <w:p w14:paraId="455AAC43" w14:textId="3757C327" w:rsidR="000D14B5" w:rsidRDefault="009748A5">
      <w:pPr>
        <w:pStyle w:val="Heading2"/>
      </w:pPr>
      <w:bookmarkStart w:id="230" w:name="_Toc96073990"/>
      <w:r>
        <w:t>Scott Curtin</w:t>
      </w:r>
      <w:bookmarkEnd w:id="230"/>
    </w:p>
    <w:p w14:paraId="428F6713" w14:textId="77777777" w:rsidR="000D14B5" w:rsidRDefault="009748A5">
      <w:pPr>
        <w:pStyle w:val="BodyText"/>
        <w:ind w:left="688" w:right="5113"/>
      </w:pPr>
      <w:r>
        <w:t>City of Kenai Wastewater Treatment Plant 210 Fidalgo Ave., Suite 200</w:t>
      </w:r>
    </w:p>
    <w:p w14:paraId="12720A7D" w14:textId="77777777" w:rsidR="000D14B5" w:rsidRDefault="009748A5">
      <w:pPr>
        <w:pStyle w:val="BodyText"/>
        <w:ind w:left="688"/>
      </w:pPr>
      <w:r>
        <w:t>Kenai, AK 99611</w:t>
      </w:r>
    </w:p>
    <w:p w14:paraId="3C0914EF" w14:textId="77777777" w:rsidR="000D14B5" w:rsidRDefault="009748A5">
      <w:pPr>
        <w:pStyle w:val="BodyText"/>
        <w:ind w:left="688"/>
      </w:pPr>
      <w:r>
        <w:t>Phone: 907-283-8240</w:t>
      </w:r>
    </w:p>
    <w:p w14:paraId="4374DF27" w14:textId="77777777" w:rsidR="000D14B5" w:rsidRDefault="000D14B5">
      <w:pPr>
        <w:pStyle w:val="BodyText"/>
        <w:spacing w:before="2"/>
      </w:pPr>
    </w:p>
    <w:p w14:paraId="75A1BC32" w14:textId="25F0363C" w:rsidR="000D14B5" w:rsidRDefault="009748A5">
      <w:pPr>
        <w:pStyle w:val="Heading2"/>
      </w:pPr>
      <w:bookmarkStart w:id="231" w:name="_Toc96073991"/>
      <w:r>
        <w:t>Jeff Anderson</w:t>
      </w:r>
      <w:bookmarkEnd w:id="231"/>
    </w:p>
    <w:p w14:paraId="58BDD2FB" w14:textId="77777777" w:rsidR="000D14B5" w:rsidRDefault="009748A5">
      <w:pPr>
        <w:pStyle w:val="BodyText"/>
        <w:spacing w:line="275" w:lineRule="exact"/>
        <w:ind w:left="688"/>
      </w:pPr>
      <w:r>
        <w:t>Ecological Services</w:t>
      </w:r>
    </w:p>
    <w:p w14:paraId="0553DB1A" w14:textId="77777777" w:rsidR="000D14B5" w:rsidRDefault="009748A5">
      <w:pPr>
        <w:pStyle w:val="BodyText"/>
        <w:ind w:left="688" w:right="6179"/>
      </w:pPr>
      <w:r>
        <w:t>U.S. Fish and Wildlife Service 43655 Kalifornsky Beach Road Soldotna, AK 99669</w:t>
      </w:r>
    </w:p>
    <w:p w14:paraId="7D0927D8" w14:textId="77777777" w:rsidR="000D14B5" w:rsidRDefault="009748A5">
      <w:pPr>
        <w:pStyle w:val="BodyText"/>
        <w:ind w:left="688"/>
      </w:pPr>
      <w:r>
        <w:t>Phone: 907-260-0132</w:t>
      </w:r>
    </w:p>
    <w:p w14:paraId="634A7A89" w14:textId="77777777" w:rsidR="000D14B5" w:rsidRDefault="000D14B5">
      <w:pPr>
        <w:pStyle w:val="BodyText"/>
        <w:spacing w:before="2"/>
      </w:pPr>
    </w:p>
    <w:p w14:paraId="3B4BB75B" w14:textId="6F38E78A" w:rsidR="000D14B5" w:rsidRDefault="009748A5">
      <w:pPr>
        <w:pStyle w:val="Heading2"/>
      </w:pPr>
      <w:bookmarkStart w:id="232" w:name="_Toc96073992"/>
      <w:r>
        <w:t>Jack Blackwell</w:t>
      </w:r>
      <w:bookmarkEnd w:id="232"/>
    </w:p>
    <w:p w14:paraId="62C5F2E0" w14:textId="77777777" w:rsidR="000D14B5" w:rsidRDefault="009748A5">
      <w:pPr>
        <w:pStyle w:val="BodyText"/>
        <w:spacing w:line="275" w:lineRule="exact"/>
        <w:ind w:left="688"/>
      </w:pPr>
      <w:r>
        <w:t>Alaska State Parks</w:t>
      </w:r>
    </w:p>
    <w:p w14:paraId="5F036CE4" w14:textId="77777777" w:rsidR="000D14B5" w:rsidRDefault="009748A5">
      <w:pPr>
        <w:pStyle w:val="BodyText"/>
        <w:ind w:left="688"/>
      </w:pPr>
      <w:r>
        <w:t>Kenai River Special Management Area</w:t>
      </w:r>
    </w:p>
    <w:p w14:paraId="217547CA" w14:textId="77777777" w:rsidR="000D14B5" w:rsidRDefault="009748A5">
      <w:pPr>
        <w:pStyle w:val="BodyText"/>
        <w:ind w:left="688" w:right="6945"/>
      </w:pPr>
      <w:r>
        <w:t>P.O. Box 1247 Soldotna, AK 99669 Phone:</w:t>
      </w:r>
      <w:r>
        <w:rPr>
          <w:spacing w:val="18"/>
        </w:rPr>
        <w:t xml:space="preserve"> </w:t>
      </w:r>
      <w:r>
        <w:rPr>
          <w:spacing w:val="-3"/>
        </w:rPr>
        <w:t>907-262-5581</w:t>
      </w:r>
    </w:p>
    <w:p w14:paraId="2B4FC582" w14:textId="77777777" w:rsidR="000D14B5" w:rsidRDefault="000D14B5">
      <w:pPr>
        <w:pStyle w:val="BodyText"/>
        <w:spacing w:before="1"/>
      </w:pPr>
    </w:p>
    <w:p w14:paraId="2E58DDC0" w14:textId="11DB5087" w:rsidR="000D14B5" w:rsidRDefault="009748A5">
      <w:pPr>
        <w:pStyle w:val="Heading2"/>
        <w:spacing w:before="1"/>
      </w:pPr>
      <w:bookmarkStart w:id="233" w:name="_Toc96073993"/>
      <w:r>
        <w:t>Francisco B</w:t>
      </w:r>
      <w:r>
        <w:rPr>
          <w:spacing w:val="-8"/>
        </w:rPr>
        <w:t xml:space="preserve"> </w:t>
      </w:r>
      <w:r>
        <w:t>Sanchez</w:t>
      </w:r>
      <w:bookmarkEnd w:id="233"/>
    </w:p>
    <w:p w14:paraId="223FDA34" w14:textId="77777777" w:rsidR="000D14B5" w:rsidRDefault="009748A5">
      <w:pPr>
        <w:pStyle w:val="BodyText"/>
        <w:ind w:left="688" w:right="6812"/>
      </w:pPr>
      <w:r>
        <w:t>U.S. Forest Service Chugach National Forest Seward Ranger District</w:t>
      </w:r>
    </w:p>
    <w:p w14:paraId="06A2D35D" w14:textId="77777777" w:rsidR="000D14B5" w:rsidRDefault="009748A5">
      <w:pPr>
        <w:pStyle w:val="BodyText"/>
        <w:ind w:left="688" w:right="6039"/>
      </w:pPr>
      <w:r>
        <w:t>33599 Ranger Station Spur (mile marker 23.5)</w:t>
      </w:r>
    </w:p>
    <w:p w14:paraId="2F933B6D" w14:textId="77777777" w:rsidR="000D14B5" w:rsidRDefault="009748A5">
      <w:pPr>
        <w:pStyle w:val="BodyText"/>
        <w:ind w:left="688"/>
      </w:pPr>
      <w:r>
        <w:t>Seward, AK 99664</w:t>
      </w:r>
    </w:p>
    <w:p w14:paraId="3E5B979E" w14:textId="77777777" w:rsidR="000D14B5" w:rsidRDefault="009748A5">
      <w:pPr>
        <w:pStyle w:val="BodyText"/>
        <w:ind w:left="688"/>
      </w:pPr>
      <w:r>
        <w:t>Phone: 907-288-3178</w:t>
      </w:r>
    </w:p>
    <w:p w14:paraId="5AD46C20" w14:textId="77777777" w:rsidR="000D14B5" w:rsidRDefault="000D14B5">
      <w:pPr>
        <w:sectPr w:rsidR="000D14B5">
          <w:headerReference w:type="default" r:id="rId41"/>
          <w:footerReference w:type="default" r:id="rId42"/>
          <w:pgSz w:w="11900" w:h="16840"/>
          <w:pgMar w:top="1620" w:right="940" w:bottom="940" w:left="1040" w:header="929" w:footer="744" w:gutter="0"/>
          <w:cols w:space="720"/>
        </w:sectPr>
      </w:pPr>
    </w:p>
    <w:p w14:paraId="2244FEC3" w14:textId="77777777" w:rsidR="000D14B5" w:rsidRDefault="000D14B5">
      <w:pPr>
        <w:pStyle w:val="BodyText"/>
        <w:rPr>
          <w:sz w:val="20"/>
        </w:rPr>
      </w:pPr>
    </w:p>
    <w:p w14:paraId="4BEE5156" w14:textId="77777777" w:rsidR="000D14B5" w:rsidRDefault="000D14B5">
      <w:pPr>
        <w:pStyle w:val="BodyText"/>
        <w:spacing w:before="4"/>
        <w:rPr>
          <w:sz w:val="22"/>
        </w:rPr>
      </w:pPr>
    </w:p>
    <w:p w14:paraId="10B3298F" w14:textId="69EA536C" w:rsidR="000D14B5" w:rsidRDefault="009748A5">
      <w:pPr>
        <w:pStyle w:val="Heading2"/>
      </w:pPr>
      <w:bookmarkStart w:id="234" w:name="_Toc96073994"/>
      <w:r>
        <w:t>Dean Day</w:t>
      </w:r>
      <w:bookmarkEnd w:id="234"/>
    </w:p>
    <w:p w14:paraId="444E1A35" w14:textId="77777777" w:rsidR="000D14B5" w:rsidRDefault="009748A5">
      <w:pPr>
        <w:pStyle w:val="BodyText"/>
        <w:ind w:left="688" w:right="6945"/>
      </w:pPr>
      <w:r>
        <w:t>Executive Director Cook Inlet Aquaculture</w:t>
      </w:r>
    </w:p>
    <w:p w14:paraId="03503322" w14:textId="77777777" w:rsidR="000D14B5" w:rsidRDefault="009748A5">
      <w:pPr>
        <w:pStyle w:val="BodyText"/>
        <w:ind w:left="688" w:right="6345"/>
      </w:pPr>
      <w:r>
        <w:t>40610 Kalifornsky Beach Rd. Kenai, AK 99611</w:t>
      </w:r>
    </w:p>
    <w:p w14:paraId="36C64498" w14:textId="77777777" w:rsidR="000D14B5" w:rsidRDefault="009748A5">
      <w:pPr>
        <w:pStyle w:val="BodyText"/>
        <w:ind w:left="688"/>
      </w:pPr>
      <w:r>
        <w:t>Phone: 907-283-5761</w:t>
      </w:r>
    </w:p>
    <w:p w14:paraId="6F423942" w14:textId="77777777" w:rsidR="000D14B5" w:rsidRDefault="000D14B5">
      <w:pPr>
        <w:pStyle w:val="BodyText"/>
        <w:spacing w:before="2"/>
      </w:pPr>
    </w:p>
    <w:p w14:paraId="5A9B991A" w14:textId="3D863D8E" w:rsidR="000D14B5" w:rsidRDefault="009748A5">
      <w:pPr>
        <w:pStyle w:val="Heading2"/>
      </w:pPr>
      <w:bookmarkStart w:id="235" w:name="_Toc96073995"/>
      <w:del w:id="236" w:author="Benjamin Meyer" w:date="2022-07-19T14:34:00Z">
        <w:r w:rsidDel="00434CF1">
          <w:delText>Justin Nelson</w:delText>
        </w:r>
      </w:del>
      <w:bookmarkEnd w:id="235"/>
      <w:ins w:id="237" w:author="Benjamin Meyer" w:date="2022-07-19T14:34:00Z">
        <w:r w:rsidR="00434CF1">
          <w:t>Cameron Murphy</w:t>
        </w:r>
      </w:ins>
    </w:p>
    <w:p w14:paraId="1E4D6BAA" w14:textId="77777777" w:rsidR="000D14B5" w:rsidRDefault="009748A5">
      <w:pPr>
        <w:pStyle w:val="BodyText"/>
        <w:spacing w:line="275" w:lineRule="exact"/>
        <w:ind w:left="688"/>
      </w:pPr>
      <w:r>
        <w:t>Client Service Manager</w:t>
      </w:r>
    </w:p>
    <w:p w14:paraId="1B281DD8" w14:textId="77777777" w:rsidR="000D14B5" w:rsidRDefault="009748A5">
      <w:pPr>
        <w:pStyle w:val="BodyText"/>
        <w:ind w:left="688" w:right="6159"/>
      </w:pPr>
      <w:r>
        <w:t>SGS Environmental Laboratory Services</w:t>
      </w:r>
    </w:p>
    <w:p w14:paraId="6D0DAD13" w14:textId="77777777" w:rsidR="000D14B5" w:rsidRDefault="009748A5">
      <w:pPr>
        <w:pStyle w:val="BodyText"/>
        <w:ind w:left="688" w:right="6945"/>
      </w:pPr>
      <w:r>
        <w:t>200 W Potter Dr Anchorage, AK</w:t>
      </w:r>
      <w:r>
        <w:rPr>
          <w:spacing w:val="-5"/>
        </w:rPr>
        <w:t xml:space="preserve"> </w:t>
      </w:r>
      <w:r>
        <w:rPr>
          <w:spacing w:val="-3"/>
        </w:rPr>
        <w:t>99518</w:t>
      </w:r>
    </w:p>
    <w:p w14:paraId="40B5A84A" w14:textId="77777777" w:rsidR="000D14B5" w:rsidRDefault="009748A5">
      <w:pPr>
        <w:pStyle w:val="BodyText"/>
        <w:ind w:left="688"/>
      </w:pPr>
      <w:r>
        <w:t>Phone:</w:t>
      </w:r>
      <w:r>
        <w:rPr>
          <w:spacing w:val="-2"/>
        </w:rPr>
        <w:t xml:space="preserve"> </w:t>
      </w:r>
      <w:r>
        <w:t>907-562-2343</w:t>
      </w:r>
    </w:p>
    <w:p w14:paraId="1405F86D" w14:textId="77777777" w:rsidR="000D14B5" w:rsidRDefault="000D14B5">
      <w:pPr>
        <w:pStyle w:val="BodyText"/>
        <w:spacing w:before="2"/>
      </w:pPr>
    </w:p>
    <w:p w14:paraId="44182365" w14:textId="10540D07" w:rsidR="000D14B5" w:rsidRDefault="00434CF1">
      <w:pPr>
        <w:pStyle w:val="Heading2"/>
      </w:pPr>
      <w:bookmarkStart w:id="238" w:name="_Toc96073996"/>
      <w:ins w:id="239" w:author="Benjamin Meyer" w:date="2022-07-19T14:34:00Z">
        <w:r>
          <w:t>Jon Essert</w:t>
        </w:r>
      </w:ins>
      <w:del w:id="240" w:author="Benjamin Meyer" w:date="2022-07-19T14:34:00Z">
        <w:r w:rsidR="009748A5" w:rsidDel="00434CF1">
          <w:delText>James Trissel</w:delText>
        </w:r>
      </w:del>
      <w:bookmarkEnd w:id="238"/>
    </w:p>
    <w:p w14:paraId="6D12C390" w14:textId="77777777" w:rsidR="000D14B5" w:rsidRDefault="009748A5">
      <w:pPr>
        <w:pStyle w:val="BodyText"/>
        <w:spacing w:line="275" w:lineRule="exact"/>
        <w:ind w:left="688"/>
      </w:pPr>
      <w:r>
        <w:t>Utility Department Manager</w:t>
      </w:r>
    </w:p>
    <w:p w14:paraId="03E55E68" w14:textId="3018C7D4" w:rsidR="000D14B5" w:rsidRDefault="009748A5">
      <w:pPr>
        <w:pStyle w:val="BodyText"/>
        <w:ind w:left="688" w:right="5386"/>
      </w:pPr>
      <w:r>
        <w:t>City of Soldotna Wastewater Treatment</w:t>
      </w:r>
      <w:ins w:id="241" w:author="Benjamin Meyer" w:date="2022-07-19T14:34:00Z">
        <w:r w:rsidR="00434CF1">
          <w:t xml:space="preserve"> </w:t>
        </w:r>
      </w:ins>
      <w:del w:id="242" w:author="Benjamin Meyer" w:date="2022-07-19T14:34:00Z">
        <w:r w:rsidDel="00434CF1">
          <w:delText xml:space="preserve"> </w:delText>
        </w:r>
      </w:del>
      <w:r>
        <w:t>Plant</w:t>
      </w:r>
    </w:p>
    <w:p w14:paraId="11636F43" w14:textId="77777777" w:rsidR="000D14B5" w:rsidRDefault="009748A5">
      <w:pPr>
        <w:pStyle w:val="BodyText"/>
        <w:ind w:left="688" w:right="7232"/>
      </w:pPr>
      <w:r>
        <w:t>215 S Kobuk St Soldotna, AK 99669</w:t>
      </w:r>
    </w:p>
    <w:p w14:paraId="2EB008A6" w14:textId="77777777" w:rsidR="000D14B5" w:rsidRDefault="009748A5">
      <w:pPr>
        <w:pStyle w:val="BodyText"/>
        <w:ind w:left="688"/>
      </w:pPr>
      <w:r>
        <w:t>Phone: 907-262-4205</w:t>
      </w:r>
    </w:p>
    <w:p w14:paraId="3248A1B2" w14:textId="77777777" w:rsidR="000D14B5" w:rsidRDefault="000D14B5">
      <w:pPr>
        <w:pStyle w:val="BodyText"/>
        <w:rPr>
          <w:sz w:val="20"/>
        </w:rPr>
      </w:pPr>
    </w:p>
    <w:p w14:paraId="276FF7E4" w14:textId="77777777" w:rsidR="000D14B5" w:rsidRDefault="000D14B5">
      <w:pPr>
        <w:pStyle w:val="BodyText"/>
        <w:rPr>
          <w:sz w:val="20"/>
        </w:rPr>
      </w:pPr>
    </w:p>
    <w:p w14:paraId="0D85B196" w14:textId="77777777" w:rsidR="000D14B5" w:rsidRDefault="000D14B5">
      <w:pPr>
        <w:pStyle w:val="BodyText"/>
        <w:rPr>
          <w:sz w:val="20"/>
        </w:rPr>
      </w:pPr>
    </w:p>
    <w:p w14:paraId="5CFA6D1B" w14:textId="77777777" w:rsidR="000D14B5" w:rsidRDefault="000D14B5">
      <w:pPr>
        <w:pStyle w:val="BodyText"/>
        <w:rPr>
          <w:sz w:val="20"/>
        </w:rPr>
      </w:pPr>
    </w:p>
    <w:p w14:paraId="0E3885B2" w14:textId="77777777" w:rsidR="000D14B5" w:rsidRDefault="000D14B5">
      <w:pPr>
        <w:pStyle w:val="BodyText"/>
        <w:rPr>
          <w:sz w:val="20"/>
        </w:rPr>
      </w:pPr>
    </w:p>
    <w:p w14:paraId="296DABD2" w14:textId="77777777" w:rsidR="000D14B5" w:rsidRDefault="000D14B5">
      <w:pPr>
        <w:pStyle w:val="BodyText"/>
        <w:rPr>
          <w:sz w:val="20"/>
        </w:rPr>
      </w:pPr>
    </w:p>
    <w:p w14:paraId="6F656CEE" w14:textId="77777777" w:rsidR="000D14B5" w:rsidRDefault="000D14B5">
      <w:pPr>
        <w:pStyle w:val="BodyText"/>
        <w:rPr>
          <w:sz w:val="20"/>
        </w:rPr>
      </w:pPr>
    </w:p>
    <w:p w14:paraId="2110D7E8" w14:textId="77777777" w:rsidR="000D14B5" w:rsidRDefault="000D14B5">
      <w:pPr>
        <w:pStyle w:val="BodyText"/>
        <w:rPr>
          <w:sz w:val="20"/>
        </w:rPr>
      </w:pPr>
    </w:p>
    <w:p w14:paraId="1E37930F" w14:textId="77777777" w:rsidR="000D14B5" w:rsidRDefault="000D14B5">
      <w:pPr>
        <w:pStyle w:val="BodyText"/>
        <w:rPr>
          <w:sz w:val="20"/>
        </w:rPr>
      </w:pPr>
    </w:p>
    <w:p w14:paraId="55116DA1" w14:textId="77777777" w:rsidR="000D14B5" w:rsidRDefault="000D14B5">
      <w:pPr>
        <w:pStyle w:val="BodyText"/>
        <w:rPr>
          <w:sz w:val="20"/>
        </w:rPr>
      </w:pPr>
    </w:p>
    <w:p w14:paraId="18A7A8C2" w14:textId="77777777" w:rsidR="000D14B5" w:rsidRDefault="000D14B5">
      <w:pPr>
        <w:pStyle w:val="BodyText"/>
        <w:rPr>
          <w:sz w:val="20"/>
        </w:rPr>
      </w:pPr>
    </w:p>
    <w:p w14:paraId="7301EA33" w14:textId="77777777" w:rsidR="000D14B5" w:rsidRDefault="000D14B5">
      <w:pPr>
        <w:pStyle w:val="BodyText"/>
        <w:rPr>
          <w:sz w:val="20"/>
        </w:rPr>
      </w:pPr>
    </w:p>
    <w:p w14:paraId="2B828A8F" w14:textId="77777777" w:rsidR="000D14B5" w:rsidRDefault="000D14B5">
      <w:pPr>
        <w:pStyle w:val="BodyText"/>
        <w:rPr>
          <w:sz w:val="20"/>
        </w:rPr>
      </w:pPr>
    </w:p>
    <w:p w14:paraId="4A0A564E" w14:textId="77777777" w:rsidR="000D14B5" w:rsidRDefault="000D14B5">
      <w:pPr>
        <w:pStyle w:val="BodyText"/>
        <w:rPr>
          <w:sz w:val="20"/>
        </w:rPr>
      </w:pPr>
    </w:p>
    <w:p w14:paraId="099DDDAF" w14:textId="77777777" w:rsidR="000D14B5" w:rsidRDefault="000D14B5">
      <w:pPr>
        <w:pStyle w:val="BodyText"/>
        <w:rPr>
          <w:sz w:val="20"/>
        </w:rPr>
      </w:pPr>
    </w:p>
    <w:p w14:paraId="084E32E8" w14:textId="77777777" w:rsidR="000D14B5" w:rsidRDefault="000D14B5">
      <w:pPr>
        <w:pStyle w:val="BodyText"/>
        <w:rPr>
          <w:sz w:val="20"/>
        </w:rPr>
      </w:pPr>
    </w:p>
    <w:p w14:paraId="3B03A7D4" w14:textId="77777777" w:rsidR="000D14B5" w:rsidRDefault="000D14B5">
      <w:pPr>
        <w:pStyle w:val="BodyText"/>
        <w:rPr>
          <w:sz w:val="20"/>
        </w:rPr>
      </w:pPr>
    </w:p>
    <w:p w14:paraId="164A36AD" w14:textId="77777777" w:rsidR="000D14B5" w:rsidRDefault="000D14B5">
      <w:pPr>
        <w:pStyle w:val="BodyText"/>
        <w:rPr>
          <w:sz w:val="20"/>
        </w:rPr>
      </w:pPr>
    </w:p>
    <w:p w14:paraId="38204957" w14:textId="77777777" w:rsidR="000D14B5" w:rsidRDefault="000D14B5">
      <w:pPr>
        <w:pStyle w:val="BodyText"/>
        <w:rPr>
          <w:sz w:val="20"/>
        </w:rPr>
      </w:pPr>
    </w:p>
    <w:p w14:paraId="49AA54D0" w14:textId="77777777" w:rsidR="000D14B5" w:rsidRDefault="000D14B5">
      <w:pPr>
        <w:pStyle w:val="BodyText"/>
        <w:rPr>
          <w:sz w:val="20"/>
        </w:rPr>
      </w:pPr>
    </w:p>
    <w:p w14:paraId="268490F9" w14:textId="77777777" w:rsidR="000D14B5" w:rsidRDefault="000D14B5">
      <w:pPr>
        <w:pStyle w:val="BodyText"/>
        <w:rPr>
          <w:sz w:val="20"/>
        </w:rPr>
      </w:pPr>
    </w:p>
    <w:p w14:paraId="46BA5907" w14:textId="77777777" w:rsidR="000D14B5" w:rsidRDefault="000D14B5">
      <w:pPr>
        <w:pStyle w:val="BodyText"/>
        <w:rPr>
          <w:sz w:val="20"/>
        </w:rPr>
      </w:pPr>
    </w:p>
    <w:p w14:paraId="75F640B3" w14:textId="77777777" w:rsidR="000D14B5" w:rsidRDefault="000D14B5">
      <w:pPr>
        <w:pStyle w:val="BodyText"/>
        <w:rPr>
          <w:sz w:val="20"/>
        </w:rPr>
      </w:pPr>
    </w:p>
    <w:p w14:paraId="031D0718" w14:textId="77777777" w:rsidR="000D14B5" w:rsidRDefault="000D14B5">
      <w:pPr>
        <w:pStyle w:val="BodyText"/>
        <w:rPr>
          <w:sz w:val="20"/>
        </w:rPr>
      </w:pPr>
    </w:p>
    <w:p w14:paraId="0BA5E522" w14:textId="77777777" w:rsidR="000D14B5" w:rsidRDefault="000D14B5">
      <w:pPr>
        <w:pStyle w:val="BodyText"/>
        <w:rPr>
          <w:sz w:val="20"/>
        </w:rPr>
      </w:pPr>
    </w:p>
    <w:p w14:paraId="765412C8" w14:textId="77777777" w:rsidR="000D14B5" w:rsidRDefault="000D14B5">
      <w:pPr>
        <w:pStyle w:val="BodyText"/>
        <w:rPr>
          <w:sz w:val="20"/>
        </w:rPr>
      </w:pPr>
    </w:p>
    <w:p w14:paraId="126173CB" w14:textId="77777777" w:rsidR="000D14B5" w:rsidRDefault="000D14B5">
      <w:pPr>
        <w:pStyle w:val="BodyText"/>
        <w:rPr>
          <w:sz w:val="20"/>
        </w:rPr>
      </w:pPr>
    </w:p>
    <w:p w14:paraId="3FA3E1BA" w14:textId="77777777" w:rsidR="000D14B5" w:rsidRDefault="000D14B5">
      <w:pPr>
        <w:pStyle w:val="BodyText"/>
        <w:rPr>
          <w:sz w:val="20"/>
        </w:rPr>
      </w:pPr>
    </w:p>
    <w:p w14:paraId="0D177224" w14:textId="77777777" w:rsidR="000D14B5" w:rsidRDefault="000D14B5">
      <w:pPr>
        <w:pStyle w:val="BodyText"/>
        <w:rPr>
          <w:sz w:val="20"/>
        </w:rPr>
      </w:pPr>
    </w:p>
    <w:p w14:paraId="57829330" w14:textId="77777777" w:rsidR="000D14B5" w:rsidRDefault="000D14B5">
      <w:pPr>
        <w:pStyle w:val="BodyText"/>
        <w:rPr>
          <w:sz w:val="20"/>
        </w:rPr>
      </w:pPr>
    </w:p>
    <w:p w14:paraId="4755768C" w14:textId="77777777" w:rsidR="000D14B5" w:rsidRDefault="000D14B5">
      <w:pPr>
        <w:pStyle w:val="BodyText"/>
        <w:rPr>
          <w:sz w:val="20"/>
        </w:rPr>
      </w:pPr>
    </w:p>
    <w:p w14:paraId="34B1B818" w14:textId="77777777" w:rsidR="000D14B5" w:rsidRDefault="000D14B5">
      <w:pPr>
        <w:pStyle w:val="BodyText"/>
        <w:spacing w:before="7"/>
        <w:rPr>
          <w:sz w:val="20"/>
        </w:rPr>
      </w:pPr>
    </w:p>
    <w:p w14:paraId="3CA2CA8C" w14:textId="6C64DB41" w:rsidR="000D14B5" w:rsidRDefault="008631EA" w:rsidP="004911DB">
      <w:pPr>
        <w:spacing w:before="92"/>
        <w:ind w:right="98"/>
        <w:jc w:val="center"/>
        <w:rPr>
          <w:sz w:val="20"/>
        </w:rPr>
        <w:sectPr w:rsidR="000D14B5">
          <w:headerReference w:type="default" r:id="rId43"/>
          <w:footerReference w:type="default" r:id="rId44"/>
          <w:pgSz w:w="11900" w:h="16840"/>
          <w:pgMar w:top="1620" w:right="940" w:bottom="280" w:left="1040" w:header="929" w:footer="0" w:gutter="0"/>
          <w:cols w:space="720"/>
        </w:sectPr>
      </w:pPr>
      <w:ins w:id="243" w:author="Benjamin Meyer" w:date="2022-07-19T14:48:00Z">
        <w:r>
          <w:rPr>
            <w:sz w:val="20"/>
          </w:rPr>
          <w:t>A-2</w:t>
        </w:r>
      </w:ins>
    </w:p>
    <w:p w14:paraId="768B1A27" w14:textId="62F6A958" w:rsidR="004911DB" w:rsidRDefault="004911DB" w:rsidP="004911DB">
      <w:pPr>
        <w:pStyle w:val="Heading1"/>
        <w:spacing w:before="91"/>
        <w:ind w:left="1731" w:right="1829"/>
        <w:jc w:val="center"/>
      </w:pPr>
      <w:r>
        <w:lastRenderedPageBreak/>
        <w:t>APPENDIX B: Fieldwork Sampling SOP</w:t>
      </w:r>
    </w:p>
    <w:p w14:paraId="4C411FB2" w14:textId="77777777" w:rsidR="000D14B5" w:rsidRDefault="000D14B5">
      <w:pPr>
        <w:pStyle w:val="BodyText"/>
        <w:spacing w:before="1"/>
      </w:pPr>
    </w:p>
    <w:p w14:paraId="16B5CC9E" w14:textId="77777777" w:rsidR="007F6044" w:rsidRPr="007F6044" w:rsidRDefault="007F6044" w:rsidP="007F6044">
      <w:pPr>
        <w:widowControl/>
        <w:autoSpaceDE/>
        <w:autoSpaceDN/>
        <w:rPr>
          <w:rFonts w:ascii="Times" w:eastAsia="Times" w:hAnsi="Times"/>
          <w:b/>
          <w:sz w:val="24"/>
          <w:szCs w:val="20"/>
        </w:rPr>
      </w:pPr>
      <w:bookmarkStart w:id="244" w:name="APPENDIX_B"/>
      <w:bookmarkStart w:id="245" w:name="_bookmark35"/>
      <w:bookmarkEnd w:id="244"/>
      <w:bookmarkEnd w:id="245"/>
    </w:p>
    <w:p w14:paraId="57777A2D"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43DB8043" wp14:editId="56D457D1">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45">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1D96F3B4" w14:textId="77777777" w:rsidR="007F6044" w:rsidRPr="007F6044" w:rsidRDefault="007F6044" w:rsidP="007F6044">
      <w:pPr>
        <w:widowControl/>
        <w:autoSpaceDE/>
        <w:autoSpaceDN/>
        <w:jc w:val="center"/>
        <w:rPr>
          <w:rFonts w:ascii="Times" w:eastAsia="Times" w:hAnsi="Times"/>
          <w:i/>
        </w:rPr>
      </w:pPr>
      <w:r w:rsidRPr="007F6044">
        <w:rPr>
          <w:rFonts w:ascii="Times" w:eastAsia="Times" w:hAnsi="Times"/>
          <w:i/>
        </w:rPr>
        <w:t>“Research, Restoration, Education”</w:t>
      </w:r>
    </w:p>
    <w:p w14:paraId="431014AF" w14:textId="77777777" w:rsidR="007F6044" w:rsidRPr="007F6044" w:rsidRDefault="007F6044" w:rsidP="007F6044">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46"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5AF664AD" w14:textId="77777777" w:rsidR="007F6044" w:rsidRPr="007F6044" w:rsidRDefault="007F6044" w:rsidP="007F6044">
      <w:pPr>
        <w:widowControl/>
        <w:autoSpaceDE/>
        <w:autoSpaceDN/>
        <w:jc w:val="center"/>
        <w:rPr>
          <w:rFonts w:ascii="Times" w:eastAsia="Times" w:hAnsi="Times"/>
          <w:b/>
          <w:sz w:val="24"/>
          <w:szCs w:val="20"/>
        </w:rPr>
      </w:pPr>
    </w:p>
    <w:p w14:paraId="3981184A"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288DA7C0"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5D69348F" w14:textId="77777777" w:rsidR="007F6044" w:rsidRPr="007F6044" w:rsidRDefault="007F6044" w:rsidP="007F6044">
      <w:pPr>
        <w:widowControl/>
        <w:autoSpaceDE/>
        <w:autoSpaceDN/>
        <w:jc w:val="center"/>
        <w:rPr>
          <w:rFonts w:ascii="Times" w:eastAsia="Times" w:hAnsi="Times"/>
          <w:b/>
          <w:sz w:val="24"/>
          <w:szCs w:val="20"/>
        </w:rPr>
      </w:pPr>
    </w:p>
    <w:p w14:paraId="28123A8D"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Fieldwork Preparation ………………………………………………………………….1</w:t>
      </w:r>
    </w:p>
    <w:p w14:paraId="5E5CFC93"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General Sampling Protocol ……………………………………………………………..2</w:t>
      </w:r>
    </w:p>
    <w:p w14:paraId="30528CF0"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69F59E7D"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0ECE104F"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Fecal Coliform …………………………………………………………………...3</w:t>
      </w:r>
    </w:p>
    <w:p w14:paraId="12545396"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Dissolved Metals …………………………………………………………………4</w:t>
      </w:r>
    </w:p>
    <w:p w14:paraId="48174D66"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BTEX (Hydrocarbons) ………………………………………………………….5</w:t>
      </w:r>
    </w:p>
    <w:p w14:paraId="41012CD4"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Total metals ……………………………………………………………………...6</w:t>
      </w:r>
    </w:p>
    <w:p w14:paraId="652194A2"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Nitrogen and Phosphorus ………………………………………………………6</w:t>
      </w:r>
    </w:p>
    <w:p w14:paraId="544FFFF7" w14:textId="77777777" w:rsidR="007F6044" w:rsidRPr="007F6044" w:rsidRDefault="007F6044" w:rsidP="007F6044">
      <w:pPr>
        <w:widowControl/>
        <w:numPr>
          <w:ilvl w:val="1"/>
          <w:numId w:val="31"/>
        </w:numPr>
        <w:autoSpaceDE/>
        <w:autoSpaceDN/>
        <w:rPr>
          <w:rFonts w:ascii="Times" w:eastAsia="Times" w:hAnsi="Times"/>
          <w:b/>
          <w:sz w:val="24"/>
          <w:szCs w:val="20"/>
        </w:rPr>
      </w:pPr>
      <w:r w:rsidRPr="007F6044">
        <w:rPr>
          <w:rFonts w:ascii="Times" w:eastAsia="Times" w:hAnsi="Times"/>
          <w:b/>
          <w:sz w:val="24"/>
          <w:szCs w:val="20"/>
        </w:rPr>
        <w:t>Total Suspended Solids …………………………………………………………7</w:t>
      </w:r>
    </w:p>
    <w:p w14:paraId="1C1B7CE7" w14:textId="77777777" w:rsidR="007F6044" w:rsidRPr="007F6044" w:rsidRDefault="007F6044" w:rsidP="007F6044">
      <w:pPr>
        <w:widowControl/>
        <w:numPr>
          <w:ilvl w:val="0"/>
          <w:numId w:val="31"/>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6593590C" w14:textId="77777777" w:rsidR="007F6044" w:rsidRPr="007F6044" w:rsidRDefault="007F6044" w:rsidP="007F6044">
      <w:pPr>
        <w:widowControl/>
        <w:autoSpaceDE/>
        <w:autoSpaceDN/>
        <w:rPr>
          <w:rFonts w:ascii="Times" w:eastAsia="Times" w:hAnsi="Times"/>
          <w:b/>
          <w:sz w:val="24"/>
          <w:szCs w:val="20"/>
        </w:rPr>
      </w:pPr>
    </w:p>
    <w:p w14:paraId="60CC04DD" w14:textId="77777777" w:rsidR="007F6044" w:rsidRPr="007F6044" w:rsidRDefault="007F6044" w:rsidP="007F6044">
      <w:pPr>
        <w:widowControl/>
        <w:autoSpaceDE/>
        <w:autoSpaceDN/>
        <w:rPr>
          <w:rFonts w:ascii="Times" w:eastAsia="Times" w:hAnsi="Times"/>
          <w:b/>
          <w:sz w:val="24"/>
          <w:szCs w:val="20"/>
        </w:rPr>
      </w:pPr>
    </w:p>
    <w:p w14:paraId="0DE37485" w14:textId="77777777" w:rsidR="007F6044" w:rsidRPr="007F6044" w:rsidRDefault="007F6044" w:rsidP="007F6044">
      <w:pPr>
        <w:widowControl/>
        <w:numPr>
          <w:ilvl w:val="0"/>
          <w:numId w:val="38"/>
        </w:numPr>
        <w:autoSpaceDE/>
        <w:autoSpaceDN/>
        <w:rPr>
          <w:rFonts w:ascii="Times" w:eastAsia="Times" w:hAnsi="Times"/>
          <w:sz w:val="24"/>
          <w:szCs w:val="20"/>
        </w:rPr>
      </w:pPr>
      <w:r w:rsidRPr="007F6044">
        <w:rPr>
          <w:rFonts w:ascii="Times" w:eastAsia="Times" w:hAnsi="Times"/>
          <w:b/>
          <w:sz w:val="24"/>
          <w:szCs w:val="20"/>
        </w:rPr>
        <w:t>FIELDWORK PREPARATION</w:t>
      </w:r>
    </w:p>
    <w:p w14:paraId="69F9CACF" w14:textId="77777777" w:rsidR="007F6044" w:rsidRPr="007F6044" w:rsidRDefault="007F6044" w:rsidP="007F6044">
      <w:pPr>
        <w:widowControl/>
        <w:numPr>
          <w:ilvl w:val="1"/>
          <w:numId w:val="38"/>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2EE665C1" w14:textId="77777777" w:rsidR="007F6044" w:rsidRPr="007F6044" w:rsidRDefault="007F6044" w:rsidP="007F6044">
      <w:pPr>
        <w:widowControl/>
        <w:numPr>
          <w:ilvl w:val="2"/>
          <w:numId w:val="38"/>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57DA6EEF" w14:textId="77777777" w:rsidR="007F6044" w:rsidRPr="007F6044" w:rsidRDefault="007F6044" w:rsidP="007F6044">
      <w:pPr>
        <w:widowControl/>
        <w:numPr>
          <w:ilvl w:val="1"/>
          <w:numId w:val="38"/>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1DEAE26" w14:textId="77777777" w:rsidR="007F6044" w:rsidRPr="007F6044" w:rsidRDefault="007F6044" w:rsidP="007F6044">
      <w:pPr>
        <w:widowControl/>
        <w:numPr>
          <w:ilvl w:val="2"/>
          <w:numId w:val="39"/>
        </w:numPr>
        <w:autoSpaceDE/>
        <w:autoSpaceDN/>
        <w:rPr>
          <w:rFonts w:ascii="Times" w:eastAsia="Times" w:hAnsi="Times"/>
          <w:sz w:val="24"/>
          <w:szCs w:val="20"/>
        </w:rPr>
      </w:pPr>
      <w:r w:rsidRPr="007F6044">
        <w:rPr>
          <w:rFonts w:ascii="Times" w:eastAsia="Times" w:hAnsi="Times"/>
          <w:sz w:val="24"/>
          <w:szCs w:val="20"/>
        </w:rPr>
        <w:t xml:space="preserve">Confirm plans with you fieldwork partners and supervisor. </w:t>
      </w:r>
    </w:p>
    <w:p w14:paraId="06CBD428" w14:textId="77777777" w:rsidR="007F6044" w:rsidRPr="007F6044" w:rsidRDefault="007F6044" w:rsidP="007F6044">
      <w:pPr>
        <w:widowControl/>
        <w:numPr>
          <w:ilvl w:val="3"/>
          <w:numId w:val="39"/>
        </w:numPr>
        <w:autoSpaceDE/>
        <w:autoSpaceDN/>
        <w:rPr>
          <w:rFonts w:ascii="Times" w:eastAsia="Times" w:hAnsi="Times"/>
          <w:sz w:val="24"/>
          <w:szCs w:val="20"/>
        </w:rPr>
      </w:pPr>
      <w:r w:rsidRPr="007F6044">
        <w:rPr>
          <w:rFonts w:ascii="Times" w:eastAsia="Times" w:hAnsi="Times"/>
          <w:sz w:val="24"/>
          <w:szCs w:val="20"/>
        </w:rPr>
        <w:t>Know meeting time and place.</w:t>
      </w:r>
    </w:p>
    <w:p w14:paraId="5496A8D2" w14:textId="77777777" w:rsidR="007F6044" w:rsidRPr="007F6044" w:rsidRDefault="007F6044" w:rsidP="007F6044">
      <w:pPr>
        <w:widowControl/>
        <w:numPr>
          <w:ilvl w:val="2"/>
          <w:numId w:val="39"/>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32D75329" w14:textId="77777777" w:rsidR="007F6044" w:rsidRPr="007F6044" w:rsidRDefault="007F6044" w:rsidP="007F6044">
      <w:pPr>
        <w:widowControl/>
        <w:numPr>
          <w:ilvl w:val="2"/>
          <w:numId w:val="39"/>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099E21B1" w14:textId="77777777" w:rsidR="007F6044" w:rsidRPr="007F6044" w:rsidRDefault="007F6044" w:rsidP="007F6044">
      <w:pPr>
        <w:widowControl/>
        <w:numPr>
          <w:ilvl w:val="1"/>
          <w:numId w:val="38"/>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127F35F5" w14:textId="77777777" w:rsidR="007F6044" w:rsidRPr="007F6044" w:rsidRDefault="007F6044" w:rsidP="007F6044">
      <w:pPr>
        <w:widowControl/>
        <w:numPr>
          <w:ilvl w:val="2"/>
          <w:numId w:val="38"/>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3545A363" w14:textId="77777777" w:rsidR="007F6044" w:rsidRPr="007F6044" w:rsidRDefault="007F6044" w:rsidP="007F6044">
      <w:pPr>
        <w:widowControl/>
        <w:numPr>
          <w:ilvl w:val="2"/>
          <w:numId w:val="38"/>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4B99ED52" w14:textId="77777777" w:rsidR="007F6044" w:rsidRPr="007F6044" w:rsidRDefault="007F6044" w:rsidP="007F6044">
      <w:pPr>
        <w:widowControl/>
        <w:autoSpaceDE/>
        <w:autoSpaceDN/>
        <w:rPr>
          <w:rFonts w:ascii="Times" w:eastAsia="Times" w:hAnsi="Times"/>
          <w:b/>
          <w:sz w:val="24"/>
          <w:szCs w:val="20"/>
        </w:rPr>
      </w:pPr>
    </w:p>
    <w:p w14:paraId="6B325341" w14:textId="77777777" w:rsidR="007F6044" w:rsidRPr="007F6044" w:rsidRDefault="007F6044" w:rsidP="007F6044">
      <w:pPr>
        <w:widowControl/>
        <w:autoSpaceDE/>
        <w:autoSpaceDN/>
        <w:rPr>
          <w:rFonts w:ascii="Times" w:eastAsia="Times" w:hAnsi="Times"/>
          <w:b/>
          <w:sz w:val="24"/>
          <w:szCs w:val="20"/>
        </w:rPr>
      </w:pPr>
    </w:p>
    <w:p w14:paraId="04B0D71C" w14:textId="77777777" w:rsidR="007F6044" w:rsidRPr="007F6044" w:rsidRDefault="007F6044" w:rsidP="007F6044">
      <w:pPr>
        <w:widowControl/>
        <w:autoSpaceDE/>
        <w:autoSpaceDN/>
        <w:rPr>
          <w:rFonts w:ascii="Times" w:eastAsia="Times" w:hAnsi="Times"/>
          <w:b/>
          <w:sz w:val="24"/>
          <w:szCs w:val="20"/>
        </w:rPr>
      </w:pPr>
    </w:p>
    <w:p w14:paraId="0F38EF44" w14:textId="77777777" w:rsidR="007F6044" w:rsidRPr="007F6044" w:rsidRDefault="007F6044" w:rsidP="007F6044">
      <w:pPr>
        <w:widowControl/>
        <w:autoSpaceDE/>
        <w:autoSpaceDN/>
        <w:rPr>
          <w:rFonts w:ascii="Times" w:eastAsia="Times" w:hAnsi="Times"/>
          <w:b/>
          <w:sz w:val="24"/>
          <w:szCs w:val="20"/>
        </w:rPr>
      </w:pPr>
    </w:p>
    <w:p w14:paraId="7E753FCC" w14:textId="4B6CB30E" w:rsidR="007F6044" w:rsidRPr="007F6044" w:rsidRDefault="007F6044" w:rsidP="007F6044">
      <w:pPr>
        <w:widowControl/>
        <w:autoSpaceDE/>
        <w:autoSpaceDN/>
        <w:rPr>
          <w:rFonts w:ascii="Times" w:eastAsia="Times" w:hAnsi="Times"/>
          <w:b/>
          <w:sz w:val="24"/>
          <w:szCs w:val="20"/>
        </w:rPr>
      </w:pPr>
    </w:p>
    <w:p w14:paraId="731D729D"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BC2D477" w14:textId="77777777" w:rsidR="007F6044" w:rsidRPr="007F6044" w:rsidRDefault="007F6044" w:rsidP="007F6044">
      <w:pPr>
        <w:widowControl/>
        <w:autoSpaceDE/>
        <w:autoSpaceDN/>
        <w:rPr>
          <w:rFonts w:ascii="Times" w:eastAsia="Times" w:hAnsi="Times"/>
          <w:b/>
          <w:sz w:val="24"/>
          <w:szCs w:val="20"/>
        </w:rPr>
      </w:pPr>
    </w:p>
    <w:p w14:paraId="0C5DB492" w14:textId="77777777" w:rsidR="007F6044" w:rsidRPr="007F6044" w:rsidRDefault="007F6044" w:rsidP="007F6044">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GENERAL SAMPLING PROTOCOL</w:t>
      </w:r>
    </w:p>
    <w:p w14:paraId="01E508A1" w14:textId="77777777" w:rsidR="007F6044" w:rsidRPr="007F6044" w:rsidRDefault="007F6044" w:rsidP="007F6044">
      <w:pPr>
        <w:widowControl/>
        <w:autoSpaceDE/>
        <w:autoSpaceDN/>
        <w:rPr>
          <w:rFonts w:ascii="Times" w:eastAsia="Times" w:hAnsi="Times"/>
          <w:b/>
          <w:sz w:val="24"/>
          <w:szCs w:val="20"/>
        </w:rPr>
      </w:pPr>
    </w:p>
    <w:p w14:paraId="4A88B5D2" w14:textId="77777777" w:rsidR="007F6044" w:rsidRPr="007F6044" w:rsidRDefault="007F6044" w:rsidP="007F6044">
      <w:pPr>
        <w:widowControl/>
        <w:numPr>
          <w:ilvl w:val="0"/>
          <w:numId w:val="40"/>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79B40F02" w14:textId="77777777" w:rsidR="007F6044" w:rsidRPr="007F6044" w:rsidRDefault="007F6044" w:rsidP="007F6044">
      <w:pPr>
        <w:widowControl/>
        <w:numPr>
          <w:ilvl w:val="1"/>
          <w:numId w:val="40"/>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0BB0A8C8"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Is the river bottom stirred up?</w:t>
      </w:r>
    </w:p>
    <w:p w14:paraId="1347A73F"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EE7E445"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Are other boats nearby?</w:t>
      </w:r>
    </w:p>
    <w:p w14:paraId="612CF060" w14:textId="77777777" w:rsidR="007F6044" w:rsidRPr="007F6044" w:rsidRDefault="007F6044" w:rsidP="007F6044">
      <w:pPr>
        <w:widowControl/>
        <w:numPr>
          <w:ilvl w:val="3"/>
          <w:numId w:val="40"/>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40E6D64" w14:textId="77777777" w:rsidR="007F6044" w:rsidRPr="007F6044" w:rsidRDefault="007F6044" w:rsidP="007F6044">
      <w:pPr>
        <w:widowControl/>
        <w:numPr>
          <w:ilvl w:val="1"/>
          <w:numId w:val="40"/>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088758FE" w14:textId="77777777" w:rsidR="007F6044" w:rsidRPr="007F6044" w:rsidRDefault="007F6044" w:rsidP="007F6044">
      <w:pPr>
        <w:widowControl/>
        <w:autoSpaceDE/>
        <w:autoSpaceDN/>
        <w:rPr>
          <w:rFonts w:ascii="Times" w:eastAsia="Times" w:hAnsi="Times"/>
          <w:sz w:val="24"/>
          <w:szCs w:val="20"/>
        </w:rPr>
      </w:pPr>
    </w:p>
    <w:p w14:paraId="4B6DBC93" w14:textId="77777777" w:rsidR="007F6044" w:rsidRPr="007F6044" w:rsidRDefault="007F6044" w:rsidP="007F6044">
      <w:pPr>
        <w:widowControl/>
        <w:numPr>
          <w:ilvl w:val="1"/>
          <w:numId w:val="40"/>
        </w:numPr>
        <w:autoSpaceDE/>
        <w:autoSpaceDN/>
        <w:rPr>
          <w:rFonts w:ascii="Times" w:eastAsia="Times" w:hAnsi="Times"/>
          <w:b/>
          <w:sz w:val="24"/>
          <w:szCs w:val="20"/>
        </w:rPr>
      </w:pPr>
      <w:r w:rsidRPr="007F6044">
        <w:rPr>
          <w:rFonts w:ascii="Times" w:eastAsia="Times" w:hAnsi="Times"/>
          <w:b/>
          <w:sz w:val="24"/>
          <w:szCs w:val="20"/>
        </w:rPr>
        <w:t>Choose a collection location</w:t>
      </w:r>
    </w:p>
    <w:p w14:paraId="4BE82500"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23E0436C"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6D875894" w14:textId="77777777" w:rsidR="007F6044" w:rsidRPr="007F6044" w:rsidRDefault="007F6044" w:rsidP="007F6044">
      <w:pPr>
        <w:widowControl/>
        <w:numPr>
          <w:ilvl w:val="2"/>
          <w:numId w:val="40"/>
        </w:numPr>
        <w:autoSpaceDE/>
        <w:autoSpaceDN/>
        <w:rPr>
          <w:rFonts w:ascii="Times" w:eastAsia="Times" w:hAnsi="Times"/>
          <w:sz w:val="24"/>
          <w:szCs w:val="20"/>
        </w:rPr>
      </w:pPr>
      <w:r w:rsidRPr="007F6044">
        <w:rPr>
          <w:rFonts w:ascii="Times" w:eastAsia="Times" w:hAnsi="Times"/>
          <w:b/>
          <w:sz w:val="24"/>
          <w:szCs w:val="20"/>
        </w:rPr>
        <w:t>Collect Site information</w:t>
      </w:r>
    </w:p>
    <w:p w14:paraId="7C5E1781"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40B8A5E0"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06C05F84" w14:textId="77777777" w:rsidR="007F6044" w:rsidRPr="007F6044" w:rsidRDefault="007F6044" w:rsidP="007F6044">
      <w:pPr>
        <w:widowControl/>
        <w:numPr>
          <w:ilvl w:val="3"/>
          <w:numId w:val="30"/>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1D1CF5F7"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7B14C23E"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666CC998" w14:textId="77777777" w:rsidR="007F6044" w:rsidRPr="007F6044" w:rsidRDefault="007F6044" w:rsidP="007F6044">
      <w:pPr>
        <w:widowControl/>
        <w:numPr>
          <w:ilvl w:val="2"/>
          <w:numId w:val="30"/>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767EBCD5" w14:textId="77777777" w:rsidR="007F6044" w:rsidRPr="007F6044" w:rsidRDefault="007F6044" w:rsidP="007F6044">
      <w:pPr>
        <w:widowControl/>
        <w:autoSpaceDE/>
        <w:autoSpaceDN/>
        <w:rPr>
          <w:rFonts w:ascii="Times" w:eastAsia="Times" w:hAnsi="Times"/>
          <w:sz w:val="24"/>
          <w:szCs w:val="20"/>
        </w:rPr>
      </w:pPr>
    </w:p>
    <w:p w14:paraId="771F37CE"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ACC091" w14:textId="77777777" w:rsidR="007F6044" w:rsidRPr="007F6044" w:rsidRDefault="007F6044" w:rsidP="007F6044">
      <w:pPr>
        <w:widowControl/>
        <w:autoSpaceDE/>
        <w:autoSpaceDN/>
        <w:rPr>
          <w:rFonts w:ascii="Times" w:eastAsia="Times" w:hAnsi="Times"/>
          <w:sz w:val="24"/>
          <w:szCs w:val="20"/>
        </w:rPr>
      </w:pPr>
    </w:p>
    <w:p w14:paraId="15642F5A" w14:textId="77777777" w:rsidR="007F6044" w:rsidRPr="007F6044" w:rsidRDefault="007F6044" w:rsidP="007F6044">
      <w:pPr>
        <w:widowControl/>
        <w:autoSpaceDE/>
        <w:autoSpaceDN/>
        <w:rPr>
          <w:rFonts w:ascii="Times" w:eastAsia="Times" w:hAnsi="Times"/>
          <w:sz w:val="24"/>
          <w:szCs w:val="20"/>
        </w:rPr>
      </w:pPr>
    </w:p>
    <w:p w14:paraId="3F795DC5" w14:textId="77777777" w:rsidR="007F6044" w:rsidRPr="007F6044" w:rsidRDefault="007F6044" w:rsidP="007F6044">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2E0F32BF" w14:textId="77777777" w:rsidR="007F6044" w:rsidRPr="007F6044" w:rsidRDefault="007F6044" w:rsidP="007F6044">
      <w:pPr>
        <w:widowControl/>
        <w:autoSpaceDE/>
        <w:autoSpaceDN/>
        <w:ind w:left="720"/>
        <w:rPr>
          <w:rFonts w:ascii="Times" w:eastAsia="Times" w:hAnsi="Times"/>
          <w:b/>
          <w:sz w:val="24"/>
          <w:szCs w:val="20"/>
        </w:rPr>
      </w:pPr>
    </w:p>
    <w:p w14:paraId="181A9D9C"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501D2371" w14:textId="77777777" w:rsidR="007F6044" w:rsidRPr="007F6044" w:rsidRDefault="007F6044" w:rsidP="007F6044">
      <w:pPr>
        <w:widowControl/>
        <w:autoSpaceDE/>
        <w:autoSpaceDN/>
        <w:rPr>
          <w:rFonts w:ascii="Times" w:eastAsia="Times" w:hAnsi="Times"/>
          <w:sz w:val="24"/>
          <w:szCs w:val="20"/>
        </w:rPr>
      </w:pPr>
    </w:p>
    <w:p w14:paraId="08E5819E" w14:textId="77777777" w:rsidR="007F6044" w:rsidRPr="007F6044" w:rsidRDefault="007F6044" w:rsidP="007F6044">
      <w:pPr>
        <w:widowControl/>
        <w:numPr>
          <w:ilvl w:val="0"/>
          <w:numId w:val="46"/>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67AA3C86"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b/>
          <w:i/>
          <w:sz w:val="24"/>
          <w:szCs w:val="20"/>
        </w:rPr>
        <w:t>NEW FOR 2022</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8E0CE61" w14:textId="77777777" w:rsidR="007F6044" w:rsidRPr="007F6044" w:rsidRDefault="007F6044" w:rsidP="007F6044">
      <w:pPr>
        <w:widowControl/>
        <w:numPr>
          <w:ilvl w:val="0"/>
          <w:numId w:val="46"/>
        </w:numPr>
        <w:autoSpaceDE/>
        <w:autoSpaceDN/>
        <w:rPr>
          <w:rFonts w:ascii="Times" w:eastAsia="Times" w:hAnsi="Times"/>
          <w:b/>
          <w:sz w:val="24"/>
          <w:szCs w:val="20"/>
        </w:rPr>
      </w:pPr>
      <w:r w:rsidRPr="007F6044">
        <w:rPr>
          <w:rFonts w:ascii="Times" w:eastAsia="Times" w:hAnsi="Times"/>
          <w:b/>
          <w:sz w:val="24"/>
          <w:szCs w:val="20"/>
        </w:rPr>
        <w:t>Prepare sample labels</w:t>
      </w:r>
    </w:p>
    <w:p w14:paraId="335A0FB8"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2119CD54"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Other sample label notes</w:t>
      </w:r>
    </w:p>
    <w:p w14:paraId="75E6CDEE"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32770911"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BA39058"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5"/>
      </w:r>
      <w:r w:rsidRPr="007F6044">
        <w:rPr>
          <w:rFonts w:ascii="Times" w:eastAsia="Times" w:hAnsi="Times"/>
          <w:sz w:val="24"/>
          <w:szCs w:val="20"/>
        </w:rPr>
        <w:t>.</w:t>
      </w:r>
    </w:p>
    <w:p w14:paraId="6CE5382A"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30A885F1" w14:textId="77777777" w:rsidR="007F6044" w:rsidRPr="007F6044" w:rsidRDefault="007F6044" w:rsidP="007F6044">
      <w:pPr>
        <w:widowControl/>
        <w:numPr>
          <w:ilvl w:val="3"/>
          <w:numId w:val="4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4C272A91" w14:textId="77777777" w:rsidR="007F6044" w:rsidRPr="007F6044" w:rsidRDefault="007F6044" w:rsidP="007F6044">
      <w:pPr>
        <w:widowControl/>
        <w:numPr>
          <w:ilvl w:val="3"/>
          <w:numId w:val="4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1598E979" w14:textId="77777777" w:rsidR="007F6044" w:rsidRPr="007F6044" w:rsidRDefault="007F6044" w:rsidP="007F6044">
      <w:pPr>
        <w:widowControl/>
        <w:numPr>
          <w:ilvl w:val="3"/>
          <w:numId w:val="4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264196E8" w14:textId="77777777" w:rsidR="007F6044" w:rsidRPr="007F6044" w:rsidRDefault="007F6044" w:rsidP="007F6044">
      <w:pPr>
        <w:widowControl/>
        <w:numPr>
          <w:ilvl w:val="0"/>
          <w:numId w:val="46"/>
        </w:numPr>
        <w:autoSpaceDE/>
        <w:autoSpaceDN/>
        <w:rPr>
          <w:rFonts w:ascii="Times" w:eastAsia="Times" w:hAnsi="Times"/>
          <w:b/>
          <w:sz w:val="24"/>
          <w:szCs w:val="20"/>
        </w:rPr>
      </w:pPr>
      <w:r w:rsidRPr="007F6044">
        <w:rPr>
          <w:rFonts w:ascii="Times" w:eastAsia="Times" w:hAnsi="Times"/>
          <w:b/>
          <w:sz w:val="24"/>
          <w:szCs w:val="20"/>
        </w:rPr>
        <w:t>Other General Sampling Notes</w:t>
      </w:r>
    </w:p>
    <w:p w14:paraId="3D4714DA"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AF7CF7A"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3FDF64D2"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782B9C89" w14:textId="77777777" w:rsidR="007F6044" w:rsidRPr="007F6044" w:rsidRDefault="007F6044" w:rsidP="007F6044">
      <w:pPr>
        <w:widowControl/>
        <w:numPr>
          <w:ilvl w:val="2"/>
          <w:numId w:val="46"/>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3C212237" w14:textId="77777777" w:rsidR="007F6044" w:rsidRPr="007F6044" w:rsidRDefault="007F6044" w:rsidP="007F6044">
      <w:pPr>
        <w:widowControl/>
        <w:numPr>
          <w:ilvl w:val="1"/>
          <w:numId w:val="4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E2A67ED" w14:textId="77777777" w:rsidR="007F6044" w:rsidRPr="007F6044" w:rsidRDefault="007F6044" w:rsidP="007F6044">
      <w:pPr>
        <w:widowControl/>
        <w:autoSpaceDE/>
        <w:autoSpaceDN/>
        <w:rPr>
          <w:rFonts w:ascii="Times" w:eastAsia="Times" w:hAnsi="Times"/>
          <w:b/>
          <w:sz w:val="24"/>
          <w:szCs w:val="20"/>
        </w:rPr>
      </w:pPr>
    </w:p>
    <w:p w14:paraId="1BE1E809"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448F5B30" w14:textId="77777777" w:rsidR="007F6044" w:rsidRPr="007F6044" w:rsidRDefault="007F6044" w:rsidP="007F6044">
      <w:pPr>
        <w:widowControl/>
        <w:autoSpaceDE/>
        <w:autoSpaceDN/>
        <w:rPr>
          <w:rFonts w:ascii="Times" w:eastAsia="Times" w:hAnsi="Times"/>
          <w:sz w:val="24"/>
          <w:szCs w:val="20"/>
        </w:rPr>
      </w:pPr>
    </w:p>
    <w:p w14:paraId="4AAA29F0" w14:textId="77777777" w:rsidR="007F6044" w:rsidRPr="007F6044" w:rsidRDefault="007F6044" w:rsidP="007F6044">
      <w:pPr>
        <w:widowControl/>
        <w:numPr>
          <w:ilvl w:val="0"/>
          <w:numId w:val="41"/>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7D17AC6F" w14:textId="77777777" w:rsidR="007F6044" w:rsidRPr="007F6044" w:rsidRDefault="007F6044" w:rsidP="007F6044">
      <w:pPr>
        <w:widowControl/>
        <w:numPr>
          <w:ilvl w:val="0"/>
          <w:numId w:val="41"/>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103F0CC6" w14:textId="77777777" w:rsidR="007F6044" w:rsidRPr="007F6044" w:rsidRDefault="007F6044" w:rsidP="007F6044">
      <w:pPr>
        <w:widowControl/>
        <w:numPr>
          <w:ilvl w:val="0"/>
          <w:numId w:val="41"/>
        </w:numPr>
        <w:autoSpaceDE/>
        <w:autoSpaceDN/>
        <w:rPr>
          <w:rFonts w:ascii="Times" w:eastAsia="Times" w:hAnsi="Times"/>
          <w:sz w:val="24"/>
          <w:szCs w:val="20"/>
        </w:rPr>
      </w:pPr>
      <w:r w:rsidRPr="007F6044">
        <w:rPr>
          <w:rFonts w:ascii="Times" w:eastAsia="Times" w:hAnsi="Times"/>
          <w:sz w:val="24"/>
          <w:szCs w:val="20"/>
        </w:rPr>
        <w:t>Thank you!!!!</w:t>
      </w:r>
    </w:p>
    <w:p w14:paraId="5DD9B183"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7BE787" w14:textId="77777777" w:rsidR="007F6044" w:rsidRPr="007F6044" w:rsidRDefault="007F6044" w:rsidP="007F6044">
      <w:pPr>
        <w:widowControl/>
        <w:autoSpaceDE/>
        <w:autoSpaceDN/>
        <w:rPr>
          <w:rFonts w:ascii="Times" w:eastAsia="Times" w:hAnsi="Times"/>
          <w:b/>
          <w:sz w:val="24"/>
          <w:szCs w:val="20"/>
        </w:rPr>
      </w:pPr>
    </w:p>
    <w:p w14:paraId="436DDFF6" w14:textId="77777777" w:rsidR="007F6044" w:rsidRPr="007F6044" w:rsidRDefault="007F6044" w:rsidP="007F6044">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6935C9DD" w14:textId="77777777" w:rsidR="007F6044" w:rsidRPr="007F6044" w:rsidRDefault="007F6044" w:rsidP="007F6044">
      <w:pPr>
        <w:widowControl/>
        <w:autoSpaceDE/>
        <w:autoSpaceDN/>
        <w:rPr>
          <w:rFonts w:ascii="Times" w:eastAsia="Times" w:hAnsi="Times"/>
          <w:b/>
          <w:sz w:val="24"/>
          <w:szCs w:val="20"/>
        </w:rPr>
      </w:pPr>
    </w:p>
    <w:p w14:paraId="4F8E19E5" w14:textId="77777777" w:rsidR="007F6044" w:rsidRPr="007F6044" w:rsidRDefault="007F6044" w:rsidP="007F6044">
      <w:pPr>
        <w:widowControl/>
        <w:autoSpaceDE/>
        <w:autoSpaceDN/>
        <w:rPr>
          <w:rFonts w:ascii="Times" w:eastAsia="Times" w:hAnsi="Times"/>
          <w:b/>
          <w:sz w:val="32"/>
          <w:szCs w:val="32"/>
          <w:u w:val="single"/>
        </w:rPr>
        <w:sectPr w:rsidR="007F6044" w:rsidRPr="007F6044">
          <w:headerReference w:type="default" r:id="rId47"/>
          <w:footerReference w:type="default" r:id="rId48"/>
          <w:pgSz w:w="12240" w:h="15840"/>
          <w:pgMar w:top="1440" w:right="1440" w:bottom="1440" w:left="1440" w:header="720" w:footer="720" w:gutter="0"/>
          <w:cols w:space="720"/>
          <w:docGrid w:linePitch="360"/>
        </w:sectPr>
      </w:pPr>
    </w:p>
    <w:p w14:paraId="198454A3"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04AFC104"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B39BFB9" wp14:editId="617CEB08">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9"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658C7B16" w14:textId="77777777" w:rsidR="007F6044" w:rsidRPr="007F6044" w:rsidRDefault="007F6044" w:rsidP="007F6044">
      <w:pPr>
        <w:widowControl/>
        <w:autoSpaceDE/>
        <w:autoSpaceDN/>
        <w:rPr>
          <w:rFonts w:ascii="Times" w:eastAsia="Times" w:hAnsi="Times"/>
          <w:sz w:val="24"/>
          <w:szCs w:val="20"/>
        </w:rPr>
      </w:pPr>
    </w:p>
    <w:p w14:paraId="595AE384" w14:textId="77777777" w:rsidR="007F6044" w:rsidRPr="007F6044" w:rsidRDefault="007F6044" w:rsidP="007F6044">
      <w:pPr>
        <w:widowControl/>
        <w:numPr>
          <w:ilvl w:val="0"/>
          <w:numId w:val="32"/>
        </w:numPr>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0ED727B5" w14:textId="77777777" w:rsidR="007F6044" w:rsidRPr="007F6044" w:rsidRDefault="007F6044" w:rsidP="007F6044">
      <w:pPr>
        <w:widowControl/>
        <w:numPr>
          <w:ilvl w:val="0"/>
          <w:numId w:val="32"/>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6F1AFBAE"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79363380"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2F62A7EB"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6D0A3EE"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3D2DDF31" w14:textId="77777777" w:rsidR="007F6044" w:rsidRPr="007F6044" w:rsidRDefault="007F6044" w:rsidP="007F6044">
      <w:pPr>
        <w:widowControl/>
        <w:numPr>
          <w:ilvl w:val="3"/>
          <w:numId w:val="37"/>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23D82CD9"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373D56B3"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4733F103" w14:textId="77777777" w:rsidR="007F6044" w:rsidRPr="007F6044" w:rsidRDefault="007F6044" w:rsidP="007F6044">
      <w:pPr>
        <w:widowControl/>
        <w:numPr>
          <w:ilvl w:val="2"/>
          <w:numId w:val="37"/>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2EB1CDB8" w14:textId="77777777" w:rsidR="007F6044" w:rsidRPr="007F6044" w:rsidRDefault="007F6044" w:rsidP="007F6044">
      <w:pPr>
        <w:widowControl/>
        <w:autoSpaceDE/>
        <w:autoSpaceDN/>
        <w:rPr>
          <w:rFonts w:ascii="Times" w:eastAsia="Times" w:hAnsi="Times"/>
          <w:sz w:val="24"/>
          <w:szCs w:val="20"/>
        </w:rPr>
      </w:pPr>
    </w:p>
    <w:p w14:paraId="762DC636"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w:t>
      </w:r>
    </w:p>
    <w:p w14:paraId="5519F290" w14:textId="77777777" w:rsidR="007F6044" w:rsidRPr="007F6044" w:rsidRDefault="007F6044" w:rsidP="007F6044">
      <w:pPr>
        <w:widowControl/>
        <w:autoSpaceDE/>
        <w:autoSpaceDN/>
        <w:rPr>
          <w:rFonts w:ascii="Times" w:eastAsia="Times" w:hAnsi="Times"/>
          <w:b/>
          <w:color w:val="C00000"/>
          <w:sz w:val="24"/>
          <w:szCs w:val="20"/>
        </w:rPr>
      </w:pPr>
    </w:p>
    <w:p w14:paraId="5F7B5C59"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1A929A9A"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541B860" w14:textId="77777777" w:rsidR="007F6044" w:rsidRPr="007F6044" w:rsidRDefault="007F6044" w:rsidP="007F6044">
      <w:pPr>
        <w:widowControl/>
        <w:autoSpaceDE/>
        <w:autoSpaceDN/>
        <w:rPr>
          <w:rFonts w:ascii="Times" w:eastAsia="Times" w:hAnsi="Times"/>
          <w:i/>
        </w:rPr>
      </w:pPr>
    </w:p>
    <w:p w14:paraId="454AF7B7"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10516F0C" wp14:editId="1F1DCA5F">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680E1433" w14:textId="77777777" w:rsidR="007F6044" w:rsidRPr="007F6044" w:rsidRDefault="007F6044" w:rsidP="007F6044">
      <w:pPr>
        <w:widowControl/>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7F29D7DE" w14:textId="77777777" w:rsidR="007F6044" w:rsidRPr="007F6044" w:rsidRDefault="007F6044" w:rsidP="007F6044">
      <w:pPr>
        <w:widowControl/>
        <w:autoSpaceDE/>
        <w:autoSpaceDN/>
        <w:rPr>
          <w:rFonts w:ascii="Times" w:eastAsia="Times" w:hAnsi="Times"/>
          <w:b/>
          <w:sz w:val="24"/>
          <w:szCs w:val="20"/>
        </w:rPr>
      </w:pPr>
    </w:p>
    <w:p w14:paraId="034B5CB5"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7D30455F" w14:textId="77777777" w:rsidR="007F6044" w:rsidRPr="007F6044" w:rsidRDefault="007F6044" w:rsidP="007F6044">
      <w:pPr>
        <w:widowControl/>
        <w:numPr>
          <w:ilvl w:val="0"/>
          <w:numId w:val="4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PLEASE NOTE NEW CHANGES TO DISSOLVED METALS COLLECTION BEGINNING JULY 2022:</w:t>
      </w:r>
    </w:p>
    <w:p w14:paraId="3FE24181" w14:textId="77777777" w:rsidR="007F6044" w:rsidRPr="007F6044" w:rsidRDefault="007F6044" w:rsidP="007F6044">
      <w:pPr>
        <w:widowControl/>
        <w:numPr>
          <w:ilvl w:val="1"/>
          <w:numId w:val="4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5F7C34F" w14:textId="77777777" w:rsidR="007F6044" w:rsidRPr="007F6044" w:rsidRDefault="007F6044" w:rsidP="007F6044">
      <w:pPr>
        <w:widowControl/>
        <w:autoSpaceDE/>
        <w:autoSpaceDN/>
        <w:rPr>
          <w:rFonts w:ascii="Times" w:eastAsia="Times" w:hAnsi="Times"/>
          <w:b/>
          <w:sz w:val="24"/>
          <w:szCs w:val="20"/>
        </w:rPr>
      </w:pPr>
    </w:p>
    <w:p w14:paraId="6D0C988B" w14:textId="77777777" w:rsidR="007F6044" w:rsidRPr="007F6044" w:rsidRDefault="007F6044" w:rsidP="007F6044">
      <w:pPr>
        <w:widowControl/>
        <w:numPr>
          <w:ilvl w:val="0"/>
          <w:numId w:val="42"/>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17450D73" w14:textId="77777777" w:rsidR="007F6044" w:rsidRPr="007F6044" w:rsidRDefault="007F6044" w:rsidP="007F6044">
      <w:pPr>
        <w:widowControl/>
        <w:numPr>
          <w:ilvl w:val="0"/>
          <w:numId w:val="33"/>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4F21BF7B" w14:textId="77777777" w:rsidR="007F6044" w:rsidRPr="007F6044" w:rsidRDefault="007F6044" w:rsidP="007F6044">
      <w:pPr>
        <w:widowControl/>
        <w:numPr>
          <w:ilvl w:val="0"/>
          <w:numId w:val="33"/>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5CBBAF31" w14:textId="210A8292"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del w:id="246" w:author="Benjamin Meyer" w:date="2022-08-22T16:20:00Z">
        <w:r w:rsidRPr="007F6044" w:rsidDel="00BE2DF2">
          <w:rPr>
            <w:rFonts w:ascii="Times" w:eastAsia="Times" w:hAnsi="Times"/>
            <w:sz w:val="24"/>
            <w:szCs w:val="20"/>
          </w:rPr>
          <w:delText>a red sticker (denoting HNO</w:delText>
        </w:r>
        <w:r w:rsidRPr="007F6044" w:rsidDel="00BE2DF2">
          <w:rPr>
            <w:rFonts w:ascii="Times" w:eastAsia="Times" w:hAnsi="Times"/>
            <w:sz w:val="24"/>
            <w:szCs w:val="20"/>
            <w:vertAlign w:val="subscript"/>
          </w:rPr>
          <w:delText>3</w:delText>
        </w:r>
        <w:r w:rsidRPr="007F6044" w:rsidDel="00BE2DF2">
          <w:rPr>
            <w:rFonts w:ascii="Times" w:eastAsia="Times" w:hAnsi="Times"/>
            <w:sz w:val="24"/>
            <w:szCs w:val="20"/>
          </w:rPr>
          <w:delText>; Nitric acid)</w:delText>
        </w:r>
      </w:del>
      <w:ins w:id="247" w:author="Benjamin Meyer" w:date="2022-08-22T16:20:00Z">
        <w:r w:rsidR="00BE2DF2">
          <w:rPr>
            <w:rFonts w:ascii="Times" w:eastAsia="Times" w:hAnsi="Times"/>
            <w:sz w:val="24"/>
            <w:szCs w:val="20"/>
          </w:rPr>
          <w:t>no stickers.</w:t>
        </w:r>
      </w:ins>
    </w:p>
    <w:p w14:paraId="273CDF04"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5446BBA"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Do not rinse this bottle.</w:t>
      </w:r>
    </w:p>
    <w:p w14:paraId="0CE59F28"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60177A2D"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7FB6F679"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291A6FE7" w14:textId="77777777" w:rsidR="007F6044" w:rsidRPr="007F6044" w:rsidRDefault="007F6044" w:rsidP="007F6044">
      <w:pPr>
        <w:widowControl/>
        <w:autoSpaceDE/>
        <w:autoSpaceDN/>
        <w:rPr>
          <w:rFonts w:ascii="Times" w:eastAsia="Times" w:hAnsi="Times"/>
          <w:sz w:val="24"/>
          <w:szCs w:val="20"/>
        </w:rPr>
      </w:pPr>
    </w:p>
    <w:p w14:paraId="7643B2C7" w14:textId="77777777" w:rsidR="007F6044" w:rsidRPr="007F6044" w:rsidRDefault="007F6044" w:rsidP="007F6044">
      <w:pPr>
        <w:widowControl/>
        <w:autoSpaceDE/>
        <w:autoSpaceDN/>
        <w:rPr>
          <w:rFonts w:ascii="Times" w:eastAsia="Times" w:hAnsi="Times"/>
          <w:sz w:val="24"/>
          <w:szCs w:val="20"/>
        </w:rPr>
      </w:pPr>
    </w:p>
    <w:p w14:paraId="1E2E6F89"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6799C54"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326F403F"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54E95C07" wp14:editId="177C5741">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51"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710082EE" w14:textId="77777777" w:rsidR="007F6044" w:rsidRPr="007F6044" w:rsidRDefault="007F6044" w:rsidP="007F6044">
      <w:pPr>
        <w:widowControl/>
        <w:autoSpaceDE/>
        <w:autoSpaceDN/>
        <w:rPr>
          <w:rFonts w:ascii="Times" w:eastAsia="Times" w:hAnsi="Times"/>
          <w:b/>
          <w:color w:val="C00000"/>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3BABE0B1" w14:textId="77777777" w:rsidR="007F6044" w:rsidRPr="007F6044" w:rsidRDefault="007F6044" w:rsidP="007F6044">
      <w:pPr>
        <w:widowControl/>
        <w:autoSpaceDE/>
        <w:autoSpaceDN/>
        <w:rPr>
          <w:rFonts w:ascii="Times" w:eastAsia="Times" w:hAnsi="Times"/>
          <w:b/>
          <w:color w:val="C00000"/>
          <w:sz w:val="24"/>
          <w:szCs w:val="20"/>
        </w:rPr>
      </w:pPr>
    </w:p>
    <w:p w14:paraId="4BD7C66F" w14:textId="77777777" w:rsidR="007F6044" w:rsidRPr="007F6044" w:rsidRDefault="007F6044" w:rsidP="007F6044">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2FE46BE3" w14:textId="77777777" w:rsidR="007F6044" w:rsidRPr="007F6044" w:rsidRDefault="007F6044" w:rsidP="007F6044">
      <w:pPr>
        <w:widowControl/>
        <w:numPr>
          <w:ilvl w:val="0"/>
          <w:numId w:val="34"/>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690BBBF4" w14:textId="77777777" w:rsidR="007F6044" w:rsidRPr="007F6044" w:rsidRDefault="007F6044" w:rsidP="007F6044">
      <w:pPr>
        <w:widowControl/>
        <w:numPr>
          <w:ilvl w:val="0"/>
          <w:numId w:val="34"/>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02366D57"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D0D5315"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03393A7B"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sz w:val="24"/>
          <w:szCs w:val="20"/>
        </w:rPr>
        <w:t>Do not rinse these vials.</w:t>
      </w:r>
    </w:p>
    <w:p w14:paraId="45852FD0"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21882212"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7E8FDF68"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707A94EF"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29B09447"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76354094"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73FB7755" w14:textId="77777777" w:rsidR="007F6044" w:rsidRPr="007F6044" w:rsidRDefault="007F6044" w:rsidP="007F6044">
      <w:pPr>
        <w:widowControl/>
        <w:numPr>
          <w:ilvl w:val="0"/>
          <w:numId w:val="34"/>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111DE49A" w14:textId="77777777" w:rsidR="007F6044" w:rsidRPr="007F6044" w:rsidRDefault="007F6044" w:rsidP="007F6044">
      <w:pPr>
        <w:widowControl/>
        <w:autoSpaceDE/>
        <w:autoSpaceDN/>
        <w:ind w:left="720"/>
        <w:rPr>
          <w:rFonts w:ascii="Times" w:eastAsia="Times" w:hAnsi="Times"/>
          <w:sz w:val="24"/>
          <w:szCs w:val="20"/>
        </w:rPr>
      </w:pPr>
    </w:p>
    <w:p w14:paraId="42D7B100"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b/>
          <w:sz w:val="24"/>
          <w:szCs w:val="20"/>
        </w:rPr>
        <w:t>For BTEX-Volatile Organics Compounds (VOC)- it is critically important to NOT have any air bubbles (or headspace) in the vials after sampling.</w:t>
      </w:r>
    </w:p>
    <w:p w14:paraId="67AE2AA9"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Sampling Teams using a boat</w:t>
      </w:r>
    </w:p>
    <w:p w14:paraId="1FA7712F"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75ADDF1A"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2A54F024" w14:textId="77777777" w:rsidR="007F6044" w:rsidRPr="007F6044" w:rsidRDefault="007F6044" w:rsidP="007F6044">
      <w:pPr>
        <w:widowControl/>
        <w:numPr>
          <w:ilvl w:val="1"/>
          <w:numId w:val="34"/>
        </w:numPr>
        <w:autoSpaceDE/>
        <w:autoSpaceDN/>
        <w:rPr>
          <w:rFonts w:ascii="Times" w:eastAsia="Times" w:hAnsi="Times"/>
          <w:sz w:val="24"/>
          <w:szCs w:val="20"/>
        </w:rPr>
      </w:pPr>
      <w:r w:rsidRPr="007F6044">
        <w:rPr>
          <w:rFonts w:ascii="Times" w:eastAsia="Times" w:hAnsi="Times"/>
          <w:sz w:val="24"/>
          <w:szCs w:val="20"/>
        </w:rPr>
        <w:t xml:space="preserve">   All teams</w:t>
      </w:r>
    </w:p>
    <w:p w14:paraId="178D6D1F"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27A00226" w14:textId="77777777" w:rsidR="007F6044" w:rsidRPr="007F6044" w:rsidRDefault="007F6044" w:rsidP="007F6044">
      <w:pPr>
        <w:widowControl/>
        <w:numPr>
          <w:ilvl w:val="2"/>
          <w:numId w:val="34"/>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407F3503" w14:textId="77777777" w:rsidR="007F6044" w:rsidRPr="007F6044" w:rsidRDefault="007F6044" w:rsidP="007F6044">
      <w:pPr>
        <w:widowControl/>
        <w:autoSpaceDE/>
        <w:autoSpaceDN/>
        <w:rPr>
          <w:rFonts w:ascii="Times" w:eastAsia="Times" w:hAnsi="Times"/>
          <w:sz w:val="24"/>
          <w:szCs w:val="20"/>
        </w:rPr>
      </w:pPr>
    </w:p>
    <w:p w14:paraId="6B217952" w14:textId="77777777" w:rsidR="007F6044" w:rsidRPr="007F6044" w:rsidRDefault="007F6044" w:rsidP="007F6044">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7E3838B2" w14:textId="77777777" w:rsidR="007F6044" w:rsidRPr="007F6044" w:rsidRDefault="007F6044" w:rsidP="007F6044">
      <w:pPr>
        <w:widowControl/>
        <w:autoSpaceDE/>
        <w:autoSpaceDN/>
        <w:rPr>
          <w:rFonts w:ascii="Times" w:eastAsia="Times" w:hAnsi="Times"/>
          <w:b/>
          <w:color w:val="C00000"/>
          <w:sz w:val="24"/>
          <w:szCs w:val="20"/>
          <w:u w:val="single"/>
        </w:rPr>
      </w:pPr>
    </w:p>
    <w:p w14:paraId="4DE3F2E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3CE9A96F"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6B15DF4A" w14:textId="77777777" w:rsidR="007F6044" w:rsidRPr="007F6044" w:rsidRDefault="007F6044" w:rsidP="007F6044">
      <w:pPr>
        <w:widowControl/>
        <w:autoSpaceDE/>
        <w:autoSpaceDN/>
        <w:rPr>
          <w:rFonts w:ascii="Times" w:eastAsia="Times" w:hAnsi="Times"/>
          <w:i/>
          <w:sz w:val="24"/>
          <w:szCs w:val="20"/>
        </w:rPr>
      </w:pPr>
    </w:p>
    <w:p w14:paraId="4123FD2A" w14:textId="77777777" w:rsidR="007F6044" w:rsidRPr="007F6044" w:rsidRDefault="007F6044" w:rsidP="007F6044">
      <w:pPr>
        <w:widowControl/>
        <w:autoSpaceDE/>
        <w:autoSpaceDN/>
        <w:rPr>
          <w:rFonts w:ascii="Times" w:eastAsia="Times" w:hAnsi="Times"/>
          <w:i/>
          <w:sz w:val="24"/>
          <w:szCs w:val="20"/>
        </w:rPr>
        <w:sectPr w:rsidR="007F6044" w:rsidRPr="007F6044" w:rsidSect="00D859C7">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182C22DF" wp14:editId="704278B6">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52"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1CB401A9" w14:textId="77777777" w:rsidR="007F6044" w:rsidRPr="007F6044" w:rsidRDefault="007F6044" w:rsidP="007F6044">
      <w:pPr>
        <w:widowControl/>
        <w:autoSpaceDE/>
        <w:autoSpaceDN/>
        <w:rPr>
          <w:rFonts w:ascii="Times" w:eastAsia="Times" w:hAnsi="Times"/>
          <w:sz w:val="24"/>
          <w:szCs w:val="20"/>
        </w:rPr>
      </w:pPr>
    </w:p>
    <w:p w14:paraId="40B07C39" w14:textId="77777777" w:rsidR="007F6044" w:rsidRPr="007F6044" w:rsidRDefault="007F6044" w:rsidP="007F6044">
      <w:pPr>
        <w:widowControl/>
        <w:numPr>
          <w:ilvl w:val="0"/>
          <w:numId w:val="43"/>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4D9A69A7"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37D4086E"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5C5438DA"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Do not rinse this bottle.</w:t>
      </w:r>
    </w:p>
    <w:p w14:paraId="2615FBAF"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4651F0C" w14:textId="77777777" w:rsidR="007F6044" w:rsidRPr="007F6044" w:rsidRDefault="007F6044" w:rsidP="007F6044">
      <w:pPr>
        <w:widowControl/>
        <w:numPr>
          <w:ilvl w:val="0"/>
          <w:numId w:val="35"/>
        </w:numPr>
        <w:autoSpaceDE/>
        <w:autoSpaceDN/>
        <w:rPr>
          <w:rFonts w:ascii="Times" w:eastAsia="Times" w:hAnsi="Times"/>
          <w:sz w:val="24"/>
          <w:szCs w:val="20"/>
        </w:rPr>
      </w:pPr>
      <w:r w:rsidRPr="007F6044">
        <w:rPr>
          <w:rFonts w:ascii="Times" w:eastAsia="Times" w:hAnsi="Times"/>
          <w:sz w:val="24"/>
          <w:szCs w:val="20"/>
        </w:rPr>
        <w:t>Place bottle in cooler with ice.</w:t>
      </w:r>
    </w:p>
    <w:p w14:paraId="2664EB39" w14:textId="77777777" w:rsidR="007F6044" w:rsidRPr="007F6044" w:rsidRDefault="007F6044" w:rsidP="007F6044">
      <w:pPr>
        <w:widowControl/>
        <w:autoSpaceDE/>
        <w:autoSpaceDN/>
        <w:rPr>
          <w:rFonts w:ascii="Times" w:eastAsia="Times" w:hAnsi="Times"/>
          <w:sz w:val="24"/>
          <w:szCs w:val="20"/>
        </w:rPr>
      </w:pPr>
    </w:p>
    <w:p w14:paraId="08A0B7B6" w14:textId="77777777" w:rsidR="007F6044" w:rsidRPr="007F6044" w:rsidRDefault="007F6044" w:rsidP="007F6044">
      <w:pPr>
        <w:widowControl/>
        <w:autoSpaceDE/>
        <w:autoSpaceDN/>
        <w:rPr>
          <w:rFonts w:ascii="Times" w:eastAsia="Times" w:hAnsi="Times"/>
          <w:sz w:val="24"/>
          <w:szCs w:val="20"/>
        </w:rPr>
      </w:pPr>
    </w:p>
    <w:p w14:paraId="18B477F8"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w:t>
      </w:r>
    </w:p>
    <w:p w14:paraId="5E6B171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4D60ED4C" w14:textId="77777777" w:rsidR="007F6044" w:rsidRPr="007F6044" w:rsidRDefault="007F6044" w:rsidP="007F6044">
      <w:pPr>
        <w:widowControl/>
        <w:autoSpaceDE/>
        <w:autoSpaceDN/>
        <w:rPr>
          <w:rFonts w:ascii="Times" w:eastAsia="Times" w:hAnsi="Times"/>
          <w:b/>
          <w:sz w:val="32"/>
          <w:szCs w:val="32"/>
          <w:u w:val="single"/>
        </w:rPr>
      </w:pPr>
    </w:p>
    <w:p w14:paraId="1A7C5BB2"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2FD68266" w14:textId="77777777" w:rsidR="007F6044" w:rsidRPr="007F6044" w:rsidRDefault="007F6044" w:rsidP="007F6044">
      <w:pPr>
        <w:widowControl/>
        <w:autoSpaceDE/>
        <w:autoSpaceDN/>
        <w:rPr>
          <w:rFonts w:ascii="Times" w:eastAsia="Times" w:hAnsi="Times"/>
          <w:i/>
        </w:rPr>
      </w:pPr>
    </w:p>
    <w:p w14:paraId="53554883"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411DC4B2" wp14:editId="2E0FADC4">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3"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09CBB20B"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667A0B6A" w14:textId="77777777" w:rsidR="007F6044" w:rsidRPr="007F6044" w:rsidRDefault="007F6044" w:rsidP="007F6044">
      <w:pPr>
        <w:widowControl/>
        <w:autoSpaceDE/>
        <w:autoSpaceDN/>
        <w:rPr>
          <w:rFonts w:ascii="Times" w:eastAsia="Times" w:hAnsi="Times"/>
          <w:sz w:val="24"/>
          <w:szCs w:val="20"/>
        </w:rPr>
      </w:pPr>
    </w:p>
    <w:p w14:paraId="7314BCEB" w14:textId="77777777" w:rsidR="007F6044" w:rsidRPr="007F6044" w:rsidRDefault="007F6044" w:rsidP="007F6044">
      <w:pPr>
        <w:widowControl/>
        <w:numPr>
          <w:ilvl w:val="0"/>
          <w:numId w:val="44"/>
        </w:numPr>
        <w:autoSpaceDE/>
        <w:autoSpaceDN/>
        <w:rPr>
          <w:rFonts w:ascii="Times" w:eastAsia="Times" w:hAnsi="Times"/>
          <w:b/>
          <w:sz w:val="24"/>
          <w:szCs w:val="20"/>
        </w:rPr>
      </w:pPr>
      <w:r w:rsidRPr="007F6044">
        <w:rPr>
          <w:rFonts w:ascii="Times" w:eastAsia="Times" w:hAnsi="Times"/>
          <w:b/>
          <w:sz w:val="24"/>
          <w:szCs w:val="20"/>
        </w:rPr>
        <w:t>Collect the Nitrate+Nitrite/Total Phosphorus sample</w:t>
      </w:r>
    </w:p>
    <w:p w14:paraId="7DA07449" w14:textId="77777777" w:rsidR="007F6044" w:rsidRPr="007F6044" w:rsidRDefault="007F6044" w:rsidP="007F6044">
      <w:pPr>
        <w:widowControl/>
        <w:numPr>
          <w:ilvl w:val="0"/>
          <w:numId w:val="36"/>
        </w:numPr>
        <w:autoSpaceDE/>
        <w:autoSpaceDN/>
        <w:rPr>
          <w:rFonts w:ascii="Times" w:eastAsia="Times" w:hAnsi="Times"/>
          <w:sz w:val="24"/>
          <w:szCs w:val="20"/>
        </w:rPr>
      </w:pPr>
      <w:r w:rsidRPr="007F6044">
        <w:rPr>
          <w:rFonts w:ascii="Times" w:eastAsia="Times" w:hAnsi="Times"/>
          <w:sz w:val="24"/>
          <w:szCs w:val="20"/>
        </w:rPr>
        <w:t>The Nitrate+Nitrite/Total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0F9A0A89" w14:textId="77777777" w:rsidR="007F6044" w:rsidRPr="007F6044" w:rsidRDefault="007F6044" w:rsidP="007F6044">
      <w:pPr>
        <w:widowControl/>
        <w:numPr>
          <w:ilvl w:val="0"/>
          <w:numId w:val="3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392E08B" w14:textId="4D22D77F" w:rsidR="007F6044" w:rsidRDefault="007F6044" w:rsidP="007F6044">
      <w:pPr>
        <w:widowControl/>
        <w:numPr>
          <w:ilvl w:val="0"/>
          <w:numId w:val="3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4CB1F1A9" w14:textId="77777777" w:rsidR="004911DB" w:rsidRPr="007F6044" w:rsidRDefault="004911DB" w:rsidP="004911DB">
      <w:pPr>
        <w:widowControl/>
        <w:autoSpaceDE/>
        <w:autoSpaceDN/>
        <w:rPr>
          <w:rFonts w:ascii="Times" w:eastAsia="Times" w:hAnsi="Times"/>
          <w:sz w:val="24"/>
          <w:szCs w:val="20"/>
        </w:rPr>
      </w:pPr>
    </w:p>
    <w:p w14:paraId="35C65C5B" w14:textId="77777777" w:rsidR="004911DB" w:rsidRPr="004911DB" w:rsidRDefault="004911DB" w:rsidP="004911DB">
      <w:pPr>
        <w:widowControl/>
        <w:autoSpaceDE/>
        <w:autoSpaceDN/>
        <w:jc w:val="center"/>
        <w:rPr>
          <w:rFonts w:ascii="Times" w:eastAsia="Times" w:hAnsi="Times"/>
          <w:sz w:val="24"/>
          <w:szCs w:val="20"/>
        </w:rPr>
      </w:pPr>
      <w:r w:rsidRPr="004911DB">
        <w:rPr>
          <w:rFonts w:ascii="Times" w:eastAsia="Times" w:hAnsi="Times"/>
          <w:b/>
          <w:sz w:val="24"/>
          <w:szCs w:val="20"/>
        </w:rPr>
        <w:t>****************************************************************************</w:t>
      </w:r>
    </w:p>
    <w:p w14:paraId="3E8EDAE2" w14:textId="6D7F9F52" w:rsidR="004911DB" w:rsidRDefault="004911DB" w:rsidP="007F6044">
      <w:pPr>
        <w:widowControl/>
        <w:autoSpaceDE/>
        <w:autoSpaceDN/>
        <w:rPr>
          <w:rFonts w:ascii="Times" w:eastAsia="Times" w:hAnsi="Times"/>
          <w:b/>
          <w:sz w:val="32"/>
          <w:szCs w:val="32"/>
          <w:u w:val="single"/>
        </w:rPr>
      </w:pPr>
    </w:p>
    <w:p w14:paraId="34747D44" w14:textId="3D65C65F"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73F67005" w14:textId="77777777" w:rsidR="007F6044" w:rsidRPr="007F6044" w:rsidRDefault="007F6044" w:rsidP="007F6044">
      <w:pPr>
        <w:widowControl/>
        <w:autoSpaceDE/>
        <w:autoSpaceDN/>
        <w:rPr>
          <w:rFonts w:ascii="Times" w:eastAsia="Times" w:hAnsi="Times"/>
          <w:i/>
        </w:rPr>
      </w:pPr>
    </w:p>
    <w:p w14:paraId="07B44B10" w14:textId="26D96A1B" w:rsidR="004911DB" w:rsidRDefault="007F6044" w:rsidP="004911DB">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2A8A0E86" wp14:editId="0D5BE7C0">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54"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49223783" w14:textId="77777777" w:rsidR="004911DB" w:rsidRDefault="004911DB" w:rsidP="004911DB">
      <w:pPr>
        <w:widowControl/>
        <w:autoSpaceDE/>
        <w:autoSpaceDN/>
        <w:rPr>
          <w:rFonts w:ascii="Times" w:eastAsia="Times" w:hAnsi="Times"/>
          <w:b/>
          <w:sz w:val="24"/>
          <w:szCs w:val="20"/>
        </w:rPr>
      </w:pPr>
    </w:p>
    <w:p w14:paraId="6AA46FBA" w14:textId="16334D1E" w:rsidR="007F6044" w:rsidRPr="007F6044" w:rsidRDefault="007F6044" w:rsidP="004911DB">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415F1F4B"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79404939"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2460CC3"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446474D3" w14:textId="77777777" w:rsidR="007F6044" w:rsidRPr="007F6044" w:rsidRDefault="007F6044" w:rsidP="007F6044">
      <w:pPr>
        <w:widowControl/>
        <w:numPr>
          <w:ilvl w:val="2"/>
          <w:numId w:val="32"/>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5CE29047" w14:textId="77777777" w:rsidR="007F6044" w:rsidRPr="007F6044" w:rsidRDefault="007F6044" w:rsidP="007F6044">
      <w:pPr>
        <w:widowControl/>
        <w:autoSpaceDE/>
        <w:autoSpaceDN/>
        <w:rPr>
          <w:rFonts w:ascii="Times" w:eastAsia="Times" w:hAnsi="Times"/>
          <w:sz w:val="24"/>
          <w:szCs w:val="20"/>
        </w:rPr>
      </w:pPr>
    </w:p>
    <w:p w14:paraId="7AC5D486" w14:textId="77777777" w:rsidR="007F6044" w:rsidRPr="007F6044" w:rsidRDefault="007F6044" w:rsidP="007F6044">
      <w:pPr>
        <w:widowControl/>
        <w:autoSpaceDE/>
        <w:autoSpaceDN/>
        <w:rPr>
          <w:rFonts w:ascii="Times" w:eastAsia="Times" w:hAnsi="Times"/>
          <w:sz w:val="24"/>
          <w:szCs w:val="20"/>
        </w:rPr>
      </w:pPr>
    </w:p>
    <w:p w14:paraId="127705A1" w14:textId="77777777" w:rsidR="007F6044" w:rsidRPr="007F6044" w:rsidRDefault="007F6044" w:rsidP="007F6044">
      <w:pPr>
        <w:widowControl/>
        <w:autoSpaceDE/>
        <w:autoSpaceDN/>
        <w:rPr>
          <w:rFonts w:ascii="Times" w:eastAsia="Times" w:hAnsi="Times"/>
          <w:sz w:val="24"/>
          <w:szCs w:val="20"/>
        </w:rPr>
      </w:pPr>
    </w:p>
    <w:p w14:paraId="7B1FA928" w14:textId="77777777" w:rsidR="007F6044" w:rsidRPr="007F6044" w:rsidRDefault="007F6044" w:rsidP="007F6044">
      <w:pPr>
        <w:widowControl/>
        <w:autoSpaceDE/>
        <w:autoSpaceDN/>
        <w:rPr>
          <w:rFonts w:ascii="Times" w:eastAsia="Times" w:hAnsi="Times"/>
          <w:sz w:val="24"/>
          <w:szCs w:val="20"/>
        </w:rPr>
      </w:pPr>
    </w:p>
    <w:p w14:paraId="08A9622A" w14:textId="77777777" w:rsidR="007F6044" w:rsidRPr="007F6044" w:rsidRDefault="007F6044" w:rsidP="007F6044">
      <w:pPr>
        <w:widowControl/>
        <w:autoSpaceDE/>
        <w:autoSpaceDN/>
        <w:rPr>
          <w:rFonts w:ascii="Times" w:eastAsia="Times" w:hAnsi="Times"/>
          <w:sz w:val="24"/>
          <w:szCs w:val="20"/>
        </w:rPr>
      </w:pPr>
    </w:p>
    <w:p w14:paraId="652797D5" w14:textId="77777777" w:rsidR="007F6044" w:rsidRPr="007F6044" w:rsidRDefault="007F6044" w:rsidP="007F6044">
      <w:pPr>
        <w:widowControl/>
        <w:autoSpaceDE/>
        <w:autoSpaceDN/>
        <w:rPr>
          <w:rFonts w:ascii="Times" w:eastAsia="Times" w:hAnsi="Times"/>
          <w:sz w:val="24"/>
          <w:szCs w:val="20"/>
        </w:rPr>
      </w:pPr>
    </w:p>
    <w:p w14:paraId="3AF8B785" w14:textId="77777777" w:rsidR="007F6044" w:rsidRPr="007F6044" w:rsidRDefault="007F6044" w:rsidP="007F6044">
      <w:pPr>
        <w:widowControl/>
        <w:autoSpaceDE/>
        <w:autoSpaceDN/>
        <w:rPr>
          <w:rFonts w:ascii="Times" w:eastAsia="Times" w:hAnsi="Times"/>
          <w:sz w:val="24"/>
          <w:szCs w:val="20"/>
        </w:rPr>
      </w:pPr>
    </w:p>
    <w:p w14:paraId="72A54DCB" w14:textId="77777777" w:rsidR="007F6044" w:rsidRPr="007F6044" w:rsidRDefault="007F6044" w:rsidP="007F6044">
      <w:pPr>
        <w:widowControl/>
        <w:autoSpaceDE/>
        <w:autoSpaceDN/>
        <w:rPr>
          <w:rFonts w:ascii="Times" w:eastAsia="Times" w:hAnsi="Times"/>
          <w:sz w:val="24"/>
          <w:szCs w:val="20"/>
        </w:rPr>
      </w:pPr>
    </w:p>
    <w:p w14:paraId="4AA654D7" w14:textId="77777777" w:rsidR="007F6044" w:rsidRPr="007F6044" w:rsidRDefault="007F6044" w:rsidP="007F6044">
      <w:pPr>
        <w:widowControl/>
        <w:autoSpaceDE/>
        <w:autoSpaceDN/>
        <w:rPr>
          <w:rFonts w:ascii="Times" w:eastAsia="Times" w:hAnsi="Times"/>
          <w:sz w:val="24"/>
          <w:szCs w:val="20"/>
        </w:rPr>
      </w:pPr>
    </w:p>
    <w:p w14:paraId="6A118BC1" w14:textId="77777777" w:rsidR="007F6044" w:rsidRPr="007F6044" w:rsidRDefault="007F6044" w:rsidP="007F6044">
      <w:pPr>
        <w:widowControl/>
        <w:autoSpaceDE/>
        <w:autoSpaceDN/>
        <w:rPr>
          <w:rFonts w:ascii="Times" w:eastAsia="Times" w:hAnsi="Times"/>
          <w:sz w:val="24"/>
          <w:szCs w:val="20"/>
        </w:rPr>
      </w:pPr>
    </w:p>
    <w:p w14:paraId="3E2B482D" w14:textId="77777777" w:rsidR="007F6044" w:rsidRPr="007F6044" w:rsidRDefault="007F6044" w:rsidP="007F6044">
      <w:pPr>
        <w:widowControl/>
        <w:autoSpaceDE/>
        <w:autoSpaceDN/>
        <w:rPr>
          <w:rFonts w:ascii="Times" w:eastAsia="Times" w:hAnsi="Times"/>
          <w:sz w:val="24"/>
          <w:szCs w:val="20"/>
        </w:rPr>
      </w:pPr>
    </w:p>
    <w:p w14:paraId="1D7CB0C1" w14:textId="77777777" w:rsidR="007F6044" w:rsidRPr="007F6044" w:rsidRDefault="007F6044" w:rsidP="007F6044">
      <w:pPr>
        <w:widowControl/>
        <w:autoSpaceDE/>
        <w:autoSpaceDN/>
        <w:rPr>
          <w:rFonts w:ascii="Times" w:eastAsia="Times" w:hAnsi="Times"/>
          <w:sz w:val="24"/>
          <w:szCs w:val="20"/>
        </w:rPr>
      </w:pPr>
    </w:p>
    <w:p w14:paraId="53959DC0" w14:textId="77777777" w:rsidR="007F6044" w:rsidRPr="007F6044" w:rsidRDefault="007F6044" w:rsidP="007F6044">
      <w:pPr>
        <w:widowControl/>
        <w:autoSpaceDE/>
        <w:autoSpaceDN/>
        <w:rPr>
          <w:rFonts w:ascii="Times" w:eastAsia="Times" w:hAnsi="Times"/>
          <w:sz w:val="24"/>
          <w:szCs w:val="20"/>
        </w:rPr>
      </w:pPr>
    </w:p>
    <w:p w14:paraId="2DD1AD16" w14:textId="77777777" w:rsidR="007F6044" w:rsidRPr="007F6044" w:rsidRDefault="007F6044" w:rsidP="007F6044">
      <w:pPr>
        <w:widowControl/>
        <w:autoSpaceDE/>
        <w:autoSpaceDN/>
        <w:rPr>
          <w:rFonts w:ascii="Times" w:eastAsia="Times" w:hAnsi="Times"/>
          <w:sz w:val="24"/>
          <w:szCs w:val="20"/>
        </w:rPr>
      </w:pPr>
    </w:p>
    <w:p w14:paraId="5FE9F2C4" w14:textId="77777777" w:rsidR="007F6044" w:rsidRPr="007F6044" w:rsidRDefault="007F6044" w:rsidP="007F6044">
      <w:pPr>
        <w:widowControl/>
        <w:autoSpaceDE/>
        <w:autoSpaceDN/>
        <w:rPr>
          <w:rFonts w:ascii="Times" w:eastAsia="Times" w:hAnsi="Times"/>
          <w:sz w:val="24"/>
          <w:szCs w:val="20"/>
        </w:rPr>
      </w:pPr>
    </w:p>
    <w:p w14:paraId="2D1337E0" w14:textId="77777777" w:rsidR="007F6044" w:rsidRPr="007F6044" w:rsidRDefault="007F6044" w:rsidP="007F6044">
      <w:pPr>
        <w:widowControl/>
        <w:autoSpaceDE/>
        <w:autoSpaceDN/>
        <w:rPr>
          <w:rFonts w:ascii="Times" w:eastAsia="Times" w:hAnsi="Times"/>
          <w:sz w:val="24"/>
          <w:szCs w:val="20"/>
        </w:rPr>
      </w:pPr>
    </w:p>
    <w:p w14:paraId="55534AB7" w14:textId="77777777" w:rsidR="007F6044" w:rsidRPr="007F6044" w:rsidRDefault="007F6044" w:rsidP="007F6044">
      <w:pPr>
        <w:widowControl/>
        <w:autoSpaceDE/>
        <w:autoSpaceDN/>
        <w:rPr>
          <w:rFonts w:ascii="Times" w:eastAsia="Times" w:hAnsi="Times"/>
          <w:sz w:val="24"/>
          <w:szCs w:val="20"/>
        </w:rPr>
      </w:pPr>
    </w:p>
    <w:p w14:paraId="41973869" w14:textId="73767C57" w:rsidR="007F6044" w:rsidRPr="007F6044" w:rsidRDefault="007F6044" w:rsidP="007F6044">
      <w:pPr>
        <w:widowControl/>
        <w:autoSpaceDE/>
        <w:autoSpaceDN/>
        <w:rPr>
          <w:rFonts w:ascii="Times" w:eastAsia="Times" w:hAnsi="Times"/>
          <w:sz w:val="24"/>
          <w:szCs w:val="20"/>
        </w:rPr>
      </w:pPr>
    </w:p>
    <w:p w14:paraId="615BE1EB" w14:textId="77777777" w:rsidR="007F6044" w:rsidRPr="007F6044" w:rsidRDefault="007F6044" w:rsidP="007F6044">
      <w:pPr>
        <w:widowControl/>
        <w:adjustRightInd w:val="0"/>
        <w:rPr>
          <w:rFonts w:ascii="Calibri" w:eastAsia="Calibri" w:hAnsi="Calibri" w:cs="Calibri"/>
          <w:b/>
          <w:bCs/>
          <w:color w:val="2D74B5"/>
          <w:sz w:val="26"/>
          <w:szCs w:val="26"/>
        </w:rPr>
      </w:pPr>
      <w:r w:rsidRPr="007F6044">
        <w:rPr>
          <w:rFonts w:ascii="Calibri" w:eastAsia="Calibri" w:hAnsi="Calibri" w:cs="Calibri"/>
          <w:b/>
          <w:bCs/>
          <w:color w:val="2D74B5"/>
          <w:sz w:val="26"/>
          <w:szCs w:val="26"/>
        </w:rPr>
        <w:lastRenderedPageBreak/>
        <w:t>Appendix A: “Clean Hands, Dirty Hands” Sampling Technique</w:t>
      </w:r>
    </w:p>
    <w:p w14:paraId="1CF6E30B" w14:textId="77777777" w:rsidR="007F6044" w:rsidRPr="007F6044" w:rsidRDefault="007F6044" w:rsidP="007F6044">
      <w:pPr>
        <w:widowControl/>
        <w:adjustRightInd w:val="0"/>
        <w:rPr>
          <w:rFonts w:ascii="Calibri" w:eastAsia="Calibri" w:hAnsi="Calibri" w:cs="Calibri"/>
          <w:color w:val="2D74B5"/>
          <w:sz w:val="26"/>
          <w:szCs w:val="26"/>
        </w:rPr>
      </w:pPr>
    </w:p>
    <w:p w14:paraId="4670DB56"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729B50E0"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4B7A8B06" w14:textId="77777777" w:rsidR="007F6044" w:rsidRPr="007F6044" w:rsidRDefault="007F6044" w:rsidP="007F6044">
      <w:pPr>
        <w:widowControl/>
        <w:adjustRightInd w:val="0"/>
        <w:rPr>
          <w:rFonts w:ascii="Calibri" w:eastAsia="Calibri" w:hAnsi="Calibri" w:cs="Calibri"/>
          <w:color w:val="1F4D78"/>
        </w:rPr>
      </w:pPr>
    </w:p>
    <w:p w14:paraId="37344384"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6B0EECBA"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369C8A3E"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2E702AF1"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02C1ECB" w14:textId="77777777" w:rsidR="007F6044" w:rsidRPr="007F6044" w:rsidRDefault="007F6044" w:rsidP="007F6044">
      <w:pPr>
        <w:widowControl/>
        <w:adjustRightInd w:val="0"/>
        <w:rPr>
          <w:rFonts w:ascii="Calibri" w:eastAsia="Calibri" w:hAnsi="Calibri" w:cs="Calibri"/>
          <w:color w:val="1F4D78"/>
        </w:rPr>
      </w:pPr>
    </w:p>
    <w:p w14:paraId="57A610E9"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18E39935"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6E794292"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3CFBBD5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Ziplocks and other tools required to complete field work. </w:t>
      </w:r>
    </w:p>
    <w:p w14:paraId="209BBECC" w14:textId="77777777" w:rsidR="007F6044" w:rsidRPr="007F6044" w:rsidRDefault="007F6044" w:rsidP="007F6044">
      <w:pPr>
        <w:widowControl/>
        <w:adjustRightInd w:val="0"/>
        <w:rPr>
          <w:rFonts w:ascii="Calibri" w:eastAsia="Calibri" w:hAnsi="Calibri" w:cs="Calibri"/>
          <w:color w:val="000000"/>
        </w:rPr>
      </w:pPr>
    </w:p>
    <w:p w14:paraId="11F36C2F"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4289F2E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41389216"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32492DBC"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C6C53AC" w14:textId="77777777" w:rsidR="007F6044" w:rsidRPr="007F6044" w:rsidRDefault="007F6044" w:rsidP="007F6044">
      <w:pPr>
        <w:widowControl/>
        <w:adjustRightInd w:val="0"/>
        <w:rPr>
          <w:rFonts w:ascii="Calibri" w:eastAsia="Calibri" w:hAnsi="Calibri" w:cs="Calibri"/>
          <w:color w:val="000000"/>
        </w:rPr>
      </w:pPr>
    </w:p>
    <w:p w14:paraId="22D2C72D" w14:textId="77777777" w:rsidR="007F6044" w:rsidRPr="007F6044" w:rsidRDefault="007F6044" w:rsidP="007F6044">
      <w:pPr>
        <w:widowControl/>
        <w:adjustRightInd w:val="0"/>
        <w:rPr>
          <w:rFonts w:ascii="Calibri" w:eastAsia="Calibri" w:hAnsi="Calibri" w:cs="Calibri"/>
          <w:color w:val="000000"/>
        </w:rPr>
      </w:pPr>
    </w:p>
    <w:p w14:paraId="0B2FCD16"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i/>
          <w:sz w:val="24"/>
          <w:szCs w:val="20"/>
        </w:rPr>
        <w:t>Adapted from Appendix F in Apsens, S., and Petitt, J. 2022. Kenai River, Alaska Field Report 2021. Alaska Department of Environmental Conservation.</w:t>
      </w:r>
    </w:p>
    <w:p w14:paraId="5260AFB9" w14:textId="77777777" w:rsidR="000D14B5" w:rsidRDefault="000D14B5">
      <w:pPr>
        <w:rPr>
          <w:sz w:val="24"/>
        </w:rPr>
        <w:sectPr w:rsidR="000D14B5">
          <w:headerReference w:type="default" r:id="rId55"/>
          <w:footerReference w:type="default" r:id="rId56"/>
          <w:pgSz w:w="11900" w:h="16840"/>
          <w:pgMar w:top="1620" w:right="940" w:bottom="940" w:left="1040" w:header="929" w:footer="744" w:gutter="0"/>
          <w:cols w:space="720"/>
        </w:sectPr>
      </w:pPr>
    </w:p>
    <w:p w14:paraId="6242304F" w14:textId="77777777" w:rsidR="000D14B5" w:rsidRDefault="009748A5">
      <w:pPr>
        <w:spacing w:before="62"/>
        <w:ind w:left="10560" w:right="117"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20443A51" w14:textId="3FA4DE56" w:rsidR="000D14B5" w:rsidRDefault="009748A5">
      <w:pPr>
        <w:ind w:right="118"/>
        <w:jc w:val="right"/>
        <w:rPr>
          <w:sz w:val="18"/>
        </w:rPr>
      </w:pPr>
      <w:r>
        <w:rPr>
          <w:sz w:val="18"/>
        </w:rPr>
        <w:t xml:space="preserve">April, </w:t>
      </w:r>
      <w:r w:rsidR="00C561A2">
        <w:rPr>
          <w:sz w:val="18"/>
        </w:rPr>
        <w:t>2022</w:t>
      </w:r>
      <w:r>
        <w:rPr>
          <w:sz w:val="18"/>
        </w:rPr>
        <w:t xml:space="preserve"> QAPP</w:t>
      </w:r>
      <w:r>
        <w:rPr>
          <w:spacing w:val="-4"/>
          <w:sz w:val="18"/>
        </w:rPr>
        <w:t xml:space="preserve"> </w:t>
      </w:r>
      <w:r w:rsidR="00C561A2">
        <w:rPr>
          <w:sz w:val="18"/>
        </w:rPr>
        <w:t>v4</w:t>
      </w:r>
    </w:p>
    <w:p w14:paraId="747DF350" w14:textId="77777777" w:rsidR="000D14B5" w:rsidRDefault="000D14B5">
      <w:pPr>
        <w:pStyle w:val="BodyText"/>
        <w:spacing w:before="7"/>
        <w:rPr>
          <w:sz w:val="16"/>
        </w:rPr>
      </w:pPr>
    </w:p>
    <w:p w14:paraId="1EEC459E" w14:textId="77777777" w:rsidR="000D14B5" w:rsidRDefault="009748A5">
      <w:pPr>
        <w:spacing w:before="90"/>
        <w:ind w:left="2371" w:right="2380"/>
        <w:jc w:val="center"/>
        <w:rPr>
          <w:b/>
          <w:sz w:val="24"/>
        </w:rPr>
      </w:pPr>
      <w:bookmarkStart w:id="248" w:name="Appendix_C"/>
      <w:bookmarkStart w:id="249" w:name="_bookmark36"/>
      <w:bookmarkEnd w:id="248"/>
      <w:bookmarkEnd w:id="249"/>
      <w:r>
        <w:rPr>
          <w:b/>
          <w:sz w:val="24"/>
        </w:rPr>
        <w:t>Appendix C</w:t>
      </w:r>
    </w:p>
    <w:p w14:paraId="6937741F" w14:textId="77777777" w:rsidR="000D14B5" w:rsidRDefault="000D14B5">
      <w:pPr>
        <w:pStyle w:val="BodyText"/>
        <w:rPr>
          <w:b/>
          <w:sz w:val="26"/>
        </w:rPr>
      </w:pPr>
    </w:p>
    <w:p w14:paraId="0F6EAC2C" w14:textId="77777777" w:rsidR="000D14B5" w:rsidRDefault="000D14B5">
      <w:pPr>
        <w:pStyle w:val="BodyText"/>
        <w:rPr>
          <w:b/>
          <w:sz w:val="22"/>
        </w:rPr>
      </w:pPr>
    </w:p>
    <w:p w14:paraId="23CFBE79" w14:textId="77777777" w:rsidR="000D14B5" w:rsidRDefault="009748A5">
      <w:pPr>
        <w:ind w:left="2371" w:right="2382"/>
        <w:jc w:val="center"/>
        <w:rPr>
          <w:b/>
          <w:sz w:val="24"/>
        </w:rPr>
      </w:pPr>
      <w:r>
        <w:rPr>
          <w:b/>
          <w:sz w:val="24"/>
        </w:rPr>
        <w:t>Kenai River Watershed Water Quality Monitoring Field Data Form KWF-WQ Form 6.1</w:t>
      </w:r>
    </w:p>
    <w:p w14:paraId="73CADB0E" w14:textId="77777777" w:rsidR="000D14B5" w:rsidRDefault="000D14B5">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0D14B5" w14:paraId="577D981F" w14:textId="77777777">
        <w:trPr>
          <w:trHeight w:val="551"/>
        </w:trPr>
        <w:tc>
          <w:tcPr>
            <w:tcW w:w="632" w:type="dxa"/>
          </w:tcPr>
          <w:p w14:paraId="4842A3A4" w14:textId="77777777" w:rsidR="000D14B5" w:rsidRDefault="000D14B5">
            <w:pPr>
              <w:pStyle w:val="TableParagraph"/>
            </w:pPr>
          </w:p>
        </w:tc>
        <w:tc>
          <w:tcPr>
            <w:tcW w:w="764" w:type="dxa"/>
          </w:tcPr>
          <w:p w14:paraId="3F8CB8A6" w14:textId="77777777" w:rsidR="000D14B5" w:rsidRDefault="009748A5">
            <w:pPr>
              <w:pStyle w:val="TableParagraph"/>
              <w:spacing w:line="276" w:lineRule="exact"/>
              <w:ind w:left="162" w:right="132"/>
              <w:rPr>
                <w:sz w:val="24"/>
              </w:rPr>
            </w:pPr>
            <w:r>
              <w:rPr>
                <w:sz w:val="24"/>
              </w:rPr>
              <w:t>Low Tide</w:t>
            </w:r>
          </w:p>
        </w:tc>
        <w:tc>
          <w:tcPr>
            <w:tcW w:w="901" w:type="dxa"/>
          </w:tcPr>
          <w:p w14:paraId="14948BA1" w14:textId="77777777" w:rsidR="000D14B5" w:rsidRDefault="000D14B5">
            <w:pPr>
              <w:pStyle w:val="TableParagraph"/>
            </w:pPr>
          </w:p>
        </w:tc>
        <w:tc>
          <w:tcPr>
            <w:tcW w:w="828" w:type="dxa"/>
          </w:tcPr>
          <w:p w14:paraId="21BD525E" w14:textId="77777777" w:rsidR="000D14B5" w:rsidRDefault="000D14B5">
            <w:pPr>
              <w:pStyle w:val="TableParagraph"/>
            </w:pPr>
          </w:p>
        </w:tc>
        <w:tc>
          <w:tcPr>
            <w:tcW w:w="750" w:type="dxa"/>
          </w:tcPr>
          <w:p w14:paraId="770DA06F" w14:textId="77777777" w:rsidR="000D14B5" w:rsidRDefault="000D14B5">
            <w:pPr>
              <w:pStyle w:val="TableParagraph"/>
              <w:spacing w:before="8"/>
              <w:rPr>
                <w:b/>
                <w:sz w:val="23"/>
              </w:rPr>
            </w:pPr>
          </w:p>
          <w:p w14:paraId="60D0BCAE" w14:textId="77777777" w:rsidR="000D14B5" w:rsidRDefault="009748A5">
            <w:pPr>
              <w:pStyle w:val="TableParagraph"/>
              <w:spacing w:line="259" w:lineRule="exact"/>
              <w:ind w:left="108"/>
              <w:rPr>
                <w:sz w:val="24"/>
              </w:rPr>
            </w:pPr>
            <w:r>
              <w:rPr>
                <w:sz w:val="24"/>
              </w:rPr>
              <w:t>River</w:t>
            </w:r>
          </w:p>
        </w:tc>
        <w:tc>
          <w:tcPr>
            <w:tcW w:w="998" w:type="dxa"/>
          </w:tcPr>
          <w:p w14:paraId="42E350E1" w14:textId="77777777" w:rsidR="000D14B5" w:rsidRDefault="000D14B5">
            <w:pPr>
              <w:pStyle w:val="TableParagraph"/>
            </w:pPr>
          </w:p>
        </w:tc>
        <w:tc>
          <w:tcPr>
            <w:tcW w:w="1160" w:type="dxa"/>
          </w:tcPr>
          <w:p w14:paraId="25A29045" w14:textId="77777777" w:rsidR="000D14B5" w:rsidRDefault="000D14B5">
            <w:pPr>
              <w:pStyle w:val="TableParagraph"/>
            </w:pPr>
          </w:p>
        </w:tc>
        <w:tc>
          <w:tcPr>
            <w:tcW w:w="1156" w:type="dxa"/>
          </w:tcPr>
          <w:p w14:paraId="68857A4F" w14:textId="77777777" w:rsidR="000D14B5" w:rsidRDefault="009748A5">
            <w:pPr>
              <w:pStyle w:val="TableParagraph"/>
              <w:spacing w:line="273" w:lineRule="exact"/>
              <w:ind w:left="119"/>
              <w:rPr>
                <w:sz w:val="24"/>
              </w:rPr>
            </w:pPr>
            <w:r>
              <w:rPr>
                <w:sz w:val="24"/>
              </w:rPr>
              <w:t>Air temp.</w:t>
            </w:r>
          </w:p>
        </w:tc>
        <w:tc>
          <w:tcPr>
            <w:tcW w:w="1028" w:type="dxa"/>
          </w:tcPr>
          <w:p w14:paraId="63B22155" w14:textId="77777777" w:rsidR="000D14B5" w:rsidRDefault="009748A5">
            <w:pPr>
              <w:pStyle w:val="TableParagraph"/>
              <w:spacing w:line="273" w:lineRule="exact"/>
              <w:ind w:left="90" w:right="74"/>
              <w:jc w:val="center"/>
              <w:rPr>
                <w:sz w:val="24"/>
              </w:rPr>
            </w:pPr>
            <w:r>
              <w:rPr>
                <w:sz w:val="24"/>
              </w:rPr>
              <w:t>Weather</w:t>
            </w:r>
          </w:p>
        </w:tc>
        <w:tc>
          <w:tcPr>
            <w:tcW w:w="914" w:type="dxa"/>
          </w:tcPr>
          <w:p w14:paraId="43B5A4A7" w14:textId="77777777" w:rsidR="000D14B5" w:rsidRDefault="009748A5">
            <w:pPr>
              <w:pStyle w:val="TableParagraph"/>
              <w:spacing w:line="276" w:lineRule="exact"/>
              <w:ind w:left="167" w:right="130" w:firstLine="66"/>
              <w:rPr>
                <w:sz w:val="24"/>
              </w:rPr>
            </w:pPr>
            <w:r>
              <w:rPr>
                <w:sz w:val="24"/>
              </w:rPr>
              <w:t>Boat traffic</w:t>
            </w:r>
          </w:p>
        </w:tc>
        <w:tc>
          <w:tcPr>
            <w:tcW w:w="870" w:type="dxa"/>
          </w:tcPr>
          <w:p w14:paraId="2A7A6E4A" w14:textId="77777777" w:rsidR="000D14B5" w:rsidRDefault="009748A5">
            <w:pPr>
              <w:pStyle w:val="TableParagraph"/>
              <w:spacing w:line="273" w:lineRule="exact"/>
              <w:ind w:left="91" w:right="75"/>
              <w:jc w:val="center"/>
              <w:rPr>
                <w:sz w:val="24"/>
              </w:rPr>
            </w:pPr>
            <w:r>
              <w:rPr>
                <w:sz w:val="24"/>
              </w:rPr>
              <w:t>Photos</w:t>
            </w:r>
          </w:p>
        </w:tc>
        <w:tc>
          <w:tcPr>
            <w:tcW w:w="1225" w:type="dxa"/>
          </w:tcPr>
          <w:p w14:paraId="35E5DBA2" w14:textId="77777777" w:rsidR="000D14B5" w:rsidRDefault="009748A5">
            <w:pPr>
              <w:pStyle w:val="TableParagraph"/>
              <w:spacing w:line="276" w:lineRule="exact"/>
              <w:ind w:left="335" w:right="287" w:hanging="14"/>
              <w:rPr>
                <w:sz w:val="24"/>
              </w:rPr>
            </w:pPr>
            <w:r>
              <w:rPr>
                <w:sz w:val="24"/>
              </w:rPr>
              <w:t>Water Temp</w:t>
            </w:r>
          </w:p>
        </w:tc>
        <w:tc>
          <w:tcPr>
            <w:tcW w:w="1261" w:type="dxa"/>
          </w:tcPr>
          <w:p w14:paraId="4E27AC05" w14:textId="77777777" w:rsidR="000D14B5" w:rsidRDefault="009748A5">
            <w:pPr>
              <w:pStyle w:val="TableParagraph"/>
              <w:spacing w:line="273" w:lineRule="exact"/>
              <w:ind w:left="413"/>
              <w:rPr>
                <w:sz w:val="24"/>
              </w:rPr>
            </w:pPr>
            <w:r>
              <w:rPr>
                <w:sz w:val="24"/>
              </w:rPr>
              <w:t>GPS</w:t>
            </w:r>
          </w:p>
          <w:p w14:paraId="62FF114F" w14:textId="77777777" w:rsidR="000D14B5" w:rsidRDefault="009748A5">
            <w:pPr>
              <w:pStyle w:val="TableParagraph"/>
              <w:spacing w:line="259" w:lineRule="exact"/>
              <w:ind w:left="361"/>
              <w:rPr>
                <w:sz w:val="24"/>
              </w:rPr>
            </w:pPr>
            <w:r>
              <w:rPr>
                <w:sz w:val="24"/>
              </w:rPr>
              <w:t>coord</w:t>
            </w:r>
          </w:p>
        </w:tc>
        <w:tc>
          <w:tcPr>
            <w:tcW w:w="1170" w:type="dxa"/>
          </w:tcPr>
          <w:p w14:paraId="6E47E734" w14:textId="77777777" w:rsidR="000D14B5" w:rsidRDefault="000D14B5">
            <w:pPr>
              <w:pStyle w:val="TableParagraph"/>
            </w:pPr>
          </w:p>
        </w:tc>
      </w:tr>
      <w:tr w:rsidR="000D14B5" w14:paraId="598250D8" w14:textId="77777777">
        <w:trPr>
          <w:trHeight w:val="506"/>
        </w:trPr>
        <w:tc>
          <w:tcPr>
            <w:tcW w:w="632" w:type="dxa"/>
          </w:tcPr>
          <w:p w14:paraId="0841BC33" w14:textId="77777777" w:rsidR="000D14B5" w:rsidRDefault="009748A5">
            <w:pPr>
              <w:pStyle w:val="TableParagraph"/>
              <w:spacing w:line="250" w:lineRule="exact"/>
              <w:ind w:left="107"/>
            </w:pPr>
            <w:r>
              <w:t>Date</w:t>
            </w:r>
          </w:p>
        </w:tc>
        <w:tc>
          <w:tcPr>
            <w:tcW w:w="764" w:type="dxa"/>
          </w:tcPr>
          <w:p w14:paraId="5CDDA952" w14:textId="77777777" w:rsidR="000D14B5" w:rsidRDefault="009748A5">
            <w:pPr>
              <w:pStyle w:val="TableParagraph"/>
              <w:spacing w:line="250" w:lineRule="exact"/>
              <w:ind w:left="150"/>
            </w:pPr>
            <w:r>
              <w:t>Time</w:t>
            </w:r>
          </w:p>
        </w:tc>
        <w:tc>
          <w:tcPr>
            <w:tcW w:w="901" w:type="dxa"/>
          </w:tcPr>
          <w:p w14:paraId="3EB5A2DA" w14:textId="77777777" w:rsidR="000D14B5" w:rsidRDefault="009748A5">
            <w:pPr>
              <w:pStyle w:val="TableParagraph"/>
              <w:spacing w:line="250" w:lineRule="exact"/>
              <w:ind w:left="108"/>
            </w:pPr>
            <w:r>
              <w:t>Agency</w:t>
            </w:r>
          </w:p>
        </w:tc>
        <w:tc>
          <w:tcPr>
            <w:tcW w:w="828" w:type="dxa"/>
          </w:tcPr>
          <w:p w14:paraId="59356CE5" w14:textId="77777777" w:rsidR="000D14B5" w:rsidRDefault="009748A5">
            <w:pPr>
              <w:pStyle w:val="TableParagraph"/>
              <w:spacing w:line="250" w:lineRule="exact"/>
              <w:ind w:left="108"/>
            </w:pPr>
            <w:r>
              <w:t>Initials</w:t>
            </w:r>
          </w:p>
        </w:tc>
        <w:tc>
          <w:tcPr>
            <w:tcW w:w="750" w:type="dxa"/>
          </w:tcPr>
          <w:p w14:paraId="719F7603" w14:textId="77777777" w:rsidR="000D14B5" w:rsidRDefault="009748A5">
            <w:pPr>
              <w:pStyle w:val="TableParagraph"/>
              <w:spacing w:line="250" w:lineRule="exact"/>
              <w:ind w:left="167"/>
            </w:pPr>
            <w:r>
              <w:t>Mile</w:t>
            </w:r>
          </w:p>
        </w:tc>
        <w:tc>
          <w:tcPr>
            <w:tcW w:w="998" w:type="dxa"/>
          </w:tcPr>
          <w:p w14:paraId="0D7F55B7" w14:textId="77777777" w:rsidR="000D14B5" w:rsidRDefault="009748A5">
            <w:pPr>
              <w:pStyle w:val="TableParagraph"/>
              <w:spacing w:line="250" w:lineRule="exact"/>
              <w:ind w:left="108"/>
            </w:pPr>
            <w:r>
              <w:t>Location</w:t>
            </w:r>
          </w:p>
        </w:tc>
        <w:tc>
          <w:tcPr>
            <w:tcW w:w="1160" w:type="dxa"/>
          </w:tcPr>
          <w:p w14:paraId="6908146F" w14:textId="77777777" w:rsidR="000D14B5" w:rsidRDefault="009748A5">
            <w:pPr>
              <w:pStyle w:val="TableParagraph"/>
              <w:spacing w:line="250" w:lineRule="exact"/>
              <w:ind w:left="189"/>
            </w:pPr>
            <w:r>
              <w:t>Location</w:t>
            </w:r>
          </w:p>
          <w:p w14:paraId="7604E70C" w14:textId="77777777" w:rsidR="000D14B5" w:rsidRDefault="009748A5">
            <w:pPr>
              <w:pStyle w:val="TableParagraph"/>
              <w:spacing w:line="236" w:lineRule="exact"/>
              <w:ind w:left="150"/>
            </w:pPr>
            <w:r>
              <w:t>of</w:t>
            </w:r>
            <w:r>
              <w:rPr>
                <w:spacing w:val="-5"/>
              </w:rPr>
              <w:t xml:space="preserve"> </w:t>
            </w:r>
            <w:r>
              <w:t>sample</w:t>
            </w:r>
          </w:p>
        </w:tc>
        <w:tc>
          <w:tcPr>
            <w:tcW w:w="1156" w:type="dxa"/>
          </w:tcPr>
          <w:p w14:paraId="3520B9CF" w14:textId="77777777" w:rsidR="000D14B5" w:rsidRDefault="009748A5">
            <w:pPr>
              <w:pStyle w:val="TableParagraph"/>
              <w:spacing w:line="250" w:lineRule="exact"/>
              <w:ind w:left="108"/>
            </w:pPr>
            <w:r>
              <w:t>Fahrenheit</w:t>
            </w:r>
          </w:p>
        </w:tc>
        <w:tc>
          <w:tcPr>
            <w:tcW w:w="1028" w:type="dxa"/>
          </w:tcPr>
          <w:p w14:paraId="43851D2E" w14:textId="77777777" w:rsidR="000D14B5" w:rsidRDefault="009748A5">
            <w:pPr>
              <w:pStyle w:val="TableParagraph"/>
              <w:spacing w:line="250" w:lineRule="exact"/>
              <w:ind w:left="88" w:right="74"/>
              <w:jc w:val="center"/>
            </w:pPr>
            <w:r>
              <w:t>S/R/C</w:t>
            </w:r>
          </w:p>
        </w:tc>
        <w:tc>
          <w:tcPr>
            <w:tcW w:w="914" w:type="dxa"/>
          </w:tcPr>
          <w:p w14:paraId="64BD4586" w14:textId="77777777" w:rsidR="000D14B5" w:rsidRDefault="009748A5">
            <w:pPr>
              <w:pStyle w:val="TableParagraph"/>
              <w:spacing w:line="250" w:lineRule="exact"/>
              <w:ind w:left="154"/>
            </w:pPr>
            <w:r>
              <w:t>L/M/H</w:t>
            </w:r>
          </w:p>
        </w:tc>
        <w:tc>
          <w:tcPr>
            <w:tcW w:w="870" w:type="dxa"/>
          </w:tcPr>
          <w:p w14:paraId="4C212163" w14:textId="77777777" w:rsidR="000D14B5" w:rsidRDefault="009748A5">
            <w:pPr>
              <w:pStyle w:val="TableParagraph"/>
              <w:spacing w:line="250" w:lineRule="exact"/>
              <w:ind w:left="89" w:right="75"/>
              <w:jc w:val="center"/>
            </w:pPr>
            <w:r>
              <w:t>Y/N</w:t>
            </w:r>
          </w:p>
        </w:tc>
        <w:tc>
          <w:tcPr>
            <w:tcW w:w="1225" w:type="dxa"/>
          </w:tcPr>
          <w:p w14:paraId="2E0AA889" w14:textId="77777777" w:rsidR="000D14B5" w:rsidRDefault="009748A5">
            <w:pPr>
              <w:pStyle w:val="TableParagraph"/>
              <w:spacing w:line="250" w:lineRule="exact"/>
              <w:ind w:left="132"/>
            </w:pPr>
            <w:r>
              <w:t>Centigrade</w:t>
            </w:r>
          </w:p>
        </w:tc>
        <w:tc>
          <w:tcPr>
            <w:tcW w:w="1261" w:type="dxa"/>
          </w:tcPr>
          <w:p w14:paraId="69F053E1" w14:textId="77777777" w:rsidR="000D14B5" w:rsidRDefault="009748A5">
            <w:pPr>
              <w:pStyle w:val="TableParagraph"/>
              <w:spacing w:line="250" w:lineRule="exact"/>
              <w:ind w:left="267"/>
            </w:pPr>
            <w:r>
              <w:t>Latitude</w:t>
            </w:r>
          </w:p>
          <w:p w14:paraId="43CEBCD9" w14:textId="77777777" w:rsidR="000D14B5" w:rsidRDefault="009748A5">
            <w:pPr>
              <w:pStyle w:val="TableParagraph"/>
              <w:spacing w:line="236" w:lineRule="exact"/>
              <w:ind w:left="181"/>
            </w:pPr>
            <w:r>
              <w:t>Longitude</w:t>
            </w:r>
          </w:p>
        </w:tc>
        <w:tc>
          <w:tcPr>
            <w:tcW w:w="1170" w:type="dxa"/>
          </w:tcPr>
          <w:p w14:paraId="6D2FB010" w14:textId="77777777" w:rsidR="000D14B5" w:rsidRDefault="009748A5">
            <w:pPr>
              <w:pStyle w:val="TableParagraph"/>
              <w:spacing w:line="250" w:lineRule="exact"/>
              <w:ind w:left="110"/>
            </w:pPr>
            <w:r>
              <w:t>Comments</w:t>
            </w:r>
          </w:p>
        </w:tc>
      </w:tr>
      <w:tr w:rsidR="000D14B5" w14:paraId="569512D7" w14:textId="77777777">
        <w:trPr>
          <w:trHeight w:val="539"/>
        </w:trPr>
        <w:tc>
          <w:tcPr>
            <w:tcW w:w="632" w:type="dxa"/>
          </w:tcPr>
          <w:p w14:paraId="77645232" w14:textId="77777777" w:rsidR="000D14B5" w:rsidRDefault="000D14B5">
            <w:pPr>
              <w:pStyle w:val="TableParagraph"/>
            </w:pPr>
          </w:p>
        </w:tc>
        <w:tc>
          <w:tcPr>
            <w:tcW w:w="764" w:type="dxa"/>
          </w:tcPr>
          <w:p w14:paraId="5EB23F4C" w14:textId="77777777" w:rsidR="000D14B5" w:rsidRDefault="000D14B5">
            <w:pPr>
              <w:pStyle w:val="TableParagraph"/>
            </w:pPr>
          </w:p>
        </w:tc>
        <w:tc>
          <w:tcPr>
            <w:tcW w:w="901" w:type="dxa"/>
          </w:tcPr>
          <w:p w14:paraId="77333F9E" w14:textId="77777777" w:rsidR="000D14B5" w:rsidRDefault="000D14B5">
            <w:pPr>
              <w:pStyle w:val="TableParagraph"/>
            </w:pPr>
          </w:p>
        </w:tc>
        <w:tc>
          <w:tcPr>
            <w:tcW w:w="828" w:type="dxa"/>
          </w:tcPr>
          <w:p w14:paraId="041C77A7" w14:textId="77777777" w:rsidR="000D14B5" w:rsidRDefault="000D14B5">
            <w:pPr>
              <w:pStyle w:val="TableParagraph"/>
            </w:pPr>
          </w:p>
        </w:tc>
        <w:tc>
          <w:tcPr>
            <w:tcW w:w="750" w:type="dxa"/>
          </w:tcPr>
          <w:p w14:paraId="532700D5" w14:textId="77777777" w:rsidR="000D14B5" w:rsidRDefault="000D14B5">
            <w:pPr>
              <w:pStyle w:val="TableParagraph"/>
            </w:pPr>
          </w:p>
        </w:tc>
        <w:tc>
          <w:tcPr>
            <w:tcW w:w="998" w:type="dxa"/>
          </w:tcPr>
          <w:p w14:paraId="1A57C9F1" w14:textId="77777777" w:rsidR="000D14B5" w:rsidRDefault="000D14B5">
            <w:pPr>
              <w:pStyle w:val="TableParagraph"/>
            </w:pPr>
          </w:p>
        </w:tc>
        <w:tc>
          <w:tcPr>
            <w:tcW w:w="1160" w:type="dxa"/>
          </w:tcPr>
          <w:p w14:paraId="34EADEDE" w14:textId="77777777" w:rsidR="000D14B5" w:rsidRDefault="000D14B5">
            <w:pPr>
              <w:pStyle w:val="TableParagraph"/>
            </w:pPr>
          </w:p>
        </w:tc>
        <w:tc>
          <w:tcPr>
            <w:tcW w:w="1156" w:type="dxa"/>
          </w:tcPr>
          <w:p w14:paraId="3174CCF5" w14:textId="77777777" w:rsidR="000D14B5" w:rsidRDefault="000D14B5">
            <w:pPr>
              <w:pStyle w:val="TableParagraph"/>
            </w:pPr>
          </w:p>
        </w:tc>
        <w:tc>
          <w:tcPr>
            <w:tcW w:w="1028" w:type="dxa"/>
          </w:tcPr>
          <w:p w14:paraId="68E79277" w14:textId="77777777" w:rsidR="000D14B5" w:rsidRDefault="000D14B5">
            <w:pPr>
              <w:pStyle w:val="TableParagraph"/>
            </w:pPr>
          </w:p>
        </w:tc>
        <w:tc>
          <w:tcPr>
            <w:tcW w:w="914" w:type="dxa"/>
          </w:tcPr>
          <w:p w14:paraId="16EAD9AB" w14:textId="77777777" w:rsidR="000D14B5" w:rsidRDefault="000D14B5">
            <w:pPr>
              <w:pStyle w:val="TableParagraph"/>
            </w:pPr>
          </w:p>
        </w:tc>
        <w:tc>
          <w:tcPr>
            <w:tcW w:w="870" w:type="dxa"/>
          </w:tcPr>
          <w:p w14:paraId="4AAD20F4" w14:textId="77777777" w:rsidR="000D14B5" w:rsidRDefault="000D14B5">
            <w:pPr>
              <w:pStyle w:val="TableParagraph"/>
            </w:pPr>
          </w:p>
        </w:tc>
        <w:tc>
          <w:tcPr>
            <w:tcW w:w="1225" w:type="dxa"/>
          </w:tcPr>
          <w:p w14:paraId="6ED61471" w14:textId="77777777" w:rsidR="000D14B5" w:rsidRDefault="000D14B5">
            <w:pPr>
              <w:pStyle w:val="TableParagraph"/>
            </w:pPr>
          </w:p>
        </w:tc>
        <w:tc>
          <w:tcPr>
            <w:tcW w:w="1261" w:type="dxa"/>
          </w:tcPr>
          <w:p w14:paraId="25DB3128" w14:textId="77777777" w:rsidR="000D14B5" w:rsidRDefault="000D14B5">
            <w:pPr>
              <w:pStyle w:val="TableParagraph"/>
            </w:pPr>
          </w:p>
        </w:tc>
        <w:tc>
          <w:tcPr>
            <w:tcW w:w="1170" w:type="dxa"/>
          </w:tcPr>
          <w:p w14:paraId="64F999FB" w14:textId="77777777" w:rsidR="000D14B5" w:rsidRDefault="000D14B5">
            <w:pPr>
              <w:pStyle w:val="TableParagraph"/>
            </w:pPr>
          </w:p>
        </w:tc>
      </w:tr>
      <w:tr w:rsidR="000D14B5" w14:paraId="0AAAB397" w14:textId="77777777">
        <w:trPr>
          <w:trHeight w:val="530"/>
        </w:trPr>
        <w:tc>
          <w:tcPr>
            <w:tcW w:w="632" w:type="dxa"/>
          </w:tcPr>
          <w:p w14:paraId="3000A816" w14:textId="77777777" w:rsidR="000D14B5" w:rsidRDefault="000D14B5">
            <w:pPr>
              <w:pStyle w:val="TableParagraph"/>
            </w:pPr>
          </w:p>
        </w:tc>
        <w:tc>
          <w:tcPr>
            <w:tcW w:w="764" w:type="dxa"/>
          </w:tcPr>
          <w:p w14:paraId="243D0FA3" w14:textId="77777777" w:rsidR="000D14B5" w:rsidRDefault="000D14B5">
            <w:pPr>
              <w:pStyle w:val="TableParagraph"/>
            </w:pPr>
          </w:p>
        </w:tc>
        <w:tc>
          <w:tcPr>
            <w:tcW w:w="901" w:type="dxa"/>
          </w:tcPr>
          <w:p w14:paraId="558DAA2B" w14:textId="77777777" w:rsidR="000D14B5" w:rsidRDefault="000D14B5">
            <w:pPr>
              <w:pStyle w:val="TableParagraph"/>
            </w:pPr>
          </w:p>
        </w:tc>
        <w:tc>
          <w:tcPr>
            <w:tcW w:w="828" w:type="dxa"/>
          </w:tcPr>
          <w:p w14:paraId="36C6182D" w14:textId="77777777" w:rsidR="000D14B5" w:rsidRDefault="000D14B5">
            <w:pPr>
              <w:pStyle w:val="TableParagraph"/>
            </w:pPr>
          </w:p>
        </w:tc>
        <w:tc>
          <w:tcPr>
            <w:tcW w:w="750" w:type="dxa"/>
          </w:tcPr>
          <w:p w14:paraId="689A470B" w14:textId="77777777" w:rsidR="000D14B5" w:rsidRDefault="000D14B5">
            <w:pPr>
              <w:pStyle w:val="TableParagraph"/>
            </w:pPr>
          </w:p>
        </w:tc>
        <w:tc>
          <w:tcPr>
            <w:tcW w:w="998" w:type="dxa"/>
          </w:tcPr>
          <w:p w14:paraId="01A462E4" w14:textId="77777777" w:rsidR="000D14B5" w:rsidRDefault="000D14B5">
            <w:pPr>
              <w:pStyle w:val="TableParagraph"/>
            </w:pPr>
          </w:p>
        </w:tc>
        <w:tc>
          <w:tcPr>
            <w:tcW w:w="1160" w:type="dxa"/>
          </w:tcPr>
          <w:p w14:paraId="1A727BE7" w14:textId="77777777" w:rsidR="000D14B5" w:rsidRDefault="000D14B5">
            <w:pPr>
              <w:pStyle w:val="TableParagraph"/>
            </w:pPr>
          </w:p>
        </w:tc>
        <w:tc>
          <w:tcPr>
            <w:tcW w:w="1156" w:type="dxa"/>
          </w:tcPr>
          <w:p w14:paraId="350813CD" w14:textId="77777777" w:rsidR="000D14B5" w:rsidRDefault="000D14B5">
            <w:pPr>
              <w:pStyle w:val="TableParagraph"/>
            </w:pPr>
          </w:p>
        </w:tc>
        <w:tc>
          <w:tcPr>
            <w:tcW w:w="1028" w:type="dxa"/>
          </w:tcPr>
          <w:p w14:paraId="11EC7E5F" w14:textId="77777777" w:rsidR="000D14B5" w:rsidRDefault="000D14B5">
            <w:pPr>
              <w:pStyle w:val="TableParagraph"/>
            </w:pPr>
          </w:p>
        </w:tc>
        <w:tc>
          <w:tcPr>
            <w:tcW w:w="914" w:type="dxa"/>
          </w:tcPr>
          <w:p w14:paraId="38B8CB01" w14:textId="77777777" w:rsidR="000D14B5" w:rsidRDefault="000D14B5">
            <w:pPr>
              <w:pStyle w:val="TableParagraph"/>
            </w:pPr>
          </w:p>
        </w:tc>
        <w:tc>
          <w:tcPr>
            <w:tcW w:w="870" w:type="dxa"/>
          </w:tcPr>
          <w:p w14:paraId="2450C84F" w14:textId="77777777" w:rsidR="000D14B5" w:rsidRDefault="000D14B5">
            <w:pPr>
              <w:pStyle w:val="TableParagraph"/>
            </w:pPr>
          </w:p>
        </w:tc>
        <w:tc>
          <w:tcPr>
            <w:tcW w:w="1225" w:type="dxa"/>
          </w:tcPr>
          <w:p w14:paraId="4A213FE3" w14:textId="77777777" w:rsidR="000D14B5" w:rsidRDefault="000D14B5">
            <w:pPr>
              <w:pStyle w:val="TableParagraph"/>
            </w:pPr>
          </w:p>
        </w:tc>
        <w:tc>
          <w:tcPr>
            <w:tcW w:w="1261" w:type="dxa"/>
          </w:tcPr>
          <w:p w14:paraId="789CC25A" w14:textId="77777777" w:rsidR="000D14B5" w:rsidRDefault="000D14B5">
            <w:pPr>
              <w:pStyle w:val="TableParagraph"/>
            </w:pPr>
          </w:p>
        </w:tc>
        <w:tc>
          <w:tcPr>
            <w:tcW w:w="1170" w:type="dxa"/>
          </w:tcPr>
          <w:p w14:paraId="30D8DD33" w14:textId="77777777" w:rsidR="000D14B5" w:rsidRDefault="000D14B5">
            <w:pPr>
              <w:pStyle w:val="TableParagraph"/>
            </w:pPr>
          </w:p>
        </w:tc>
      </w:tr>
      <w:tr w:rsidR="000D14B5" w14:paraId="3119C243" w14:textId="77777777">
        <w:trPr>
          <w:trHeight w:val="530"/>
        </w:trPr>
        <w:tc>
          <w:tcPr>
            <w:tcW w:w="632" w:type="dxa"/>
          </w:tcPr>
          <w:p w14:paraId="51B854F6" w14:textId="77777777" w:rsidR="000D14B5" w:rsidRDefault="000D14B5">
            <w:pPr>
              <w:pStyle w:val="TableParagraph"/>
            </w:pPr>
          </w:p>
        </w:tc>
        <w:tc>
          <w:tcPr>
            <w:tcW w:w="764" w:type="dxa"/>
          </w:tcPr>
          <w:p w14:paraId="27A0488C" w14:textId="77777777" w:rsidR="000D14B5" w:rsidRDefault="000D14B5">
            <w:pPr>
              <w:pStyle w:val="TableParagraph"/>
            </w:pPr>
          </w:p>
        </w:tc>
        <w:tc>
          <w:tcPr>
            <w:tcW w:w="901" w:type="dxa"/>
          </w:tcPr>
          <w:p w14:paraId="4B0BDAE8" w14:textId="77777777" w:rsidR="000D14B5" w:rsidRDefault="000D14B5">
            <w:pPr>
              <w:pStyle w:val="TableParagraph"/>
            </w:pPr>
          </w:p>
        </w:tc>
        <w:tc>
          <w:tcPr>
            <w:tcW w:w="828" w:type="dxa"/>
          </w:tcPr>
          <w:p w14:paraId="20D9CB07" w14:textId="77777777" w:rsidR="000D14B5" w:rsidRDefault="000D14B5">
            <w:pPr>
              <w:pStyle w:val="TableParagraph"/>
            </w:pPr>
          </w:p>
        </w:tc>
        <w:tc>
          <w:tcPr>
            <w:tcW w:w="750" w:type="dxa"/>
          </w:tcPr>
          <w:p w14:paraId="5E4E8FBA" w14:textId="77777777" w:rsidR="000D14B5" w:rsidRDefault="000D14B5">
            <w:pPr>
              <w:pStyle w:val="TableParagraph"/>
            </w:pPr>
          </w:p>
        </w:tc>
        <w:tc>
          <w:tcPr>
            <w:tcW w:w="998" w:type="dxa"/>
          </w:tcPr>
          <w:p w14:paraId="06ECB7A7" w14:textId="77777777" w:rsidR="000D14B5" w:rsidRDefault="000D14B5">
            <w:pPr>
              <w:pStyle w:val="TableParagraph"/>
            </w:pPr>
          </w:p>
        </w:tc>
        <w:tc>
          <w:tcPr>
            <w:tcW w:w="1160" w:type="dxa"/>
          </w:tcPr>
          <w:p w14:paraId="424E366B" w14:textId="77777777" w:rsidR="000D14B5" w:rsidRDefault="000D14B5">
            <w:pPr>
              <w:pStyle w:val="TableParagraph"/>
            </w:pPr>
          </w:p>
        </w:tc>
        <w:tc>
          <w:tcPr>
            <w:tcW w:w="1156" w:type="dxa"/>
          </w:tcPr>
          <w:p w14:paraId="4D8A7BEA" w14:textId="77777777" w:rsidR="000D14B5" w:rsidRDefault="000D14B5">
            <w:pPr>
              <w:pStyle w:val="TableParagraph"/>
            </w:pPr>
          </w:p>
        </w:tc>
        <w:tc>
          <w:tcPr>
            <w:tcW w:w="1028" w:type="dxa"/>
          </w:tcPr>
          <w:p w14:paraId="54C0A011" w14:textId="77777777" w:rsidR="000D14B5" w:rsidRDefault="000D14B5">
            <w:pPr>
              <w:pStyle w:val="TableParagraph"/>
            </w:pPr>
          </w:p>
        </w:tc>
        <w:tc>
          <w:tcPr>
            <w:tcW w:w="914" w:type="dxa"/>
          </w:tcPr>
          <w:p w14:paraId="7CC980C4" w14:textId="77777777" w:rsidR="000D14B5" w:rsidRDefault="000D14B5">
            <w:pPr>
              <w:pStyle w:val="TableParagraph"/>
            </w:pPr>
          </w:p>
        </w:tc>
        <w:tc>
          <w:tcPr>
            <w:tcW w:w="870" w:type="dxa"/>
          </w:tcPr>
          <w:p w14:paraId="595DE22D" w14:textId="77777777" w:rsidR="000D14B5" w:rsidRDefault="000D14B5">
            <w:pPr>
              <w:pStyle w:val="TableParagraph"/>
            </w:pPr>
          </w:p>
        </w:tc>
        <w:tc>
          <w:tcPr>
            <w:tcW w:w="1225" w:type="dxa"/>
          </w:tcPr>
          <w:p w14:paraId="01BAC5AC" w14:textId="77777777" w:rsidR="000D14B5" w:rsidRDefault="000D14B5">
            <w:pPr>
              <w:pStyle w:val="TableParagraph"/>
            </w:pPr>
          </w:p>
        </w:tc>
        <w:tc>
          <w:tcPr>
            <w:tcW w:w="1261" w:type="dxa"/>
          </w:tcPr>
          <w:p w14:paraId="753E0B7B" w14:textId="77777777" w:rsidR="000D14B5" w:rsidRDefault="000D14B5">
            <w:pPr>
              <w:pStyle w:val="TableParagraph"/>
            </w:pPr>
          </w:p>
        </w:tc>
        <w:tc>
          <w:tcPr>
            <w:tcW w:w="1170" w:type="dxa"/>
          </w:tcPr>
          <w:p w14:paraId="684B7022" w14:textId="77777777" w:rsidR="000D14B5" w:rsidRDefault="000D14B5">
            <w:pPr>
              <w:pStyle w:val="TableParagraph"/>
            </w:pPr>
          </w:p>
        </w:tc>
      </w:tr>
      <w:tr w:rsidR="000D14B5" w14:paraId="782AD55E" w14:textId="77777777">
        <w:trPr>
          <w:trHeight w:val="628"/>
        </w:trPr>
        <w:tc>
          <w:tcPr>
            <w:tcW w:w="632" w:type="dxa"/>
          </w:tcPr>
          <w:p w14:paraId="443E4C1F" w14:textId="77777777" w:rsidR="000D14B5" w:rsidRDefault="000D14B5">
            <w:pPr>
              <w:pStyle w:val="TableParagraph"/>
            </w:pPr>
          </w:p>
        </w:tc>
        <w:tc>
          <w:tcPr>
            <w:tcW w:w="764" w:type="dxa"/>
          </w:tcPr>
          <w:p w14:paraId="24FB1B8D" w14:textId="77777777" w:rsidR="000D14B5" w:rsidRDefault="000D14B5">
            <w:pPr>
              <w:pStyle w:val="TableParagraph"/>
            </w:pPr>
          </w:p>
        </w:tc>
        <w:tc>
          <w:tcPr>
            <w:tcW w:w="901" w:type="dxa"/>
          </w:tcPr>
          <w:p w14:paraId="505CC557" w14:textId="77777777" w:rsidR="000D14B5" w:rsidRDefault="000D14B5">
            <w:pPr>
              <w:pStyle w:val="TableParagraph"/>
            </w:pPr>
          </w:p>
        </w:tc>
        <w:tc>
          <w:tcPr>
            <w:tcW w:w="828" w:type="dxa"/>
          </w:tcPr>
          <w:p w14:paraId="120B81A3" w14:textId="77777777" w:rsidR="000D14B5" w:rsidRDefault="000D14B5">
            <w:pPr>
              <w:pStyle w:val="TableParagraph"/>
            </w:pPr>
          </w:p>
        </w:tc>
        <w:tc>
          <w:tcPr>
            <w:tcW w:w="750" w:type="dxa"/>
          </w:tcPr>
          <w:p w14:paraId="5E78F453" w14:textId="77777777" w:rsidR="000D14B5" w:rsidRDefault="000D14B5">
            <w:pPr>
              <w:pStyle w:val="TableParagraph"/>
            </w:pPr>
          </w:p>
        </w:tc>
        <w:tc>
          <w:tcPr>
            <w:tcW w:w="998" w:type="dxa"/>
          </w:tcPr>
          <w:p w14:paraId="6141F123" w14:textId="77777777" w:rsidR="000D14B5" w:rsidRDefault="000D14B5">
            <w:pPr>
              <w:pStyle w:val="TableParagraph"/>
            </w:pPr>
          </w:p>
        </w:tc>
        <w:tc>
          <w:tcPr>
            <w:tcW w:w="1160" w:type="dxa"/>
          </w:tcPr>
          <w:p w14:paraId="39CCB584" w14:textId="77777777" w:rsidR="000D14B5" w:rsidRDefault="000D14B5">
            <w:pPr>
              <w:pStyle w:val="TableParagraph"/>
            </w:pPr>
          </w:p>
        </w:tc>
        <w:tc>
          <w:tcPr>
            <w:tcW w:w="1156" w:type="dxa"/>
          </w:tcPr>
          <w:p w14:paraId="7D5C4EB5" w14:textId="77777777" w:rsidR="000D14B5" w:rsidRDefault="000D14B5">
            <w:pPr>
              <w:pStyle w:val="TableParagraph"/>
            </w:pPr>
          </w:p>
        </w:tc>
        <w:tc>
          <w:tcPr>
            <w:tcW w:w="1028" w:type="dxa"/>
          </w:tcPr>
          <w:p w14:paraId="59447A13" w14:textId="77777777" w:rsidR="000D14B5" w:rsidRDefault="000D14B5">
            <w:pPr>
              <w:pStyle w:val="TableParagraph"/>
            </w:pPr>
          </w:p>
        </w:tc>
        <w:tc>
          <w:tcPr>
            <w:tcW w:w="914" w:type="dxa"/>
          </w:tcPr>
          <w:p w14:paraId="330C22B7" w14:textId="77777777" w:rsidR="000D14B5" w:rsidRDefault="000D14B5">
            <w:pPr>
              <w:pStyle w:val="TableParagraph"/>
            </w:pPr>
          </w:p>
        </w:tc>
        <w:tc>
          <w:tcPr>
            <w:tcW w:w="870" w:type="dxa"/>
          </w:tcPr>
          <w:p w14:paraId="739C8AF6" w14:textId="77777777" w:rsidR="000D14B5" w:rsidRDefault="000D14B5">
            <w:pPr>
              <w:pStyle w:val="TableParagraph"/>
            </w:pPr>
          </w:p>
        </w:tc>
        <w:tc>
          <w:tcPr>
            <w:tcW w:w="1225" w:type="dxa"/>
          </w:tcPr>
          <w:p w14:paraId="578C0051" w14:textId="77777777" w:rsidR="000D14B5" w:rsidRDefault="000D14B5">
            <w:pPr>
              <w:pStyle w:val="TableParagraph"/>
            </w:pPr>
          </w:p>
        </w:tc>
        <w:tc>
          <w:tcPr>
            <w:tcW w:w="1261" w:type="dxa"/>
          </w:tcPr>
          <w:p w14:paraId="30F5147E" w14:textId="77777777" w:rsidR="000D14B5" w:rsidRDefault="000D14B5">
            <w:pPr>
              <w:pStyle w:val="TableParagraph"/>
            </w:pPr>
          </w:p>
        </w:tc>
        <w:tc>
          <w:tcPr>
            <w:tcW w:w="1170" w:type="dxa"/>
          </w:tcPr>
          <w:p w14:paraId="45200349" w14:textId="77777777" w:rsidR="000D14B5" w:rsidRDefault="000D14B5">
            <w:pPr>
              <w:pStyle w:val="TableParagraph"/>
            </w:pPr>
          </w:p>
        </w:tc>
      </w:tr>
    </w:tbl>
    <w:p w14:paraId="1E486CCA" w14:textId="77777777" w:rsidR="000D14B5" w:rsidRDefault="000D14B5">
      <w:pPr>
        <w:pStyle w:val="BodyText"/>
        <w:spacing w:before="8"/>
        <w:rPr>
          <w:b/>
          <w:sz w:val="23"/>
        </w:rPr>
      </w:pPr>
    </w:p>
    <w:p w14:paraId="5B823BC0" w14:textId="77777777" w:rsidR="000D14B5" w:rsidRDefault="009748A5">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2E3B21B2" w14:textId="77777777" w:rsidR="000D14B5" w:rsidRDefault="009748A5">
      <w:pPr>
        <w:pStyle w:val="BodyText"/>
        <w:tabs>
          <w:tab w:val="left" w:pos="8102"/>
          <w:tab w:val="left" w:pos="8261"/>
        </w:tabs>
        <w:ind w:left="7368" w:right="4590"/>
      </w:pPr>
      <w:r>
        <w:t>rainy</w:t>
      </w:r>
      <w:r>
        <w:tab/>
        <w:t xml:space="preserve">medium </w:t>
      </w:r>
      <w:r>
        <w:rPr>
          <w:spacing w:val="-9"/>
        </w:rPr>
        <w:t xml:space="preserve">no </w:t>
      </w:r>
      <w:r>
        <w:t>cloudy</w:t>
      </w:r>
      <w:r>
        <w:tab/>
      </w:r>
      <w:r>
        <w:tab/>
        <w:t>high</w:t>
      </w:r>
    </w:p>
    <w:p w14:paraId="2D88878D" w14:textId="77777777" w:rsidR="000D14B5" w:rsidRDefault="000D14B5">
      <w:pPr>
        <w:pStyle w:val="BodyText"/>
      </w:pPr>
    </w:p>
    <w:p w14:paraId="69C4F68D" w14:textId="77777777" w:rsidR="000D14B5" w:rsidRDefault="009748A5">
      <w:pPr>
        <w:pStyle w:val="BodyText"/>
        <w:tabs>
          <w:tab w:val="left" w:pos="5374"/>
          <w:tab w:val="left" w:pos="13553"/>
        </w:tabs>
        <w:ind w:left="107"/>
      </w:pPr>
      <w:r>
        <w:t>Verify</w:t>
      </w:r>
      <w:r>
        <w:rPr>
          <w:spacing w:val="-2"/>
        </w:rPr>
        <w:t xml:space="preserve"> </w:t>
      </w:r>
      <w:r>
        <w:t>GPS</w:t>
      </w:r>
      <w:r>
        <w:rPr>
          <w:spacing w:val="-2"/>
        </w:rPr>
        <w:t xml:space="preserve"> </w:t>
      </w:r>
      <w:r>
        <w:t>Datum:</w:t>
      </w:r>
      <w:r>
        <w:rPr>
          <w:u w:val="single"/>
        </w:rPr>
        <w:t xml:space="preserve"> </w:t>
      </w:r>
      <w:r>
        <w:rPr>
          <w:u w:val="single"/>
        </w:rPr>
        <w:tab/>
      </w:r>
      <w:r>
        <w:t>YSI: Handheld Thermometer Serial</w:t>
      </w:r>
      <w:r>
        <w:rPr>
          <w:spacing w:val="-11"/>
        </w:rPr>
        <w:t xml:space="preserve"> </w:t>
      </w:r>
      <w:r>
        <w:t>Number</w:t>
      </w:r>
      <w:r>
        <w:rPr>
          <w:u w:val="single"/>
        </w:rPr>
        <w:t xml:space="preserve"> </w:t>
      </w:r>
      <w:r>
        <w:rPr>
          <w:u w:val="single"/>
        </w:rPr>
        <w:tab/>
      </w:r>
    </w:p>
    <w:p w14:paraId="44336041" w14:textId="77777777" w:rsidR="000D14B5" w:rsidRDefault="000D14B5">
      <w:pPr>
        <w:pStyle w:val="BodyText"/>
        <w:spacing w:before="2"/>
        <w:rPr>
          <w:sz w:val="16"/>
        </w:rPr>
      </w:pPr>
    </w:p>
    <w:p w14:paraId="02008013" w14:textId="77777777" w:rsidR="000D14B5" w:rsidRDefault="009748A5">
      <w:pPr>
        <w:pStyle w:val="BodyText"/>
        <w:tabs>
          <w:tab w:val="left" w:pos="13567"/>
        </w:tabs>
        <w:spacing w:before="90"/>
        <w:ind w:left="107"/>
      </w:pPr>
      <w:r>
        <w:t>Team</w:t>
      </w:r>
      <w:r>
        <w:rPr>
          <w:spacing w:val="-3"/>
        </w:rPr>
        <w:t xml:space="preserve"> </w:t>
      </w:r>
      <w:r>
        <w:t>Members:</w:t>
      </w:r>
      <w:r>
        <w:rPr>
          <w:u w:val="single"/>
        </w:rPr>
        <w:t xml:space="preserve"> </w:t>
      </w:r>
      <w:r>
        <w:rPr>
          <w:u w:val="single"/>
        </w:rPr>
        <w:tab/>
      </w:r>
    </w:p>
    <w:p w14:paraId="683DFFF0" w14:textId="77777777" w:rsidR="000D14B5" w:rsidRDefault="000D14B5">
      <w:pPr>
        <w:pStyle w:val="BodyText"/>
        <w:spacing w:before="2"/>
        <w:rPr>
          <w:sz w:val="16"/>
        </w:rPr>
      </w:pPr>
    </w:p>
    <w:p w14:paraId="2D908C62" w14:textId="77777777" w:rsidR="000D14B5" w:rsidRDefault="009748A5">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1D664F30" w14:textId="77777777" w:rsidR="000D14B5" w:rsidRDefault="000D14B5">
      <w:pPr>
        <w:pStyle w:val="BodyText"/>
        <w:spacing w:before="2"/>
        <w:rPr>
          <w:sz w:val="16"/>
        </w:rPr>
      </w:pPr>
    </w:p>
    <w:p w14:paraId="78F8B821" w14:textId="77777777" w:rsidR="000D14B5" w:rsidRDefault="009748A5">
      <w:pPr>
        <w:pStyle w:val="BodyText"/>
        <w:tabs>
          <w:tab w:val="left" w:pos="7440"/>
          <w:tab w:val="left" w:pos="10900"/>
          <w:tab w:val="left" w:pos="13334"/>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78BCC611" w14:textId="77777777" w:rsidR="000D14B5" w:rsidRDefault="000D14B5">
      <w:pPr>
        <w:pStyle w:val="BodyText"/>
        <w:spacing w:before="2"/>
        <w:rPr>
          <w:sz w:val="16"/>
        </w:rPr>
      </w:pPr>
    </w:p>
    <w:p w14:paraId="7D077295" w14:textId="77777777" w:rsidR="000D14B5" w:rsidRDefault="009748A5">
      <w:pPr>
        <w:pStyle w:val="BodyText"/>
        <w:spacing w:before="90"/>
        <w:ind w:left="107"/>
      </w:pPr>
      <w:r>
        <w:t>Notes: On sampling day measure water temperature with YSI digital thermometer.</w:t>
      </w:r>
    </w:p>
    <w:p w14:paraId="21C3BA70" w14:textId="77777777" w:rsidR="000D14B5" w:rsidRDefault="009748A5">
      <w:pPr>
        <w:pStyle w:val="BodyText"/>
        <w:ind w:left="827"/>
      </w:pPr>
      <w:r>
        <w:t>Turn in samples at Soldotna Water Treatment Plant Lab.</w:t>
      </w:r>
    </w:p>
    <w:p w14:paraId="6CD41B59" w14:textId="77777777" w:rsidR="000D14B5" w:rsidRDefault="009748A5">
      <w:pPr>
        <w:pStyle w:val="BodyText"/>
        <w:ind w:left="827"/>
      </w:pPr>
      <w:r>
        <w:t>River Mile is the location on the main stem of the Kenai River or where the tributary enters the Kenai River.</w:t>
      </w:r>
    </w:p>
    <w:p w14:paraId="202A1C2C" w14:textId="77777777" w:rsidR="000D14B5" w:rsidRDefault="000D14B5">
      <w:pPr>
        <w:sectPr w:rsidR="000D14B5">
          <w:headerReference w:type="default" r:id="rId57"/>
          <w:footerReference w:type="default" r:id="rId58"/>
          <w:pgSz w:w="16840" w:h="11900" w:orient="landscape"/>
          <w:pgMar w:top="840" w:right="1320" w:bottom="820" w:left="1620" w:header="0" w:footer="625" w:gutter="0"/>
          <w:cols w:space="720"/>
        </w:sectPr>
      </w:pPr>
    </w:p>
    <w:p w14:paraId="0A877AC3" w14:textId="77777777" w:rsidR="000D14B5" w:rsidRDefault="009748A5">
      <w:pPr>
        <w:spacing w:before="68"/>
        <w:ind w:left="6484" w:right="108" w:firstLine="1449"/>
        <w:rPr>
          <w:sz w:val="18"/>
        </w:rPr>
      </w:pPr>
      <w:r>
        <w:rPr>
          <w:sz w:val="18"/>
        </w:rPr>
        <w:lastRenderedPageBreak/>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A7D35DA" w14:textId="3423E56E" w:rsidR="000D14B5" w:rsidRDefault="009748A5">
      <w:pPr>
        <w:ind w:right="110"/>
        <w:jc w:val="right"/>
        <w:rPr>
          <w:sz w:val="18"/>
        </w:rPr>
      </w:pPr>
      <w:r>
        <w:rPr>
          <w:sz w:val="18"/>
        </w:rPr>
        <w:t xml:space="preserve">April, </w:t>
      </w:r>
      <w:r w:rsidR="00C561A2">
        <w:rPr>
          <w:sz w:val="18"/>
        </w:rPr>
        <w:t>2022</w:t>
      </w:r>
      <w:r>
        <w:rPr>
          <w:sz w:val="18"/>
        </w:rPr>
        <w:t xml:space="preserve"> QAPP</w:t>
      </w:r>
      <w:r>
        <w:rPr>
          <w:spacing w:val="-4"/>
          <w:sz w:val="18"/>
        </w:rPr>
        <w:t xml:space="preserve"> </w:t>
      </w:r>
      <w:r w:rsidR="00C561A2">
        <w:rPr>
          <w:sz w:val="18"/>
        </w:rPr>
        <w:t>v4</w:t>
      </w:r>
    </w:p>
    <w:p w14:paraId="0087A9B7" w14:textId="77777777" w:rsidR="000D14B5" w:rsidRDefault="000D14B5">
      <w:pPr>
        <w:pStyle w:val="BodyText"/>
        <w:spacing w:before="6"/>
        <w:rPr>
          <w:sz w:val="16"/>
        </w:rPr>
      </w:pPr>
    </w:p>
    <w:p w14:paraId="6F8689D3" w14:textId="77777777" w:rsidR="000D14B5" w:rsidRDefault="009748A5">
      <w:pPr>
        <w:spacing w:before="90"/>
        <w:ind w:left="3984" w:right="504" w:hanging="3467"/>
        <w:rPr>
          <w:b/>
          <w:sz w:val="24"/>
        </w:rPr>
      </w:pPr>
      <w:r>
        <w:rPr>
          <w:b/>
          <w:sz w:val="24"/>
          <w:u w:val="thick"/>
        </w:rPr>
        <w:t>Kenai River Watershed Water Quality Monitoring Field Data Form KWF-WQ (Zinc,</w:t>
      </w:r>
      <w:r>
        <w:rPr>
          <w:b/>
          <w:sz w:val="24"/>
        </w:rPr>
        <w:t xml:space="preserve"> </w:t>
      </w:r>
      <w:r>
        <w:rPr>
          <w:b/>
          <w:sz w:val="24"/>
          <w:u w:val="thick"/>
        </w:rPr>
        <w:t>Copper) Form 6.2</w:t>
      </w:r>
    </w:p>
    <w:p w14:paraId="17625446" w14:textId="77777777" w:rsidR="000D14B5" w:rsidRDefault="000D14B5">
      <w:pPr>
        <w:pStyle w:val="BodyText"/>
        <w:rPr>
          <w:b/>
          <w:sz w:val="16"/>
        </w:rPr>
      </w:pPr>
    </w:p>
    <w:p w14:paraId="3247C0BF" w14:textId="77777777" w:rsidR="000D14B5" w:rsidRDefault="000D14B5">
      <w:pPr>
        <w:rPr>
          <w:sz w:val="16"/>
        </w:rPr>
        <w:sectPr w:rsidR="000D14B5">
          <w:headerReference w:type="default" r:id="rId59"/>
          <w:footerReference w:type="default" r:id="rId60"/>
          <w:pgSz w:w="11900" w:h="16840"/>
          <w:pgMar w:top="840" w:right="1040" w:bottom="940" w:left="1040" w:header="0" w:footer="744" w:gutter="0"/>
          <w:cols w:space="720"/>
        </w:sectPr>
      </w:pPr>
    </w:p>
    <w:p w14:paraId="05BA2586" w14:textId="77777777" w:rsidR="000D14B5" w:rsidRDefault="009748A5">
      <w:pPr>
        <w:tabs>
          <w:tab w:val="left" w:pos="4125"/>
        </w:tabs>
        <w:spacing w:before="90"/>
        <w:ind w:left="111" w:right="38"/>
        <w:jc w:val="both"/>
        <w:rPr>
          <w:b/>
          <w:sz w:val="24"/>
        </w:rPr>
      </w:pPr>
      <w:r>
        <w:rPr>
          <w:b/>
          <w:sz w:val="24"/>
        </w:rPr>
        <w:t>Site</w:t>
      </w:r>
      <w:r>
        <w:rPr>
          <w:b/>
          <w:spacing w:val="-2"/>
          <w:sz w:val="24"/>
        </w:rPr>
        <w:t xml:space="preserve"> </w:t>
      </w:r>
      <w:r>
        <w:rPr>
          <w:b/>
          <w:sz w:val="24"/>
        </w:rPr>
        <w:t>ID:</w:t>
      </w:r>
      <w:r>
        <w:rPr>
          <w:b/>
          <w:sz w:val="24"/>
          <w:u w:val="single"/>
        </w:rPr>
        <w:t xml:space="preserve"> </w:t>
      </w:r>
      <w:r>
        <w:rPr>
          <w:b/>
          <w:sz w:val="24"/>
          <w:u w:val="single"/>
        </w:rPr>
        <w:tab/>
      </w:r>
      <w:r>
        <w:rPr>
          <w:b/>
          <w:w w:val="3"/>
          <w:sz w:val="24"/>
          <w:u w:val="single"/>
        </w:rPr>
        <w:t xml:space="preserve"> </w:t>
      </w:r>
      <w:r>
        <w:rPr>
          <w:b/>
          <w:sz w:val="24"/>
        </w:rPr>
        <w:t xml:space="preserve"> Latitude:</w:t>
      </w:r>
      <w:r>
        <w:rPr>
          <w:b/>
          <w:sz w:val="24"/>
          <w:u w:val="single"/>
        </w:rPr>
        <w:tab/>
      </w:r>
      <w:r>
        <w:rPr>
          <w:b/>
          <w:sz w:val="24"/>
        </w:rPr>
        <w:t xml:space="preserve"> Longitude:</w:t>
      </w:r>
      <w:r>
        <w:rPr>
          <w:b/>
          <w:sz w:val="24"/>
          <w:u w:val="single"/>
        </w:rPr>
        <w:t xml:space="preserve"> </w:t>
      </w:r>
      <w:r>
        <w:rPr>
          <w:b/>
          <w:sz w:val="24"/>
          <w:u w:val="single"/>
        </w:rPr>
        <w:tab/>
      </w:r>
    </w:p>
    <w:p w14:paraId="513E39C1" w14:textId="77777777" w:rsidR="000D14B5" w:rsidRDefault="009748A5">
      <w:pPr>
        <w:tabs>
          <w:tab w:val="left" w:pos="3471"/>
          <w:tab w:val="left" w:pos="3537"/>
        </w:tabs>
        <w:spacing w:before="90"/>
        <w:ind w:left="111" w:right="513"/>
        <w:jc w:val="both"/>
        <w:rPr>
          <w:sz w:val="24"/>
        </w:rPr>
      </w:pPr>
      <w:r>
        <w:br w:type="column"/>
      </w:r>
      <w:r>
        <w:rPr>
          <w:b/>
          <w:sz w:val="24"/>
        </w:rPr>
        <w:t>Date</w:t>
      </w:r>
      <w:r>
        <w:rPr>
          <w:sz w:val="24"/>
        </w:rPr>
        <w:t>:</w:t>
      </w:r>
      <w:r>
        <w:rPr>
          <w:sz w:val="24"/>
          <w:u w:val="single"/>
        </w:rPr>
        <w:tab/>
      </w:r>
      <w:r>
        <w:rPr>
          <w:sz w:val="24"/>
          <w:u w:val="single"/>
        </w:rPr>
        <w:tab/>
      </w:r>
      <w:r>
        <w:rPr>
          <w:sz w:val="24"/>
        </w:rPr>
        <w:t xml:space="preserve"> </w:t>
      </w:r>
      <w:r>
        <w:rPr>
          <w:b/>
          <w:sz w:val="24"/>
        </w:rPr>
        <w:t>Time</w:t>
      </w:r>
      <w:r>
        <w:rPr>
          <w:sz w:val="24"/>
        </w:rPr>
        <w:t>:</w:t>
      </w:r>
      <w:r>
        <w:rPr>
          <w:sz w:val="24"/>
          <w:u w:val="single"/>
        </w:rPr>
        <w:tab/>
      </w:r>
      <w:r>
        <w:rPr>
          <w:sz w:val="24"/>
          <w:u w:val="single"/>
        </w:rPr>
        <w:tab/>
      </w:r>
      <w:r>
        <w:rPr>
          <w:sz w:val="24"/>
        </w:rPr>
        <w:t xml:space="preserve"> </w:t>
      </w:r>
      <w:r>
        <w:rPr>
          <w:b/>
          <w:sz w:val="24"/>
        </w:rPr>
        <w:t>Initials</w:t>
      </w:r>
      <w:r>
        <w:rPr>
          <w:sz w:val="24"/>
        </w:rPr>
        <w:t>:</w:t>
      </w:r>
      <w:r>
        <w:rPr>
          <w:sz w:val="24"/>
          <w:u w:val="single"/>
        </w:rPr>
        <w:t xml:space="preserve"> </w:t>
      </w:r>
      <w:r>
        <w:rPr>
          <w:sz w:val="24"/>
          <w:u w:val="single"/>
        </w:rPr>
        <w:tab/>
      </w:r>
      <w:r>
        <w:rPr>
          <w:sz w:val="24"/>
          <w:u w:val="single"/>
        </w:rPr>
        <w:tab/>
      </w:r>
    </w:p>
    <w:p w14:paraId="5B3A842B" w14:textId="77777777" w:rsidR="000D14B5" w:rsidRDefault="000D14B5">
      <w:pPr>
        <w:jc w:val="both"/>
        <w:rPr>
          <w:sz w:val="24"/>
        </w:rPr>
        <w:sectPr w:rsidR="000D14B5">
          <w:type w:val="continuous"/>
          <w:pgSz w:w="11900" w:h="16840"/>
          <w:pgMar w:top="840" w:right="1040" w:bottom="280" w:left="1040" w:header="720" w:footer="720" w:gutter="0"/>
          <w:cols w:num="2" w:space="720" w:equalWidth="0">
            <w:col w:w="4186" w:space="1574"/>
            <w:col w:w="4060"/>
          </w:cols>
        </w:sectPr>
      </w:pPr>
    </w:p>
    <w:p w14:paraId="6EED4467" w14:textId="77777777" w:rsidR="000D14B5" w:rsidRDefault="000D14B5">
      <w:pPr>
        <w:pStyle w:val="BodyText"/>
        <w:spacing w:before="4"/>
        <w:rPr>
          <w:sz w:val="16"/>
        </w:rPr>
      </w:pPr>
    </w:p>
    <w:p w14:paraId="1F661B01" w14:textId="6A580DE8" w:rsidR="000D14B5" w:rsidRDefault="009748A5">
      <w:pPr>
        <w:pStyle w:val="Heading2"/>
        <w:spacing w:before="90" w:line="240" w:lineRule="auto"/>
        <w:ind w:left="111"/>
      </w:pPr>
      <w:bookmarkStart w:id="250" w:name="_Toc96073997"/>
      <w:r>
        <w:t>Samples</w:t>
      </w:r>
      <w:bookmarkEnd w:id="250"/>
    </w:p>
    <w:p w14:paraId="2B26CB4F" w14:textId="77777777" w:rsidR="000D14B5" w:rsidRDefault="0027779C">
      <w:pPr>
        <w:pStyle w:val="BodyText"/>
        <w:ind w:left="111"/>
        <w:rPr>
          <w:sz w:val="20"/>
        </w:rPr>
      </w:pPr>
      <w:r>
        <w:rPr>
          <w:noProof/>
          <w:sz w:val="20"/>
        </w:rPr>
        <mc:AlternateContent>
          <mc:Choice Requires="wps">
            <w:drawing>
              <wp:inline distT="0" distB="0" distL="0" distR="0" wp14:anchorId="18BC2912" wp14:editId="5084892B">
                <wp:extent cx="5937885" cy="486410"/>
                <wp:effectExtent l="6985" t="7620" r="8255" b="10795"/>
                <wp:docPr id="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4864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E0D1F7" w14:textId="77777777" w:rsidR="001A7025" w:rsidRDefault="001A7025">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1A7025" w:rsidRDefault="001A7025">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wps:txbx>
                      <wps:bodyPr rot="0" vert="horz" wrap="square" lIns="0" tIns="0" rIns="0" bIns="0" anchor="t" anchorCtr="0" upright="1">
                        <a:noAutofit/>
                      </wps:bodyPr>
                    </wps:wsp>
                  </a:graphicData>
                </a:graphic>
              </wp:inline>
            </w:drawing>
          </mc:Choice>
          <mc:Fallback>
            <w:pict>
              <v:shape w14:anchorId="18BC2912" id="Text Box 25" o:spid="_x0000_s1046" type="#_x0000_t202" style="width:467.55pt;height: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" filled="f" strokeweight=".48pt">
                <v:textbox inset="0,0,0,0">
                  <w:txbxContent>
                    <w:p w14:paraId="35E0D1F7" w14:textId="77777777" w:rsidR="001A7025" w:rsidRDefault="001A7025">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1A7025" w:rsidRDefault="001A7025">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v:textbox>
                <w10:anchorlock/>
              </v:shape>
            </w:pict>
          </mc:Fallback>
        </mc:AlternateContent>
      </w:r>
    </w:p>
    <w:p w14:paraId="0A52564A" w14:textId="77777777" w:rsidR="000D14B5" w:rsidRDefault="000D14B5">
      <w:pPr>
        <w:pStyle w:val="BodyText"/>
        <w:rPr>
          <w:b/>
          <w:i/>
          <w:sz w:val="20"/>
        </w:rPr>
      </w:pPr>
    </w:p>
    <w:p w14:paraId="13C51E64" w14:textId="77777777" w:rsidR="000D14B5" w:rsidRDefault="000D14B5">
      <w:pPr>
        <w:pStyle w:val="BodyText"/>
        <w:spacing w:before="5"/>
        <w:rPr>
          <w:b/>
          <w:i/>
          <w:sz w:val="17"/>
        </w:rPr>
      </w:pPr>
    </w:p>
    <w:p w14:paraId="0C2B9D13" w14:textId="6DB61708" w:rsidR="000D14B5" w:rsidRDefault="009748A5">
      <w:pPr>
        <w:pStyle w:val="Heading2"/>
        <w:spacing w:before="90" w:line="240" w:lineRule="auto"/>
        <w:ind w:left="112"/>
      </w:pPr>
      <w:bookmarkStart w:id="251" w:name="_Toc96073998"/>
      <w:r>
        <w:t>Site photos, description</w:t>
      </w:r>
      <w:bookmarkEnd w:id="251"/>
    </w:p>
    <w:p w14:paraId="0035A4F8" w14:textId="77777777" w:rsidR="000D14B5" w:rsidRDefault="0027779C">
      <w:pPr>
        <w:pStyle w:val="BodyText"/>
        <w:ind w:left="111"/>
        <w:rPr>
          <w:sz w:val="20"/>
        </w:rPr>
      </w:pPr>
      <w:r>
        <w:rPr>
          <w:noProof/>
          <w:sz w:val="20"/>
        </w:rPr>
        <mc:AlternateContent>
          <mc:Choice Requires="wps">
            <w:drawing>
              <wp:inline distT="0" distB="0" distL="0" distR="0" wp14:anchorId="2A179898" wp14:editId="078F0E4A">
                <wp:extent cx="5937885" cy="1474470"/>
                <wp:effectExtent l="6985" t="8255" r="8255" b="12700"/>
                <wp:docPr id="6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4744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1E612B" w14:textId="77777777" w:rsidR="001A7025" w:rsidRDefault="001A7025">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1A7025" w:rsidRDefault="001A7025">
                            <w:pPr>
                              <w:pStyle w:val="BodyText"/>
                              <w:spacing w:before="10"/>
                              <w:rPr>
                                <w:b/>
                                <w:sz w:val="23"/>
                              </w:rPr>
                            </w:pPr>
                          </w:p>
                          <w:p w14:paraId="187E394C" w14:textId="77777777" w:rsidR="001A7025" w:rsidRDefault="001A7025">
                            <w:pPr>
                              <w:ind w:left="103"/>
                              <w:rPr>
                                <w:b/>
                                <w:sz w:val="24"/>
                              </w:rPr>
                            </w:pPr>
                            <w:r>
                              <w:rPr>
                                <w:b/>
                                <w:sz w:val="24"/>
                              </w:rPr>
                              <w:t>Site description (potential sources of pollution, boats in area, etc…):</w:t>
                            </w:r>
                          </w:p>
                        </w:txbxContent>
                      </wps:txbx>
                      <wps:bodyPr rot="0" vert="horz" wrap="square" lIns="0" tIns="0" rIns="0" bIns="0" anchor="t" anchorCtr="0" upright="1">
                        <a:noAutofit/>
                      </wps:bodyPr>
                    </wps:wsp>
                  </a:graphicData>
                </a:graphic>
              </wp:inline>
            </w:drawing>
          </mc:Choice>
          <mc:Fallback>
            <w:pict>
              <v:shape w14:anchorId="2A179898" id="Text Box 24" o:spid="_x0000_s1047" type="#_x0000_t202" style="width:467.55pt;height:11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" filled="f" strokeweight=".48pt">
                <v:textbox inset="0,0,0,0">
                  <w:txbxContent>
                    <w:p w14:paraId="1A1E612B" w14:textId="77777777" w:rsidR="001A7025" w:rsidRDefault="001A7025">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1A7025" w:rsidRDefault="001A7025">
                      <w:pPr>
                        <w:pStyle w:val="BodyText"/>
                        <w:spacing w:before="10"/>
                        <w:rPr>
                          <w:b/>
                          <w:sz w:val="23"/>
                        </w:rPr>
                      </w:pPr>
                    </w:p>
                    <w:p w14:paraId="187E394C" w14:textId="77777777" w:rsidR="001A7025" w:rsidRDefault="001A7025">
                      <w:pPr>
                        <w:ind w:left="103"/>
                        <w:rPr>
                          <w:b/>
                          <w:sz w:val="24"/>
                        </w:rPr>
                      </w:pPr>
                      <w:r>
                        <w:rPr>
                          <w:b/>
                          <w:sz w:val="24"/>
                        </w:rPr>
                        <w:t>Site description (potential sources of pollution, boats in area, etc…):</w:t>
                      </w:r>
                    </w:p>
                  </w:txbxContent>
                </v:textbox>
                <w10:anchorlock/>
              </v:shape>
            </w:pict>
          </mc:Fallback>
        </mc:AlternateContent>
      </w:r>
    </w:p>
    <w:p w14:paraId="25066103" w14:textId="77777777" w:rsidR="000D14B5" w:rsidRDefault="000D14B5">
      <w:pPr>
        <w:pStyle w:val="BodyText"/>
        <w:spacing w:before="2"/>
        <w:rPr>
          <w:b/>
          <w:i/>
          <w:sz w:val="13"/>
        </w:rPr>
      </w:pPr>
    </w:p>
    <w:p w14:paraId="00C47C4C" w14:textId="70861274" w:rsidR="000D14B5" w:rsidRDefault="009748A5">
      <w:pPr>
        <w:pStyle w:val="Heading2"/>
        <w:spacing w:before="90" w:line="240" w:lineRule="auto"/>
        <w:ind w:left="112"/>
      </w:pPr>
      <w:bookmarkStart w:id="252" w:name="_Toc96073999"/>
      <w:r>
        <w:t>Weather</w:t>
      </w:r>
      <w:bookmarkEnd w:id="252"/>
    </w:p>
    <w:p w14:paraId="0CE1270F" w14:textId="77777777" w:rsidR="000D14B5" w:rsidRDefault="0027779C">
      <w:pPr>
        <w:pStyle w:val="BodyText"/>
        <w:ind w:left="112"/>
        <w:rPr>
          <w:sz w:val="20"/>
        </w:rPr>
      </w:pPr>
      <w:r>
        <w:rPr>
          <w:noProof/>
          <w:sz w:val="20"/>
        </w:rPr>
        <mc:AlternateContent>
          <mc:Choice Requires="wpg">
            <w:drawing>
              <wp:inline distT="0" distB="0" distL="0" distR="0" wp14:anchorId="1FC1D057" wp14:editId="1623F44B">
                <wp:extent cx="5943600" cy="2047240"/>
                <wp:effectExtent l="0" t="3810" r="1905" b="0"/>
                <wp:docPr id="6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047240"/>
                          <a:chOff x="0" y="0"/>
                          <a:chExt cx="9360" cy="3224"/>
                        </a:xfrm>
                      </wpg:grpSpPr>
                      <wps:wsp>
                        <wps:cNvPr id="62" name="Freeform 23"/>
                        <wps:cNvSpPr>
                          <a:spLocks/>
                        </wps:cNvSpPr>
                        <wps:spPr bwMode="auto">
                          <a:xfrm>
                            <a:off x="0" y="0"/>
                            <a:ext cx="9360" cy="3224"/>
                          </a:xfrm>
                          <a:custGeom>
                            <a:avLst/>
                            <a:gdLst>
                              <a:gd name="T0" fmla="*/ 9360 w 9360"/>
                              <a:gd name="T1" fmla="*/ 0 h 3224"/>
                              <a:gd name="T2" fmla="*/ 9350 w 9360"/>
                              <a:gd name="T3" fmla="*/ 0 h 3224"/>
                              <a:gd name="T4" fmla="*/ 9350 w 9360"/>
                              <a:gd name="T5" fmla="*/ 10 h 3224"/>
                              <a:gd name="T6" fmla="*/ 9350 w 9360"/>
                              <a:gd name="T7" fmla="*/ 3214 h 3224"/>
                              <a:gd name="T8" fmla="*/ 10 w 9360"/>
                              <a:gd name="T9" fmla="*/ 3214 h 3224"/>
                              <a:gd name="T10" fmla="*/ 10 w 9360"/>
                              <a:gd name="T11" fmla="*/ 10 h 3224"/>
                              <a:gd name="T12" fmla="*/ 9350 w 9360"/>
                              <a:gd name="T13" fmla="*/ 10 h 3224"/>
                              <a:gd name="T14" fmla="*/ 9350 w 9360"/>
                              <a:gd name="T15" fmla="*/ 0 h 3224"/>
                              <a:gd name="T16" fmla="*/ 10 w 9360"/>
                              <a:gd name="T17" fmla="*/ 0 h 3224"/>
                              <a:gd name="T18" fmla="*/ 0 w 9360"/>
                              <a:gd name="T19" fmla="*/ 0 h 3224"/>
                              <a:gd name="T20" fmla="*/ 0 w 9360"/>
                              <a:gd name="T21" fmla="*/ 3223 h 3224"/>
                              <a:gd name="T22" fmla="*/ 10 w 9360"/>
                              <a:gd name="T23" fmla="*/ 3223 h 3224"/>
                              <a:gd name="T24" fmla="*/ 9350 w 9360"/>
                              <a:gd name="T25" fmla="*/ 3223 h 3224"/>
                              <a:gd name="T26" fmla="*/ 9360 w 9360"/>
                              <a:gd name="T27" fmla="*/ 3223 h 3224"/>
                              <a:gd name="T28" fmla="*/ 9360 w 9360"/>
                              <a:gd name="T29" fmla="*/ 0 h 3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3224">
                                <a:moveTo>
                                  <a:pt x="9360" y="0"/>
                                </a:moveTo>
                                <a:lnTo>
                                  <a:pt x="9350" y="0"/>
                                </a:lnTo>
                                <a:lnTo>
                                  <a:pt x="9350" y="10"/>
                                </a:lnTo>
                                <a:lnTo>
                                  <a:pt x="9350" y="3214"/>
                                </a:lnTo>
                                <a:lnTo>
                                  <a:pt x="10" y="3214"/>
                                </a:lnTo>
                                <a:lnTo>
                                  <a:pt x="10" y="10"/>
                                </a:lnTo>
                                <a:lnTo>
                                  <a:pt x="9350" y="10"/>
                                </a:lnTo>
                                <a:lnTo>
                                  <a:pt x="9350" y="0"/>
                                </a:lnTo>
                                <a:lnTo>
                                  <a:pt x="10" y="0"/>
                                </a:lnTo>
                                <a:lnTo>
                                  <a:pt x="0" y="0"/>
                                </a:lnTo>
                                <a:lnTo>
                                  <a:pt x="0" y="3223"/>
                                </a:lnTo>
                                <a:lnTo>
                                  <a:pt x="10" y="3223"/>
                                </a:lnTo>
                                <a:lnTo>
                                  <a:pt x="9350" y="3223"/>
                                </a:lnTo>
                                <a:lnTo>
                                  <a:pt x="9360" y="322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Text Box 22"/>
                        <wps:cNvSpPr txBox="1">
                          <a:spLocks noChangeArrowheads="1"/>
                        </wps:cNvSpPr>
                        <wps:spPr bwMode="auto">
                          <a:xfrm>
                            <a:off x="112" y="16"/>
                            <a:ext cx="196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F975" w14:textId="77777777" w:rsidR="001A7025" w:rsidRDefault="001A7025">
                              <w:pPr>
                                <w:spacing w:line="266" w:lineRule="exact"/>
                                <w:rPr>
                                  <w:sz w:val="24"/>
                                </w:rPr>
                              </w:pPr>
                              <w:r>
                                <w:rPr>
                                  <w:b/>
                                  <w:sz w:val="24"/>
                                </w:rPr>
                                <w:t>Sky (circle option)</w:t>
                              </w:r>
                              <w:r>
                                <w:rPr>
                                  <w:sz w:val="24"/>
                                </w:rPr>
                                <w:t>:</w:t>
                              </w:r>
                            </w:p>
                          </w:txbxContent>
                        </wps:txbx>
                        <wps:bodyPr rot="0" vert="horz" wrap="square" lIns="0" tIns="0" rIns="0" bIns="0" anchor="t" anchorCtr="0" upright="1">
                          <a:noAutofit/>
                        </wps:bodyPr>
                      </wps:wsp>
                      <wps:wsp>
                        <wps:cNvPr id="64" name="Text Box 21"/>
                        <wps:cNvSpPr txBox="1">
                          <a:spLocks noChangeArrowheads="1"/>
                        </wps:cNvSpPr>
                        <wps:spPr bwMode="auto">
                          <a:xfrm>
                            <a:off x="2659" y="16"/>
                            <a:ext cx="22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66AAB" w14:textId="77777777" w:rsidR="001A7025" w:rsidRDefault="001A7025">
                              <w:pPr>
                                <w:tabs>
                                  <w:tab w:val="left" w:pos="933"/>
                                </w:tabs>
                                <w:spacing w:line="266" w:lineRule="exact"/>
                                <w:rPr>
                                  <w:sz w:val="24"/>
                                </w:rPr>
                              </w:pPr>
                              <w:r>
                                <w:rPr>
                                  <w:sz w:val="24"/>
                                </w:rPr>
                                <w:t>sunny</w:t>
                              </w:r>
                              <w:r>
                                <w:rPr>
                                  <w:sz w:val="24"/>
                                </w:rPr>
                                <w:tab/>
                                <w:t>partly</w:t>
                              </w:r>
                              <w:r>
                                <w:rPr>
                                  <w:spacing w:val="-3"/>
                                  <w:sz w:val="24"/>
                                </w:rPr>
                                <w:t xml:space="preserve"> </w:t>
                              </w:r>
                              <w:r>
                                <w:rPr>
                                  <w:sz w:val="24"/>
                                </w:rPr>
                                <w:t>cloudy</w:t>
                              </w:r>
                            </w:p>
                          </w:txbxContent>
                        </wps:txbx>
                        <wps:bodyPr rot="0" vert="horz" wrap="square" lIns="0" tIns="0" rIns="0" bIns="0" anchor="t" anchorCtr="0" upright="1">
                          <a:noAutofit/>
                        </wps:bodyPr>
                      </wps:wsp>
                      <wps:wsp>
                        <wps:cNvPr id="65" name="Text Box 20"/>
                        <wps:cNvSpPr txBox="1">
                          <a:spLocks noChangeArrowheads="1"/>
                        </wps:cNvSpPr>
                        <wps:spPr bwMode="auto">
                          <a:xfrm>
                            <a:off x="5286" y="16"/>
                            <a:ext cx="1292"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8F4DB" w14:textId="77777777" w:rsidR="001A7025" w:rsidRDefault="001A7025">
                              <w:pPr>
                                <w:tabs>
                                  <w:tab w:val="left" w:pos="952"/>
                                </w:tabs>
                                <w:ind w:left="205" w:right="18" w:hanging="206"/>
                                <w:rPr>
                                  <w:sz w:val="24"/>
                                </w:rPr>
                              </w:pPr>
                              <w:r>
                                <w:rPr>
                                  <w:sz w:val="24"/>
                                </w:rPr>
                                <w:t>cloudy</w:t>
                              </w:r>
                              <w:r>
                                <w:rPr>
                                  <w:sz w:val="24"/>
                                </w:rPr>
                                <w:tab/>
                              </w:r>
                              <w:r>
                                <w:rPr>
                                  <w:spacing w:val="-7"/>
                                  <w:sz w:val="24"/>
                                </w:rPr>
                                <w:t xml:space="preserve">fog </w:t>
                              </w:r>
                              <w:r>
                                <w:rPr>
                                  <w:sz w:val="24"/>
                                </w:rPr>
                                <w:t>none</w:t>
                              </w:r>
                            </w:p>
                          </w:txbxContent>
                        </wps:txbx>
                        <wps:bodyPr rot="0" vert="horz" wrap="square" lIns="0" tIns="0" rIns="0" bIns="0" anchor="t" anchorCtr="0" upright="1">
                          <a:noAutofit/>
                        </wps:bodyPr>
                      </wps:wsp>
                      <wps:wsp>
                        <wps:cNvPr id="66" name="Text Box 19"/>
                        <wps:cNvSpPr txBox="1">
                          <a:spLocks noChangeArrowheads="1"/>
                        </wps:cNvSpPr>
                        <wps:spPr bwMode="auto">
                          <a:xfrm>
                            <a:off x="112" y="292"/>
                            <a:ext cx="378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775AC" w14:textId="77777777" w:rsidR="001A7025" w:rsidRDefault="001A7025">
                              <w:pPr>
                                <w:spacing w:line="266" w:lineRule="exact"/>
                                <w:rPr>
                                  <w:sz w:val="24"/>
                                </w:rPr>
                              </w:pPr>
                              <w:r>
                                <w:rPr>
                                  <w:b/>
                                  <w:sz w:val="24"/>
                                </w:rPr>
                                <w:t xml:space="preserve">Precipitation (circle option): </w:t>
                              </w:r>
                              <w:r>
                                <w:rPr>
                                  <w:sz w:val="24"/>
                                </w:rPr>
                                <w:t>raining</w:t>
                              </w:r>
                            </w:p>
                          </w:txbxContent>
                        </wps:txbx>
                        <wps:bodyPr rot="0" vert="horz" wrap="square" lIns="0" tIns="0" rIns="0" bIns="0" anchor="t" anchorCtr="0" upright="1">
                          <a:noAutofit/>
                        </wps:bodyPr>
                      </wps:wsp>
                      <wps:wsp>
                        <wps:cNvPr id="67" name="Text Box 18"/>
                        <wps:cNvSpPr txBox="1">
                          <a:spLocks noChangeArrowheads="1"/>
                        </wps:cNvSpPr>
                        <wps:spPr bwMode="auto">
                          <a:xfrm>
                            <a:off x="4298" y="292"/>
                            <a:ext cx="67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BE4E" w14:textId="77777777" w:rsidR="001A7025" w:rsidRDefault="001A7025">
                              <w:pPr>
                                <w:spacing w:line="266" w:lineRule="exact"/>
                                <w:rPr>
                                  <w:sz w:val="24"/>
                                </w:rPr>
                              </w:pPr>
                              <w:r>
                                <w:rPr>
                                  <w:sz w:val="24"/>
                                </w:rPr>
                                <w:t>drizzle</w:t>
                              </w:r>
                            </w:p>
                          </w:txbxContent>
                        </wps:txbx>
                        <wps:bodyPr rot="0" vert="horz" wrap="square" lIns="0" tIns="0" rIns="0" bIns="0" anchor="t" anchorCtr="0" upright="1">
                          <a:noAutofit/>
                        </wps:bodyPr>
                      </wps:wsp>
                      <wps:wsp>
                        <wps:cNvPr id="68" name="Text Box 17"/>
                        <wps:cNvSpPr txBox="1">
                          <a:spLocks noChangeArrowheads="1"/>
                        </wps:cNvSpPr>
                        <wps:spPr bwMode="auto">
                          <a:xfrm>
                            <a:off x="112" y="844"/>
                            <a:ext cx="4747" cy="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2FB1C" w14:textId="77777777" w:rsidR="001A7025" w:rsidRDefault="001A7025">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1A7025" w:rsidRDefault="001A7025">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1A7025" w:rsidRDefault="001A7025">
                              <w:pPr>
                                <w:spacing w:before="2"/>
                                <w:rPr>
                                  <w:sz w:val="24"/>
                                </w:rPr>
                              </w:pPr>
                            </w:p>
                            <w:p w14:paraId="58520A2C" w14:textId="77777777" w:rsidR="001A7025" w:rsidRDefault="001A7025">
                              <w:pPr>
                                <w:rPr>
                                  <w:b/>
                                  <w:sz w:val="24"/>
                                </w:rPr>
                              </w:pPr>
                              <w:r>
                                <w:rPr>
                                  <w:b/>
                                  <w:sz w:val="24"/>
                                </w:rPr>
                                <w:t>Notes (overnight rain, water condition, etc…):</w:t>
                              </w:r>
                            </w:p>
                          </w:txbxContent>
                        </wps:txbx>
                        <wps:bodyPr rot="0" vert="horz" wrap="square" lIns="0" tIns="0" rIns="0" bIns="0" anchor="t" anchorCtr="0" upright="1">
                          <a:noAutofit/>
                        </wps:bodyPr>
                      </wps:wsp>
                    </wpg:wgp>
                  </a:graphicData>
                </a:graphic>
              </wp:inline>
            </w:drawing>
          </mc:Choice>
          <mc:Fallback>
            <w:pict>
              <v:group w14:anchorId="1FC1D057" id="Group 16" o:spid="_x0000_s1048" style="width:468pt;height:161.2pt;mso-position-horizontal-relative:char;mso-position-vertical-relative:line" coordsize="9360,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">
                <v:shape id="Freeform 23" o:spid="_x0000_s1049" style="position:absolute;width:9360;height:3224;visibility:visible;mso-wrap-style:square;v-text-anchor:top" coordsize="9360,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" path="m9360,r-10,l9350,10r,3204l10,3214,10,10r9340,l9350,,10,,,,,3223r10,l9350,3223r10,l9360,xe" fillcolor="black" stroked="f">
                  <v:path arrowok="t" o:connecttype="custom" o:connectlocs="9360,0;9350,0;9350,10;9350,3214;10,3214;10,10;9350,10;9350,0;10,0;0,0;0,3223;10,3223;9350,3223;9360,3223;9360,0" o:connectangles="0,0,0,0,0,0,0,0,0,0,0,0,0,0,0"/>
                </v:shape>
                <v:shape id="_x0000_s1050" type="#_x0000_t202" style="position:absolute;left:112;top:16;width:196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B35F975" w14:textId="77777777" w:rsidR="001A7025" w:rsidRDefault="001A7025">
                        <w:pPr>
                          <w:spacing w:line="266" w:lineRule="exact"/>
                          <w:rPr>
                            <w:sz w:val="24"/>
                          </w:rPr>
                        </w:pPr>
                        <w:r>
                          <w:rPr>
                            <w:b/>
                            <w:sz w:val="24"/>
                          </w:rPr>
                          <w:t>Sky (circle option)</w:t>
                        </w:r>
                        <w:r>
                          <w:rPr>
                            <w:sz w:val="24"/>
                          </w:rPr>
                          <w:t>:</w:t>
                        </w:r>
                      </w:p>
                    </w:txbxContent>
                  </v:textbox>
                </v:shape>
                <v:shape id="_x0000_s1051" type="#_x0000_t202" style="position:absolute;left:2659;top:16;width:22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C066AAB" w14:textId="77777777" w:rsidR="001A7025" w:rsidRDefault="001A7025">
                        <w:pPr>
                          <w:tabs>
                            <w:tab w:val="left" w:pos="933"/>
                          </w:tabs>
                          <w:spacing w:line="266" w:lineRule="exact"/>
                          <w:rPr>
                            <w:sz w:val="24"/>
                          </w:rPr>
                        </w:pPr>
                        <w:r>
                          <w:rPr>
                            <w:sz w:val="24"/>
                          </w:rPr>
                          <w:t>sunny</w:t>
                        </w:r>
                        <w:r>
                          <w:rPr>
                            <w:sz w:val="24"/>
                          </w:rPr>
                          <w:tab/>
                          <w:t>partly</w:t>
                        </w:r>
                        <w:r>
                          <w:rPr>
                            <w:spacing w:val="-3"/>
                            <w:sz w:val="24"/>
                          </w:rPr>
                          <w:t xml:space="preserve"> </w:t>
                        </w:r>
                        <w:r>
                          <w:rPr>
                            <w:sz w:val="24"/>
                          </w:rPr>
                          <w:t>cloudy</w:t>
                        </w:r>
                      </w:p>
                    </w:txbxContent>
                  </v:textbox>
                </v:shape>
                <v:shape id="Text Box 20" o:spid="_x0000_s1052" type="#_x0000_t202" style="position:absolute;left:5286;top:16;width:129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4238F4DB" w14:textId="77777777" w:rsidR="001A7025" w:rsidRDefault="001A7025">
                        <w:pPr>
                          <w:tabs>
                            <w:tab w:val="left" w:pos="952"/>
                          </w:tabs>
                          <w:ind w:left="205" w:right="18" w:hanging="206"/>
                          <w:rPr>
                            <w:sz w:val="24"/>
                          </w:rPr>
                        </w:pPr>
                        <w:r>
                          <w:rPr>
                            <w:sz w:val="24"/>
                          </w:rPr>
                          <w:t>cloudy</w:t>
                        </w:r>
                        <w:r>
                          <w:rPr>
                            <w:sz w:val="24"/>
                          </w:rPr>
                          <w:tab/>
                        </w:r>
                        <w:r>
                          <w:rPr>
                            <w:spacing w:val="-7"/>
                            <w:sz w:val="24"/>
                          </w:rPr>
                          <w:t xml:space="preserve">fog </w:t>
                        </w:r>
                        <w:r>
                          <w:rPr>
                            <w:sz w:val="24"/>
                          </w:rPr>
                          <w:t>none</w:t>
                        </w:r>
                      </w:p>
                    </w:txbxContent>
                  </v:textbox>
                </v:shape>
                <v:shape id="_x0000_s1053" type="#_x0000_t202" style="position:absolute;left:112;top:292;width:378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B0775AC" w14:textId="77777777" w:rsidR="001A7025" w:rsidRDefault="001A7025">
                        <w:pPr>
                          <w:spacing w:line="266" w:lineRule="exact"/>
                          <w:rPr>
                            <w:sz w:val="24"/>
                          </w:rPr>
                        </w:pPr>
                        <w:r>
                          <w:rPr>
                            <w:b/>
                            <w:sz w:val="24"/>
                          </w:rPr>
                          <w:t xml:space="preserve">Precipitation (circle option): </w:t>
                        </w:r>
                        <w:r>
                          <w:rPr>
                            <w:sz w:val="24"/>
                          </w:rPr>
                          <w:t>raining</w:t>
                        </w:r>
                      </w:p>
                    </w:txbxContent>
                  </v:textbox>
                </v:shape>
                <v:shape id="Text Box 18" o:spid="_x0000_s1054" type="#_x0000_t202" style="position:absolute;left:4298;top:292;width:67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7928BE4E" w14:textId="77777777" w:rsidR="001A7025" w:rsidRDefault="001A7025">
                        <w:pPr>
                          <w:spacing w:line="266" w:lineRule="exact"/>
                          <w:rPr>
                            <w:sz w:val="24"/>
                          </w:rPr>
                        </w:pPr>
                        <w:r>
                          <w:rPr>
                            <w:sz w:val="24"/>
                          </w:rPr>
                          <w:t>drizzle</w:t>
                        </w:r>
                      </w:p>
                    </w:txbxContent>
                  </v:textbox>
                </v:shape>
                <v:shape id="_x0000_s1055" type="#_x0000_t202" style="position:absolute;left:112;top:844;width:4747;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11F2FB1C" w14:textId="77777777" w:rsidR="001A7025" w:rsidRDefault="001A7025">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1A7025" w:rsidRDefault="001A7025">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1A7025" w:rsidRDefault="001A7025">
                        <w:pPr>
                          <w:spacing w:before="2"/>
                          <w:rPr>
                            <w:sz w:val="24"/>
                          </w:rPr>
                        </w:pPr>
                      </w:p>
                      <w:p w14:paraId="58520A2C" w14:textId="77777777" w:rsidR="001A7025" w:rsidRDefault="001A7025">
                        <w:pPr>
                          <w:rPr>
                            <w:b/>
                            <w:sz w:val="24"/>
                          </w:rPr>
                        </w:pPr>
                        <w:r>
                          <w:rPr>
                            <w:b/>
                            <w:sz w:val="24"/>
                          </w:rPr>
                          <w:t>Notes (overnight rain, water condition, etc…):</w:t>
                        </w:r>
                      </w:p>
                    </w:txbxContent>
                  </v:textbox>
                </v:shape>
                <w10:anchorlock/>
              </v:group>
            </w:pict>
          </mc:Fallback>
        </mc:AlternateContent>
      </w:r>
    </w:p>
    <w:p w14:paraId="34A42DD0" w14:textId="77777777" w:rsidR="000D14B5" w:rsidRDefault="000D14B5">
      <w:pPr>
        <w:pStyle w:val="BodyText"/>
        <w:spacing w:before="9"/>
        <w:rPr>
          <w:b/>
          <w:i/>
          <w:sz w:val="13"/>
        </w:rPr>
      </w:pPr>
    </w:p>
    <w:p w14:paraId="197E4EDB" w14:textId="423E1EEF" w:rsidR="000D14B5" w:rsidRDefault="009748A5">
      <w:pPr>
        <w:pStyle w:val="Heading2"/>
        <w:spacing w:before="90" w:line="240" w:lineRule="auto"/>
        <w:ind w:left="112"/>
      </w:pPr>
      <w:bookmarkStart w:id="253" w:name="_Toc96074000"/>
      <w:r>
        <w:t>Tides (if applicable)</w:t>
      </w:r>
      <w:bookmarkEnd w:id="253"/>
    </w:p>
    <w:p w14:paraId="1DA3F1ED" w14:textId="77777777" w:rsidR="000D14B5" w:rsidRDefault="0027779C">
      <w:pPr>
        <w:pStyle w:val="BodyText"/>
        <w:ind w:left="111"/>
        <w:rPr>
          <w:sz w:val="20"/>
        </w:rPr>
      </w:pPr>
      <w:r>
        <w:rPr>
          <w:noProof/>
          <w:sz w:val="20"/>
        </w:rPr>
        <mc:AlternateContent>
          <mc:Choice Requires="wps">
            <w:drawing>
              <wp:inline distT="0" distB="0" distL="0" distR="0" wp14:anchorId="7DEE70DF" wp14:editId="7C5F98B1">
                <wp:extent cx="5937885" cy="382905"/>
                <wp:effectExtent l="6985" t="12700" r="8255" b="13970"/>
                <wp:docPr id="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3829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6C9BB9" w14:textId="77777777" w:rsidR="001A7025" w:rsidRDefault="001A7025">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wps:txbx>
                      <wps:bodyPr rot="0" vert="horz" wrap="square" lIns="0" tIns="0" rIns="0" bIns="0" anchor="t" anchorCtr="0" upright="1">
                        <a:noAutofit/>
                      </wps:bodyPr>
                    </wps:wsp>
                  </a:graphicData>
                </a:graphic>
              </wp:inline>
            </w:drawing>
          </mc:Choice>
          <mc:Fallback>
            <w:pict>
              <v:shape w14:anchorId="7DEE70DF" id="Text Box 15" o:spid="_x0000_s1056" type="#_x0000_t202" style="width:467.5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" filled="f" strokeweight=".48pt">
                <v:textbox inset="0,0,0,0">
                  <w:txbxContent>
                    <w:p w14:paraId="336C9BB9" w14:textId="77777777" w:rsidR="001A7025" w:rsidRDefault="001A7025">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v:textbox>
                <w10:anchorlock/>
              </v:shape>
            </w:pict>
          </mc:Fallback>
        </mc:AlternateContent>
      </w:r>
    </w:p>
    <w:p w14:paraId="3584E26F" w14:textId="77777777" w:rsidR="000D14B5" w:rsidRDefault="000D14B5">
      <w:pPr>
        <w:pStyle w:val="BodyText"/>
        <w:spacing w:before="7"/>
        <w:rPr>
          <w:b/>
          <w:i/>
          <w:sz w:val="13"/>
        </w:rPr>
      </w:pPr>
    </w:p>
    <w:p w14:paraId="45EF898A" w14:textId="0BCA481F" w:rsidR="000D14B5" w:rsidRDefault="009748A5">
      <w:pPr>
        <w:pStyle w:val="Heading2"/>
        <w:spacing w:before="90" w:line="240" w:lineRule="auto"/>
        <w:ind w:left="112"/>
      </w:pPr>
      <w:bookmarkStart w:id="254" w:name="_Toc96074001"/>
      <w:r>
        <w:t>Additional comments</w:t>
      </w:r>
      <w:bookmarkEnd w:id="254"/>
    </w:p>
    <w:p w14:paraId="117C40C3" w14:textId="77777777" w:rsidR="000D14B5" w:rsidRDefault="0027779C">
      <w:pPr>
        <w:pStyle w:val="BodyText"/>
        <w:ind w:left="112"/>
        <w:rPr>
          <w:sz w:val="20"/>
        </w:rPr>
      </w:pPr>
      <w:r>
        <w:rPr>
          <w:noProof/>
          <w:sz w:val="20"/>
        </w:rPr>
        <mc:AlternateContent>
          <mc:Choice Requires="wpg">
            <w:drawing>
              <wp:inline distT="0" distB="0" distL="0" distR="0" wp14:anchorId="57104648" wp14:editId="7A71A805">
                <wp:extent cx="5943600" cy="675640"/>
                <wp:effectExtent l="0" t="1905" r="1905" b="0"/>
                <wp:docPr id="5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75640"/>
                          <a:chOff x="0" y="0"/>
                          <a:chExt cx="9360" cy="1064"/>
                        </a:xfrm>
                      </wpg:grpSpPr>
                      <wps:wsp>
                        <wps:cNvPr id="59" name="Freeform 14"/>
                        <wps:cNvSpPr>
                          <a:spLocks/>
                        </wps:cNvSpPr>
                        <wps:spPr bwMode="auto">
                          <a:xfrm>
                            <a:off x="0" y="0"/>
                            <a:ext cx="9360" cy="1064"/>
                          </a:xfrm>
                          <a:custGeom>
                            <a:avLst/>
                            <a:gdLst>
                              <a:gd name="T0" fmla="*/ 9360 w 9360"/>
                              <a:gd name="T1" fmla="*/ 0 h 1064"/>
                              <a:gd name="T2" fmla="*/ 9350 w 9360"/>
                              <a:gd name="T3" fmla="*/ 0 h 1064"/>
                              <a:gd name="T4" fmla="*/ 9350 w 9360"/>
                              <a:gd name="T5" fmla="*/ 10 h 1064"/>
                              <a:gd name="T6" fmla="*/ 9350 w 9360"/>
                              <a:gd name="T7" fmla="*/ 1054 h 1064"/>
                              <a:gd name="T8" fmla="*/ 10 w 9360"/>
                              <a:gd name="T9" fmla="*/ 1054 h 1064"/>
                              <a:gd name="T10" fmla="*/ 10 w 9360"/>
                              <a:gd name="T11" fmla="*/ 10 h 1064"/>
                              <a:gd name="T12" fmla="*/ 9350 w 9360"/>
                              <a:gd name="T13" fmla="*/ 10 h 1064"/>
                              <a:gd name="T14" fmla="*/ 9350 w 9360"/>
                              <a:gd name="T15" fmla="*/ 0 h 1064"/>
                              <a:gd name="T16" fmla="*/ 10 w 9360"/>
                              <a:gd name="T17" fmla="*/ 0 h 1064"/>
                              <a:gd name="T18" fmla="*/ 0 w 9360"/>
                              <a:gd name="T19" fmla="*/ 0 h 1064"/>
                              <a:gd name="T20" fmla="*/ 0 w 9360"/>
                              <a:gd name="T21" fmla="*/ 1063 h 1064"/>
                              <a:gd name="T22" fmla="*/ 10 w 9360"/>
                              <a:gd name="T23" fmla="*/ 1063 h 1064"/>
                              <a:gd name="T24" fmla="*/ 9350 w 9360"/>
                              <a:gd name="T25" fmla="*/ 1063 h 1064"/>
                              <a:gd name="T26" fmla="*/ 9360 w 9360"/>
                              <a:gd name="T27" fmla="*/ 1063 h 1064"/>
                              <a:gd name="T28" fmla="*/ 9360 w 9360"/>
                              <a:gd name="T29" fmla="*/ 0 h 1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1064">
                                <a:moveTo>
                                  <a:pt x="9360" y="0"/>
                                </a:moveTo>
                                <a:lnTo>
                                  <a:pt x="9350" y="0"/>
                                </a:lnTo>
                                <a:lnTo>
                                  <a:pt x="9350" y="10"/>
                                </a:lnTo>
                                <a:lnTo>
                                  <a:pt x="9350" y="1054"/>
                                </a:lnTo>
                                <a:lnTo>
                                  <a:pt x="10" y="1054"/>
                                </a:lnTo>
                                <a:lnTo>
                                  <a:pt x="10" y="10"/>
                                </a:lnTo>
                                <a:lnTo>
                                  <a:pt x="9350" y="10"/>
                                </a:lnTo>
                                <a:lnTo>
                                  <a:pt x="9350" y="0"/>
                                </a:lnTo>
                                <a:lnTo>
                                  <a:pt x="10" y="0"/>
                                </a:lnTo>
                                <a:lnTo>
                                  <a:pt x="0" y="0"/>
                                </a:lnTo>
                                <a:lnTo>
                                  <a:pt x="0" y="1063"/>
                                </a:lnTo>
                                <a:lnTo>
                                  <a:pt x="10" y="1063"/>
                                </a:lnTo>
                                <a:lnTo>
                                  <a:pt x="9350" y="1063"/>
                                </a:lnTo>
                                <a:lnTo>
                                  <a:pt x="9360" y="106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AE8BC4" id="Group 13" o:spid="_x0000_s1026" style="width:468pt;height:53.2pt;mso-position-horizontal-relative:char;mso-position-vertical-relative:line" coordsize="9360,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">
                <v:shape id="Freeform 14" o:spid="_x0000_s1027" style="position:absolute;width:9360;height:1064;visibility:visible;mso-wrap-style:square;v-text-anchor:top" coordsize="936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" path="m9360,r-10,l9350,10r,1044l10,1054,10,10r9340,l9350,,10,,,,,1063r10,l9350,1063r10,l9360,xe" fillcolor="black" stroked="f">
                  <v:path arrowok="t" o:connecttype="custom" o:connectlocs="9360,0;9350,0;9350,10;9350,1054;10,1054;10,10;9350,10;9350,0;10,0;0,0;0,1063;10,1063;9350,1063;9360,1063;9360,0" o:connectangles="0,0,0,0,0,0,0,0,0,0,0,0,0,0,0"/>
                </v:shape>
                <w10:anchorlock/>
              </v:group>
            </w:pict>
          </mc:Fallback>
        </mc:AlternateContent>
      </w:r>
    </w:p>
    <w:p w14:paraId="66CD3335" w14:textId="77777777" w:rsidR="000D14B5" w:rsidRDefault="000D14B5">
      <w:pPr>
        <w:rPr>
          <w:sz w:val="20"/>
        </w:rPr>
        <w:sectPr w:rsidR="000D14B5">
          <w:type w:val="continuous"/>
          <w:pgSz w:w="11900" w:h="16840"/>
          <w:pgMar w:top="840" w:right="1040" w:bottom="280" w:left="1040" w:header="720" w:footer="720" w:gutter="0"/>
          <w:cols w:space="720"/>
        </w:sectPr>
      </w:pPr>
    </w:p>
    <w:p w14:paraId="69326533" w14:textId="77777777" w:rsidR="000D14B5" w:rsidRDefault="009748A5">
      <w:pPr>
        <w:spacing w:before="67"/>
        <w:ind w:left="10547" w:right="105"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4D613369" w14:textId="65AF7910" w:rsidR="000D14B5" w:rsidRDefault="00C561A2">
      <w:pPr>
        <w:ind w:right="106"/>
        <w:jc w:val="right"/>
        <w:rPr>
          <w:sz w:val="18"/>
        </w:rPr>
      </w:pPr>
      <w:r>
        <w:rPr>
          <w:sz w:val="18"/>
        </w:rPr>
        <w:t>July</w:t>
      </w:r>
      <w:r w:rsidR="009748A5">
        <w:rPr>
          <w:sz w:val="18"/>
        </w:rPr>
        <w:t xml:space="preserve">, </w:t>
      </w:r>
      <w:r>
        <w:rPr>
          <w:sz w:val="18"/>
        </w:rPr>
        <w:t>2022</w:t>
      </w:r>
      <w:r w:rsidR="009748A5">
        <w:rPr>
          <w:sz w:val="18"/>
        </w:rPr>
        <w:t xml:space="preserve"> QAPP</w:t>
      </w:r>
      <w:r w:rsidR="009748A5">
        <w:rPr>
          <w:spacing w:val="-4"/>
          <w:sz w:val="18"/>
        </w:rPr>
        <w:t xml:space="preserve"> </w:t>
      </w:r>
      <w:r>
        <w:rPr>
          <w:sz w:val="18"/>
        </w:rPr>
        <w:t>v4</w:t>
      </w:r>
    </w:p>
    <w:p w14:paraId="24FE33D7" w14:textId="77777777" w:rsidR="000D14B5" w:rsidRDefault="000D14B5">
      <w:pPr>
        <w:pStyle w:val="BodyText"/>
        <w:spacing w:before="7"/>
        <w:rPr>
          <w:sz w:val="16"/>
        </w:rPr>
      </w:pPr>
    </w:p>
    <w:p w14:paraId="471779C6" w14:textId="77777777" w:rsidR="000D14B5" w:rsidRDefault="009748A5">
      <w:pPr>
        <w:spacing w:before="90"/>
        <w:ind w:left="1589"/>
        <w:rPr>
          <w:b/>
          <w:sz w:val="24"/>
        </w:rPr>
      </w:pPr>
      <w:r>
        <w:rPr>
          <w:b/>
          <w:sz w:val="24"/>
          <w:u w:val="thick"/>
        </w:rPr>
        <w:t>Kenai River Watershed Water Quality Monitoring Field Data Form KWF-WQ (Zinc, Copper) Form 6.3</w:t>
      </w:r>
    </w:p>
    <w:p w14:paraId="6AA78362" w14:textId="77777777" w:rsidR="000D14B5" w:rsidRDefault="000D14B5">
      <w:pPr>
        <w:pStyle w:val="BodyText"/>
        <w:rPr>
          <w:b/>
          <w:sz w:val="20"/>
        </w:rPr>
      </w:pPr>
    </w:p>
    <w:p w14:paraId="37683A5E" w14:textId="77777777" w:rsidR="000D14B5" w:rsidDel="008631EA" w:rsidRDefault="009748A5">
      <w:pPr>
        <w:pStyle w:val="BodyText"/>
        <w:spacing w:before="7"/>
        <w:rPr>
          <w:del w:id="255" w:author="Benjamin Meyer" w:date="2022-07-19T14:48:00Z"/>
          <w:b/>
        </w:rPr>
      </w:pPr>
      <w:r>
        <w:rPr>
          <w:noProof/>
        </w:rPr>
        <w:drawing>
          <wp:anchor distT="0" distB="0" distL="0" distR="0" simplePos="0" relativeHeight="251674624" behindDoc="0" locked="0" layoutInCell="1" allowOverlap="1" wp14:anchorId="10503FB7" wp14:editId="7547D368">
            <wp:simplePos x="0" y="0"/>
            <wp:positionH relativeFrom="page">
              <wp:posOffset>914400</wp:posOffset>
            </wp:positionH>
            <wp:positionV relativeFrom="paragraph">
              <wp:posOffset>204962</wp:posOffset>
            </wp:positionV>
            <wp:extent cx="7487831" cy="4776882"/>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61" cstate="print"/>
                    <a:stretch>
                      <a:fillRect/>
                    </a:stretch>
                  </pic:blipFill>
                  <pic:spPr>
                    <a:xfrm>
                      <a:off x="0" y="0"/>
                      <a:ext cx="7487831" cy="4776882"/>
                    </a:xfrm>
                    <a:prstGeom prst="rect">
                      <a:avLst/>
                    </a:prstGeom>
                  </pic:spPr>
                </pic:pic>
              </a:graphicData>
            </a:graphic>
          </wp:anchor>
        </w:drawing>
      </w:r>
    </w:p>
    <w:p w14:paraId="3493F3FA" w14:textId="77777777" w:rsidR="000D14B5" w:rsidRDefault="000D14B5">
      <w:pPr>
        <w:pStyle w:val="BodyText"/>
        <w:spacing w:before="7"/>
        <w:sectPr w:rsidR="000D14B5">
          <w:headerReference w:type="default" r:id="rId62"/>
          <w:footerReference w:type="default" r:id="rId63"/>
          <w:pgSz w:w="16840" w:h="11900" w:orient="landscape"/>
          <w:pgMar w:top="840" w:right="1620" w:bottom="940" w:left="1340" w:header="0" w:footer="745" w:gutter="0"/>
          <w:cols w:space="720"/>
        </w:sectPr>
        <w:pPrChange w:id="256" w:author="Benjamin Meyer" w:date="2022-07-19T14:48:00Z">
          <w:pPr/>
        </w:pPrChange>
      </w:pPr>
    </w:p>
    <w:p w14:paraId="2B0390C4" w14:textId="77777777" w:rsidR="000D14B5" w:rsidRDefault="000D14B5">
      <w:pPr>
        <w:pStyle w:val="BodyText"/>
        <w:rPr>
          <w:b/>
          <w:sz w:val="20"/>
        </w:rPr>
      </w:pPr>
    </w:p>
    <w:p w14:paraId="42D58BF7" w14:textId="77777777" w:rsidR="000D14B5" w:rsidRDefault="000D14B5">
      <w:pPr>
        <w:pStyle w:val="BodyText"/>
        <w:spacing w:before="9"/>
        <w:rPr>
          <w:b/>
          <w:sz w:val="20"/>
        </w:rPr>
      </w:pPr>
    </w:p>
    <w:p w14:paraId="156757A1" w14:textId="77777777" w:rsidR="000D14B5" w:rsidRDefault="009748A5">
      <w:pPr>
        <w:spacing w:before="88" w:line="321" w:lineRule="exact"/>
        <w:ind w:right="199"/>
        <w:jc w:val="center"/>
        <w:rPr>
          <w:b/>
          <w:sz w:val="28"/>
        </w:rPr>
      </w:pPr>
      <w:bookmarkStart w:id="257" w:name="Appendix_D"/>
      <w:bookmarkStart w:id="258" w:name="_bookmark37"/>
      <w:bookmarkEnd w:id="257"/>
      <w:bookmarkEnd w:id="258"/>
      <w:r>
        <w:rPr>
          <w:b/>
          <w:sz w:val="28"/>
        </w:rPr>
        <w:t>Appendix D</w:t>
      </w:r>
    </w:p>
    <w:p w14:paraId="3899673F" w14:textId="77777777" w:rsidR="000D14B5" w:rsidRDefault="009748A5">
      <w:pPr>
        <w:spacing w:line="229" w:lineRule="exact"/>
        <w:ind w:left="2759"/>
        <w:rPr>
          <w:b/>
          <w:sz w:val="20"/>
        </w:rPr>
      </w:pPr>
      <w:r>
        <w:rPr>
          <w:b/>
          <w:sz w:val="20"/>
        </w:rPr>
        <w:t>AGENCY BASELINE LAB TEST RESULTS (KWF: WQ FORM 4)</w:t>
      </w:r>
    </w:p>
    <w:p w14:paraId="701AB8B8" w14:textId="77777777" w:rsidR="000D14B5" w:rsidRDefault="000D14B5">
      <w:pPr>
        <w:pStyle w:val="BodyText"/>
        <w:spacing w:before="10"/>
        <w:rPr>
          <w:b/>
          <w:sz w:val="19"/>
        </w:rPr>
      </w:pPr>
    </w:p>
    <w:p w14:paraId="4C2D6D12" w14:textId="77777777" w:rsidR="000D14B5" w:rsidRDefault="009748A5">
      <w:pPr>
        <w:tabs>
          <w:tab w:val="left" w:pos="5590"/>
        </w:tabs>
        <w:ind w:right="377"/>
        <w:jc w:val="center"/>
        <w:rPr>
          <w:sz w:val="20"/>
        </w:rPr>
      </w:pPr>
      <w:r>
        <w:rPr>
          <w:sz w:val="20"/>
        </w:rPr>
        <w:t>DATE:</w:t>
      </w:r>
      <w:r>
        <w:rPr>
          <w:sz w:val="20"/>
          <w:u w:val="single"/>
        </w:rPr>
        <w:t xml:space="preserve"> </w:t>
      </w:r>
      <w:r>
        <w:rPr>
          <w:sz w:val="20"/>
          <w:u w:val="single"/>
        </w:rPr>
        <w:tab/>
      </w:r>
    </w:p>
    <w:p w14:paraId="05BE19B1" w14:textId="77777777" w:rsidR="000D14B5" w:rsidRDefault="000D14B5">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0D14B5" w14:paraId="452292F3" w14:textId="77777777">
        <w:trPr>
          <w:trHeight w:val="459"/>
        </w:trPr>
        <w:tc>
          <w:tcPr>
            <w:tcW w:w="810" w:type="dxa"/>
          </w:tcPr>
          <w:p w14:paraId="68EC6015" w14:textId="77777777" w:rsidR="000D14B5" w:rsidRDefault="009748A5">
            <w:pPr>
              <w:pStyle w:val="TableParagraph"/>
              <w:spacing w:before="2" w:line="230" w:lineRule="exact"/>
              <w:ind w:left="107" w:right="195"/>
              <w:rPr>
                <w:b/>
                <w:sz w:val="20"/>
              </w:rPr>
            </w:pPr>
            <w:r>
              <w:rPr>
                <w:b/>
                <w:sz w:val="20"/>
              </w:rPr>
              <w:t>River Mile</w:t>
            </w:r>
          </w:p>
        </w:tc>
        <w:tc>
          <w:tcPr>
            <w:tcW w:w="1980" w:type="dxa"/>
          </w:tcPr>
          <w:p w14:paraId="4F2EFC17" w14:textId="77777777" w:rsidR="000D14B5" w:rsidRDefault="009748A5">
            <w:pPr>
              <w:pStyle w:val="TableParagraph"/>
              <w:spacing w:line="229" w:lineRule="exact"/>
              <w:ind w:left="107"/>
              <w:rPr>
                <w:b/>
                <w:sz w:val="20"/>
              </w:rPr>
            </w:pPr>
            <w:r>
              <w:rPr>
                <w:b/>
                <w:sz w:val="20"/>
              </w:rPr>
              <w:t>Location</w:t>
            </w:r>
          </w:p>
        </w:tc>
        <w:tc>
          <w:tcPr>
            <w:tcW w:w="1530" w:type="dxa"/>
          </w:tcPr>
          <w:p w14:paraId="5889DEDD" w14:textId="77777777" w:rsidR="000D14B5" w:rsidRDefault="009748A5">
            <w:pPr>
              <w:pStyle w:val="TableParagraph"/>
              <w:spacing w:line="229" w:lineRule="exact"/>
              <w:ind w:left="107"/>
              <w:rPr>
                <w:b/>
                <w:sz w:val="20"/>
              </w:rPr>
            </w:pPr>
            <w:r>
              <w:rPr>
                <w:b/>
                <w:sz w:val="20"/>
              </w:rPr>
              <w:t>Temperature</w:t>
            </w:r>
          </w:p>
        </w:tc>
        <w:tc>
          <w:tcPr>
            <w:tcW w:w="1530" w:type="dxa"/>
          </w:tcPr>
          <w:p w14:paraId="3C379C54" w14:textId="77777777" w:rsidR="000D14B5" w:rsidRDefault="009748A5">
            <w:pPr>
              <w:pStyle w:val="TableParagraph"/>
              <w:spacing w:before="2" w:line="230" w:lineRule="exact"/>
              <w:ind w:left="107" w:right="281"/>
              <w:rPr>
                <w:b/>
                <w:sz w:val="20"/>
              </w:rPr>
            </w:pPr>
            <w:r>
              <w:rPr>
                <w:b/>
                <w:sz w:val="20"/>
              </w:rPr>
              <w:t>Conductivity us/cm</w:t>
            </w:r>
          </w:p>
        </w:tc>
        <w:tc>
          <w:tcPr>
            <w:tcW w:w="900" w:type="dxa"/>
          </w:tcPr>
          <w:p w14:paraId="3C750667" w14:textId="77777777" w:rsidR="000D14B5" w:rsidRDefault="009748A5">
            <w:pPr>
              <w:pStyle w:val="TableParagraph"/>
              <w:spacing w:line="229" w:lineRule="exact"/>
              <w:ind w:left="107"/>
              <w:rPr>
                <w:b/>
                <w:sz w:val="20"/>
              </w:rPr>
            </w:pPr>
            <w:r>
              <w:rPr>
                <w:b/>
                <w:sz w:val="20"/>
              </w:rPr>
              <w:t>pH</w:t>
            </w:r>
          </w:p>
        </w:tc>
        <w:tc>
          <w:tcPr>
            <w:tcW w:w="1350" w:type="dxa"/>
          </w:tcPr>
          <w:p w14:paraId="7083669F" w14:textId="77777777" w:rsidR="000D14B5" w:rsidRDefault="009748A5">
            <w:pPr>
              <w:pStyle w:val="TableParagraph"/>
              <w:spacing w:before="2" w:line="230" w:lineRule="exact"/>
              <w:ind w:left="107" w:right="379"/>
              <w:rPr>
                <w:b/>
                <w:sz w:val="20"/>
              </w:rPr>
            </w:pPr>
            <w:r>
              <w:rPr>
                <w:b/>
                <w:sz w:val="20"/>
              </w:rPr>
              <w:t>Turbidity NTU</w:t>
            </w:r>
          </w:p>
        </w:tc>
        <w:tc>
          <w:tcPr>
            <w:tcW w:w="1260" w:type="dxa"/>
          </w:tcPr>
          <w:p w14:paraId="7C04CD5B" w14:textId="77777777" w:rsidR="000D14B5" w:rsidRDefault="009748A5">
            <w:pPr>
              <w:pStyle w:val="TableParagraph"/>
              <w:spacing w:before="2" w:line="230" w:lineRule="exact"/>
              <w:ind w:left="107" w:right="106"/>
              <w:rPr>
                <w:b/>
                <w:sz w:val="20"/>
              </w:rPr>
            </w:pPr>
            <w:r>
              <w:rPr>
                <w:b/>
                <w:sz w:val="20"/>
              </w:rPr>
              <w:t>Turbidity Check NTU</w:t>
            </w:r>
          </w:p>
        </w:tc>
        <w:tc>
          <w:tcPr>
            <w:tcW w:w="1260" w:type="dxa"/>
          </w:tcPr>
          <w:p w14:paraId="5F4715F7" w14:textId="77777777" w:rsidR="000D14B5" w:rsidRDefault="000D14B5">
            <w:pPr>
              <w:pStyle w:val="TableParagraph"/>
              <w:rPr>
                <w:sz w:val="18"/>
              </w:rPr>
            </w:pPr>
          </w:p>
        </w:tc>
      </w:tr>
      <w:tr w:rsidR="000D14B5" w14:paraId="212C5C64" w14:textId="77777777">
        <w:trPr>
          <w:trHeight w:val="457"/>
        </w:trPr>
        <w:tc>
          <w:tcPr>
            <w:tcW w:w="810" w:type="dxa"/>
          </w:tcPr>
          <w:p w14:paraId="5A6C5588" w14:textId="77777777" w:rsidR="000D14B5" w:rsidRDefault="000D14B5">
            <w:pPr>
              <w:pStyle w:val="TableParagraph"/>
              <w:spacing w:before="5"/>
              <w:rPr>
                <w:sz w:val="19"/>
              </w:rPr>
            </w:pPr>
          </w:p>
          <w:p w14:paraId="091A39C5" w14:textId="77777777" w:rsidR="000D14B5" w:rsidRDefault="009748A5">
            <w:pPr>
              <w:pStyle w:val="TableParagraph"/>
              <w:spacing w:line="213" w:lineRule="exact"/>
              <w:ind w:left="107"/>
              <w:rPr>
                <w:sz w:val="20"/>
              </w:rPr>
            </w:pPr>
            <w:r>
              <w:rPr>
                <w:sz w:val="20"/>
              </w:rPr>
              <w:t>0</w:t>
            </w:r>
          </w:p>
        </w:tc>
        <w:tc>
          <w:tcPr>
            <w:tcW w:w="1980" w:type="dxa"/>
          </w:tcPr>
          <w:p w14:paraId="4E26FB9B" w14:textId="77777777" w:rsidR="000D14B5" w:rsidRDefault="009748A5">
            <w:pPr>
              <w:pStyle w:val="TableParagraph"/>
              <w:spacing w:line="225" w:lineRule="exact"/>
              <w:ind w:left="107"/>
              <w:rPr>
                <w:sz w:val="20"/>
              </w:rPr>
            </w:pPr>
            <w:r>
              <w:rPr>
                <w:sz w:val="20"/>
              </w:rPr>
              <w:t>No Name Creek</w:t>
            </w:r>
          </w:p>
        </w:tc>
        <w:tc>
          <w:tcPr>
            <w:tcW w:w="1530" w:type="dxa"/>
          </w:tcPr>
          <w:p w14:paraId="488F3642" w14:textId="77777777" w:rsidR="000D14B5" w:rsidRDefault="000D14B5">
            <w:pPr>
              <w:pStyle w:val="TableParagraph"/>
              <w:rPr>
                <w:sz w:val="18"/>
              </w:rPr>
            </w:pPr>
          </w:p>
        </w:tc>
        <w:tc>
          <w:tcPr>
            <w:tcW w:w="1530" w:type="dxa"/>
          </w:tcPr>
          <w:p w14:paraId="392170B9" w14:textId="77777777" w:rsidR="000D14B5" w:rsidRDefault="000D14B5">
            <w:pPr>
              <w:pStyle w:val="TableParagraph"/>
              <w:rPr>
                <w:sz w:val="18"/>
              </w:rPr>
            </w:pPr>
          </w:p>
        </w:tc>
        <w:tc>
          <w:tcPr>
            <w:tcW w:w="900" w:type="dxa"/>
          </w:tcPr>
          <w:p w14:paraId="52EE2E84" w14:textId="77777777" w:rsidR="000D14B5" w:rsidRDefault="000D14B5">
            <w:pPr>
              <w:pStyle w:val="TableParagraph"/>
              <w:rPr>
                <w:sz w:val="18"/>
              </w:rPr>
            </w:pPr>
          </w:p>
        </w:tc>
        <w:tc>
          <w:tcPr>
            <w:tcW w:w="1350" w:type="dxa"/>
          </w:tcPr>
          <w:p w14:paraId="167B5878" w14:textId="77777777" w:rsidR="000D14B5" w:rsidRDefault="000D14B5">
            <w:pPr>
              <w:pStyle w:val="TableParagraph"/>
              <w:rPr>
                <w:sz w:val="18"/>
              </w:rPr>
            </w:pPr>
          </w:p>
        </w:tc>
        <w:tc>
          <w:tcPr>
            <w:tcW w:w="1260" w:type="dxa"/>
          </w:tcPr>
          <w:p w14:paraId="14FDB742" w14:textId="77777777" w:rsidR="000D14B5" w:rsidRDefault="000D14B5">
            <w:pPr>
              <w:pStyle w:val="TableParagraph"/>
              <w:rPr>
                <w:sz w:val="18"/>
              </w:rPr>
            </w:pPr>
          </w:p>
        </w:tc>
        <w:tc>
          <w:tcPr>
            <w:tcW w:w="1260" w:type="dxa"/>
          </w:tcPr>
          <w:p w14:paraId="646C1346" w14:textId="77777777" w:rsidR="000D14B5" w:rsidRDefault="000D14B5">
            <w:pPr>
              <w:pStyle w:val="TableParagraph"/>
              <w:rPr>
                <w:sz w:val="18"/>
              </w:rPr>
            </w:pPr>
          </w:p>
        </w:tc>
      </w:tr>
      <w:tr w:rsidR="000D14B5" w14:paraId="32958B3A" w14:textId="77777777">
        <w:trPr>
          <w:trHeight w:val="460"/>
        </w:trPr>
        <w:tc>
          <w:tcPr>
            <w:tcW w:w="810" w:type="dxa"/>
          </w:tcPr>
          <w:p w14:paraId="3DE13AC0" w14:textId="77777777" w:rsidR="000D14B5" w:rsidRDefault="009748A5">
            <w:pPr>
              <w:pStyle w:val="TableParagraph"/>
              <w:spacing w:line="227" w:lineRule="exact"/>
              <w:ind w:left="107"/>
              <w:rPr>
                <w:sz w:val="20"/>
              </w:rPr>
            </w:pPr>
            <w:r>
              <w:rPr>
                <w:sz w:val="20"/>
              </w:rPr>
              <w:t>1.5</w:t>
            </w:r>
          </w:p>
        </w:tc>
        <w:tc>
          <w:tcPr>
            <w:tcW w:w="1980" w:type="dxa"/>
          </w:tcPr>
          <w:p w14:paraId="0497AA1A" w14:textId="77777777" w:rsidR="000D14B5" w:rsidRDefault="009748A5">
            <w:pPr>
              <w:pStyle w:val="TableParagraph"/>
              <w:spacing w:line="227" w:lineRule="exact"/>
              <w:ind w:left="107"/>
              <w:rPr>
                <w:sz w:val="20"/>
              </w:rPr>
            </w:pPr>
            <w:r>
              <w:rPr>
                <w:sz w:val="20"/>
              </w:rPr>
              <w:t>Kenai Dock</w:t>
            </w:r>
          </w:p>
        </w:tc>
        <w:tc>
          <w:tcPr>
            <w:tcW w:w="1530" w:type="dxa"/>
          </w:tcPr>
          <w:p w14:paraId="49654C76" w14:textId="77777777" w:rsidR="000D14B5" w:rsidRDefault="000D14B5">
            <w:pPr>
              <w:pStyle w:val="TableParagraph"/>
              <w:rPr>
                <w:sz w:val="18"/>
              </w:rPr>
            </w:pPr>
          </w:p>
        </w:tc>
        <w:tc>
          <w:tcPr>
            <w:tcW w:w="1530" w:type="dxa"/>
          </w:tcPr>
          <w:p w14:paraId="4E331A5E" w14:textId="77777777" w:rsidR="000D14B5" w:rsidRDefault="000D14B5">
            <w:pPr>
              <w:pStyle w:val="TableParagraph"/>
              <w:rPr>
                <w:sz w:val="18"/>
              </w:rPr>
            </w:pPr>
          </w:p>
        </w:tc>
        <w:tc>
          <w:tcPr>
            <w:tcW w:w="900" w:type="dxa"/>
          </w:tcPr>
          <w:p w14:paraId="19875746" w14:textId="77777777" w:rsidR="000D14B5" w:rsidRDefault="000D14B5">
            <w:pPr>
              <w:pStyle w:val="TableParagraph"/>
              <w:rPr>
                <w:sz w:val="18"/>
              </w:rPr>
            </w:pPr>
          </w:p>
        </w:tc>
        <w:tc>
          <w:tcPr>
            <w:tcW w:w="1350" w:type="dxa"/>
          </w:tcPr>
          <w:p w14:paraId="782BEB13" w14:textId="77777777" w:rsidR="000D14B5" w:rsidRDefault="000D14B5">
            <w:pPr>
              <w:pStyle w:val="TableParagraph"/>
              <w:rPr>
                <w:sz w:val="18"/>
              </w:rPr>
            </w:pPr>
          </w:p>
        </w:tc>
        <w:tc>
          <w:tcPr>
            <w:tcW w:w="1260" w:type="dxa"/>
          </w:tcPr>
          <w:p w14:paraId="47E61F27" w14:textId="77777777" w:rsidR="000D14B5" w:rsidRDefault="000D14B5">
            <w:pPr>
              <w:pStyle w:val="TableParagraph"/>
              <w:rPr>
                <w:sz w:val="18"/>
              </w:rPr>
            </w:pPr>
          </w:p>
        </w:tc>
        <w:tc>
          <w:tcPr>
            <w:tcW w:w="1260" w:type="dxa"/>
          </w:tcPr>
          <w:p w14:paraId="624600B2" w14:textId="77777777" w:rsidR="000D14B5" w:rsidRDefault="000D14B5">
            <w:pPr>
              <w:pStyle w:val="TableParagraph"/>
              <w:rPr>
                <w:sz w:val="18"/>
              </w:rPr>
            </w:pPr>
          </w:p>
        </w:tc>
      </w:tr>
      <w:tr w:rsidR="000D14B5" w14:paraId="140F7849" w14:textId="77777777">
        <w:trPr>
          <w:trHeight w:val="459"/>
        </w:trPr>
        <w:tc>
          <w:tcPr>
            <w:tcW w:w="810" w:type="dxa"/>
          </w:tcPr>
          <w:p w14:paraId="2E0AEC64" w14:textId="77777777" w:rsidR="000D14B5" w:rsidRDefault="009748A5">
            <w:pPr>
              <w:pStyle w:val="TableParagraph"/>
              <w:spacing w:line="227" w:lineRule="exact"/>
              <w:ind w:left="107"/>
              <w:rPr>
                <w:sz w:val="20"/>
              </w:rPr>
            </w:pPr>
            <w:r>
              <w:rPr>
                <w:sz w:val="20"/>
              </w:rPr>
              <w:t>6.5</w:t>
            </w:r>
          </w:p>
        </w:tc>
        <w:tc>
          <w:tcPr>
            <w:tcW w:w="1980" w:type="dxa"/>
          </w:tcPr>
          <w:p w14:paraId="741B7445" w14:textId="77777777" w:rsidR="000D14B5" w:rsidRDefault="009748A5">
            <w:pPr>
              <w:pStyle w:val="TableParagraph"/>
              <w:spacing w:line="227" w:lineRule="exact"/>
              <w:ind w:left="107"/>
              <w:rPr>
                <w:sz w:val="20"/>
              </w:rPr>
            </w:pPr>
            <w:r>
              <w:rPr>
                <w:sz w:val="20"/>
              </w:rPr>
              <w:t>Cunningham Park</w:t>
            </w:r>
          </w:p>
        </w:tc>
        <w:tc>
          <w:tcPr>
            <w:tcW w:w="1530" w:type="dxa"/>
          </w:tcPr>
          <w:p w14:paraId="5C4860E4" w14:textId="77777777" w:rsidR="000D14B5" w:rsidRDefault="000D14B5">
            <w:pPr>
              <w:pStyle w:val="TableParagraph"/>
              <w:rPr>
                <w:sz w:val="18"/>
              </w:rPr>
            </w:pPr>
          </w:p>
        </w:tc>
        <w:tc>
          <w:tcPr>
            <w:tcW w:w="1530" w:type="dxa"/>
          </w:tcPr>
          <w:p w14:paraId="5FBA0556" w14:textId="77777777" w:rsidR="000D14B5" w:rsidRDefault="000D14B5">
            <w:pPr>
              <w:pStyle w:val="TableParagraph"/>
              <w:rPr>
                <w:sz w:val="18"/>
              </w:rPr>
            </w:pPr>
          </w:p>
        </w:tc>
        <w:tc>
          <w:tcPr>
            <w:tcW w:w="900" w:type="dxa"/>
          </w:tcPr>
          <w:p w14:paraId="7E6B8D67" w14:textId="77777777" w:rsidR="000D14B5" w:rsidRDefault="000D14B5">
            <w:pPr>
              <w:pStyle w:val="TableParagraph"/>
              <w:rPr>
                <w:sz w:val="18"/>
              </w:rPr>
            </w:pPr>
          </w:p>
        </w:tc>
        <w:tc>
          <w:tcPr>
            <w:tcW w:w="1350" w:type="dxa"/>
          </w:tcPr>
          <w:p w14:paraId="7F1CAE76" w14:textId="77777777" w:rsidR="000D14B5" w:rsidRDefault="000D14B5">
            <w:pPr>
              <w:pStyle w:val="TableParagraph"/>
              <w:rPr>
                <w:sz w:val="18"/>
              </w:rPr>
            </w:pPr>
          </w:p>
        </w:tc>
        <w:tc>
          <w:tcPr>
            <w:tcW w:w="1260" w:type="dxa"/>
          </w:tcPr>
          <w:p w14:paraId="0A5DE36D" w14:textId="77777777" w:rsidR="000D14B5" w:rsidRDefault="000D14B5">
            <w:pPr>
              <w:pStyle w:val="TableParagraph"/>
              <w:rPr>
                <w:sz w:val="18"/>
              </w:rPr>
            </w:pPr>
          </w:p>
        </w:tc>
        <w:tc>
          <w:tcPr>
            <w:tcW w:w="1260" w:type="dxa"/>
          </w:tcPr>
          <w:p w14:paraId="4EEA7821" w14:textId="77777777" w:rsidR="000D14B5" w:rsidRDefault="000D14B5">
            <w:pPr>
              <w:pStyle w:val="TableParagraph"/>
              <w:rPr>
                <w:sz w:val="18"/>
              </w:rPr>
            </w:pPr>
          </w:p>
        </w:tc>
      </w:tr>
      <w:tr w:rsidR="000D14B5" w14:paraId="376900FB" w14:textId="77777777">
        <w:trPr>
          <w:trHeight w:val="460"/>
        </w:trPr>
        <w:tc>
          <w:tcPr>
            <w:tcW w:w="810" w:type="dxa"/>
          </w:tcPr>
          <w:p w14:paraId="30864A62" w14:textId="77777777" w:rsidR="000D14B5" w:rsidRDefault="009748A5">
            <w:pPr>
              <w:pStyle w:val="TableParagraph"/>
              <w:spacing w:line="228" w:lineRule="exact"/>
              <w:ind w:left="107"/>
              <w:rPr>
                <w:sz w:val="20"/>
              </w:rPr>
            </w:pPr>
            <w:r>
              <w:rPr>
                <w:sz w:val="20"/>
              </w:rPr>
              <w:t>10</w:t>
            </w:r>
          </w:p>
        </w:tc>
        <w:tc>
          <w:tcPr>
            <w:tcW w:w="1980" w:type="dxa"/>
          </w:tcPr>
          <w:p w14:paraId="2AE05E7B" w14:textId="77777777" w:rsidR="000D14B5" w:rsidRDefault="009748A5">
            <w:pPr>
              <w:pStyle w:val="TableParagraph"/>
              <w:spacing w:line="228" w:lineRule="exact"/>
              <w:ind w:left="107"/>
              <w:rPr>
                <w:sz w:val="20"/>
              </w:rPr>
            </w:pPr>
            <w:r>
              <w:rPr>
                <w:sz w:val="20"/>
              </w:rPr>
              <w:t>Beaver Creek</w:t>
            </w:r>
          </w:p>
        </w:tc>
        <w:tc>
          <w:tcPr>
            <w:tcW w:w="1530" w:type="dxa"/>
          </w:tcPr>
          <w:p w14:paraId="7C955618" w14:textId="77777777" w:rsidR="000D14B5" w:rsidRDefault="000D14B5">
            <w:pPr>
              <w:pStyle w:val="TableParagraph"/>
              <w:rPr>
                <w:sz w:val="18"/>
              </w:rPr>
            </w:pPr>
          </w:p>
        </w:tc>
        <w:tc>
          <w:tcPr>
            <w:tcW w:w="1530" w:type="dxa"/>
          </w:tcPr>
          <w:p w14:paraId="0814C684" w14:textId="77777777" w:rsidR="000D14B5" w:rsidRDefault="000D14B5">
            <w:pPr>
              <w:pStyle w:val="TableParagraph"/>
              <w:rPr>
                <w:sz w:val="18"/>
              </w:rPr>
            </w:pPr>
          </w:p>
        </w:tc>
        <w:tc>
          <w:tcPr>
            <w:tcW w:w="900" w:type="dxa"/>
          </w:tcPr>
          <w:p w14:paraId="201069BB" w14:textId="77777777" w:rsidR="000D14B5" w:rsidRDefault="000D14B5">
            <w:pPr>
              <w:pStyle w:val="TableParagraph"/>
              <w:rPr>
                <w:sz w:val="18"/>
              </w:rPr>
            </w:pPr>
          </w:p>
        </w:tc>
        <w:tc>
          <w:tcPr>
            <w:tcW w:w="1350" w:type="dxa"/>
          </w:tcPr>
          <w:p w14:paraId="30B4F21E" w14:textId="77777777" w:rsidR="000D14B5" w:rsidRDefault="000D14B5">
            <w:pPr>
              <w:pStyle w:val="TableParagraph"/>
              <w:rPr>
                <w:sz w:val="18"/>
              </w:rPr>
            </w:pPr>
          </w:p>
        </w:tc>
        <w:tc>
          <w:tcPr>
            <w:tcW w:w="1260" w:type="dxa"/>
          </w:tcPr>
          <w:p w14:paraId="28B931CE" w14:textId="77777777" w:rsidR="000D14B5" w:rsidRDefault="000D14B5">
            <w:pPr>
              <w:pStyle w:val="TableParagraph"/>
              <w:rPr>
                <w:sz w:val="18"/>
              </w:rPr>
            </w:pPr>
          </w:p>
        </w:tc>
        <w:tc>
          <w:tcPr>
            <w:tcW w:w="1260" w:type="dxa"/>
          </w:tcPr>
          <w:p w14:paraId="63B87B8F" w14:textId="77777777" w:rsidR="000D14B5" w:rsidRDefault="000D14B5">
            <w:pPr>
              <w:pStyle w:val="TableParagraph"/>
              <w:rPr>
                <w:sz w:val="18"/>
              </w:rPr>
            </w:pPr>
          </w:p>
        </w:tc>
      </w:tr>
      <w:tr w:rsidR="000D14B5" w14:paraId="47D965F7" w14:textId="77777777">
        <w:trPr>
          <w:trHeight w:val="460"/>
        </w:trPr>
        <w:tc>
          <w:tcPr>
            <w:tcW w:w="810" w:type="dxa"/>
          </w:tcPr>
          <w:p w14:paraId="52576377" w14:textId="77777777" w:rsidR="000D14B5" w:rsidRDefault="009748A5">
            <w:pPr>
              <w:pStyle w:val="TableParagraph"/>
              <w:spacing w:line="227" w:lineRule="exact"/>
              <w:ind w:left="107"/>
              <w:rPr>
                <w:sz w:val="20"/>
              </w:rPr>
            </w:pPr>
            <w:r>
              <w:rPr>
                <w:sz w:val="20"/>
              </w:rPr>
              <w:t>10.1</w:t>
            </w:r>
          </w:p>
        </w:tc>
        <w:tc>
          <w:tcPr>
            <w:tcW w:w="1980" w:type="dxa"/>
          </w:tcPr>
          <w:p w14:paraId="7D8FB49A" w14:textId="77777777" w:rsidR="000D14B5" w:rsidRDefault="009748A5">
            <w:pPr>
              <w:pStyle w:val="TableParagraph"/>
              <w:spacing w:line="227" w:lineRule="exact"/>
              <w:ind w:left="107"/>
              <w:rPr>
                <w:sz w:val="20"/>
              </w:rPr>
            </w:pPr>
            <w:r>
              <w:rPr>
                <w:sz w:val="20"/>
              </w:rPr>
              <w:t>Kenai River</w:t>
            </w:r>
          </w:p>
        </w:tc>
        <w:tc>
          <w:tcPr>
            <w:tcW w:w="1530" w:type="dxa"/>
          </w:tcPr>
          <w:p w14:paraId="0D107920" w14:textId="77777777" w:rsidR="000D14B5" w:rsidRDefault="000D14B5">
            <w:pPr>
              <w:pStyle w:val="TableParagraph"/>
              <w:rPr>
                <w:sz w:val="18"/>
              </w:rPr>
            </w:pPr>
          </w:p>
        </w:tc>
        <w:tc>
          <w:tcPr>
            <w:tcW w:w="1530" w:type="dxa"/>
          </w:tcPr>
          <w:p w14:paraId="4C0379CB" w14:textId="77777777" w:rsidR="000D14B5" w:rsidRDefault="000D14B5">
            <w:pPr>
              <w:pStyle w:val="TableParagraph"/>
              <w:rPr>
                <w:sz w:val="18"/>
              </w:rPr>
            </w:pPr>
          </w:p>
        </w:tc>
        <w:tc>
          <w:tcPr>
            <w:tcW w:w="900" w:type="dxa"/>
          </w:tcPr>
          <w:p w14:paraId="3C64514A" w14:textId="77777777" w:rsidR="000D14B5" w:rsidRDefault="000D14B5">
            <w:pPr>
              <w:pStyle w:val="TableParagraph"/>
              <w:rPr>
                <w:sz w:val="18"/>
              </w:rPr>
            </w:pPr>
          </w:p>
        </w:tc>
        <w:tc>
          <w:tcPr>
            <w:tcW w:w="1350" w:type="dxa"/>
          </w:tcPr>
          <w:p w14:paraId="6F8F56FA" w14:textId="77777777" w:rsidR="000D14B5" w:rsidRDefault="000D14B5">
            <w:pPr>
              <w:pStyle w:val="TableParagraph"/>
              <w:rPr>
                <w:sz w:val="18"/>
              </w:rPr>
            </w:pPr>
          </w:p>
        </w:tc>
        <w:tc>
          <w:tcPr>
            <w:tcW w:w="1260" w:type="dxa"/>
          </w:tcPr>
          <w:p w14:paraId="69089F84" w14:textId="77777777" w:rsidR="000D14B5" w:rsidRDefault="000D14B5">
            <w:pPr>
              <w:pStyle w:val="TableParagraph"/>
              <w:rPr>
                <w:sz w:val="18"/>
              </w:rPr>
            </w:pPr>
          </w:p>
        </w:tc>
        <w:tc>
          <w:tcPr>
            <w:tcW w:w="1260" w:type="dxa"/>
          </w:tcPr>
          <w:p w14:paraId="0ADC7DF9" w14:textId="77777777" w:rsidR="000D14B5" w:rsidRDefault="000D14B5">
            <w:pPr>
              <w:pStyle w:val="TableParagraph"/>
              <w:rPr>
                <w:sz w:val="18"/>
              </w:rPr>
            </w:pPr>
          </w:p>
        </w:tc>
      </w:tr>
      <w:tr w:rsidR="000D14B5" w14:paraId="6DA22529" w14:textId="77777777">
        <w:trPr>
          <w:trHeight w:val="459"/>
        </w:trPr>
        <w:tc>
          <w:tcPr>
            <w:tcW w:w="810" w:type="dxa"/>
          </w:tcPr>
          <w:p w14:paraId="7A298A85" w14:textId="77777777" w:rsidR="000D14B5" w:rsidRDefault="009748A5">
            <w:pPr>
              <w:pStyle w:val="TableParagraph"/>
              <w:spacing w:line="227" w:lineRule="exact"/>
              <w:ind w:left="107"/>
              <w:rPr>
                <w:sz w:val="20"/>
              </w:rPr>
            </w:pPr>
            <w:r>
              <w:rPr>
                <w:sz w:val="20"/>
              </w:rPr>
              <w:t>12.5</w:t>
            </w:r>
          </w:p>
        </w:tc>
        <w:tc>
          <w:tcPr>
            <w:tcW w:w="1980" w:type="dxa"/>
          </w:tcPr>
          <w:p w14:paraId="26B40FB2" w14:textId="77777777" w:rsidR="000D14B5" w:rsidRDefault="009748A5">
            <w:pPr>
              <w:pStyle w:val="TableParagraph"/>
              <w:spacing w:line="227" w:lineRule="exact"/>
              <w:ind w:left="107"/>
              <w:rPr>
                <w:sz w:val="20"/>
              </w:rPr>
            </w:pPr>
            <w:r>
              <w:rPr>
                <w:sz w:val="20"/>
              </w:rPr>
              <w:t>Pillars</w:t>
            </w:r>
          </w:p>
        </w:tc>
        <w:tc>
          <w:tcPr>
            <w:tcW w:w="1530" w:type="dxa"/>
          </w:tcPr>
          <w:p w14:paraId="64CAF169" w14:textId="77777777" w:rsidR="000D14B5" w:rsidRDefault="000D14B5">
            <w:pPr>
              <w:pStyle w:val="TableParagraph"/>
              <w:rPr>
                <w:sz w:val="18"/>
              </w:rPr>
            </w:pPr>
          </w:p>
        </w:tc>
        <w:tc>
          <w:tcPr>
            <w:tcW w:w="1530" w:type="dxa"/>
          </w:tcPr>
          <w:p w14:paraId="589C2980" w14:textId="77777777" w:rsidR="000D14B5" w:rsidRDefault="000D14B5">
            <w:pPr>
              <w:pStyle w:val="TableParagraph"/>
              <w:rPr>
                <w:sz w:val="18"/>
              </w:rPr>
            </w:pPr>
          </w:p>
        </w:tc>
        <w:tc>
          <w:tcPr>
            <w:tcW w:w="900" w:type="dxa"/>
          </w:tcPr>
          <w:p w14:paraId="79F103F7" w14:textId="77777777" w:rsidR="000D14B5" w:rsidRDefault="000D14B5">
            <w:pPr>
              <w:pStyle w:val="TableParagraph"/>
              <w:rPr>
                <w:sz w:val="18"/>
              </w:rPr>
            </w:pPr>
          </w:p>
        </w:tc>
        <w:tc>
          <w:tcPr>
            <w:tcW w:w="1350" w:type="dxa"/>
          </w:tcPr>
          <w:p w14:paraId="2E320D39" w14:textId="77777777" w:rsidR="000D14B5" w:rsidRDefault="000D14B5">
            <w:pPr>
              <w:pStyle w:val="TableParagraph"/>
              <w:rPr>
                <w:sz w:val="18"/>
              </w:rPr>
            </w:pPr>
          </w:p>
        </w:tc>
        <w:tc>
          <w:tcPr>
            <w:tcW w:w="1260" w:type="dxa"/>
          </w:tcPr>
          <w:p w14:paraId="51320C29" w14:textId="77777777" w:rsidR="000D14B5" w:rsidRDefault="000D14B5">
            <w:pPr>
              <w:pStyle w:val="TableParagraph"/>
              <w:rPr>
                <w:sz w:val="18"/>
              </w:rPr>
            </w:pPr>
          </w:p>
        </w:tc>
        <w:tc>
          <w:tcPr>
            <w:tcW w:w="1260" w:type="dxa"/>
          </w:tcPr>
          <w:p w14:paraId="0809738A" w14:textId="77777777" w:rsidR="000D14B5" w:rsidRDefault="000D14B5">
            <w:pPr>
              <w:pStyle w:val="TableParagraph"/>
              <w:rPr>
                <w:sz w:val="18"/>
              </w:rPr>
            </w:pPr>
          </w:p>
        </w:tc>
      </w:tr>
      <w:tr w:rsidR="000D14B5" w14:paraId="693F94CD" w14:textId="77777777">
        <w:trPr>
          <w:trHeight w:val="460"/>
        </w:trPr>
        <w:tc>
          <w:tcPr>
            <w:tcW w:w="810" w:type="dxa"/>
          </w:tcPr>
          <w:p w14:paraId="0078804C" w14:textId="77777777" w:rsidR="000D14B5" w:rsidRDefault="009748A5">
            <w:pPr>
              <w:pStyle w:val="TableParagraph"/>
              <w:spacing w:line="228" w:lineRule="exact"/>
              <w:ind w:left="107"/>
              <w:rPr>
                <w:sz w:val="20"/>
              </w:rPr>
            </w:pPr>
            <w:r>
              <w:rPr>
                <w:sz w:val="20"/>
              </w:rPr>
              <w:t>18</w:t>
            </w:r>
          </w:p>
        </w:tc>
        <w:tc>
          <w:tcPr>
            <w:tcW w:w="1980" w:type="dxa"/>
          </w:tcPr>
          <w:p w14:paraId="29DE9464" w14:textId="77777777" w:rsidR="000D14B5" w:rsidRDefault="009748A5">
            <w:pPr>
              <w:pStyle w:val="TableParagraph"/>
              <w:spacing w:line="228" w:lineRule="exact"/>
              <w:ind w:left="107"/>
              <w:rPr>
                <w:sz w:val="20"/>
              </w:rPr>
            </w:pPr>
            <w:r>
              <w:rPr>
                <w:sz w:val="20"/>
              </w:rPr>
              <w:t>Poachers Cove</w:t>
            </w:r>
          </w:p>
        </w:tc>
        <w:tc>
          <w:tcPr>
            <w:tcW w:w="1530" w:type="dxa"/>
          </w:tcPr>
          <w:p w14:paraId="5AEF7D52" w14:textId="77777777" w:rsidR="000D14B5" w:rsidRDefault="000D14B5">
            <w:pPr>
              <w:pStyle w:val="TableParagraph"/>
              <w:rPr>
                <w:sz w:val="18"/>
              </w:rPr>
            </w:pPr>
          </w:p>
        </w:tc>
        <w:tc>
          <w:tcPr>
            <w:tcW w:w="1530" w:type="dxa"/>
          </w:tcPr>
          <w:p w14:paraId="30A79296" w14:textId="77777777" w:rsidR="000D14B5" w:rsidRDefault="000D14B5">
            <w:pPr>
              <w:pStyle w:val="TableParagraph"/>
              <w:rPr>
                <w:sz w:val="18"/>
              </w:rPr>
            </w:pPr>
          </w:p>
        </w:tc>
        <w:tc>
          <w:tcPr>
            <w:tcW w:w="900" w:type="dxa"/>
          </w:tcPr>
          <w:p w14:paraId="27AF53EB" w14:textId="77777777" w:rsidR="000D14B5" w:rsidRDefault="000D14B5">
            <w:pPr>
              <w:pStyle w:val="TableParagraph"/>
              <w:rPr>
                <w:sz w:val="18"/>
              </w:rPr>
            </w:pPr>
          </w:p>
        </w:tc>
        <w:tc>
          <w:tcPr>
            <w:tcW w:w="1350" w:type="dxa"/>
          </w:tcPr>
          <w:p w14:paraId="0C332688" w14:textId="77777777" w:rsidR="000D14B5" w:rsidRDefault="000D14B5">
            <w:pPr>
              <w:pStyle w:val="TableParagraph"/>
              <w:rPr>
                <w:sz w:val="18"/>
              </w:rPr>
            </w:pPr>
          </w:p>
        </w:tc>
        <w:tc>
          <w:tcPr>
            <w:tcW w:w="1260" w:type="dxa"/>
          </w:tcPr>
          <w:p w14:paraId="2159DFD0" w14:textId="77777777" w:rsidR="000D14B5" w:rsidRDefault="000D14B5">
            <w:pPr>
              <w:pStyle w:val="TableParagraph"/>
              <w:rPr>
                <w:sz w:val="18"/>
              </w:rPr>
            </w:pPr>
          </w:p>
        </w:tc>
        <w:tc>
          <w:tcPr>
            <w:tcW w:w="1260" w:type="dxa"/>
          </w:tcPr>
          <w:p w14:paraId="0FEBEF14" w14:textId="77777777" w:rsidR="000D14B5" w:rsidRDefault="000D14B5">
            <w:pPr>
              <w:pStyle w:val="TableParagraph"/>
              <w:rPr>
                <w:sz w:val="18"/>
              </w:rPr>
            </w:pPr>
          </w:p>
        </w:tc>
      </w:tr>
      <w:tr w:rsidR="000D14B5" w14:paraId="0375AACF" w14:textId="77777777">
        <w:trPr>
          <w:trHeight w:val="460"/>
        </w:trPr>
        <w:tc>
          <w:tcPr>
            <w:tcW w:w="810" w:type="dxa"/>
          </w:tcPr>
          <w:p w14:paraId="473C61B3" w14:textId="77777777" w:rsidR="000D14B5" w:rsidRDefault="009748A5">
            <w:pPr>
              <w:pStyle w:val="TableParagraph"/>
              <w:spacing w:line="227" w:lineRule="exact"/>
              <w:ind w:left="107"/>
              <w:rPr>
                <w:sz w:val="20"/>
              </w:rPr>
            </w:pPr>
            <w:r>
              <w:rPr>
                <w:sz w:val="20"/>
              </w:rPr>
              <w:t>21</w:t>
            </w:r>
          </w:p>
        </w:tc>
        <w:tc>
          <w:tcPr>
            <w:tcW w:w="1980" w:type="dxa"/>
          </w:tcPr>
          <w:p w14:paraId="727CF913" w14:textId="77777777" w:rsidR="000D14B5" w:rsidRDefault="009748A5">
            <w:pPr>
              <w:pStyle w:val="TableParagraph"/>
              <w:spacing w:line="227" w:lineRule="exact"/>
              <w:ind w:left="107"/>
              <w:rPr>
                <w:sz w:val="20"/>
              </w:rPr>
            </w:pPr>
            <w:r>
              <w:rPr>
                <w:sz w:val="20"/>
              </w:rPr>
              <w:t>Soldotna Bridge</w:t>
            </w:r>
          </w:p>
        </w:tc>
        <w:tc>
          <w:tcPr>
            <w:tcW w:w="1530" w:type="dxa"/>
          </w:tcPr>
          <w:p w14:paraId="3F6C4111" w14:textId="77777777" w:rsidR="000D14B5" w:rsidRDefault="000D14B5">
            <w:pPr>
              <w:pStyle w:val="TableParagraph"/>
              <w:rPr>
                <w:sz w:val="18"/>
              </w:rPr>
            </w:pPr>
          </w:p>
        </w:tc>
        <w:tc>
          <w:tcPr>
            <w:tcW w:w="1530" w:type="dxa"/>
          </w:tcPr>
          <w:p w14:paraId="37090A0F" w14:textId="77777777" w:rsidR="000D14B5" w:rsidRDefault="000D14B5">
            <w:pPr>
              <w:pStyle w:val="TableParagraph"/>
              <w:rPr>
                <w:sz w:val="18"/>
              </w:rPr>
            </w:pPr>
          </w:p>
        </w:tc>
        <w:tc>
          <w:tcPr>
            <w:tcW w:w="900" w:type="dxa"/>
          </w:tcPr>
          <w:p w14:paraId="70D3B5F7" w14:textId="77777777" w:rsidR="000D14B5" w:rsidRDefault="000D14B5">
            <w:pPr>
              <w:pStyle w:val="TableParagraph"/>
              <w:rPr>
                <w:sz w:val="18"/>
              </w:rPr>
            </w:pPr>
          </w:p>
        </w:tc>
        <w:tc>
          <w:tcPr>
            <w:tcW w:w="1350" w:type="dxa"/>
          </w:tcPr>
          <w:p w14:paraId="04F8C0BE" w14:textId="77777777" w:rsidR="000D14B5" w:rsidRDefault="000D14B5">
            <w:pPr>
              <w:pStyle w:val="TableParagraph"/>
              <w:rPr>
                <w:sz w:val="18"/>
              </w:rPr>
            </w:pPr>
          </w:p>
        </w:tc>
        <w:tc>
          <w:tcPr>
            <w:tcW w:w="1260" w:type="dxa"/>
          </w:tcPr>
          <w:p w14:paraId="5606DDD0" w14:textId="77777777" w:rsidR="000D14B5" w:rsidRDefault="000D14B5">
            <w:pPr>
              <w:pStyle w:val="TableParagraph"/>
              <w:rPr>
                <w:sz w:val="18"/>
              </w:rPr>
            </w:pPr>
          </w:p>
        </w:tc>
        <w:tc>
          <w:tcPr>
            <w:tcW w:w="1260" w:type="dxa"/>
          </w:tcPr>
          <w:p w14:paraId="60785585" w14:textId="77777777" w:rsidR="000D14B5" w:rsidRDefault="000D14B5">
            <w:pPr>
              <w:pStyle w:val="TableParagraph"/>
              <w:rPr>
                <w:sz w:val="18"/>
              </w:rPr>
            </w:pPr>
          </w:p>
        </w:tc>
      </w:tr>
      <w:tr w:rsidR="000D14B5" w14:paraId="5AA2FF68" w14:textId="77777777">
        <w:trPr>
          <w:trHeight w:val="459"/>
        </w:trPr>
        <w:tc>
          <w:tcPr>
            <w:tcW w:w="810" w:type="dxa"/>
          </w:tcPr>
          <w:p w14:paraId="5426725B" w14:textId="77777777" w:rsidR="000D14B5" w:rsidRDefault="009748A5">
            <w:pPr>
              <w:pStyle w:val="TableParagraph"/>
              <w:spacing w:line="227" w:lineRule="exact"/>
              <w:ind w:left="107"/>
              <w:rPr>
                <w:sz w:val="20"/>
              </w:rPr>
            </w:pPr>
            <w:r>
              <w:rPr>
                <w:sz w:val="20"/>
              </w:rPr>
              <w:t>23</w:t>
            </w:r>
          </w:p>
        </w:tc>
        <w:tc>
          <w:tcPr>
            <w:tcW w:w="1980" w:type="dxa"/>
          </w:tcPr>
          <w:p w14:paraId="61FDFEDF" w14:textId="77777777" w:rsidR="000D14B5" w:rsidRDefault="009748A5">
            <w:pPr>
              <w:pStyle w:val="TableParagraph"/>
              <w:spacing w:line="227" w:lineRule="exact"/>
              <w:ind w:left="107"/>
              <w:rPr>
                <w:sz w:val="20"/>
              </w:rPr>
            </w:pPr>
            <w:r>
              <w:rPr>
                <w:sz w:val="20"/>
              </w:rPr>
              <w:t>Swiftwater Park</w:t>
            </w:r>
          </w:p>
        </w:tc>
        <w:tc>
          <w:tcPr>
            <w:tcW w:w="1530" w:type="dxa"/>
          </w:tcPr>
          <w:p w14:paraId="6827ADD7" w14:textId="77777777" w:rsidR="000D14B5" w:rsidRDefault="000D14B5">
            <w:pPr>
              <w:pStyle w:val="TableParagraph"/>
              <w:rPr>
                <w:sz w:val="18"/>
              </w:rPr>
            </w:pPr>
          </w:p>
        </w:tc>
        <w:tc>
          <w:tcPr>
            <w:tcW w:w="1530" w:type="dxa"/>
          </w:tcPr>
          <w:p w14:paraId="55450279" w14:textId="77777777" w:rsidR="000D14B5" w:rsidRDefault="000D14B5">
            <w:pPr>
              <w:pStyle w:val="TableParagraph"/>
              <w:rPr>
                <w:sz w:val="18"/>
              </w:rPr>
            </w:pPr>
          </w:p>
        </w:tc>
        <w:tc>
          <w:tcPr>
            <w:tcW w:w="900" w:type="dxa"/>
          </w:tcPr>
          <w:p w14:paraId="537CAEFA" w14:textId="77777777" w:rsidR="000D14B5" w:rsidRDefault="000D14B5">
            <w:pPr>
              <w:pStyle w:val="TableParagraph"/>
              <w:rPr>
                <w:sz w:val="18"/>
              </w:rPr>
            </w:pPr>
          </w:p>
        </w:tc>
        <w:tc>
          <w:tcPr>
            <w:tcW w:w="1350" w:type="dxa"/>
          </w:tcPr>
          <w:p w14:paraId="7151908C" w14:textId="77777777" w:rsidR="000D14B5" w:rsidRDefault="000D14B5">
            <w:pPr>
              <w:pStyle w:val="TableParagraph"/>
              <w:rPr>
                <w:sz w:val="18"/>
              </w:rPr>
            </w:pPr>
          </w:p>
        </w:tc>
        <w:tc>
          <w:tcPr>
            <w:tcW w:w="1260" w:type="dxa"/>
          </w:tcPr>
          <w:p w14:paraId="612341FE" w14:textId="77777777" w:rsidR="000D14B5" w:rsidRDefault="000D14B5">
            <w:pPr>
              <w:pStyle w:val="TableParagraph"/>
              <w:rPr>
                <w:sz w:val="18"/>
              </w:rPr>
            </w:pPr>
          </w:p>
        </w:tc>
        <w:tc>
          <w:tcPr>
            <w:tcW w:w="1260" w:type="dxa"/>
          </w:tcPr>
          <w:p w14:paraId="20A7A649" w14:textId="77777777" w:rsidR="000D14B5" w:rsidRDefault="000D14B5">
            <w:pPr>
              <w:pStyle w:val="TableParagraph"/>
              <w:rPr>
                <w:sz w:val="18"/>
              </w:rPr>
            </w:pPr>
          </w:p>
        </w:tc>
      </w:tr>
      <w:tr w:rsidR="000D14B5" w14:paraId="3D41C299" w14:textId="77777777">
        <w:trPr>
          <w:trHeight w:val="460"/>
        </w:trPr>
        <w:tc>
          <w:tcPr>
            <w:tcW w:w="810" w:type="dxa"/>
          </w:tcPr>
          <w:p w14:paraId="3A2D1E29" w14:textId="77777777" w:rsidR="000D14B5" w:rsidRDefault="009748A5">
            <w:pPr>
              <w:pStyle w:val="TableParagraph"/>
              <w:spacing w:line="227" w:lineRule="exact"/>
              <w:ind w:left="107"/>
              <w:rPr>
                <w:sz w:val="20"/>
              </w:rPr>
            </w:pPr>
            <w:r>
              <w:rPr>
                <w:sz w:val="20"/>
              </w:rPr>
              <w:t>19</w:t>
            </w:r>
          </w:p>
        </w:tc>
        <w:tc>
          <w:tcPr>
            <w:tcW w:w="1980" w:type="dxa"/>
          </w:tcPr>
          <w:p w14:paraId="6FEADB84" w14:textId="77777777" w:rsidR="000D14B5" w:rsidRDefault="009748A5">
            <w:pPr>
              <w:pStyle w:val="TableParagraph"/>
              <w:spacing w:line="227" w:lineRule="exact"/>
              <w:ind w:left="107"/>
              <w:rPr>
                <w:sz w:val="20"/>
              </w:rPr>
            </w:pPr>
            <w:r>
              <w:rPr>
                <w:sz w:val="20"/>
              </w:rPr>
              <w:t>Slikok Creek</w:t>
            </w:r>
          </w:p>
        </w:tc>
        <w:tc>
          <w:tcPr>
            <w:tcW w:w="1530" w:type="dxa"/>
          </w:tcPr>
          <w:p w14:paraId="1FF441E1" w14:textId="77777777" w:rsidR="000D14B5" w:rsidRDefault="000D14B5">
            <w:pPr>
              <w:pStyle w:val="TableParagraph"/>
              <w:rPr>
                <w:sz w:val="18"/>
              </w:rPr>
            </w:pPr>
          </w:p>
        </w:tc>
        <w:tc>
          <w:tcPr>
            <w:tcW w:w="1530" w:type="dxa"/>
          </w:tcPr>
          <w:p w14:paraId="78901001" w14:textId="77777777" w:rsidR="000D14B5" w:rsidRDefault="000D14B5">
            <w:pPr>
              <w:pStyle w:val="TableParagraph"/>
              <w:rPr>
                <w:sz w:val="18"/>
              </w:rPr>
            </w:pPr>
          </w:p>
        </w:tc>
        <w:tc>
          <w:tcPr>
            <w:tcW w:w="900" w:type="dxa"/>
          </w:tcPr>
          <w:p w14:paraId="49C2EA34" w14:textId="77777777" w:rsidR="000D14B5" w:rsidRDefault="000D14B5">
            <w:pPr>
              <w:pStyle w:val="TableParagraph"/>
              <w:rPr>
                <w:sz w:val="18"/>
              </w:rPr>
            </w:pPr>
          </w:p>
        </w:tc>
        <w:tc>
          <w:tcPr>
            <w:tcW w:w="1350" w:type="dxa"/>
          </w:tcPr>
          <w:p w14:paraId="559F9FD6" w14:textId="77777777" w:rsidR="000D14B5" w:rsidRDefault="000D14B5">
            <w:pPr>
              <w:pStyle w:val="TableParagraph"/>
              <w:rPr>
                <w:sz w:val="18"/>
              </w:rPr>
            </w:pPr>
          </w:p>
        </w:tc>
        <w:tc>
          <w:tcPr>
            <w:tcW w:w="1260" w:type="dxa"/>
          </w:tcPr>
          <w:p w14:paraId="67C3B180" w14:textId="77777777" w:rsidR="000D14B5" w:rsidRDefault="000D14B5">
            <w:pPr>
              <w:pStyle w:val="TableParagraph"/>
              <w:rPr>
                <w:sz w:val="18"/>
              </w:rPr>
            </w:pPr>
          </w:p>
        </w:tc>
        <w:tc>
          <w:tcPr>
            <w:tcW w:w="1260" w:type="dxa"/>
          </w:tcPr>
          <w:p w14:paraId="597D76C1" w14:textId="77777777" w:rsidR="000D14B5" w:rsidRDefault="000D14B5">
            <w:pPr>
              <w:pStyle w:val="TableParagraph"/>
              <w:rPr>
                <w:sz w:val="18"/>
              </w:rPr>
            </w:pPr>
          </w:p>
        </w:tc>
      </w:tr>
      <w:tr w:rsidR="000D14B5" w14:paraId="34764177" w14:textId="77777777">
        <w:trPr>
          <w:trHeight w:val="459"/>
        </w:trPr>
        <w:tc>
          <w:tcPr>
            <w:tcW w:w="810" w:type="dxa"/>
          </w:tcPr>
          <w:p w14:paraId="1ED3446C" w14:textId="77777777" w:rsidR="000D14B5" w:rsidRDefault="009748A5">
            <w:pPr>
              <w:pStyle w:val="TableParagraph"/>
              <w:spacing w:line="227" w:lineRule="exact"/>
              <w:ind w:left="107"/>
              <w:rPr>
                <w:sz w:val="20"/>
              </w:rPr>
            </w:pPr>
            <w:r>
              <w:rPr>
                <w:sz w:val="20"/>
              </w:rPr>
              <w:t>22</w:t>
            </w:r>
          </w:p>
        </w:tc>
        <w:tc>
          <w:tcPr>
            <w:tcW w:w="1980" w:type="dxa"/>
          </w:tcPr>
          <w:p w14:paraId="29F498BC" w14:textId="77777777" w:rsidR="000D14B5" w:rsidRDefault="009748A5">
            <w:pPr>
              <w:pStyle w:val="TableParagraph"/>
              <w:spacing w:line="227" w:lineRule="exact"/>
              <w:ind w:left="107"/>
              <w:rPr>
                <w:sz w:val="20"/>
              </w:rPr>
            </w:pPr>
            <w:r>
              <w:rPr>
                <w:sz w:val="20"/>
              </w:rPr>
              <w:t>Soldotna Creek</w:t>
            </w:r>
          </w:p>
        </w:tc>
        <w:tc>
          <w:tcPr>
            <w:tcW w:w="1530" w:type="dxa"/>
          </w:tcPr>
          <w:p w14:paraId="2794324D" w14:textId="77777777" w:rsidR="000D14B5" w:rsidRDefault="000D14B5">
            <w:pPr>
              <w:pStyle w:val="TableParagraph"/>
              <w:rPr>
                <w:sz w:val="18"/>
              </w:rPr>
            </w:pPr>
          </w:p>
        </w:tc>
        <w:tc>
          <w:tcPr>
            <w:tcW w:w="1530" w:type="dxa"/>
          </w:tcPr>
          <w:p w14:paraId="7B5A6AD1" w14:textId="77777777" w:rsidR="000D14B5" w:rsidRDefault="000D14B5">
            <w:pPr>
              <w:pStyle w:val="TableParagraph"/>
              <w:rPr>
                <w:sz w:val="18"/>
              </w:rPr>
            </w:pPr>
          </w:p>
        </w:tc>
        <w:tc>
          <w:tcPr>
            <w:tcW w:w="900" w:type="dxa"/>
          </w:tcPr>
          <w:p w14:paraId="56C0D2A1" w14:textId="77777777" w:rsidR="000D14B5" w:rsidRDefault="000D14B5">
            <w:pPr>
              <w:pStyle w:val="TableParagraph"/>
              <w:rPr>
                <w:sz w:val="18"/>
              </w:rPr>
            </w:pPr>
          </w:p>
        </w:tc>
        <w:tc>
          <w:tcPr>
            <w:tcW w:w="1350" w:type="dxa"/>
          </w:tcPr>
          <w:p w14:paraId="3E5D4A52" w14:textId="77777777" w:rsidR="000D14B5" w:rsidRDefault="000D14B5">
            <w:pPr>
              <w:pStyle w:val="TableParagraph"/>
              <w:rPr>
                <w:sz w:val="18"/>
              </w:rPr>
            </w:pPr>
          </w:p>
        </w:tc>
        <w:tc>
          <w:tcPr>
            <w:tcW w:w="1260" w:type="dxa"/>
          </w:tcPr>
          <w:p w14:paraId="1BF911D8" w14:textId="77777777" w:rsidR="000D14B5" w:rsidRDefault="000D14B5">
            <w:pPr>
              <w:pStyle w:val="TableParagraph"/>
              <w:rPr>
                <w:sz w:val="18"/>
              </w:rPr>
            </w:pPr>
          </w:p>
        </w:tc>
        <w:tc>
          <w:tcPr>
            <w:tcW w:w="1260" w:type="dxa"/>
          </w:tcPr>
          <w:p w14:paraId="3D2E4E15" w14:textId="77777777" w:rsidR="000D14B5" w:rsidRDefault="000D14B5">
            <w:pPr>
              <w:pStyle w:val="TableParagraph"/>
              <w:rPr>
                <w:sz w:val="18"/>
              </w:rPr>
            </w:pPr>
          </w:p>
        </w:tc>
      </w:tr>
      <w:tr w:rsidR="000D14B5" w14:paraId="7596279C" w14:textId="77777777">
        <w:trPr>
          <w:trHeight w:val="460"/>
        </w:trPr>
        <w:tc>
          <w:tcPr>
            <w:tcW w:w="810" w:type="dxa"/>
          </w:tcPr>
          <w:p w14:paraId="37BA30CC" w14:textId="77777777" w:rsidR="000D14B5" w:rsidRDefault="009748A5">
            <w:pPr>
              <w:pStyle w:val="TableParagraph"/>
              <w:spacing w:line="228" w:lineRule="exact"/>
              <w:ind w:left="107"/>
              <w:rPr>
                <w:sz w:val="20"/>
              </w:rPr>
            </w:pPr>
            <w:r>
              <w:rPr>
                <w:sz w:val="20"/>
              </w:rPr>
              <w:t>30</w:t>
            </w:r>
          </w:p>
        </w:tc>
        <w:tc>
          <w:tcPr>
            <w:tcW w:w="1980" w:type="dxa"/>
          </w:tcPr>
          <w:p w14:paraId="7CEECF48" w14:textId="77777777" w:rsidR="000D14B5" w:rsidRDefault="009748A5">
            <w:pPr>
              <w:pStyle w:val="TableParagraph"/>
              <w:spacing w:line="228" w:lineRule="exact"/>
              <w:ind w:left="107"/>
              <w:rPr>
                <w:sz w:val="20"/>
              </w:rPr>
            </w:pPr>
            <w:r>
              <w:rPr>
                <w:sz w:val="20"/>
              </w:rPr>
              <w:t>Funny River</w:t>
            </w:r>
          </w:p>
        </w:tc>
        <w:tc>
          <w:tcPr>
            <w:tcW w:w="1530" w:type="dxa"/>
          </w:tcPr>
          <w:p w14:paraId="709300CD" w14:textId="77777777" w:rsidR="000D14B5" w:rsidRDefault="000D14B5">
            <w:pPr>
              <w:pStyle w:val="TableParagraph"/>
              <w:rPr>
                <w:sz w:val="18"/>
              </w:rPr>
            </w:pPr>
          </w:p>
        </w:tc>
        <w:tc>
          <w:tcPr>
            <w:tcW w:w="1530" w:type="dxa"/>
          </w:tcPr>
          <w:p w14:paraId="5292BE38" w14:textId="77777777" w:rsidR="000D14B5" w:rsidRDefault="000D14B5">
            <w:pPr>
              <w:pStyle w:val="TableParagraph"/>
              <w:rPr>
                <w:sz w:val="18"/>
              </w:rPr>
            </w:pPr>
          </w:p>
        </w:tc>
        <w:tc>
          <w:tcPr>
            <w:tcW w:w="900" w:type="dxa"/>
          </w:tcPr>
          <w:p w14:paraId="62984D06" w14:textId="77777777" w:rsidR="000D14B5" w:rsidRDefault="000D14B5">
            <w:pPr>
              <w:pStyle w:val="TableParagraph"/>
              <w:rPr>
                <w:sz w:val="18"/>
              </w:rPr>
            </w:pPr>
          </w:p>
        </w:tc>
        <w:tc>
          <w:tcPr>
            <w:tcW w:w="1350" w:type="dxa"/>
          </w:tcPr>
          <w:p w14:paraId="07CFC17D" w14:textId="77777777" w:rsidR="000D14B5" w:rsidRDefault="000D14B5">
            <w:pPr>
              <w:pStyle w:val="TableParagraph"/>
              <w:rPr>
                <w:sz w:val="18"/>
              </w:rPr>
            </w:pPr>
          </w:p>
        </w:tc>
        <w:tc>
          <w:tcPr>
            <w:tcW w:w="1260" w:type="dxa"/>
          </w:tcPr>
          <w:p w14:paraId="483E97E0" w14:textId="77777777" w:rsidR="000D14B5" w:rsidRDefault="000D14B5">
            <w:pPr>
              <w:pStyle w:val="TableParagraph"/>
              <w:rPr>
                <w:sz w:val="18"/>
              </w:rPr>
            </w:pPr>
          </w:p>
        </w:tc>
        <w:tc>
          <w:tcPr>
            <w:tcW w:w="1260" w:type="dxa"/>
          </w:tcPr>
          <w:p w14:paraId="24554072" w14:textId="77777777" w:rsidR="000D14B5" w:rsidRDefault="000D14B5">
            <w:pPr>
              <w:pStyle w:val="TableParagraph"/>
              <w:rPr>
                <w:sz w:val="18"/>
              </w:rPr>
            </w:pPr>
          </w:p>
        </w:tc>
      </w:tr>
      <w:tr w:rsidR="000D14B5" w14:paraId="6C7F46BC" w14:textId="77777777">
        <w:trPr>
          <w:trHeight w:val="460"/>
        </w:trPr>
        <w:tc>
          <w:tcPr>
            <w:tcW w:w="810" w:type="dxa"/>
          </w:tcPr>
          <w:p w14:paraId="1C7A6F7B" w14:textId="77777777" w:rsidR="000D14B5" w:rsidRDefault="009748A5">
            <w:pPr>
              <w:pStyle w:val="TableParagraph"/>
              <w:spacing w:line="227" w:lineRule="exact"/>
              <w:ind w:left="107"/>
              <w:rPr>
                <w:sz w:val="20"/>
              </w:rPr>
            </w:pPr>
            <w:r>
              <w:rPr>
                <w:sz w:val="20"/>
              </w:rPr>
              <w:t>31</w:t>
            </w:r>
          </w:p>
        </w:tc>
        <w:tc>
          <w:tcPr>
            <w:tcW w:w="1980" w:type="dxa"/>
          </w:tcPr>
          <w:p w14:paraId="20137310" w14:textId="77777777" w:rsidR="000D14B5" w:rsidRDefault="009748A5">
            <w:pPr>
              <w:pStyle w:val="TableParagraph"/>
              <w:spacing w:line="227" w:lineRule="exact"/>
              <w:ind w:left="107"/>
              <w:rPr>
                <w:sz w:val="20"/>
              </w:rPr>
            </w:pPr>
            <w:r>
              <w:rPr>
                <w:sz w:val="20"/>
              </w:rPr>
              <w:t>Morgan’s Landing</w:t>
            </w:r>
          </w:p>
        </w:tc>
        <w:tc>
          <w:tcPr>
            <w:tcW w:w="1530" w:type="dxa"/>
          </w:tcPr>
          <w:p w14:paraId="2531FB31" w14:textId="77777777" w:rsidR="000D14B5" w:rsidRDefault="000D14B5">
            <w:pPr>
              <w:pStyle w:val="TableParagraph"/>
              <w:rPr>
                <w:sz w:val="18"/>
              </w:rPr>
            </w:pPr>
          </w:p>
        </w:tc>
        <w:tc>
          <w:tcPr>
            <w:tcW w:w="1530" w:type="dxa"/>
          </w:tcPr>
          <w:p w14:paraId="097E3A21" w14:textId="77777777" w:rsidR="000D14B5" w:rsidRDefault="000D14B5">
            <w:pPr>
              <w:pStyle w:val="TableParagraph"/>
              <w:rPr>
                <w:sz w:val="18"/>
              </w:rPr>
            </w:pPr>
          </w:p>
        </w:tc>
        <w:tc>
          <w:tcPr>
            <w:tcW w:w="900" w:type="dxa"/>
          </w:tcPr>
          <w:p w14:paraId="4A88C7B9" w14:textId="77777777" w:rsidR="000D14B5" w:rsidRDefault="000D14B5">
            <w:pPr>
              <w:pStyle w:val="TableParagraph"/>
              <w:rPr>
                <w:sz w:val="18"/>
              </w:rPr>
            </w:pPr>
          </w:p>
        </w:tc>
        <w:tc>
          <w:tcPr>
            <w:tcW w:w="1350" w:type="dxa"/>
          </w:tcPr>
          <w:p w14:paraId="7C62E5D6" w14:textId="77777777" w:rsidR="000D14B5" w:rsidRDefault="000D14B5">
            <w:pPr>
              <w:pStyle w:val="TableParagraph"/>
              <w:rPr>
                <w:sz w:val="18"/>
              </w:rPr>
            </w:pPr>
          </w:p>
        </w:tc>
        <w:tc>
          <w:tcPr>
            <w:tcW w:w="1260" w:type="dxa"/>
          </w:tcPr>
          <w:p w14:paraId="79183694" w14:textId="77777777" w:rsidR="000D14B5" w:rsidRDefault="000D14B5">
            <w:pPr>
              <w:pStyle w:val="TableParagraph"/>
              <w:rPr>
                <w:sz w:val="18"/>
              </w:rPr>
            </w:pPr>
          </w:p>
        </w:tc>
        <w:tc>
          <w:tcPr>
            <w:tcW w:w="1260" w:type="dxa"/>
          </w:tcPr>
          <w:p w14:paraId="30F2C513" w14:textId="77777777" w:rsidR="000D14B5" w:rsidRDefault="000D14B5">
            <w:pPr>
              <w:pStyle w:val="TableParagraph"/>
              <w:rPr>
                <w:sz w:val="18"/>
              </w:rPr>
            </w:pPr>
          </w:p>
        </w:tc>
      </w:tr>
      <w:tr w:rsidR="000D14B5" w14:paraId="0601AB89" w14:textId="77777777">
        <w:trPr>
          <w:trHeight w:val="459"/>
        </w:trPr>
        <w:tc>
          <w:tcPr>
            <w:tcW w:w="810" w:type="dxa"/>
          </w:tcPr>
          <w:p w14:paraId="69C99C85" w14:textId="77777777" w:rsidR="000D14B5" w:rsidRDefault="009748A5">
            <w:pPr>
              <w:pStyle w:val="TableParagraph"/>
              <w:spacing w:line="227" w:lineRule="exact"/>
              <w:ind w:left="107"/>
              <w:rPr>
                <w:sz w:val="20"/>
              </w:rPr>
            </w:pPr>
            <w:r>
              <w:rPr>
                <w:sz w:val="20"/>
              </w:rPr>
              <w:t>36</w:t>
            </w:r>
          </w:p>
        </w:tc>
        <w:tc>
          <w:tcPr>
            <w:tcW w:w="1980" w:type="dxa"/>
          </w:tcPr>
          <w:p w14:paraId="76868ED4" w14:textId="77777777" w:rsidR="000D14B5" w:rsidRDefault="009748A5">
            <w:pPr>
              <w:pStyle w:val="TableParagraph"/>
              <w:spacing w:line="227" w:lineRule="exact"/>
              <w:ind w:left="107"/>
              <w:rPr>
                <w:sz w:val="20"/>
              </w:rPr>
            </w:pPr>
            <w:r>
              <w:rPr>
                <w:sz w:val="20"/>
              </w:rPr>
              <w:t>Moose River</w:t>
            </w:r>
          </w:p>
        </w:tc>
        <w:tc>
          <w:tcPr>
            <w:tcW w:w="1530" w:type="dxa"/>
          </w:tcPr>
          <w:p w14:paraId="2322462A" w14:textId="77777777" w:rsidR="000D14B5" w:rsidRDefault="000D14B5">
            <w:pPr>
              <w:pStyle w:val="TableParagraph"/>
              <w:rPr>
                <w:sz w:val="18"/>
              </w:rPr>
            </w:pPr>
          </w:p>
        </w:tc>
        <w:tc>
          <w:tcPr>
            <w:tcW w:w="1530" w:type="dxa"/>
          </w:tcPr>
          <w:p w14:paraId="74EA8981" w14:textId="77777777" w:rsidR="000D14B5" w:rsidRDefault="000D14B5">
            <w:pPr>
              <w:pStyle w:val="TableParagraph"/>
              <w:rPr>
                <w:sz w:val="18"/>
              </w:rPr>
            </w:pPr>
          </w:p>
        </w:tc>
        <w:tc>
          <w:tcPr>
            <w:tcW w:w="900" w:type="dxa"/>
          </w:tcPr>
          <w:p w14:paraId="64AA084E" w14:textId="77777777" w:rsidR="000D14B5" w:rsidRDefault="000D14B5">
            <w:pPr>
              <w:pStyle w:val="TableParagraph"/>
              <w:rPr>
                <w:sz w:val="18"/>
              </w:rPr>
            </w:pPr>
          </w:p>
        </w:tc>
        <w:tc>
          <w:tcPr>
            <w:tcW w:w="1350" w:type="dxa"/>
          </w:tcPr>
          <w:p w14:paraId="6A0D8EA5" w14:textId="77777777" w:rsidR="000D14B5" w:rsidRDefault="000D14B5">
            <w:pPr>
              <w:pStyle w:val="TableParagraph"/>
              <w:rPr>
                <w:sz w:val="18"/>
              </w:rPr>
            </w:pPr>
          </w:p>
        </w:tc>
        <w:tc>
          <w:tcPr>
            <w:tcW w:w="1260" w:type="dxa"/>
          </w:tcPr>
          <w:p w14:paraId="252648E1" w14:textId="77777777" w:rsidR="000D14B5" w:rsidRDefault="000D14B5">
            <w:pPr>
              <w:pStyle w:val="TableParagraph"/>
              <w:rPr>
                <w:sz w:val="18"/>
              </w:rPr>
            </w:pPr>
          </w:p>
        </w:tc>
        <w:tc>
          <w:tcPr>
            <w:tcW w:w="1260" w:type="dxa"/>
          </w:tcPr>
          <w:p w14:paraId="48C699A8" w14:textId="77777777" w:rsidR="000D14B5" w:rsidRDefault="000D14B5">
            <w:pPr>
              <w:pStyle w:val="TableParagraph"/>
              <w:rPr>
                <w:sz w:val="18"/>
              </w:rPr>
            </w:pPr>
          </w:p>
        </w:tc>
      </w:tr>
      <w:tr w:rsidR="000D14B5" w14:paraId="61210AD4" w14:textId="77777777">
        <w:trPr>
          <w:trHeight w:val="460"/>
        </w:trPr>
        <w:tc>
          <w:tcPr>
            <w:tcW w:w="810" w:type="dxa"/>
          </w:tcPr>
          <w:p w14:paraId="091E50A8" w14:textId="77777777" w:rsidR="000D14B5" w:rsidRDefault="009748A5">
            <w:pPr>
              <w:pStyle w:val="TableParagraph"/>
              <w:spacing w:line="228" w:lineRule="exact"/>
              <w:ind w:left="107"/>
              <w:rPr>
                <w:sz w:val="20"/>
              </w:rPr>
            </w:pPr>
            <w:r>
              <w:rPr>
                <w:sz w:val="20"/>
              </w:rPr>
              <w:t>40</w:t>
            </w:r>
          </w:p>
        </w:tc>
        <w:tc>
          <w:tcPr>
            <w:tcW w:w="1980" w:type="dxa"/>
          </w:tcPr>
          <w:p w14:paraId="6B09051C" w14:textId="77777777" w:rsidR="000D14B5" w:rsidRDefault="009748A5">
            <w:pPr>
              <w:pStyle w:val="TableParagraph"/>
              <w:spacing w:line="228" w:lineRule="exact"/>
              <w:ind w:left="107"/>
              <w:rPr>
                <w:sz w:val="20"/>
              </w:rPr>
            </w:pPr>
            <w:r>
              <w:rPr>
                <w:sz w:val="20"/>
              </w:rPr>
              <w:t>Bing’s Landing</w:t>
            </w:r>
          </w:p>
        </w:tc>
        <w:tc>
          <w:tcPr>
            <w:tcW w:w="1530" w:type="dxa"/>
          </w:tcPr>
          <w:p w14:paraId="5415F955" w14:textId="77777777" w:rsidR="000D14B5" w:rsidRDefault="000D14B5">
            <w:pPr>
              <w:pStyle w:val="TableParagraph"/>
              <w:rPr>
                <w:sz w:val="18"/>
              </w:rPr>
            </w:pPr>
          </w:p>
        </w:tc>
        <w:tc>
          <w:tcPr>
            <w:tcW w:w="1530" w:type="dxa"/>
          </w:tcPr>
          <w:p w14:paraId="6A0B1CF3" w14:textId="77777777" w:rsidR="000D14B5" w:rsidRDefault="000D14B5">
            <w:pPr>
              <w:pStyle w:val="TableParagraph"/>
              <w:rPr>
                <w:sz w:val="18"/>
              </w:rPr>
            </w:pPr>
          </w:p>
        </w:tc>
        <w:tc>
          <w:tcPr>
            <w:tcW w:w="900" w:type="dxa"/>
          </w:tcPr>
          <w:p w14:paraId="476285C5" w14:textId="77777777" w:rsidR="000D14B5" w:rsidRDefault="000D14B5">
            <w:pPr>
              <w:pStyle w:val="TableParagraph"/>
              <w:rPr>
                <w:sz w:val="18"/>
              </w:rPr>
            </w:pPr>
          </w:p>
        </w:tc>
        <w:tc>
          <w:tcPr>
            <w:tcW w:w="1350" w:type="dxa"/>
          </w:tcPr>
          <w:p w14:paraId="29B2BB32" w14:textId="77777777" w:rsidR="000D14B5" w:rsidRDefault="000D14B5">
            <w:pPr>
              <w:pStyle w:val="TableParagraph"/>
              <w:rPr>
                <w:sz w:val="18"/>
              </w:rPr>
            </w:pPr>
          </w:p>
        </w:tc>
        <w:tc>
          <w:tcPr>
            <w:tcW w:w="1260" w:type="dxa"/>
          </w:tcPr>
          <w:p w14:paraId="48C444D4" w14:textId="77777777" w:rsidR="000D14B5" w:rsidRDefault="000D14B5">
            <w:pPr>
              <w:pStyle w:val="TableParagraph"/>
              <w:rPr>
                <w:sz w:val="18"/>
              </w:rPr>
            </w:pPr>
          </w:p>
        </w:tc>
        <w:tc>
          <w:tcPr>
            <w:tcW w:w="1260" w:type="dxa"/>
          </w:tcPr>
          <w:p w14:paraId="2C9166C9" w14:textId="77777777" w:rsidR="000D14B5" w:rsidRDefault="000D14B5">
            <w:pPr>
              <w:pStyle w:val="TableParagraph"/>
              <w:rPr>
                <w:sz w:val="18"/>
              </w:rPr>
            </w:pPr>
          </w:p>
        </w:tc>
      </w:tr>
      <w:tr w:rsidR="000D14B5" w14:paraId="1392F380" w14:textId="77777777">
        <w:trPr>
          <w:trHeight w:val="460"/>
        </w:trPr>
        <w:tc>
          <w:tcPr>
            <w:tcW w:w="810" w:type="dxa"/>
          </w:tcPr>
          <w:p w14:paraId="4BA950BD" w14:textId="77777777" w:rsidR="000D14B5" w:rsidRDefault="009748A5">
            <w:pPr>
              <w:pStyle w:val="TableParagraph"/>
              <w:spacing w:line="227" w:lineRule="exact"/>
              <w:ind w:left="107"/>
              <w:rPr>
                <w:sz w:val="20"/>
              </w:rPr>
            </w:pPr>
            <w:r>
              <w:rPr>
                <w:sz w:val="20"/>
              </w:rPr>
              <w:t>43</w:t>
            </w:r>
          </w:p>
        </w:tc>
        <w:tc>
          <w:tcPr>
            <w:tcW w:w="1980" w:type="dxa"/>
          </w:tcPr>
          <w:p w14:paraId="398B47D0" w14:textId="77777777" w:rsidR="000D14B5" w:rsidRDefault="009748A5">
            <w:pPr>
              <w:pStyle w:val="TableParagraph"/>
              <w:spacing w:line="227" w:lineRule="exact"/>
              <w:ind w:left="107"/>
              <w:rPr>
                <w:sz w:val="20"/>
              </w:rPr>
            </w:pPr>
            <w:r>
              <w:rPr>
                <w:sz w:val="20"/>
              </w:rPr>
              <w:t>Upstream Dow Island</w:t>
            </w:r>
          </w:p>
        </w:tc>
        <w:tc>
          <w:tcPr>
            <w:tcW w:w="1530" w:type="dxa"/>
          </w:tcPr>
          <w:p w14:paraId="2F4ED8A5" w14:textId="77777777" w:rsidR="000D14B5" w:rsidRDefault="000D14B5">
            <w:pPr>
              <w:pStyle w:val="TableParagraph"/>
              <w:rPr>
                <w:sz w:val="18"/>
              </w:rPr>
            </w:pPr>
          </w:p>
        </w:tc>
        <w:tc>
          <w:tcPr>
            <w:tcW w:w="1530" w:type="dxa"/>
          </w:tcPr>
          <w:p w14:paraId="7EDA02DC" w14:textId="77777777" w:rsidR="000D14B5" w:rsidRDefault="000D14B5">
            <w:pPr>
              <w:pStyle w:val="TableParagraph"/>
              <w:rPr>
                <w:sz w:val="18"/>
              </w:rPr>
            </w:pPr>
          </w:p>
        </w:tc>
        <w:tc>
          <w:tcPr>
            <w:tcW w:w="900" w:type="dxa"/>
          </w:tcPr>
          <w:p w14:paraId="0CACB8B9" w14:textId="77777777" w:rsidR="000D14B5" w:rsidRDefault="000D14B5">
            <w:pPr>
              <w:pStyle w:val="TableParagraph"/>
              <w:rPr>
                <w:sz w:val="18"/>
              </w:rPr>
            </w:pPr>
          </w:p>
        </w:tc>
        <w:tc>
          <w:tcPr>
            <w:tcW w:w="1350" w:type="dxa"/>
          </w:tcPr>
          <w:p w14:paraId="59373BFD" w14:textId="77777777" w:rsidR="000D14B5" w:rsidRDefault="000D14B5">
            <w:pPr>
              <w:pStyle w:val="TableParagraph"/>
              <w:rPr>
                <w:sz w:val="18"/>
              </w:rPr>
            </w:pPr>
          </w:p>
        </w:tc>
        <w:tc>
          <w:tcPr>
            <w:tcW w:w="1260" w:type="dxa"/>
          </w:tcPr>
          <w:p w14:paraId="37054E40" w14:textId="77777777" w:rsidR="000D14B5" w:rsidRDefault="000D14B5">
            <w:pPr>
              <w:pStyle w:val="TableParagraph"/>
              <w:rPr>
                <w:sz w:val="18"/>
              </w:rPr>
            </w:pPr>
          </w:p>
        </w:tc>
        <w:tc>
          <w:tcPr>
            <w:tcW w:w="1260" w:type="dxa"/>
          </w:tcPr>
          <w:p w14:paraId="6197B1F5" w14:textId="77777777" w:rsidR="000D14B5" w:rsidRDefault="000D14B5">
            <w:pPr>
              <w:pStyle w:val="TableParagraph"/>
              <w:rPr>
                <w:sz w:val="18"/>
              </w:rPr>
            </w:pPr>
          </w:p>
        </w:tc>
      </w:tr>
      <w:tr w:rsidR="000D14B5" w14:paraId="2DABCB48" w14:textId="77777777">
        <w:trPr>
          <w:trHeight w:val="459"/>
        </w:trPr>
        <w:tc>
          <w:tcPr>
            <w:tcW w:w="810" w:type="dxa"/>
          </w:tcPr>
          <w:p w14:paraId="079433C5" w14:textId="77777777" w:rsidR="000D14B5" w:rsidRDefault="009748A5">
            <w:pPr>
              <w:pStyle w:val="TableParagraph"/>
              <w:spacing w:line="227" w:lineRule="exact"/>
              <w:ind w:left="107"/>
              <w:rPr>
                <w:sz w:val="20"/>
              </w:rPr>
            </w:pPr>
            <w:r>
              <w:rPr>
                <w:sz w:val="20"/>
              </w:rPr>
              <w:t>44</w:t>
            </w:r>
          </w:p>
        </w:tc>
        <w:tc>
          <w:tcPr>
            <w:tcW w:w="1980" w:type="dxa"/>
          </w:tcPr>
          <w:p w14:paraId="5B92BDDE" w14:textId="77777777" w:rsidR="000D14B5" w:rsidRDefault="009748A5">
            <w:pPr>
              <w:pStyle w:val="TableParagraph"/>
              <w:spacing w:line="227" w:lineRule="exact"/>
              <w:ind w:left="107"/>
              <w:rPr>
                <w:sz w:val="20"/>
              </w:rPr>
            </w:pPr>
            <w:r>
              <w:rPr>
                <w:sz w:val="20"/>
              </w:rPr>
              <w:t>Mouth of Killey</w:t>
            </w:r>
          </w:p>
          <w:p w14:paraId="278ADB6C" w14:textId="77777777" w:rsidR="000D14B5" w:rsidRDefault="009748A5">
            <w:pPr>
              <w:pStyle w:val="TableParagraph"/>
              <w:spacing w:line="212" w:lineRule="exact"/>
              <w:ind w:left="107"/>
              <w:rPr>
                <w:sz w:val="20"/>
              </w:rPr>
            </w:pPr>
            <w:r>
              <w:rPr>
                <w:sz w:val="20"/>
              </w:rPr>
              <w:t>River</w:t>
            </w:r>
          </w:p>
        </w:tc>
        <w:tc>
          <w:tcPr>
            <w:tcW w:w="1530" w:type="dxa"/>
          </w:tcPr>
          <w:p w14:paraId="151075AF" w14:textId="77777777" w:rsidR="000D14B5" w:rsidRDefault="000D14B5">
            <w:pPr>
              <w:pStyle w:val="TableParagraph"/>
              <w:rPr>
                <w:sz w:val="18"/>
              </w:rPr>
            </w:pPr>
          </w:p>
        </w:tc>
        <w:tc>
          <w:tcPr>
            <w:tcW w:w="1530" w:type="dxa"/>
          </w:tcPr>
          <w:p w14:paraId="337F7DF0" w14:textId="77777777" w:rsidR="000D14B5" w:rsidRDefault="000D14B5">
            <w:pPr>
              <w:pStyle w:val="TableParagraph"/>
              <w:rPr>
                <w:sz w:val="18"/>
              </w:rPr>
            </w:pPr>
          </w:p>
        </w:tc>
        <w:tc>
          <w:tcPr>
            <w:tcW w:w="900" w:type="dxa"/>
          </w:tcPr>
          <w:p w14:paraId="3D0F1EFA" w14:textId="77777777" w:rsidR="000D14B5" w:rsidRDefault="000D14B5">
            <w:pPr>
              <w:pStyle w:val="TableParagraph"/>
              <w:rPr>
                <w:sz w:val="18"/>
              </w:rPr>
            </w:pPr>
          </w:p>
        </w:tc>
        <w:tc>
          <w:tcPr>
            <w:tcW w:w="1350" w:type="dxa"/>
          </w:tcPr>
          <w:p w14:paraId="08243EE8" w14:textId="77777777" w:rsidR="000D14B5" w:rsidRDefault="000D14B5">
            <w:pPr>
              <w:pStyle w:val="TableParagraph"/>
              <w:rPr>
                <w:sz w:val="18"/>
              </w:rPr>
            </w:pPr>
          </w:p>
        </w:tc>
        <w:tc>
          <w:tcPr>
            <w:tcW w:w="1260" w:type="dxa"/>
          </w:tcPr>
          <w:p w14:paraId="718DF4D6" w14:textId="77777777" w:rsidR="000D14B5" w:rsidRDefault="000D14B5">
            <w:pPr>
              <w:pStyle w:val="TableParagraph"/>
              <w:rPr>
                <w:sz w:val="18"/>
              </w:rPr>
            </w:pPr>
          </w:p>
        </w:tc>
        <w:tc>
          <w:tcPr>
            <w:tcW w:w="1260" w:type="dxa"/>
          </w:tcPr>
          <w:p w14:paraId="6DF6BC89" w14:textId="77777777" w:rsidR="000D14B5" w:rsidRDefault="000D14B5">
            <w:pPr>
              <w:pStyle w:val="TableParagraph"/>
              <w:rPr>
                <w:sz w:val="18"/>
              </w:rPr>
            </w:pPr>
          </w:p>
        </w:tc>
      </w:tr>
      <w:tr w:rsidR="000D14B5" w14:paraId="6117EBE8" w14:textId="77777777">
        <w:trPr>
          <w:trHeight w:val="460"/>
        </w:trPr>
        <w:tc>
          <w:tcPr>
            <w:tcW w:w="810" w:type="dxa"/>
          </w:tcPr>
          <w:p w14:paraId="32A25835" w14:textId="77777777" w:rsidR="000D14B5" w:rsidRDefault="009748A5">
            <w:pPr>
              <w:pStyle w:val="TableParagraph"/>
              <w:spacing w:line="228" w:lineRule="exact"/>
              <w:ind w:left="107"/>
              <w:rPr>
                <w:sz w:val="20"/>
              </w:rPr>
            </w:pPr>
            <w:r>
              <w:rPr>
                <w:sz w:val="20"/>
              </w:rPr>
              <w:t>50</w:t>
            </w:r>
          </w:p>
        </w:tc>
        <w:tc>
          <w:tcPr>
            <w:tcW w:w="1980" w:type="dxa"/>
          </w:tcPr>
          <w:p w14:paraId="191EB4EF" w14:textId="77777777" w:rsidR="000D14B5" w:rsidRDefault="009748A5">
            <w:pPr>
              <w:pStyle w:val="TableParagraph"/>
              <w:spacing w:line="228" w:lineRule="exact"/>
              <w:ind w:left="107"/>
              <w:rPr>
                <w:sz w:val="20"/>
              </w:rPr>
            </w:pPr>
            <w:r>
              <w:rPr>
                <w:sz w:val="20"/>
              </w:rPr>
              <w:t>Skilak Lake Outflow</w:t>
            </w:r>
          </w:p>
        </w:tc>
        <w:tc>
          <w:tcPr>
            <w:tcW w:w="1530" w:type="dxa"/>
          </w:tcPr>
          <w:p w14:paraId="4A0FF9D5" w14:textId="77777777" w:rsidR="000D14B5" w:rsidRDefault="000D14B5">
            <w:pPr>
              <w:pStyle w:val="TableParagraph"/>
              <w:rPr>
                <w:sz w:val="18"/>
              </w:rPr>
            </w:pPr>
          </w:p>
        </w:tc>
        <w:tc>
          <w:tcPr>
            <w:tcW w:w="1530" w:type="dxa"/>
          </w:tcPr>
          <w:p w14:paraId="61F04561" w14:textId="77777777" w:rsidR="000D14B5" w:rsidRDefault="000D14B5">
            <w:pPr>
              <w:pStyle w:val="TableParagraph"/>
              <w:rPr>
                <w:sz w:val="18"/>
              </w:rPr>
            </w:pPr>
          </w:p>
        </w:tc>
        <w:tc>
          <w:tcPr>
            <w:tcW w:w="900" w:type="dxa"/>
          </w:tcPr>
          <w:p w14:paraId="59A294BF" w14:textId="77777777" w:rsidR="000D14B5" w:rsidRDefault="000D14B5">
            <w:pPr>
              <w:pStyle w:val="TableParagraph"/>
              <w:rPr>
                <w:sz w:val="18"/>
              </w:rPr>
            </w:pPr>
          </w:p>
        </w:tc>
        <w:tc>
          <w:tcPr>
            <w:tcW w:w="1350" w:type="dxa"/>
          </w:tcPr>
          <w:p w14:paraId="4D313C8D" w14:textId="77777777" w:rsidR="000D14B5" w:rsidRDefault="000D14B5">
            <w:pPr>
              <w:pStyle w:val="TableParagraph"/>
              <w:rPr>
                <w:sz w:val="18"/>
              </w:rPr>
            </w:pPr>
          </w:p>
        </w:tc>
        <w:tc>
          <w:tcPr>
            <w:tcW w:w="1260" w:type="dxa"/>
          </w:tcPr>
          <w:p w14:paraId="74ECCCE7" w14:textId="77777777" w:rsidR="000D14B5" w:rsidRDefault="000D14B5">
            <w:pPr>
              <w:pStyle w:val="TableParagraph"/>
              <w:rPr>
                <w:sz w:val="18"/>
              </w:rPr>
            </w:pPr>
          </w:p>
        </w:tc>
        <w:tc>
          <w:tcPr>
            <w:tcW w:w="1260" w:type="dxa"/>
          </w:tcPr>
          <w:p w14:paraId="3B7DB866" w14:textId="77777777" w:rsidR="000D14B5" w:rsidRDefault="000D14B5">
            <w:pPr>
              <w:pStyle w:val="TableParagraph"/>
              <w:rPr>
                <w:sz w:val="18"/>
              </w:rPr>
            </w:pPr>
          </w:p>
        </w:tc>
      </w:tr>
      <w:tr w:rsidR="000D14B5" w14:paraId="3BBFCF91" w14:textId="77777777">
        <w:trPr>
          <w:trHeight w:val="459"/>
        </w:trPr>
        <w:tc>
          <w:tcPr>
            <w:tcW w:w="810" w:type="dxa"/>
          </w:tcPr>
          <w:p w14:paraId="6DC20EBA" w14:textId="77777777" w:rsidR="000D14B5" w:rsidRDefault="009748A5">
            <w:pPr>
              <w:pStyle w:val="TableParagraph"/>
              <w:spacing w:line="227" w:lineRule="exact"/>
              <w:ind w:left="107"/>
              <w:rPr>
                <w:sz w:val="20"/>
              </w:rPr>
            </w:pPr>
            <w:r>
              <w:rPr>
                <w:sz w:val="20"/>
              </w:rPr>
              <w:t>70</w:t>
            </w:r>
          </w:p>
        </w:tc>
        <w:tc>
          <w:tcPr>
            <w:tcW w:w="1980" w:type="dxa"/>
          </w:tcPr>
          <w:p w14:paraId="48BBE18B" w14:textId="77777777" w:rsidR="000D14B5" w:rsidRDefault="009748A5">
            <w:pPr>
              <w:pStyle w:val="TableParagraph"/>
              <w:spacing w:line="227" w:lineRule="exact"/>
              <w:ind w:left="107"/>
              <w:rPr>
                <w:sz w:val="20"/>
              </w:rPr>
            </w:pPr>
            <w:r>
              <w:rPr>
                <w:sz w:val="20"/>
              </w:rPr>
              <w:t>Jim’s Landing</w:t>
            </w:r>
          </w:p>
        </w:tc>
        <w:tc>
          <w:tcPr>
            <w:tcW w:w="1530" w:type="dxa"/>
          </w:tcPr>
          <w:p w14:paraId="6AC86198" w14:textId="77777777" w:rsidR="000D14B5" w:rsidRDefault="000D14B5">
            <w:pPr>
              <w:pStyle w:val="TableParagraph"/>
              <w:rPr>
                <w:sz w:val="18"/>
              </w:rPr>
            </w:pPr>
          </w:p>
        </w:tc>
        <w:tc>
          <w:tcPr>
            <w:tcW w:w="1530" w:type="dxa"/>
          </w:tcPr>
          <w:p w14:paraId="2454E4BA" w14:textId="77777777" w:rsidR="000D14B5" w:rsidRDefault="000D14B5">
            <w:pPr>
              <w:pStyle w:val="TableParagraph"/>
              <w:rPr>
                <w:sz w:val="18"/>
              </w:rPr>
            </w:pPr>
          </w:p>
        </w:tc>
        <w:tc>
          <w:tcPr>
            <w:tcW w:w="900" w:type="dxa"/>
          </w:tcPr>
          <w:p w14:paraId="67D78B9C" w14:textId="77777777" w:rsidR="000D14B5" w:rsidRDefault="000D14B5">
            <w:pPr>
              <w:pStyle w:val="TableParagraph"/>
              <w:rPr>
                <w:sz w:val="18"/>
              </w:rPr>
            </w:pPr>
          </w:p>
        </w:tc>
        <w:tc>
          <w:tcPr>
            <w:tcW w:w="1350" w:type="dxa"/>
          </w:tcPr>
          <w:p w14:paraId="5313C9EB" w14:textId="77777777" w:rsidR="000D14B5" w:rsidRDefault="000D14B5">
            <w:pPr>
              <w:pStyle w:val="TableParagraph"/>
              <w:rPr>
                <w:sz w:val="18"/>
              </w:rPr>
            </w:pPr>
          </w:p>
        </w:tc>
        <w:tc>
          <w:tcPr>
            <w:tcW w:w="1260" w:type="dxa"/>
          </w:tcPr>
          <w:p w14:paraId="39362BF1" w14:textId="77777777" w:rsidR="000D14B5" w:rsidRDefault="000D14B5">
            <w:pPr>
              <w:pStyle w:val="TableParagraph"/>
              <w:rPr>
                <w:sz w:val="18"/>
              </w:rPr>
            </w:pPr>
          </w:p>
        </w:tc>
        <w:tc>
          <w:tcPr>
            <w:tcW w:w="1260" w:type="dxa"/>
          </w:tcPr>
          <w:p w14:paraId="6E4081C8" w14:textId="77777777" w:rsidR="000D14B5" w:rsidRDefault="000D14B5">
            <w:pPr>
              <w:pStyle w:val="TableParagraph"/>
              <w:rPr>
                <w:sz w:val="18"/>
              </w:rPr>
            </w:pPr>
          </w:p>
        </w:tc>
      </w:tr>
      <w:tr w:rsidR="000D14B5" w14:paraId="27762EF6" w14:textId="77777777">
        <w:trPr>
          <w:trHeight w:val="460"/>
        </w:trPr>
        <w:tc>
          <w:tcPr>
            <w:tcW w:w="810" w:type="dxa"/>
          </w:tcPr>
          <w:p w14:paraId="488AB588" w14:textId="77777777" w:rsidR="000D14B5" w:rsidRDefault="009748A5">
            <w:pPr>
              <w:pStyle w:val="TableParagraph"/>
              <w:spacing w:line="228" w:lineRule="exact"/>
              <w:ind w:left="107"/>
              <w:rPr>
                <w:sz w:val="20"/>
              </w:rPr>
            </w:pPr>
            <w:r>
              <w:rPr>
                <w:sz w:val="20"/>
              </w:rPr>
              <w:t>74</w:t>
            </w:r>
          </w:p>
        </w:tc>
        <w:tc>
          <w:tcPr>
            <w:tcW w:w="1980" w:type="dxa"/>
          </w:tcPr>
          <w:p w14:paraId="0C6303AB" w14:textId="77777777" w:rsidR="000D14B5" w:rsidRDefault="009748A5">
            <w:pPr>
              <w:pStyle w:val="TableParagraph"/>
              <w:spacing w:line="228" w:lineRule="exact"/>
              <w:ind w:left="107"/>
              <w:rPr>
                <w:sz w:val="20"/>
              </w:rPr>
            </w:pPr>
            <w:r>
              <w:rPr>
                <w:sz w:val="20"/>
              </w:rPr>
              <w:t>Russian River</w:t>
            </w:r>
          </w:p>
        </w:tc>
        <w:tc>
          <w:tcPr>
            <w:tcW w:w="1530" w:type="dxa"/>
          </w:tcPr>
          <w:p w14:paraId="4D9061C1" w14:textId="77777777" w:rsidR="000D14B5" w:rsidRDefault="000D14B5">
            <w:pPr>
              <w:pStyle w:val="TableParagraph"/>
              <w:rPr>
                <w:sz w:val="18"/>
              </w:rPr>
            </w:pPr>
          </w:p>
        </w:tc>
        <w:tc>
          <w:tcPr>
            <w:tcW w:w="1530" w:type="dxa"/>
          </w:tcPr>
          <w:p w14:paraId="37031084" w14:textId="77777777" w:rsidR="000D14B5" w:rsidRDefault="000D14B5">
            <w:pPr>
              <w:pStyle w:val="TableParagraph"/>
              <w:rPr>
                <w:sz w:val="18"/>
              </w:rPr>
            </w:pPr>
          </w:p>
        </w:tc>
        <w:tc>
          <w:tcPr>
            <w:tcW w:w="900" w:type="dxa"/>
          </w:tcPr>
          <w:p w14:paraId="0B9D64E8" w14:textId="77777777" w:rsidR="000D14B5" w:rsidRDefault="000D14B5">
            <w:pPr>
              <w:pStyle w:val="TableParagraph"/>
              <w:rPr>
                <w:sz w:val="18"/>
              </w:rPr>
            </w:pPr>
          </w:p>
        </w:tc>
        <w:tc>
          <w:tcPr>
            <w:tcW w:w="1350" w:type="dxa"/>
          </w:tcPr>
          <w:p w14:paraId="3034E0AA" w14:textId="77777777" w:rsidR="000D14B5" w:rsidRDefault="000D14B5">
            <w:pPr>
              <w:pStyle w:val="TableParagraph"/>
              <w:rPr>
                <w:sz w:val="18"/>
              </w:rPr>
            </w:pPr>
          </w:p>
        </w:tc>
        <w:tc>
          <w:tcPr>
            <w:tcW w:w="1260" w:type="dxa"/>
          </w:tcPr>
          <w:p w14:paraId="779B9F10" w14:textId="77777777" w:rsidR="000D14B5" w:rsidRDefault="000D14B5">
            <w:pPr>
              <w:pStyle w:val="TableParagraph"/>
              <w:rPr>
                <w:sz w:val="18"/>
              </w:rPr>
            </w:pPr>
          </w:p>
        </w:tc>
        <w:tc>
          <w:tcPr>
            <w:tcW w:w="1260" w:type="dxa"/>
          </w:tcPr>
          <w:p w14:paraId="283229B1" w14:textId="77777777" w:rsidR="000D14B5" w:rsidRDefault="000D14B5">
            <w:pPr>
              <w:pStyle w:val="TableParagraph"/>
              <w:rPr>
                <w:sz w:val="18"/>
              </w:rPr>
            </w:pPr>
          </w:p>
        </w:tc>
      </w:tr>
      <w:tr w:rsidR="000D14B5" w14:paraId="50CE0D98" w14:textId="77777777">
        <w:trPr>
          <w:trHeight w:val="460"/>
        </w:trPr>
        <w:tc>
          <w:tcPr>
            <w:tcW w:w="810" w:type="dxa"/>
          </w:tcPr>
          <w:p w14:paraId="7BF46E07" w14:textId="77777777" w:rsidR="000D14B5" w:rsidRDefault="009748A5">
            <w:pPr>
              <w:pStyle w:val="TableParagraph"/>
              <w:spacing w:line="227" w:lineRule="exact"/>
              <w:ind w:left="107"/>
              <w:rPr>
                <w:sz w:val="20"/>
              </w:rPr>
            </w:pPr>
            <w:r>
              <w:rPr>
                <w:sz w:val="20"/>
              </w:rPr>
              <w:t>79.5</w:t>
            </w:r>
          </w:p>
        </w:tc>
        <w:tc>
          <w:tcPr>
            <w:tcW w:w="1980" w:type="dxa"/>
          </w:tcPr>
          <w:p w14:paraId="6B2DFA80" w14:textId="77777777" w:rsidR="000D14B5" w:rsidRDefault="009748A5">
            <w:pPr>
              <w:pStyle w:val="TableParagraph"/>
              <w:spacing w:line="227" w:lineRule="exact"/>
              <w:ind w:left="107"/>
              <w:rPr>
                <w:sz w:val="20"/>
              </w:rPr>
            </w:pPr>
            <w:r>
              <w:rPr>
                <w:sz w:val="20"/>
              </w:rPr>
              <w:t>Juneau Creek</w:t>
            </w:r>
          </w:p>
        </w:tc>
        <w:tc>
          <w:tcPr>
            <w:tcW w:w="1530" w:type="dxa"/>
          </w:tcPr>
          <w:p w14:paraId="5DEFF95C" w14:textId="77777777" w:rsidR="000D14B5" w:rsidRDefault="000D14B5">
            <w:pPr>
              <w:pStyle w:val="TableParagraph"/>
              <w:rPr>
                <w:sz w:val="18"/>
              </w:rPr>
            </w:pPr>
          </w:p>
        </w:tc>
        <w:tc>
          <w:tcPr>
            <w:tcW w:w="1530" w:type="dxa"/>
          </w:tcPr>
          <w:p w14:paraId="5A3E17CF" w14:textId="77777777" w:rsidR="000D14B5" w:rsidRDefault="000D14B5">
            <w:pPr>
              <w:pStyle w:val="TableParagraph"/>
              <w:rPr>
                <w:sz w:val="18"/>
              </w:rPr>
            </w:pPr>
          </w:p>
        </w:tc>
        <w:tc>
          <w:tcPr>
            <w:tcW w:w="900" w:type="dxa"/>
          </w:tcPr>
          <w:p w14:paraId="1B2454CA" w14:textId="77777777" w:rsidR="000D14B5" w:rsidRDefault="000D14B5">
            <w:pPr>
              <w:pStyle w:val="TableParagraph"/>
              <w:rPr>
                <w:sz w:val="18"/>
              </w:rPr>
            </w:pPr>
          </w:p>
        </w:tc>
        <w:tc>
          <w:tcPr>
            <w:tcW w:w="1350" w:type="dxa"/>
          </w:tcPr>
          <w:p w14:paraId="5BD59522" w14:textId="77777777" w:rsidR="000D14B5" w:rsidRDefault="000D14B5">
            <w:pPr>
              <w:pStyle w:val="TableParagraph"/>
              <w:rPr>
                <w:sz w:val="18"/>
              </w:rPr>
            </w:pPr>
          </w:p>
        </w:tc>
        <w:tc>
          <w:tcPr>
            <w:tcW w:w="1260" w:type="dxa"/>
          </w:tcPr>
          <w:p w14:paraId="2BC72BB2" w14:textId="77777777" w:rsidR="000D14B5" w:rsidRDefault="000D14B5">
            <w:pPr>
              <w:pStyle w:val="TableParagraph"/>
              <w:rPr>
                <w:sz w:val="18"/>
              </w:rPr>
            </w:pPr>
          </w:p>
        </w:tc>
        <w:tc>
          <w:tcPr>
            <w:tcW w:w="1260" w:type="dxa"/>
          </w:tcPr>
          <w:p w14:paraId="12E40630" w14:textId="77777777" w:rsidR="000D14B5" w:rsidRDefault="000D14B5">
            <w:pPr>
              <w:pStyle w:val="TableParagraph"/>
              <w:rPr>
                <w:sz w:val="18"/>
              </w:rPr>
            </w:pPr>
          </w:p>
        </w:tc>
      </w:tr>
      <w:tr w:rsidR="000D14B5" w14:paraId="28DD1B62" w14:textId="77777777">
        <w:trPr>
          <w:trHeight w:val="459"/>
        </w:trPr>
        <w:tc>
          <w:tcPr>
            <w:tcW w:w="810" w:type="dxa"/>
          </w:tcPr>
          <w:p w14:paraId="0BEC55DE" w14:textId="77777777" w:rsidR="000D14B5" w:rsidRDefault="009748A5">
            <w:pPr>
              <w:pStyle w:val="TableParagraph"/>
              <w:spacing w:line="227" w:lineRule="exact"/>
              <w:ind w:left="107"/>
              <w:rPr>
                <w:sz w:val="20"/>
              </w:rPr>
            </w:pPr>
            <w:r>
              <w:rPr>
                <w:sz w:val="20"/>
              </w:rPr>
              <w:t>82</w:t>
            </w:r>
          </w:p>
        </w:tc>
        <w:tc>
          <w:tcPr>
            <w:tcW w:w="1980" w:type="dxa"/>
          </w:tcPr>
          <w:p w14:paraId="04A6CA5E" w14:textId="77777777" w:rsidR="000D14B5" w:rsidRDefault="009748A5">
            <w:pPr>
              <w:pStyle w:val="TableParagraph"/>
              <w:spacing w:line="227" w:lineRule="exact"/>
              <w:ind w:left="107"/>
              <w:rPr>
                <w:sz w:val="20"/>
              </w:rPr>
            </w:pPr>
            <w:r>
              <w:rPr>
                <w:sz w:val="20"/>
              </w:rPr>
              <w:t>Kenai Lake Bridge</w:t>
            </w:r>
          </w:p>
        </w:tc>
        <w:tc>
          <w:tcPr>
            <w:tcW w:w="1530" w:type="dxa"/>
          </w:tcPr>
          <w:p w14:paraId="0DAE2BC7" w14:textId="77777777" w:rsidR="000D14B5" w:rsidRDefault="000D14B5">
            <w:pPr>
              <w:pStyle w:val="TableParagraph"/>
              <w:rPr>
                <w:sz w:val="18"/>
              </w:rPr>
            </w:pPr>
          </w:p>
        </w:tc>
        <w:tc>
          <w:tcPr>
            <w:tcW w:w="1530" w:type="dxa"/>
          </w:tcPr>
          <w:p w14:paraId="6DD22A89" w14:textId="77777777" w:rsidR="000D14B5" w:rsidRDefault="000D14B5">
            <w:pPr>
              <w:pStyle w:val="TableParagraph"/>
              <w:rPr>
                <w:sz w:val="18"/>
              </w:rPr>
            </w:pPr>
          </w:p>
        </w:tc>
        <w:tc>
          <w:tcPr>
            <w:tcW w:w="900" w:type="dxa"/>
          </w:tcPr>
          <w:p w14:paraId="32B6C148" w14:textId="77777777" w:rsidR="000D14B5" w:rsidRDefault="000D14B5">
            <w:pPr>
              <w:pStyle w:val="TableParagraph"/>
              <w:rPr>
                <w:sz w:val="18"/>
              </w:rPr>
            </w:pPr>
          </w:p>
        </w:tc>
        <w:tc>
          <w:tcPr>
            <w:tcW w:w="1350" w:type="dxa"/>
          </w:tcPr>
          <w:p w14:paraId="2821B635" w14:textId="77777777" w:rsidR="000D14B5" w:rsidRDefault="000D14B5">
            <w:pPr>
              <w:pStyle w:val="TableParagraph"/>
              <w:rPr>
                <w:sz w:val="18"/>
              </w:rPr>
            </w:pPr>
          </w:p>
        </w:tc>
        <w:tc>
          <w:tcPr>
            <w:tcW w:w="1260" w:type="dxa"/>
          </w:tcPr>
          <w:p w14:paraId="3057DAEF" w14:textId="77777777" w:rsidR="000D14B5" w:rsidRDefault="000D14B5">
            <w:pPr>
              <w:pStyle w:val="TableParagraph"/>
              <w:rPr>
                <w:sz w:val="18"/>
              </w:rPr>
            </w:pPr>
          </w:p>
        </w:tc>
        <w:tc>
          <w:tcPr>
            <w:tcW w:w="1260" w:type="dxa"/>
          </w:tcPr>
          <w:p w14:paraId="3576C7D6" w14:textId="77777777" w:rsidR="000D14B5" w:rsidRDefault="000D14B5">
            <w:pPr>
              <w:pStyle w:val="TableParagraph"/>
              <w:rPr>
                <w:sz w:val="18"/>
              </w:rPr>
            </w:pPr>
          </w:p>
        </w:tc>
      </w:tr>
      <w:tr w:rsidR="000D14B5" w14:paraId="26879E80" w14:textId="77777777">
        <w:trPr>
          <w:trHeight w:val="460"/>
        </w:trPr>
        <w:tc>
          <w:tcPr>
            <w:tcW w:w="810" w:type="dxa"/>
          </w:tcPr>
          <w:p w14:paraId="457052BF" w14:textId="77777777" w:rsidR="000D14B5" w:rsidRDefault="000D14B5">
            <w:pPr>
              <w:pStyle w:val="TableParagraph"/>
              <w:spacing w:before="8"/>
              <w:rPr>
                <w:sz w:val="19"/>
              </w:rPr>
            </w:pPr>
          </w:p>
          <w:p w14:paraId="0123428E" w14:textId="77777777" w:rsidR="000D14B5" w:rsidRDefault="009748A5">
            <w:pPr>
              <w:pStyle w:val="TableParagraph"/>
              <w:spacing w:line="213" w:lineRule="exact"/>
              <w:ind w:left="107"/>
              <w:rPr>
                <w:sz w:val="20"/>
              </w:rPr>
            </w:pPr>
            <w:r>
              <w:rPr>
                <w:sz w:val="20"/>
              </w:rPr>
              <w:t>DUP</w:t>
            </w:r>
          </w:p>
        </w:tc>
        <w:tc>
          <w:tcPr>
            <w:tcW w:w="1980" w:type="dxa"/>
          </w:tcPr>
          <w:p w14:paraId="40BCFAE8" w14:textId="77777777" w:rsidR="000D14B5" w:rsidRDefault="000D14B5">
            <w:pPr>
              <w:pStyle w:val="TableParagraph"/>
              <w:rPr>
                <w:sz w:val="18"/>
              </w:rPr>
            </w:pPr>
          </w:p>
        </w:tc>
        <w:tc>
          <w:tcPr>
            <w:tcW w:w="1530" w:type="dxa"/>
          </w:tcPr>
          <w:p w14:paraId="2CF26E66" w14:textId="77777777" w:rsidR="000D14B5" w:rsidRDefault="000D14B5">
            <w:pPr>
              <w:pStyle w:val="TableParagraph"/>
              <w:rPr>
                <w:sz w:val="18"/>
              </w:rPr>
            </w:pPr>
          </w:p>
        </w:tc>
        <w:tc>
          <w:tcPr>
            <w:tcW w:w="1530" w:type="dxa"/>
          </w:tcPr>
          <w:p w14:paraId="6B82155F" w14:textId="77777777" w:rsidR="000D14B5" w:rsidRDefault="000D14B5">
            <w:pPr>
              <w:pStyle w:val="TableParagraph"/>
              <w:rPr>
                <w:sz w:val="18"/>
              </w:rPr>
            </w:pPr>
          </w:p>
        </w:tc>
        <w:tc>
          <w:tcPr>
            <w:tcW w:w="900" w:type="dxa"/>
          </w:tcPr>
          <w:p w14:paraId="787AC0F0" w14:textId="77777777" w:rsidR="000D14B5" w:rsidRDefault="000D14B5">
            <w:pPr>
              <w:pStyle w:val="TableParagraph"/>
              <w:rPr>
                <w:sz w:val="18"/>
              </w:rPr>
            </w:pPr>
          </w:p>
        </w:tc>
        <w:tc>
          <w:tcPr>
            <w:tcW w:w="1350" w:type="dxa"/>
          </w:tcPr>
          <w:p w14:paraId="1848B8E4" w14:textId="77777777" w:rsidR="000D14B5" w:rsidRDefault="000D14B5">
            <w:pPr>
              <w:pStyle w:val="TableParagraph"/>
              <w:rPr>
                <w:sz w:val="18"/>
              </w:rPr>
            </w:pPr>
          </w:p>
        </w:tc>
        <w:tc>
          <w:tcPr>
            <w:tcW w:w="1260" w:type="dxa"/>
          </w:tcPr>
          <w:p w14:paraId="38E9C67D" w14:textId="77777777" w:rsidR="000D14B5" w:rsidRDefault="000D14B5">
            <w:pPr>
              <w:pStyle w:val="TableParagraph"/>
              <w:rPr>
                <w:sz w:val="18"/>
              </w:rPr>
            </w:pPr>
          </w:p>
        </w:tc>
        <w:tc>
          <w:tcPr>
            <w:tcW w:w="1260" w:type="dxa"/>
          </w:tcPr>
          <w:p w14:paraId="7B708412" w14:textId="77777777" w:rsidR="000D14B5" w:rsidRDefault="000D14B5">
            <w:pPr>
              <w:pStyle w:val="TableParagraph"/>
              <w:rPr>
                <w:sz w:val="18"/>
              </w:rPr>
            </w:pPr>
          </w:p>
        </w:tc>
      </w:tr>
      <w:tr w:rsidR="000D14B5" w14:paraId="53161213" w14:textId="77777777">
        <w:trPr>
          <w:trHeight w:val="460"/>
        </w:trPr>
        <w:tc>
          <w:tcPr>
            <w:tcW w:w="810" w:type="dxa"/>
          </w:tcPr>
          <w:p w14:paraId="3BD866FF" w14:textId="77777777" w:rsidR="000D14B5" w:rsidRDefault="000D14B5">
            <w:pPr>
              <w:pStyle w:val="TableParagraph"/>
              <w:spacing w:before="8"/>
              <w:rPr>
                <w:sz w:val="19"/>
              </w:rPr>
            </w:pPr>
          </w:p>
          <w:p w14:paraId="77F41DF3" w14:textId="77777777" w:rsidR="000D14B5" w:rsidRDefault="009748A5">
            <w:pPr>
              <w:pStyle w:val="TableParagraph"/>
              <w:spacing w:line="213" w:lineRule="exact"/>
              <w:ind w:left="107"/>
              <w:rPr>
                <w:sz w:val="20"/>
              </w:rPr>
            </w:pPr>
            <w:r>
              <w:rPr>
                <w:sz w:val="20"/>
              </w:rPr>
              <w:t>DUP</w:t>
            </w:r>
          </w:p>
        </w:tc>
        <w:tc>
          <w:tcPr>
            <w:tcW w:w="1980" w:type="dxa"/>
          </w:tcPr>
          <w:p w14:paraId="6B2DE0E5" w14:textId="77777777" w:rsidR="000D14B5" w:rsidRDefault="000D14B5">
            <w:pPr>
              <w:pStyle w:val="TableParagraph"/>
              <w:rPr>
                <w:sz w:val="18"/>
              </w:rPr>
            </w:pPr>
          </w:p>
        </w:tc>
        <w:tc>
          <w:tcPr>
            <w:tcW w:w="1530" w:type="dxa"/>
          </w:tcPr>
          <w:p w14:paraId="5A19A780" w14:textId="77777777" w:rsidR="000D14B5" w:rsidRDefault="000D14B5">
            <w:pPr>
              <w:pStyle w:val="TableParagraph"/>
              <w:rPr>
                <w:sz w:val="18"/>
              </w:rPr>
            </w:pPr>
          </w:p>
        </w:tc>
        <w:tc>
          <w:tcPr>
            <w:tcW w:w="1530" w:type="dxa"/>
          </w:tcPr>
          <w:p w14:paraId="253BD283" w14:textId="77777777" w:rsidR="000D14B5" w:rsidRDefault="000D14B5">
            <w:pPr>
              <w:pStyle w:val="TableParagraph"/>
              <w:rPr>
                <w:sz w:val="18"/>
              </w:rPr>
            </w:pPr>
          </w:p>
        </w:tc>
        <w:tc>
          <w:tcPr>
            <w:tcW w:w="900" w:type="dxa"/>
          </w:tcPr>
          <w:p w14:paraId="0307AC7B" w14:textId="77777777" w:rsidR="000D14B5" w:rsidRDefault="000D14B5">
            <w:pPr>
              <w:pStyle w:val="TableParagraph"/>
              <w:rPr>
                <w:sz w:val="18"/>
              </w:rPr>
            </w:pPr>
          </w:p>
        </w:tc>
        <w:tc>
          <w:tcPr>
            <w:tcW w:w="1350" w:type="dxa"/>
          </w:tcPr>
          <w:p w14:paraId="5870A9B2" w14:textId="77777777" w:rsidR="000D14B5" w:rsidRDefault="000D14B5">
            <w:pPr>
              <w:pStyle w:val="TableParagraph"/>
              <w:rPr>
                <w:sz w:val="18"/>
              </w:rPr>
            </w:pPr>
          </w:p>
        </w:tc>
        <w:tc>
          <w:tcPr>
            <w:tcW w:w="1260" w:type="dxa"/>
          </w:tcPr>
          <w:p w14:paraId="752B08A6" w14:textId="77777777" w:rsidR="000D14B5" w:rsidRDefault="000D14B5">
            <w:pPr>
              <w:pStyle w:val="TableParagraph"/>
              <w:rPr>
                <w:sz w:val="18"/>
              </w:rPr>
            </w:pPr>
          </w:p>
        </w:tc>
        <w:tc>
          <w:tcPr>
            <w:tcW w:w="1260" w:type="dxa"/>
          </w:tcPr>
          <w:p w14:paraId="0EF7CA3C" w14:textId="77777777" w:rsidR="000D14B5" w:rsidRDefault="000D14B5">
            <w:pPr>
              <w:pStyle w:val="TableParagraph"/>
              <w:rPr>
                <w:sz w:val="18"/>
              </w:rPr>
            </w:pPr>
          </w:p>
        </w:tc>
      </w:tr>
    </w:tbl>
    <w:p w14:paraId="10C0382D" w14:textId="77777777" w:rsidR="000D14B5" w:rsidRDefault="000D14B5">
      <w:pPr>
        <w:rPr>
          <w:sz w:val="18"/>
        </w:rPr>
        <w:sectPr w:rsidR="000D14B5">
          <w:headerReference w:type="default" r:id="rId64"/>
          <w:footerReference w:type="default" r:id="rId65"/>
          <w:pgSz w:w="11900" w:h="16840"/>
          <w:pgMar w:top="1540" w:right="420" w:bottom="940" w:left="620" w:header="929" w:footer="744" w:gutter="0"/>
          <w:cols w:space="720"/>
        </w:sectPr>
      </w:pPr>
    </w:p>
    <w:p w14:paraId="3937BE96" w14:textId="77777777" w:rsidR="000D14B5" w:rsidRDefault="000D14B5">
      <w:pPr>
        <w:pStyle w:val="BodyText"/>
        <w:spacing w:before="4"/>
        <w:rPr>
          <w:sz w:val="16"/>
        </w:rPr>
      </w:pPr>
    </w:p>
    <w:p w14:paraId="2A9748BA" w14:textId="77777777" w:rsidR="000D14B5" w:rsidRDefault="009748A5">
      <w:pPr>
        <w:pStyle w:val="BodyText"/>
        <w:tabs>
          <w:tab w:val="left" w:pos="9379"/>
        </w:tabs>
        <w:spacing w:before="90"/>
        <w:ind w:left="532"/>
      </w:pPr>
      <w:r>
        <w:t>ANALYSIS PERFORMED BY</w:t>
      </w:r>
      <w:r>
        <w:rPr>
          <w:spacing w:val="-12"/>
        </w:rPr>
        <w:t xml:space="preserve"> </w:t>
      </w:r>
      <w:r>
        <w:t>:</w:t>
      </w:r>
      <w:r>
        <w:rPr>
          <w:u w:val="single"/>
        </w:rPr>
        <w:t xml:space="preserve"> </w:t>
      </w:r>
      <w:r>
        <w:rPr>
          <w:u w:val="single"/>
        </w:rPr>
        <w:tab/>
      </w:r>
    </w:p>
    <w:p w14:paraId="08CDBEF2" w14:textId="77777777" w:rsidR="000D14B5" w:rsidRDefault="000D14B5">
      <w:pPr>
        <w:sectPr w:rsidR="000D14B5">
          <w:pgSz w:w="11900" w:h="16840"/>
          <w:pgMar w:top="1540" w:right="420" w:bottom="940" w:left="620" w:header="929" w:footer="744" w:gutter="0"/>
          <w:cols w:space="720"/>
        </w:sectPr>
      </w:pPr>
    </w:p>
    <w:p w14:paraId="5823064E" w14:textId="77777777" w:rsidR="000D14B5" w:rsidRDefault="000D14B5">
      <w:pPr>
        <w:pStyle w:val="BodyText"/>
        <w:spacing w:before="9"/>
        <w:rPr>
          <w:sz w:val="16"/>
        </w:rPr>
      </w:pPr>
    </w:p>
    <w:p w14:paraId="52B5C79C" w14:textId="77777777" w:rsidR="000D14B5" w:rsidRDefault="009748A5">
      <w:pPr>
        <w:spacing w:before="88"/>
        <w:ind w:left="1182" w:right="377"/>
        <w:jc w:val="center"/>
        <w:rPr>
          <w:b/>
          <w:sz w:val="28"/>
        </w:rPr>
      </w:pPr>
      <w:bookmarkStart w:id="259" w:name="Appendix_E"/>
      <w:bookmarkStart w:id="260" w:name="_bookmark38"/>
      <w:bookmarkEnd w:id="259"/>
      <w:bookmarkEnd w:id="260"/>
      <w:r>
        <w:rPr>
          <w:b/>
          <w:sz w:val="28"/>
        </w:rPr>
        <w:t>Appendix E</w:t>
      </w:r>
    </w:p>
    <w:p w14:paraId="22B78D61" w14:textId="77777777" w:rsidR="000D14B5" w:rsidRDefault="000D14B5">
      <w:pPr>
        <w:pStyle w:val="BodyText"/>
        <w:spacing w:before="10"/>
        <w:rPr>
          <w:b/>
          <w:sz w:val="23"/>
        </w:rPr>
      </w:pPr>
    </w:p>
    <w:p w14:paraId="76B796AE" w14:textId="77777777" w:rsidR="000D14B5" w:rsidRDefault="009748A5">
      <w:pPr>
        <w:ind w:left="1183" w:right="377"/>
        <w:jc w:val="center"/>
        <w:rPr>
          <w:b/>
          <w:sz w:val="24"/>
        </w:rPr>
      </w:pPr>
      <w:r>
        <w:rPr>
          <w:b/>
          <w:sz w:val="24"/>
        </w:rPr>
        <w:t>Hydrolab Downloads</w:t>
      </w:r>
    </w:p>
    <w:p w14:paraId="7C1C863F" w14:textId="77777777" w:rsidR="000D14B5" w:rsidRDefault="000D14B5">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0D14B5" w14:paraId="7C7B31F7" w14:textId="77777777">
        <w:trPr>
          <w:trHeight w:val="551"/>
        </w:trPr>
        <w:tc>
          <w:tcPr>
            <w:tcW w:w="677" w:type="dxa"/>
          </w:tcPr>
          <w:p w14:paraId="6D571499" w14:textId="77777777" w:rsidR="000D14B5" w:rsidRDefault="009748A5">
            <w:pPr>
              <w:pStyle w:val="TableParagraph"/>
              <w:spacing w:line="274" w:lineRule="exact"/>
              <w:ind w:left="107"/>
              <w:rPr>
                <w:sz w:val="24"/>
              </w:rPr>
            </w:pPr>
            <w:r>
              <w:rPr>
                <w:sz w:val="24"/>
              </w:rPr>
              <w:t>Date</w:t>
            </w:r>
          </w:p>
        </w:tc>
        <w:tc>
          <w:tcPr>
            <w:tcW w:w="1411" w:type="dxa"/>
          </w:tcPr>
          <w:p w14:paraId="40BE1935" w14:textId="77777777" w:rsidR="000D14B5" w:rsidRDefault="009748A5">
            <w:pPr>
              <w:pStyle w:val="TableParagraph"/>
              <w:spacing w:line="274" w:lineRule="exact"/>
              <w:ind w:left="106"/>
              <w:rPr>
                <w:sz w:val="24"/>
              </w:rPr>
            </w:pPr>
            <w:r>
              <w:rPr>
                <w:sz w:val="24"/>
              </w:rPr>
              <w:t>Hydrolab #</w:t>
            </w:r>
          </w:p>
        </w:tc>
        <w:tc>
          <w:tcPr>
            <w:tcW w:w="2160" w:type="dxa"/>
          </w:tcPr>
          <w:p w14:paraId="57D9E82F" w14:textId="77777777" w:rsidR="000D14B5" w:rsidRDefault="009748A5">
            <w:pPr>
              <w:pStyle w:val="TableParagraph"/>
              <w:spacing w:line="274" w:lineRule="exact"/>
              <w:ind w:left="107"/>
              <w:rPr>
                <w:sz w:val="24"/>
              </w:rPr>
            </w:pPr>
            <w:r>
              <w:rPr>
                <w:sz w:val="24"/>
              </w:rPr>
              <w:t>File Name</w:t>
            </w:r>
          </w:p>
        </w:tc>
        <w:tc>
          <w:tcPr>
            <w:tcW w:w="990" w:type="dxa"/>
          </w:tcPr>
          <w:p w14:paraId="5DAD3C6C" w14:textId="77777777" w:rsidR="000D14B5" w:rsidRDefault="009748A5">
            <w:pPr>
              <w:pStyle w:val="TableParagraph"/>
              <w:spacing w:before="2" w:line="274" w:lineRule="exact"/>
              <w:ind w:left="107" w:right="319"/>
              <w:rPr>
                <w:sz w:val="24"/>
              </w:rPr>
            </w:pPr>
            <w:r>
              <w:rPr>
                <w:sz w:val="24"/>
              </w:rPr>
              <w:t>Data Lines</w:t>
            </w:r>
          </w:p>
        </w:tc>
        <w:tc>
          <w:tcPr>
            <w:tcW w:w="3870" w:type="dxa"/>
          </w:tcPr>
          <w:p w14:paraId="59F3E3E8" w14:textId="77777777" w:rsidR="000D14B5" w:rsidRDefault="009748A5">
            <w:pPr>
              <w:pStyle w:val="TableParagraph"/>
              <w:spacing w:line="274" w:lineRule="exact"/>
              <w:ind w:left="107"/>
              <w:rPr>
                <w:sz w:val="24"/>
              </w:rPr>
            </w:pPr>
            <w:r>
              <w:rPr>
                <w:sz w:val="24"/>
              </w:rPr>
              <w:t>Notes</w:t>
            </w:r>
          </w:p>
        </w:tc>
      </w:tr>
      <w:tr w:rsidR="000D14B5" w14:paraId="22F21B1C" w14:textId="77777777">
        <w:trPr>
          <w:trHeight w:val="276"/>
        </w:trPr>
        <w:tc>
          <w:tcPr>
            <w:tcW w:w="677" w:type="dxa"/>
          </w:tcPr>
          <w:p w14:paraId="1D38C625" w14:textId="77777777" w:rsidR="000D14B5" w:rsidRDefault="000D14B5">
            <w:pPr>
              <w:pStyle w:val="TableParagraph"/>
              <w:rPr>
                <w:sz w:val="20"/>
              </w:rPr>
            </w:pPr>
          </w:p>
        </w:tc>
        <w:tc>
          <w:tcPr>
            <w:tcW w:w="1411" w:type="dxa"/>
          </w:tcPr>
          <w:p w14:paraId="26164532" w14:textId="77777777" w:rsidR="000D14B5" w:rsidRDefault="000D14B5">
            <w:pPr>
              <w:pStyle w:val="TableParagraph"/>
              <w:rPr>
                <w:sz w:val="20"/>
              </w:rPr>
            </w:pPr>
          </w:p>
        </w:tc>
        <w:tc>
          <w:tcPr>
            <w:tcW w:w="2160" w:type="dxa"/>
          </w:tcPr>
          <w:p w14:paraId="3F695B24" w14:textId="77777777" w:rsidR="000D14B5" w:rsidRDefault="000D14B5">
            <w:pPr>
              <w:pStyle w:val="TableParagraph"/>
              <w:rPr>
                <w:sz w:val="20"/>
              </w:rPr>
            </w:pPr>
          </w:p>
        </w:tc>
        <w:tc>
          <w:tcPr>
            <w:tcW w:w="990" w:type="dxa"/>
          </w:tcPr>
          <w:p w14:paraId="47DA54F6" w14:textId="77777777" w:rsidR="000D14B5" w:rsidRDefault="000D14B5">
            <w:pPr>
              <w:pStyle w:val="TableParagraph"/>
              <w:rPr>
                <w:sz w:val="20"/>
              </w:rPr>
            </w:pPr>
          </w:p>
        </w:tc>
        <w:tc>
          <w:tcPr>
            <w:tcW w:w="3870" w:type="dxa"/>
          </w:tcPr>
          <w:p w14:paraId="1DFA35E4" w14:textId="77777777" w:rsidR="000D14B5" w:rsidRDefault="000D14B5">
            <w:pPr>
              <w:pStyle w:val="TableParagraph"/>
              <w:rPr>
                <w:sz w:val="20"/>
              </w:rPr>
            </w:pPr>
          </w:p>
        </w:tc>
      </w:tr>
      <w:tr w:rsidR="000D14B5" w14:paraId="4DE36E37" w14:textId="77777777">
        <w:trPr>
          <w:trHeight w:val="275"/>
        </w:trPr>
        <w:tc>
          <w:tcPr>
            <w:tcW w:w="677" w:type="dxa"/>
          </w:tcPr>
          <w:p w14:paraId="3D06CC40" w14:textId="77777777" w:rsidR="000D14B5" w:rsidRDefault="000D14B5">
            <w:pPr>
              <w:pStyle w:val="TableParagraph"/>
              <w:rPr>
                <w:sz w:val="20"/>
              </w:rPr>
            </w:pPr>
          </w:p>
        </w:tc>
        <w:tc>
          <w:tcPr>
            <w:tcW w:w="1411" w:type="dxa"/>
          </w:tcPr>
          <w:p w14:paraId="48D68D3D" w14:textId="77777777" w:rsidR="000D14B5" w:rsidRDefault="000D14B5">
            <w:pPr>
              <w:pStyle w:val="TableParagraph"/>
              <w:rPr>
                <w:sz w:val="20"/>
              </w:rPr>
            </w:pPr>
          </w:p>
        </w:tc>
        <w:tc>
          <w:tcPr>
            <w:tcW w:w="2160" w:type="dxa"/>
          </w:tcPr>
          <w:p w14:paraId="69F53CC4" w14:textId="77777777" w:rsidR="000D14B5" w:rsidRDefault="000D14B5">
            <w:pPr>
              <w:pStyle w:val="TableParagraph"/>
              <w:rPr>
                <w:sz w:val="20"/>
              </w:rPr>
            </w:pPr>
          </w:p>
        </w:tc>
        <w:tc>
          <w:tcPr>
            <w:tcW w:w="990" w:type="dxa"/>
          </w:tcPr>
          <w:p w14:paraId="002922B8" w14:textId="77777777" w:rsidR="000D14B5" w:rsidRDefault="000D14B5">
            <w:pPr>
              <w:pStyle w:val="TableParagraph"/>
              <w:rPr>
                <w:sz w:val="20"/>
              </w:rPr>
            </w:pPr>
          </w:p>
        </w:tc>
        <w:tc>
          <w:tcPr>
            <w:tcW w:w="3870" w:type="dxa"/>
          </w:tcPr>
          <w:p w14:paraId="45259574" w14:textId="77777777" w:rsidR="000D14B5" w:rsidRDefault="000D14B5">
            <w:pPr>
              <w:pStyle w:val="TableParagraph"/>
              <w:rPr>
                <w:sz w:val="20"/>
              </w:rPr>
            </w:pPr>
          </w:p>
        </w:tc>
      </w:tr>
      <w:tr w:rsidR="000D14B5" w14:paraId="3650DE52" w14:textId="77777777">
        <w:trPr>
          <w:trHeight w:val="275"/>
        </w:trPr>
        <w:tc>
          <w:tcPr>
            <w:tcW w:w="677" w:type="dxa"/>
          </w:tcPr>
          <w:p w14:paraId="29080B80" w14:textId="77777777" w:rsidR="000D14B5" w:rsidRDefault="000D14B5">
            <w:pPr>
              <w:pStyle w:val="TableParagraph"/>
              <w:rPr>
                <w:sz w:val="20"/>
              </w:rPr>
            </w:pPr>
          </w:p>
        </w:tc>
        <w:tc>
          <w:tcPr>
            <w:tcW w:w="1411" w:type="dxa"/>
          </w:tcPr>
          <w:p w14:paraId="34ADE6F9" w14:textId="77777777" w:rsidR="000D14B5" w:rsidRDefault="000D14B5">
            <w:pPr>
              <w:pStyle w:val="TableParagraph"/>
              <w:rPr>
                <w:sz w:val="20"/>
              </w:rPr>
            </w:pPr>
          </w:p>
        </w:tc>
        <w:tc>
          <w:tcPr>
            <w:tcW w:w="2160" w:type="dxa"/>
          </w:tcPr>
          <w:p w14:paraId="0E829E26" w14:textId="77777777" w:rsidR="000D14B5" w:rsidRDefault="000D14B5">
            <w:pPr>
              <w:pStyle w:val="TableParagraph"/>
              <w:rPr>
                <w:sz w:val="20"/>
              </w:rPr>
            </w:pPr>
          </w:p>
        </w:tc>
        <w:tc>
          <w:tcPr>
            <w:tcW w:w="990" w:type="dxa"/>
          </w:tcPr>
          <w:p w14:paraId="43F9DA6B" w14:textId="77777777" w:rsidR="000D14B5" w:rsidRDefault="000D14B5">
            <w:pPr>
              <w:pStyle w:val="TableParagraph"/>
              <w:rPr>
                <w:sz w:val="20"/>
              </w:rPr>
            </w:pPr>
          </w:p>
        </w:tc>
        <w:tc>
          <w:tcPr>
            <w:tcW w:w="3870" w:type="dxa"/>
          </w:tcPr>
          <w:p w14:paraId="633D00B4" w14:textId="77777777" w:rsidR="000D14B5" w:rsidRDefault="000D14B5">
            <w:pPr>
              <w:pStyle w:val="TableParagraph"/>
              <w:rPr>
                <w:sz w:val="20"/>
              </w:rPr>
            </w:pPr>
          </w:p>
        </w:tc>
      </w:tr>
      <w:tr w:rsidR="000D14B5" w14:paraId="0EFDAFDF" w14:textId="77777777">
        <w:trPr>
          <w:trHeight w:val="276"/>
        </w:trPr>
        <w:tc>
          <w:tcPr>
            <w:tcW w:w="677" w:type="dxa"/>
          </w:tcPr>
          <w:p w14:paraId="576DBCF7" w14:textId="77777777" w:rsidR="000D14B5" w:rsidRDefault="000D14B5">
            <w:pPr>
              <w:pStyle w:val="TableParagraph"/>
              <w:rPr>
                <w:sz w:val="20"/>
              </w:rPr>
            </w:pPr>
          </w:p>
        </w:tc>
        <w:tc>
          <w:tcPr>
            <w:tcW w:w="1411" w:type="dxa"/>
          </w:tcPr>
          <w:p w14:paraId="27F72D05" w14:textId="77777777" w:rsidR="000D14B5" w:rsidRDefault="000D14B5">
            <w:pPr>
              <w:pStyle w:val="TableParagraph"/>
              <w:rPr>
                <w:sz w:val="20"/>
              </w:rPr>
            </w:pPr>
          </w:p>
        </w:tc>
        <w:tc>
          <w:tcPr>
            <w:tcW w:w="2160" w:type="dxa"/>
          </w:tcPr>
          <w:p w14:paraId="5086D1C3" w14:textId="77777777" w:rsidR="000D14B5" w:rsidRDefault="000D14B5">
            <w:pPr>
              <w:pStyle w:val="TableParagraph"/>
              <w:rPr>
                <w:sz w:val="20"/>
              </w:rPr>
            </w:pPr>
          </w:p>
        </w:tc>
        <w:tc>
          <w:tcPr>
            <w:tcW w:w="990" w:type="dxa"/>
          </w:tcPr>
          <w:p w14:paraId="5F2A017A" w14:textId="77777777" w:rsidR="000D14B5" w:rsidRDefault="000D14B5">
            <w:pPr>
              <w:pStyle w:val="TableParagraph"/>
              <w:rPr>
                <w:sz w:val="20"/>
              </w:rPr>
            </w:pPr>
          </w:p>
        </w:tc>
        <w:tc>
          <w:tcPr>
            <w:tcW w:w="3870" w:type="dxa"/>
          </w:tcPr>
          <w:p w14:paraId="698784C7" w14:textId="77777777" w:rsidR="000D14B5" w:rsidRDefault="000D14B5">
            <w:pPr>
              <w:pStyle w:val="TableParagraph"/>
              <w:rPr>
                <w:sz w:val="20"/>
              </w:rPr>
            </w:pPr>
          </w:p>
        </w:tc>
      </w:tr>
      <w:tr w:rsidR="000D14B5" w14:paraId="51EFBFC8" w14:textId="77777777">
        <w:trPr>
          <w:trHeight w:val="275"/>
        </w:trPr>
        <w:tc>
          <w:tcPr>
            <w:tcW w:w="677" w:type="dxa"/>
          </w:tcPr>
          <w:p w14:paraId="3550AEDE" w14:textId="77777777" w:rsidR="000D14B5" w:rsidRDefault="000D14B5">
            <w:pPr>
              <w:pStyle w:val="TableParagraph"/>
              <w:rPr>
                <w:sz w:val="20"/>
              </w:rPr>
            </w:pPr>
          </w:p>
        </w:tc>
        <w:tc>
          <w:tcPr>
            <w:tcW w:w="1411" w:type="dxa"/>
          </w:tcPr>
          <w:p w14:paraId="73513E9B" w14:textId="77777777" w:rsidR="000D14B5" w:rsidRDefault="000D14B5">
            <w:pPr>
              <w:pStyle w:val="TableParagraph"/>
              <w:rPr>
                <w:sz w:val="20"/>
              </w:rPr>
            </w:pPr>
          </w:p>
        </w:tc>
        <w:tc>
          <w:tcPr>
            <w:tcW w:w="2160" w:type="dxa"/>
          </w:tcPr>
          <w:p w14:paraId="0EDBB6D9" w14:textId="77777777" w:rsidR="000D14B5" w:rsidRDefault="000D14B5">
            <w:pPr>
              <w:pStyle w:val="TableParagraph"/>
              <w:rPr>
                <w:sz w:val="20"/>
              </w:rPr>
            </w:pPr>
          </w:p>
        </w:tc>
        <w:tc>
          <w:tcPr>
            <w:tcW w:w="990" w:type="dxa"/>
          </w:tcPr>
          <w:p w14:paraId="1E026419" w14:textId="77777777" w:rsidR="000D14B5" w:rsidRDefault="000D14B5">
            <w:pPr>
              <w:pStyle w:val="TableParagraph"/>
              <w:rPr>
                <w:sz w:val="20"/>
              </w:rPr>
            </w:pPr>
          </w:p>
        </w:tc>
        <w:tc>
          <w:tcPr>
            <w:tcW w:w="3870" w:type="dxa"/>
          </w:tcPr>
          <w:p w14:paraId="5CC6CE93" w14:textId="77777777" w:rsidR="000D14B5" w:rsidRDefault="000D14B5">
            <w:pPr>
              <w:pStyle w:val="TableParagraph"/>
              <w:rPr>
                <w:sz w:val="20"/>
              </w:rPr>
            </w:pPr>
          </w:p>
        </w:tc>
      </w:tr>
      <w:tr w:rsidR="000D14B5" w14:paraId="5EDE2F1C" w14:textId="77777777">
        <w:trPr>
          <w:trHeight w:val="275"/>
        </w:trPr>
        <w:tc>
          <w:tcPr>
            <w:tcW w:w="677" w:type="dxa"/>
          </w:tcPr>
          <w:p w14:paraId="759D4873" w14:textId="77777777" w:rsidR="000D14B5" w:rsidRDefault="000D14B5">
            <w:pPr>
              <w:pStyle w:val="TableParagraph"/>
              <w:rPr>
                <w:sz w:val="20"/>
              </w:rPr>
            </w:pPr>
          </w:p>
        </w:tc>
        <w:tc>
          <w:tcPr>
            <w:tcW w:w="1411" w:type="dxa"/>
          </w:tcPr>
          <w:p w14:paraId="2DF15A17" w14:textId="77777777" w:rsidR="000D14B5" w:rsidRDefault="000D14B5">
            <w:pPr>
              <w:pStyle w:val="TableParagraph"/>
              <w:rPr>
                <w:sz w:val="20"/>
              </w:rPr>
            </w:pPr>
          </w:p>
        </w:tc>
        <w:tc>
          <w:tcPr>
            <w:tcW w:w="2160" w:type="dxa"/>
          </w:tcPr>
          <w:p w14:paraId="1F19F701" w14:textId="77777777" w:rsidR="000D14B5" w:rsidRDefault="000D14B5">
            <w:pPr>
              <w:pStyle w:val="TableParagraph"/>
              <w:rPr>
                <w:sz w:val="20"/>
              </w:rPr>
            </w:pPr>
          </w:p>
        </w:tc>
        <w:tc>
          <w:tcPr>
            <w:tcW w:w="990" w:type="dxa"/>
          </w:tcPr>
          <w:p w14:paraId="4225A240" w14:textId="77777777" w:rsidR="000D14B5" w:rsidRDefault="000D14B5">
            <w:pPr>
              <w:pStyle w:val="TableParagraph"/>
              <w:rPr>
                <w:sz w:val="20"/>
              </w:rPr>
            </w:pPr>
          </w:p>
        </w:tc>
        <w:tc>
          <w:tcPr>
            <w:tcW w:w="3870" w:type="dxa"/>
          </w:tcPr>
          <w:p w14:paraId="38CE56A1" w14:textId="77777777" w:rsidR="000D14B5" w:rsidRDefault="000D14B5">
            <w:pPr>
              <w:pStyle w:val="TableParagraph"/>
              <w:rPr>
                <w:sz w:val="20"/>
              </w:rPr>
            </w:pPr>
          </w:p>
        </w:tc>
      </w:tr>
      <w:tr w:rsidR="000D14B5" w14:paraId="0DF67574" w14:textId="77777777">
        <w:trPr>
          <w:trHeight w:val="276"/>
        </w:trPr>
        <w:tc>
          <w:tcPr>
            <w:tcW w:w="677" w:type="dxa"/>
          </w:tcPr>
          <w:p w14:paraId="0CC23019" w14:textId="77777777" w:rsidR="000D14B5" w:rsidRDefault="000D14B5">
            <w:pPr>
              <w:pStyle w:val="TableParagraph"/>
              <w:rPr>
                <w:sz w:val="20"/>
              </w:rPr>
            </w:pPr>
          </w:p>
        </w:tc>
        <w:tc>
          <w:tcPr>
            <w:tcW w:w="1411" w:type="dxa"/>
          </w:tcPr>
          <w:p w14:paraId="10BBEA47" w14:textId="77777777" w:rsidR="000D14B5" w:rsidRDefault="000D14B5">
            <w:pPr>
              <w:pStyle w:val="TableParagraph"/>
              <w:rPr>
                <w:sz w:val="20"/>
              </w:rPr>
            </w:pPr>
          </w:p>
        </w:tc>
        <w:tc>
          <w:tcPr>
            <w:tcW w:w="2160" w:type="dxa"/>
          </w:tcPr>
          <w:p w14:paraId="14176C4E" w14:textId="77777777" w:rsidR="000D14B5" w:rsidRDefault="000D14B5">
            <w:pPr>
              <w:pStyle w:val="TableParagraph"/>
              <w:rPr>
                <w:sz w:val="20"/>
              </w:rPr>
            </w:pPr>
          </w:p>
        </w:tc>
        <w:tc>
          <w:tcPr>
            <w:tcW w:w="990" w:type="dxa"/>
          </w:tcPr>
          <w:p w14:paraId="61A29CE3" w14:textId="77777777" w:rsidR="000D14B5" w:rsidRDefault="000D14B5">
            <w:pPr>
              <w:pStyle w:val="TableParagraph"/>
              <w:rPr>
                <w:sz w:val="20"/>
              </w:rPr>
            </w:pPr>
          </w:p>
        </w:tc>
        <w:tc>
          <w:tcPr>
            <w:tcW w:w="3870" w:type="dxa"/>
          </w:tcPr>
          <w:p w14:paraId="3669A547" w14:textId="77777777" w:rsidR="000D14B5" w:rsidRDefault="000D14B5">
            <w:pPr>
              <w:pStyle w:val="TableParagraph"/>
              <w:rPr>
                <w:sz w:val="20"/>
              </w:rPr>
            </w:pPr>
          </w:p>
        </w:tc>
      </w:tr>
      <w:tr w:rsidR="000D14B5" w14:paraId="1551C420" w14:textId="77777777">
        <w:trPr>
          <w:trHeight w:val="275"/>
        </w:trPr>
        <w:tc>
          <w:tcPr>
            <w:tcW w:w="677" w:type="dxa"/>
          </w:tcPr>
          <w:p w14:paraId="4304A2C1" w14:textId="77777777" w:rsidR="000D14B5" w:rsidRDefault="000D14B5">
            <w:pPr>
              <w:pStyle w:val="TableParagraph"/>
              <w:rPr>
                <w:sz w:val="20"/>
              </w:rPr>
            </w:pPr>
          </w:p>
        </w:tc>
        <w:tc>
          <w:tcPr>
            <w:tcW w:w="1411" w:type="dxa"/>
          </w:tcPr>
          <w:p w14:paraId="23E4A81F" w14:textId="77777777" w:rsidR="000D14B5" w:rsidRDefault="000D14B5">
            <w:pPr>
              <w:pStyle w:val="TableParagraph"/>
              <w:rPr>
                <w:sz w:val="20"/>
              </w:rPr>
            </w:pPr>
          </w:p>
        </w:tc>
        <w:tc>
          <w:tcPr>
            <w:tcW w:w="2160" w:type="dxa"/>
          </w:tcPr>
          <w:p w14:paraId="16127738" w14:textId="77777777" w:rsidR="000D14B5" w:rsidRDefault="000D14B5">
            <w:pPr>
              <w:pStyle w:val="TableParagraph"/>
              <w:rPr>
                <w:sz w:val="20"/>
              </w:rPr>
            </w:pPr>
          </w:p>
        </w:tc>
        <w:tc>
          <w:tcPr>
            <w:tcW w:w="990" w:type="dxa"/>
          </w:tcPr>
          <w:p w14:paraId="5D745D88" w14:textId="77777777" w:rsidR="000D14B5" w:rsidRDefault="000D14B5">
            <w:pPr>
              <w:pStyle w:val="TableParagraph"/>
              <w:rPr>
                <w:sz w:val="20"/>
              </w:rPr>
            </w:pPr>
          </w:p>
        </w:tc>
        <w:tc>
          <w:tcPr>
            <w:tcW w:w="3870" w:type="dxa"/>
          </w:tcPr>
          <w:p w14:paraId="54352177" w14:textId="77777777" w:rsidR="000D14B5" w:rsidRDefault="000D14B5">
            <w:pPr>
              <w:pStyle w:val="TableParagraph"/>
              <w:rPr>
                <w:sz w:val="20"/>
              </w:rPr>
            </w:pPr>
          </w:p>
        </w:tc>
      </w:tr>
      <w:tr w:rsidR="000D14B5" w14:paraId="35930811" w14:textId="77777777">
        <w:trPr>
          <w:trHeight w:val="275"/>
        </w:trPr>
        <w:tc>
          <w:tcPr>
            <w:tcW w:w="677" w:type="dxa"/>
          </w:tcPr>
          <w:p w14:paraId="7CDDB6B2" w14:textId="77777777" w:rsidR="000D14B5" w:rsidRDefault="000D14B5">
            <w:pPr>
              <w:pStyle w:val="TableParagraph"/>
              <w:rPr>
                <w:sz w:val="20"/>
              </w:rPr>
            </w:pPr>
          </w:p>
        </w:tc>
        <w:tc>
          <w:tcPr>
            <w:tcW w:w="1411" w:type="dxa"/>
          </w:tcPr>
          <w:p w14:paraId="60B6B7E8" w14:textId="77777777" w:rsidR="000D14B5" w:rsidRDefault="000D14B5">
            <w:pPr>
              <w:pStyle w:val="TableParagraph"/>
              <w:rPr>
                <w:sz w:val="20"/>
              </w:rPr>
            </w:pPr>
          </w:p>
        </w:tc>
        <w:tc>
          <w:tcPr>
            <w:tcW w:w="2160" w:type="dxa"/>
          </w:tcPr>
          <w:p w14:paraId="5CBA3930" w14:textId="77777777" w:rsidR="000D14B5" w:rsidRDefault="000D14B5">
            <w:pPr>
              <w:pStyle w:val="TableParagraph"/>
              <w:rPr>
                <w:sz w:val="20"/>
              </w:rPr>
            </w:pPr>
          </w:p>
        </w:tc>
        <w:tc>
          <w:tcPr>
            <w:tcW w:w="990" w:type="dxa"/>
          </w:tcPr>
          <w:p w14:paraId="6F30D494" w14:textId="77777777" w:rsidR="000D14B5" w:rsidRDefault="000D14B5">
            <w:pPr>
              <w:pStyle w:val="TableParagraph"/>
              <w:rPr>
                <w:sz w:val="20"/>
              </w:rPr>
            </w:pPr>
          </w:p>
        </w:tc>
        <w:tc>
          <w:tcPr>
            <w:tcW w:w="3870" w:type="dxa"/>
          </w:tcPr>
          <w:p w14:paraId="3F58326B" w14:textId="77777777" w:rsidR="000D14B5" w:rsidRDefault="000D14B5">
            <w:pPr>
              <w:pStyle w:val="TableParagraph"/>
              <w:rPr>
                <w:sz w:val="20"/>
              </w:rPr>
            </w:pPr>
          </w:p>
        </w:tc>
      </w:tr>
      <w:tr w:rsidR="000D14B5" w14:paraId="350D7C64" w14:textId="77777777">
        <w:trPr>
          <w:trHeight w:val="276"/>
        </w:trPr>
        <w:tc>
          <w:tcPr>
            <w:tcW w:w="677" w:type="dxa"/>
          </w:tcPr>
          <w:p w14:paraId="64A93BCE" w14:textId="77777777" w:rsidR="000D14B5" w:rsidRDefault="000D14B5">
            <w:pPr>
              <w:pStyle w:val="TableParagraph"/>
              <w:rPr>
                <w:sz w:val="20"/>
              </w:rPr>
            </w:pPr>
          </w:p>
        </w:tc>
        <w:tc>
          <w:tcPr>
            <w:tcW w:w="1411" w:type="dxa"/>
          </w:tcPr>
          <w:p w14:paraId="4B68408D" w14:textId="77777777" w:rsidR="000D14B5" w:rsidRDefault="000D14B5">
            <w:pPr>
              <w:pStyle w:val="TableParagraph"/>
              <w:rPr>
                <w:sz w:val="20"/>
              </w:rPr>
            </w:pPr>
          </w:p>
        </w:tc>
        <w:tc>
          <w:tcPr>
            <w:tcW w:w="2160" w:type="dxa"/>
          </w:tcPr>
          <w:p w14:paraId="79813E95" w14:textId="77777777" w:rsidR="000D14B5" w:rsidRDefault="000D14B5">
            <w:pPr>
              <w:pStyle w:val="TableParagraph"/>
              <w:rPr>
                <w:sz w:val="20"/>
              </w:rPr>
            </w:pPr>
          </w:p>
        </w:tc>
        <w:tc>
          <w:tcPr>
            <w:tcW w:w="990" w:type="dxa"/>
          </w:tcPr>
          <w:p w14:paraId="6E4AC067" w14:textId="77777777" w:rsidR="000D14B5" w:rsidRDefault="000D14B5">
            <w:pPr>
              <w:pStyle w:val="TableParagraph"/>
              <w:rPr>
                <w:sz w:val="20"/>
              </w:rPr>
            </w:pPr>
          </w:p>
        </w:tc>
        <w:tc>
          <w:tcPr>
            <w:tcW w:w="3870" w:type="dxa"/>
          </w:tcPr>
          <w:p w14:paraId="44C42D5F" w14:textId="77777777" w:rsidR="000D14B5" w:rsidRDefault="000D14B5">
            <w:pPr>
              <w:pStyle w:val="TableParagraph"/>
              <w:rPr>
                <w:sz w:val="20"/>
              </w:rPr>
            </w:pPr>
          </w:p>
        </w:tc>
      </w:tr>
      <w:tr w:rsidR="000D14B5" w14:paraId="7E78A2E8" w14:textId="77777777">
        <w:trPr>
          <w:trHeight w:val="275"/>
        </w:trPr>
        <w:tc>
          <w:tcPr>
            <w:tcW w:w="677" w:type="dxa"/>
          </w:tcPr>
          <w:p w14:paraId="6169CADD" w14:textId="77777777" w:rsidR="000D14B5" w:rsidRDefault="000D14B5">
            <w:pPr>
              <w:pStyle w:val="TableParagraph"/>
              <w:rPr>
                <w:sz w:val="20"/>
              </w:rPr>
            </w:pPr>
          </w:p>
        </w:tc>
        <w:tc>
          <w:tcPr>
            <w:tcW w:w="1411" w:type="dxa"/>
          </w:tcPr>
          <w:p w14:paraId="32986584" w14:textId="77777777" w:rsidR="000D14B5" w:rsidRDefault="000D14B5">
            <w:pPr>
              <w:pStyle w:val="TableParagraph"/>
              <w:rPr>
                <w:sz w:val="20"/>
              </w:rPr>
            </w:pPr>
          </w:p>
        </w:tc>
        <w:tc>
          <w:tcPr>
            <w:tcW w:w="2160" w:type="dxa"/>
          </w:tcPr>
          <w:p w14:paraId="1B7B3BA4" w14:textId="77777777" w:rsidR="000D14B5" w:rsidRDefault="000D14B5">
            <w:pPr>
              <w:pStyle w:val="TableParagraph"/>
              <w:rPr>
                <w:sz w:val="20"/>
              </w:rPr>
            </w:pPr>
          </w:p>
        </w:tc>
        <w:tc>
          <w:tcPr>
            <w:tcW w:w="990" w:type="dxa"/>
          </w:tcPr>
          <w:p w14:paraId="61ABCF61" w14:textId="77777777" w:rsidR="000D14B5" w:rsidRDefault="000D14B5">
            <w:pPr>
              <w:pStyle w:val="TableParagraph"/>
              <w:rPr>
                <w:sz w:val="20"/>
              </w:rPr>
            </w:pPr>
          </w:p>
        </w:tc>
        <w:tc>
          <w:tcPr>
            <w:tcW w:w="3870" w:type="dxa"/>
          </w:tcPr>
          <w:p w14:paraId="173F9D0C" w14:textId="77777777" w:rsidR="000D14B5" w:rsidRDefault="000D14B5">
            <w:pPr>
              <w:pStyle w:val="TableParagraph"/>
              <w:rPr>
                <w:sz w:val="20"/>
              </w:rPr>
            </w:pPr>
          </w:p>
        </w:tc>
      </w:tr>
      <w:tr w:rsidR="000D14B5" w14:paraId="74B779D5" w14:textId="77777777">
        <w:trPr>
          <w:trHeight w:val="275"/>
        </w:trPr>
        <w:tc>
          <w:tcPr>
            <w:tcW w:w="677" w:type="dxa"/>
          </w:tcPr>
          <w:p w14:paraId="750E9E68" w14:textId="77777777" w:rsidR="000D14B5" w:rsidRDefault="000D14B5">
            <w:pPr>
              <w:pStyle w:val="TableParagraph"/>
              <w:rPr>
                <w:sz w:val="20"/>
              </w:rPr>
            </w:pPr>
          </w:p>
        </w:tc>
        <w:tc>
          <w:tcPr>
            <w:tcW w:w="1411" w:type="dxa"/>
          </w:tcPr>
          <w:p w14:paraId="4CDFECFF" w14:textId="77777777" w:rsidR="000D14B5" w:rsidRDefault="000D14B5">
            <w:pPr>
              <w:pStyle w:val="TableParagraph"/>
              <w:rPr>
                <w:sz w:val="20"/>
              </w:rPr>
            </w:pPr>
          </w:p>
        </w:tc>
        <w:tc>
          <w:tcPr>
            <w:tcW w:w="2160" w:type="dxa"/>
          </w:tcPr>
          <w:p w14:paraId="4593DE29" w14:textId="77777777" w:rsidR="000D14B5" w:rsidRDefault="000D14B5">
            <w:pPr>
              <w:pStyle w:val="TableParagraph"/>
              <w:rPr>
                <w:sz w:val="20"/>
              </w:rPr>
            </w:pPr>
          </w:p>
        </w:tc>
        <w:tc>
          <w:tcPr>
            <w:tcW w:w="990" w:type="dxa"/>
          </w:tcPr>
          <w:p w14:paraId="54BE9778" w14:textId="77777777" w:rsidR="000D14B5" w:rsidRDefault="000D14B5">
            <w:pPr>
              <w:pStyle w:val="TableParagraph"/>
              <w:rPr>
                <w:sz w:val="20"/>
              </w:rPr>
            </w:pPr>
          </w:p>
        </w:tc>
        <w:tc>
          <w:tcPr>
            <w:tcW w:w="3870" w:type="dxa"/>
          </w:tcPr>
          <w:p w14:paraId="2EC5C8DC" w14:textId="77777777" w:rsidR="000D14B5" w:rsidRDefault="000D14B5">
            <w:pPr>
              <w:pStyle w:val="TableParagraph"/>
              <w:rPr>
                <w:sz w:val="20"/>
              </w:rPr>
            </w:pPr>
          </w:p>
        </w:tc>
      </w:tr>
      <w:tr w:rsidR="000D14B5" w14:paraId="4CB3D3AF" w14:textId="77777777">
        <w:trPr>
          <w:trHeight w:val="276"/>
        </w:trPr>
        <w:tc>
          <w:tcPr>
            <w:tcW w:w="677" w:type="dxa"/>
          </w:tcPr>
          <w:p w14:paraId="3DC9DF62" w14:textId="77777777" w:rsidR="000D14B5" w:rsidRDefault="000D14B5">
            <w:pPr>
              <w:pStyle w:val="TableParagraph"/>
              <w:rPr>
                <w:sz w:val="20"/>
              </w:rPr>
            </w:pPr>
          </w:p>
        </w:tc>
        <w:tc>
          <w:tcPr>
            <w:tcW w:w="1411" w:type="dxa"/>
          </w:tcPr>
          <w:p w14:paraId="048B87F3" w14:textId="77777777" w:rsidR="000D14B5" w:rsidRDefault="000D14B5">
            <w:pPr>
              <w:pStyle w:val="TableParagraph"/>
              <w:rPr>
                <w:sz w:val="20"/>
              </w:rPr>
            </w:pPr>
          </w:p>
        </w:tc>
        <w:tc>
          <w:tcPr>
            <w:tcW w:w="2160" w:type="dxa"/>
          </w:tcPr>
          <w:p w14:paraId="77EB247B" w14:textId="77777777" w:rsidR="000D14B5" w:rsidRDefault="000D14B5">
            <w:pPr>
              <w:pStyle w:val="TableParagraph"/>
              <w:rPr>
                <w:sz w:val="20"/>
              </w:rPr>
            </w:pPr>
          </w:p>
        </w:tc>
        <w:tc>
          <w:tcPr>
            <w:tcW w:w="990" w:type="dxa"/>
          </w:tcPr>
          <w:p w14:paraId="12E36D29" w14:textId="77777777" w:rsidR="000D14B5" w:rsidRDefault="000D14B5">
            <w:pPr>
              <w:pStyle w:val="TableParagraph"/>
              <w:rPr>
                <w:sz w:val="20"/>
              </w:rPr>
            </w:pPr>
          </w:p>
        </w:tc>
        <w:tc>
          <w:tcPr>
            <w:tcW w:w="3870" w:type="dxa"/>
          </w:tcPr>
          <w:p w14:paraId="39DF75B8" w14:textId="77777777" w:rsidR="000D14B5" w:rsidRDefault="000D14B5">
            <w:pPr>
              <w:pStyle w:val="TableParagraph"/>
              <w:rPr>
                <w:sz w:val="20"/>
              </w:rPr>
            </w:pPr>
          </w:p>
        </w:tc>
      </w:tr>
      <w:tr w:rsidR="000D14B5" w14:paraId="754DF8BC" w14:textId="77777777">
        <w:trPr>
          <w:trHeight w:val="275"/>
        </w:trPr>
        <w:tc>
          <w:tcPr>
            <w:tcW w:w="677" w:type="dxa"/>
          </w:tcPr>
          <w:p w14:paraId="29CCB120" w14:textId="77777777" w:rsidR="000D14B5" w:rsidRDefault="000D14B5">
            <w:pPr>
              <w:pStyle w:val="TableParagraph"/>
              <w:rPr>
                <w:sz w:val="20"/>
              </w:rPr>
            </w:pPr>
          </w:p>
        </w:tc>
        <w:tc>
          <w:tcPr>
            <w:tcW w:w="1411" w:type="dxa"/>
          </w:tcPr>
          <w:p w14:paraId="2CB3D638" w14:textId="77777777" w:rsidR="000D14B5" w:rsidRDefault="000D14B5">
            <w:pPr>
              <w:pStyle w:val="TableParagraph"/>
              <w:rPr>
                <w:sz w:val="20"/>
              </w:rPr>
            </w:pPr>
          </w:p>
        </w:tc>
        <w:tc>
          <w:tcPr>
            <w:tcW w:w="2160" w:type="dxa"/>
          </w:tcPr>
          <w:p w14:paraId="0A2DE1A9" w14:textId="77777777" w:rsidR="000D14B5" w:rsidRDefault="000D14B5">
            <w:pPr>
              <w:pStyle w:val="TableParagraph"/>
              <w:rPr>
                <w:sz w:val="20"/>
              </w:rPr>
            </w:pPr>
          </w:p>
        </w:tc>
        <w:tc>
          <w:tcPr>
            <w:tcW w:w="990" w:type="dxa"/>
          </w:tcPr>
          <w:p w14:paraId="1D36D688" w14:textId="77777777" w:rsidR="000D14B5" w:rsidRDefault="000D14B5">
            <w:pPr>
              <w:pStyle w:val="TableParagraph"/>
              <w:rPr>
                <w:sz w:val="20"/>
              </w:rPr>
            </w:pPr>
          </w:p>
        </w:tc>
        <w:tc>
          <w:tcPr>
            <w:tcW w:w="3870" w:type="dxa"/>
          </w:tcPr>
          <w:p w14:paraId="5BD0D37B" w14:textId="77777777" w:rsidR="000D14B5" w:rsidRDefault="000D14B5">
            <w:pPr>
              <w:pStyle w:val="TableParagraph"/>
              <w:rPr>
                <w:sz w:val="20"/>
              </w:rPr>
            </w:pPr>
          </w:p>
        </w:tc>
      </w:tr>
      <w:tr w:rsidR="000D14B5" w14:paraId="554376B3" w14:textId="77777777">
        <w:trPr>
          <w:trHeight w:val="275"/>
        </w:trPr>
        <w:tc>
          <w:tcPr>
            <w:tcW w:w="677" w:type="dxa"/>
          </w:tcPr>
          <w:p w14:paraId="4B4C4972" w14:textId="77777777" w:rsidR="000D14B5" w:rsidRDefault="000D14B5">
            <w:pPr>
              <w:pStyle w:val="TableParagraph"/>
              <w:rPr>
                <w:sz w:val="20"/>
              </w:rPr>
            </w:pPr>
          </w:p>
        </w:tc>
        <w:tc>
          <w:tcPr>
            <w:tcW w:w="1411" w:type="dxa"/>
          </w:tcPr>
          <w:p w14:paraId="48AA6BB6" w14:textId="77777777" w:rsidR="000D14B5" w:rsidRDefault="000D14B5">
            <w:pPr>
              <w:pStyle w:val="TableParagraph"/>
              <w:rPr>
                <w:sz w:val="20"/>
              </w:rPr>
            </w:pPr>
          </w:p>
        </w:tc>
        <w:tc>
          <w:tcPr>
            <w:tcW w:w="2160" w:type="dxa"/>
          </w:tcPr>
          <w:p w14:paraId="4CF30207" w14:textId="77777777" w:rsidR="000D14B5" w:rsidRDefault="000D14B5">
            <w:pPr>
              <w:pStyle w:val="TableParagraph"/>
              <w:rPr>
                <w:sz w:val="20"/>
              </w:rPr>
            </w:pPr>
          </w:p>
        </w:tc>
        <w:tc>
          <w:tcPr>
            <w:tcW w:w="990" w:type="dxa"/>
          </w:tcPr>
          <w:p w14:paraId="21A1A960" w14:textId="77777777" w:rsidR="000D14B5" w:rsidRDefault="000D14B5">
            <w:pPr>
              <w:pStyle w:val="TableParagraph"/>
              <w:rPr>
                <w:sz w:val="20"/>
              </w:rPr>
            </w:pPr>
          </w:p>
        </w:tc>
        <w:tc>
          <w:tcPr>
            <w:tcW w:w="3870" w:type="dxa"/>
          </w:tcPr>
          <w:p w14:paraId="51EB91C1" w14:textId="77777777" w:rsidR="000D14B5" w:rsidRDefault="000D14B5">
            <w:pPr>
              <w:pStyle w:val="TableParagraph"/>
              <w:rPr>
                <w:sz w:val="20"/>
              </w:rPr>
            </w:pPr>
          </w:p>
        </w:tc>
      </w:tr>
      <w:tr w:rsidR="000D14B5" w14:paraId="7FA109CB" w14:textId="77777777">
        <w:trPr>
          <w:trHeight w:val="275"/>
        </w:trPr>
        <w:tc>
          <w:tcPr>
            <w:tcW w:w="677" w:type="dxa"/>
          </w:tcPr>
          <w:p w14:paraId="182D85D9" w14:textId="77777777" w:rsidR="000D14B5" w:rsidRDefault="000D14B5">
            <w:pPr>
              <w:pStyle w:val="TableParagraph"/>
              <w:rPr>
                <w:sz w:val="20"/>
              </w:rPr>
            </w:pPr>
          </w:p>
        </w:tc>
        <w:tc>
          <w:tcPr>
            <w:tcW w:w="1411" w:type="dxa"/>
          </w:tcPr>
          <w:p w14:paraId="2574A0FD" w14:textId="77777777" w:rsidR="000D14B5" w:rsidRDefault="000D14B5">
            <w:pPr>
              <w:pStyle w:val="TableParagraph"/>
              <w:rPr>
                <w:sz w:val="20"/>
              </w:rPr>
            </w:pPr>
          </w:p>
        </w:tc>
        <w:tc>
          <w:tcPr>
            <w:tcW w:w="2160" w:type="dxa"/>
          </w:tcPr>
          <w:p w14:paraId="0650C482" w14:textId="77777777" w:rsidR="000D14B5" w:rsidRDefault="000D14B5">
            <w:pPr>
              <w:pStyle w:val="TableParagraph"/>
              <w:rPr>
                <w:sz w:val="20"/>
              </w:rPr>
            </w:pPr>
          </w:p>
        </w:tc>
        <w:tc>
          <w:tcPr>
            <w:tcW w:w="990" w:type="dxa"/>
          </w:tcPr>
          <w:p w14:paraId="638F6459" w14:textId="77777777" w:rsidR="000D14B5" w:rsidRDefault="000D14B5">
            <w:pPr>
              <w:pStyle w:val="TableParagraph"/>
              <w:rPr>
                <w:sz w:val="20"/>
              </w:rPr>
            </w:pPr>
          </w:p>
        </w:tc>
        <w:tc>
          <w:tcPr>
            <w:tcW w:w="3870" w:type="dxa"/>
          </w:tcPr>
          <w:p w14:paraId="0F09A238" w14:textId="77777777" w:rsidR="000D14B5" w:rsidRDefault="000D14B5">
            <w:pPr>
              <w:pStyle w:val="TableParagraph"/>
              <w:rPr>
                <w:sz w:val="20"/>
              </w:rPr>
            </w:pPr>
          </w:p>
        </w:tc>
      </w:tr>
      <w:tr w:rsidR="000D14B5" w14:paraId="485125EB" w14:textId="77777777">
        <w:trPr>
          <w:trHeight w:val="276"/>
        </w:trPr>
        <w:tc>
          <w:tcPr>
            <w:tcW w:w="677" w:type="dxa"/>
          </w:tcPr>
          <w:p w14:paraId="6001AD93" w14:textId="77777777" w:rsidR="000D14B5" w:rsidRDefault="000D14B5">
            <w:pPr>
              <w:pStyle w:val="TableParagraph"/>
              <w:rPr>
                <w:sz w:val="20"/>
              </w:rPr>
            </w:pPr>
          </w:p>
        </w:tc>
        <w:tc>
          <w:tcPr>
            <w:tcW w:w="1411" w:type="dxa"/>
          </w:tcPr>
          <w:p w14:paraId="3B6CD1EB" w14:textId="77777777" w:rsidR="000D14B5" w:rsidRDefault="000D14B5">
            <w:pPr>
              <w:pStyle w:val="TableParagraph"/>
              <w:rPr>
                <w:sz w:val="20"/>
              </w:rPr>
            </w:pPr>
          </w:p>
        </w:tc>
        <w:tc>
          <w:tcPr>
            <w:tcW w:w="2160" w:type="dxa"/>
          </w:tcPr>
          <w:p w14:paraId="58BE0554" w14:textId="77777777" w:rsidR="000D14B5" w:rsidRDefault="000D14B5">
            <w:pPr>
              <w:pStyle w:val="TableParagraph"/>
              <w:rPr>
                <w:sz w:val="20"/>
              </w:rPr>
            </w:pPr>
          </w:p>
        </w:tc>
        <w:tc>
          <w:tcPr>
            <w:tcW w:w="990" w:type="dxa"/>
          </w:tcPr>
          <w:p w14:paraId="0CDF4302" w14:textId="77777777" w:rsidR="000D14B5" w:rsidRDefault="000D14B5">
            <w:pPr>
              <w:pStyle w:val="TableParagraph"/>
              <w:rPr>
                <w:sz w:val="20"/>
              </w:rPr>
            </w:pPr>
          </w:p>
        </w:tc>
        <w:tc>
          <w:tcPr>
            <w:tcW w:w="3870" w:type="dxa"/>
          </w:tcPr>
          <w:p w14:paraId="6C1A4EE2" w14:textId="77777777" w:rsidR="000D14B5" w:rsidRDefault="000D14B5">
            <w:pPr>
              <w:pStyle w:val="TableParagraph"/>
              <w:rPr>
                <w:sz w:val="20"/>
              </w:rPr>
            </w:pPr>
          </w:p>
        </w:tc>
      </w:tr>
      <w:tr w:rsidR="000D14B5" w14:paraId="0A354986" w14:textId="77777777">
        <w:trPr>
          <w:trHeight w:val="275"/>
        </w:trPr>
        <w:tc>
          <w:tcPr>
            <w:tcW w:w="677" w:type="dxa"/>
          </w:tcPr>
          <w:p w14:paraId="6C287EE9" w14:textId="77777777" w:rsidR="000D14B5" w:rsidRDefault="000D14B5">
            <w:pPr>
              <w:pStyle w:val="TableParagraph"/>
              <w:rPr>
                <w:sz w:val="20"/>
              </w:rPr>
            </w:pPr>
          </w:p>
        </w:tc>
        <w:tc>
          <w:tcPr>
            <w:tcW w:w="1411" w:type="dxa"/>
          </w:tcPr>
          <w:p w14:paraId="6899A8FA" w14:textId="77777777" w:rsidR="000D14B5" w:rsidRDefault="000D14B5">
            <w:pPr>
              <w:pStyle w:val="TableParagraph"/>
              <w:rPr>
                <w:sz w:val="20"/>
              </w:rPr>
            </w:pPr>
          </w:p>
        </w:tc>
        <w:tc>
          <w:tcPr>
            <w:tcW w:w="2160" w:type="dxa"/>
          </w:tcPr>
          <w:p w14:paraId="69F4743B" w14:textId="77777777" w:rsidR="000D14B5" w:rsidRDefault="000D14B5">
            <w:pPr>
              <w:pStyle w:val="TableParagraph"/>
              <w:rPr>
                <w:sz w:val="20"/>
              </w:rPr>
            </w:pPr>
          </w:p>
        </w:tc>
        <w:tc>
          <w:tcPr>
            <w:tcW w:w="990" w:type="dxa"/>
          </w:tcPr>
          <w:p w14:paraId="621BED79" w14:textId="77777777" w:rsidR="000D14B5" w:rsidRDefault="000D14B5">
            <w:pPr>
              <w:pStyle w:val="TableParagraph"/>
              <w:rPr>
                <w:sz w:val="20"/>
              </w:rPr>
            </w:pPr>
          </w:p>
        </w:tc>
        <w:tc>
          <w:tcPr>
            <w:tcW w:w="3870" w:type="dxa"/>
          </w:tcPr>
          <w:p w14:paraId="64722654" w14:textId="77777777" w:rsidR="000D14B5" w:rsidRDefault="000D14B5">
            <w:pPr>
              <w:pStyle w:val="TableParagraph"/>
              <w:rPr>
                <w:sz w:val="20"/>
              </w:rPr>
            </w:pPr>
          </w:p>
        </w:tc>
      </w:tr>
      <w:tr w:rsidR="000D14B5" w14:paraId="7A0AE625" w14:textId="77777777">
        <w:trPr>
          <w:trHeight w:val="275"/>
        </w:trPr>
        <w:tc>
          <w:tcPr>
            <w:tcW w:w="677" w:type="dxa"/>
          </w:tcPr>
          <w:p w14:paraId="39524776" w14:textId="77777777" w:rsidR="000D14B5" w:rsidRDefault="000D14B5">
            <w:pPr>
              <w:pStyle w:val="TableParagraph"/>
              <w:rPr>
                <w:sz w:val="20"/>
              </w:rPr>
            </w:pPr>
          </w:p>
        </w:tc>
        <w:tc>
          <w:tcPr>
            <w:tcW w:w="1411" w:type="dxa"/>
          </w:tcPr>
          <w:p w14:paraId="248C5309" w14:textId="77777777" w:rsidR="000D14B5" w:rsidRDefault="000D14B5">
            <w:pPr>
              <w:pStyle w:val="TableParagraph"/>
              <w:rPr>
                <w:sz w:val="20"/>
              </w:rPr>
            </w:pPr>
          </w:p>
        </w:tc>
        <w:tc>
          <w:tcPr>
            <w:tcW w:w="2160" w:type="dxa"/>
          </w:tcPr>
          <w:p w14:paraId="365A3997" w14:textId="77777777" w:rsidR="000D14B5" w:rsidRDefault="000D14B5">
            <w:pPr>
              <w:pStyle w:val="TableParagraph"/>
              <w:rPr>
                <w:sz w:val="20"/>
              </w:rPr>
            </w:pPr>
          </w:p>
        </w:tc>
        <w:tc>
          <w:tcPr>
            <w:tcW w:w="990" w:type="dxa"/>
          </w:tcPr>
          <w:p w14:paraId="3E602DF9" w14:textId="77777777" w:rsidR="000D14B5" w:rsidRDefault="000D14B5">
            <w:pPr>
              <w:pStyle w:val="TableParagraph"/>
              <w:rPr>
                <w:sz w:val="20"/>
              </w:rPr>
            </w:pPr>
          </w:p>
        </w:tc>
        <w:tc>
          <w:tcPr>
            <w:tcW w:w="3870" w:type="dxa"/>
          </w:tcPr>
          <w:p w14:paraId="0AD07450" w14:textId="77777777" w:rsidR="000D14B5" w:rsidRDefault="000D14B5">
            <w:pPr>
              <w:pStyle w:val="TableParagraph"/>
              <w:rPr>
                <w:sz w:val="20"/>
              </w:rPr>
            </w:pPr>
          </w:p>
        </w:tc>
      </w:tr>
      <w:tr w:rsidR="000D14B5" w14:paraId="49F12563" w14:textId="77777777">
        <w:trPr>
          <w:trHeight w:val="276"/>
        </w:trPr>
        <w:tc>
          <w:tcPr>
            <w:tcW w:w="677" w:type="dxa"/>
          </w:tcPr>
          <w:p w14:paraId="0F2C056B" w14:textId="77777777" w:rsidR="000D14B5" w:rsidRDefault="000D14B5">
            <w:pPr>
              <w:pStyle w:val="TableParagraph"/>
              <w:rPr>
                <w:sz w:val="20"/>
              </w:rPr>
            </w:pPr>
          </w:p>
        </w:tc>
        <w:tc>
          <w:tcPr>
            <w:tcW w:w="1411" w:type="dxa"/>
          </w:tcPr>
          <w:p w14:paraId="26D8839C" w14:textId="77777777" w:rsidR="000D14B5" w:rsidRDefault="000D14B5">
            <w:pPr>
              <w:pStyle w:val="TableParagraph"/>
              <w:rPr>
                <w:sz w:val="20"/>
              </w:rPr>
            </w:pPr>
          </w:p>
        </w:tc>
        <w:tc>
          <w:tcPr>
            <w:tcW w:w="2160" w:type="dxa"/>
          </w:tcPr>
          <w:p w14:paraId="5B3DB1D1" w14:textId="77777777" w:rsidR="000D14B5" w:rsidRDefault="000D14B5">
            <w:pPr>
              <w:pStyle w:val="TableParagraph"/>
              <w:rPr>
                <w:sz w:val="20"/>
              </w:rPr>
            </w:pPr>
          </w:p>
        </w:tc>
        <w:tc>
          <w:tcPr>
            <w:tcW w:w="990" w:type="dxa"/>
          </w:tcPr>
          <w:p w14:paraId="68DB76F7" w14:textId="77777777" w:rsidR="000D14B5" w:rsidRDefault="000D14B5">
            <w:pPr>
              <w:pStyle w:val="TableParagraph"/>
              <w:rPr>
                <w:sz w:val="20"/>
              </w:rPr>
            </w:pPr>
          </w:p>
        </w:tc>
        <w:tc>
          <w:tcPr>
            <w:tcW w:w="3870" w:type="dxa"/>
          </w:tcPr>
          <w:p w14:paraId="466FCBFB" w14:textId="77777777" w:rsidR="000D14B5" w:rsidRDefault="000D14B5">
            <w:pPr>
              <w:pStyle w:val="TableParagraph"/>
              <w:rPr>
                <w:sz w:val="20"/>
              </w:rPr>
            </w:pPr>
          </w:p>
        </w:tc>
      </w:tr>
      <w:tr w:rsidR="000D14B5" w14:paraId="7D658C8A" w14:textId="77777777">
        <w:trPr>
          <w:trHeight w:val="275"/>
        </w:trPr>
        <w:tc>
          <w:tcPr>
            <w:tcW w:w="677" w:type="dxa"/>
          </w:tcPr>
          <w:p w14:paraId="43343290" w14:textId="77777777" w:rsidR="000D14B5" w:rsidRDefault="000D14B5">
            <w:pPr>
              <w:pStyle w:val="TableParagraph"/>
              <w:rPr>
                <w:sz w:val="20"/>
              </w:rPr>
            </w:pPr>
          </w:p>
        </w:tc>
        <w:tc>
          <w:tcPr>
            <w:tcW w:w="1411" w:type="dxa"/>
          </w:tcPr>
          <w:p w14:paraId="448491DC" w14:textId="77777777" w:rsidR="000D14B5" w:rsidRDefault="000D14B5">
            <w:pPr>
              <w:pStyle w:val="TableParagraph"/>
              <w:rPr>
                <w:sz w:val="20"/>
              </w:rPr>
            </w:pPr>
          </w:p>
        </w:tc>
        <w:tc>
          <w:tcPr>
            <w:tcW w:w="2160" w:type="dxa"/>
          </w:tcPr>
          <w:p w14:paraId="2CDC6CB4" w14:textId="77777777" w:rsidR="000D14B5" w:rsidRDefault="000D14B5">
            <w:pPr>
              <w:pStyle w:val="TableParagraph"/>
              <w:rPr>
                <w:sz w:val="20"/>
              </w:rPr>
            </w:pPr>
          </w:p>
        </w:tc>
        <w:tc>
          <w:tcPr>
            <w:tcW w:w="990" w:type="dxa"/>
          </w:tcPr>
          <w:p w14:paraId="1F430FAE" w14:textId="77777777" w:rsidR="000D14B5" w:rsidRDefault="000D14B5">
            <w:pPr>
              <w:pStyle w:val="TableParagraph"/>
              <w:rPr>
                <w:sz w:val="20"/>
              </w:rPr>
            </w:pPr>
          </w:p>
        </w:tc>
        <w:tc>
          <w:tcPr>
            <w:tcW w:w="3870" w:type="dxa"/>
          </w:tcPr>
          <w:p w14:paraId="6ABD5B54" w14:textId="77777777" w:rsidR="000D14B5" w:rsidRDefault="000D14B5">
            <w:pPr>
              <w:pStyle w:val="TableParagraph"/>
              <w:rPr>
                <w:sz w:val="20"/>
              </w:rPr>
            </w:pPr>
          </w:p>
        </w:tc>
      </w:tr>
      <w:tr w:rsidR="000D14B5" w14:paraId="3C03320E" w14:textId="77777777">
        <w:trPr>
          <w:trHeight w:val="275"/>
        </w:trPr>
        <w:tc>
          <w:tcPr>
            <w:tcW w:w="677" w:type="dxa"/>
          </w:tcPr>
          <w:p w14:paraId="3BCD80F8" w14:textId="77777777" w:rsidR="000D14B5" w:rsidRDefault="000D14B5">
            <w:pPr>
              <w:pStyle w:val="TableParagraph"/>
              <w:rPr>
                <w:sz w:val="20"/>
              </w:rPr>
            </w:pPr>
          </w:p>
        </w:tc>
        <w:tc>
          <w:tcPr>
            <w:tcW w:w="1411" w:type="dxa"/>
          </w:tcPr>
          <w:p w14:paraId="55D9873B" w14:textId="77777777" w:rsidR="000D14B5" w:rsidRDefault="000D14B5">
            <w:pPr>
              <w:pStyle w:val="TableParagraph"/>
              <w:rPr>
                <w:sz w:val="20"/>
              </w:rPr>
            </w:pPr>
          </w:p>
        </w:tc>
        <w:tc>
          <w:tcPr>
            <w:tcW w:w="2160" w:type="dxa"/>
          </w:tcPr>
          <w:p w14:paraId="1525B3CF" w14:textId="77777777" w:rsidR="000D14B5" w:rsidRDefault="000D14B5">
            <w:pPr>
              <w:pStyle w:val="TableParagraph"/>
              <w:rPr>
                <w:sz w:val="20"/>
              </w:rPr>
            </w:pPr>
          </w:p>
        </w:tc>
        <w:tc>
          <w:tcPr>
            <w:tcW w:w="990" w:type="dxa"/>
          </w:tcPr>
          <w:p w14:paraId="626FC9B7" w14:textId="77777777" w:rsidR="000D14B5" w:rsidRDefault="000D14B5">
            <w:pPr>
              <w:pStyle w:val="TableParagraph"/>
              <w:rPr>
                <w:sz w:val="20"/>
              </w:rPr>
            </w:pPr>
          </w:p>
        </w:tc>
        <w:tc>
          <w:tcPr>
            <w:tcW w:w="3870" w:type="dxa"/>
          </w:tcPr>
          <w:p w14:paraId="759A5030" w14:textId="77777777" w:rsidR="000D14B5" w:rsidRDefault="000D14B5">
            <w:pPr>
              <w:pStyle w:val="TableParagraph"/>
              <w:rPr>
                <w:sz w:val="20"/>
              </w:rPr>
            </w:pPr>
          </w:p>
        </w:tc>
      </w:tr>
      <w:tr w:rsidR="000D14B5" w14:paraId="2D7E3DEF" w14:textId="77777777">
        <w:trPr>
          <w:trHeight w:val="276"/>
        </w:trPr>
        <w:tc>
          <w:tcPr>
            <w:tcW w:w="677" w:type="dxa"/>
          </w:tcPr>
          <w:p w14:paraId="61A41D39" w14:textId="77777777" w:rsidR="000D14B5" w:rsidRDefault="000D14B5">
            <w:pPr>
              <w:pStyle w:val="TableParagraph"/>
              <w:rPr>
                <w:sz w:val="20"/>
              </w:rPr>
            </w:pPr>
          </w:p>
        </w:tc>
        <w:tc>
          <w:tcPr>
            <w:tcW w:w="1411" w:type="dxa"/>
          </w:tcPr>
          <w:p w14:paraId="70020140" w14:textId="77777777" w:rsidR="000D14B5" w:rsidRDefault="000D14B5">
            <w:pPr>
              <w:pStyle w:val="TableParagraph"/>
              <w:rPr>
                <w:sz w:val="20"/>
              </w:rPr>
            </w:pPr>
          </w:p>
        </w:tc>
        <w:tc>
          <w:tcPr>
            <w:tcW w:w="2160" w:type="dxa"/>
          </w:tcPr>
          <w:p w14:paraId="17F6E385" w14:textId="77777777" w:rsidR="000D14B5" w:rsidRDefault="000D14B5">
            <w:pPr>
              <w:pStyle w:val="TableParagraph"/>
              <w:rPr>
                <w:sz w:val="20"/>
              </w:rPr>
            </w:pPr>
          </w:p>
        </w:tc>
        <w:tc>
          <w:tcPr>
            <w:tcW w:w="990" w:type="dxa"/>
          </w:tcPr>
          <w:p w14:paraId="7583351D" w14:textId="77777777" w:rsidR="000D14B5" w:rsidRDefault="000D14B5">
            <w:pPr>
              <w:pStyle w:val="TableParagraph"/>
              <w:rPr>
                <w:sz w:val="20"/>
              </w:rPr>
            </w:pPr>
          </w:p>
        </w:tc>
        <w:tc>
          <w:tcPr>
            <w:tcW w:w="3870" w:type="dxa"/>
          </w:tcPr>
          <w:p w14:paraId="45998488" w14:textId="77777777" w:rsidR="000D14B5" w:rsidRDefault="000D14B5">
            <w:pPr>
              <w:pStyle w:val="TableParagraph"/>
              <w:rPr>
                <w:sz w:val="20"/>
              </w:rPr>
            </w:pPr>
          </w:p>
        </w:tc>
      </w:tr>
      <w:tr w:rsidR="000D14B5" w14:paraId="1F26F3AC" w14:textId="77777777">
        <w:trPr>
          <w:trHeight w:val="275"/>
        </w:trPr>
        <w:tc>
          <w:tcPr>
            <w:tcW w:w="677" w:type="dxa"/>
          </w:tcPr>
          <w:p w14:paraId="5F1ABC36" w14:textId="77777777" w:rsidR="000D14B5" w:rsidRDefault="000D14B5">
            <w:pPr>
              <w:pStyle w:val="TableParagraph"/>
              <w:rPr>
                <w:sz w:val="20"/>
              </w:rPr>
            </w:pPr>
          </w:p>
        </w:tc>
        <w:tc>
          <w:tcPr>
            <w:tcW w:w="1411" w:type="dxa"/>
          </w:tcPr>
          <w:p w14:paraId="1FB33AE9" w14:textId="77777777" w:rsidR="000D14B5" w:rsidRDefault="000D14B5">
            <w:pPr>
              <w:pStyle w:val="TableParagraph"/>
              <w:rPr>
                <w:sz w:val="20"/>
              </w:rPr>
            </w:pPr>
          </w:p>
        </w:tc>
        <w:tc>
          <w:tcPr>
            <w:tcW w:w="2160" w:type="dxa"/>
          </w:tcPr>
          <w:p w14:paraId="39E7C793" w14:textId="77777777" w:rsidR="000D14B5" w:rsidRDefault="000D14B5">
            <w:pPr>
              <w:pStyle w:val="TableParagraph"/>
              <w:rPr>
                <w:sz w:val="20"/>
              </w:rPr>
            </w:pPr>
          </w:p>
        </w:tc>
        <w:tc>
          <w:tcPr>
            <w:tcW w:w="990" w:type="dxa"/>
          </w:tcPr>
          <w:p w14:paraId="0BE01E75" w14:textId="77777777" w:rsidR="000D14B5" w:rsidRDefault="000D14B5">
            <w:pPr>
              <w:pStyle w:val="TableParagraph"/>
              <w:rPr>
                <w:sz w:val="20"/>
              </w:rPr>
            </w:pPr>
          </w:p>
        </w:tc>
        <w:tc>
          <w:tcPr>
            <w:tcW w:w="3870" w:type="dxa"/>
          </w:tcPr>
          <w:p w14:paraId="2FFD2FFE" w14:textId="77777777" w:rsidR="000D14B5" w:rsidRDefault="000D14B5">
            <w:pPr>
              <w:pStyle w:val="TableParagraph"/>
              <w:rPr>
                <w:sz w:val="20"/>
              </w:rPr>
            </w:pPr>
          </w:p>
        </w:tc>
      </w:tr>
      <w:tr w:rsidR="000D14B5" w14:paraId="6C23BC9D" w14:textId="77777777">
        <w:trPr>
          <w:trHeight w:val="275"/>
        </w:trPr>
        <w:tc>
          <w:tcPr>
            <w:tcW w:w="677" w:type="dxa"/>
          </w:tcPr>
          <w:p w14:paraId="345EE381" w14:textId="77777777" w:rsidR="000D14B5" w:rsidRDefault="000D14B5">
            <w:pPr>
              <w:pStyle w:val="TableParagraph"/>
              <w:rPr>
                <w:sz w:val="20"/>
              </w:rPr>
            </w:pPr>
          </w:p>
        </w:tc>
        <w:tc>
          <w:tcPr>
            <w:tcW w:w="1411" w:type="dxa"/>
          </w:tcPr>
          <w:p w14:paraId="374A936C" w14:textId="77777777" w:rsidR="000D14B5" w:rsidRDefault="000D14B5">
            <w:pPr>
              <w:pStyle w:val="TableParagraph"/>
              <w:rPr>
                <w:sz w:val="20"/>
              </w:rPr>
            </w:pPr>
          </w:p>
        </w:tc>
        <w:tc>
          <w:tcPr>
            <w:tcW w:w="2160" w:type="dxa"/>
          </w:tcPr>
          <w:p w14:paraId="43065B9E" w14:textId="77777777" w:rsidR="000D14B5" w:rsidRDefault="000D14B5">
            <w:pPr>
              <w:pStyle w:val="TableParagraph"/>
              <w:rPr>
                <w:sz w:val="20"/>
              </w:rPr>
            </w:pPr>
          </w:p>
        </w:tc>
        <w:tc>
          <w:tcPr>
            <w:tcW w:w="990" w:type="dxa"/>
          </w:tcPr>
          <w:p w14:paraId="65F59DE1" w14:textId="77777777" w:rsidR="000D14B5" w:rsidRDefault="000D14B5">
            <w:pPr>
              <w:pStyle w:val="TableParagraph"/>
              <w:rPr>
                <w:sz w:val="20"/>
              </w:rPr>
            </w:pPr>
          </w:p>
        </w:tc>
        <w:tc>
          <w:tcPr>
            <w:tcW w:w="3870" w:type="dxa"/>
          </w:tcPr>
          <w:p w14:paraId="1AB6A6A5" w14:textId="77777777" w:rsidR="000D14B5" w:rsidRDefault="000D14B5">
            <w:pPr>
              <w:pStyle w:val="TableParagraph"/>
              <w:rPr>
                <w:sz w:val="20"/>
              </w:rPr>
            </w:pPr>
          </w:p>
        </w:tc>
      </w:tr>
      <w:tr w:rsidR="000D14B5" w14:paraId="0148CAB1" w14:textId="77777777">
        <w:trPr>
          <w:trHeight w:val="276"/>
        </w:trPr>
        <w:tc>
          <w:tcPr>
            <w:tcW w:w="677" w:type="dxa"/>
          </w:tcPr>
          <w:p w14:paraId="3207C77A" w14:textId="77777777" w:rsidR="000D14B5" w:rsidRDefault="000D14B5">
            <w:pPr>
              <w:pStyle w:val="TableParagraph"/>
              <w:rPr>
                <w:sz w:val="20"/>
              </w:rPr>
            </w:pPr>
          </w:p>
        </w:tc>
        <w:tc>
          <w:tcPr>
            <w:tcW w:w="1411" w:type="dxa"/>
          </w:tcPr>
          <w:p w14:paraId="6F7C5149" w14:textId="77777777" w:rsidR="000D14B5" w:rsidRDefault="000D14B5">
            <w:pPr>
              <w:pStyle w:val="TableParagraph"/>
              <w:rPr>
                <w:sz w:val="20"/>
              </w:rPr>
            </w:pPr>
          </w:p>
        </w:tc>
        <w:tc>
          <w:tcPr>
            <w:tcW w:w="2160" w:type="dxa"/>
          </w:tcPr>
          <w:p w14:paraId="0F473FAE" w14:textId="77777777" w:rsidR="000D14B5" w:rsidRDefault="000D14B5">
            <w:pPr>
              <w:pStyle w:val="TableParagraph"/>
              <w:rPr>
                <w:sz w:val="20"/>
              </w:rPr>
            </w:pPr>
          </w:p>
        </w:tc>
        <w:tc>
          <w:tcPr>
            <w:tcW w:w="990" w:type="dxa"/>
          </w:tcPr>
          <w:p w14:paraId="3B62A7E4" w14:textId="77777777" w:rsidR="000D14B5" w:rsidRDefault="000D14B5">
            <w:pPr>
              <w:pStyle w:val="TableParagraph"/>
              <w:rPr>
                <w:sz w:val="20"/>
              </w:rPr>
            </w:pPr>
          </w:p>
        </w:tc>
        <w:tc>
          <w:tcPr>
            <w:tcW w:w="3870" w:type="dxa"/>
          </w:tcPr>
          <w:p w14:paraId="52CF99B6" w14:textId="77777777" w:rsidR="000D14B5" w:rsidRDefault="000D14B5">
            <w:pPr>
              <w:pStyle w:val="TableParagraph"/>
              <w:rPr>
                <w:sz w:val="20"/>
              </w:rPr>
            </w:pPr>
          </w:p>
        </w:tc>
      </w:tr>
      <w:tr w:rsidR="000D14B5" w14:paraId="045A5FFE" w14:textId="77777777">
        <w:trPr>
          <w:trHeight w:val="275"/>
        </w:trPr>
        <w:tc>
          <w:tcPr>
            <w:tcW w:w="677" w:type="dxa"/>
          </w:tcPr>
          <w:p w14:paraId="6094872B" w14:textId="77777777" w:rsidR="000D14B5" w:rsidRDefault="000D14B5">
            <w:pPr>
              <w:pStyle w:val="TableParagraph"/>
              <w:rPr>
                <w:sz w:val="20"/>
              </w:rPr>
            </w:pPr>
          </w:p>
        </w:tc>
        <w:tc>
          <w:tcPr>
            <w:tcW w:w="1411" w:type="dxa"/>
          </w:tcPr>
          <w:p w14:paraId="3D127688" w14:textId="77777777" w:rsidR="000D14B5" w:rsidRDefault="000D14B5">
            <w:pPr>
              <w:pStyle w:val="TableParagraph"/>
              <w:rPr>
                <w:sz w:val="20"/>
              </w:rPr>
            </w:pPr>
          </w:p>
        </w:tc>
        <w:tc>
          <w:tcPr>
            <w:tcW w:w="2160" w:type="dxa"/>
          </w:tcPr>
          <w:p w14:paraId="085A12A8" w14:textId="77777777" w:rsidR="000D14B5" w:rsidRDefault="000D14B5">
            <w:pPr>
              <w:pStyle w:val="TableParagraph"/>
              <w:rPr>
                <w:sz w:val="20"/>
              </w:rPr>
            </w:pPr>
          </w:p>
        </w:tc>
        <w:tc>
          <w:tcPr>
            <w:tcW w:w="990" w:type="dxa"/>
          </w:tcPr>
          <w:p w14:paraId="028A62F1" w14:textId="77777777" w:rsidR="000D14B5" w:rsidRDefault="000D14B5">
            <w:pPr>
              <w:pStyle w:val="TableParagraph"/>
              <w:rPr>
                <w:sz w:val="20"/>
              </w:rPr>
            </w:pPr>
          </w:p>
        </w:tc>
        <w:tc>
          <w:tcPr>
            <w:tcW w:w="3870" w:type="dxa"/>
          </w:tcPr>
          <w:p w14:paraId="12027BF7" w14:textId="77777777" w:rsidR="000D14B5" w:rsidRDefault="000D14B5">
            <w:pPr>
              <w:pStyle w:val="TableParagraph"/>
              <w:rPr>
                <w:sz w:val="20"/>
              </w:rPr>
            </w:pPr>
          </w:p>
        </w:tc>
      </w:tr>
      <w:tr w:rsidR="000D14B5" w14:paraId="4C25E2C0" w14:textId="77777777">
        <w:trPr>
          <w:trHeight w:val="275"/>
        </w:trPr>
        <w:tc>
          <w:tcPr>
            <w:tcW w:w="677" w:type="dxa"/>
          </w:tcPr>
          <w:p w14:paraId="1A2152AA" w14:textId="77777777" w:rsidR="000D14B5" w:rsidRDefault="000D14B5">
            <w:pPr>
              <w:pStyle w:val="TableParagraph"/>
              <w:rPr>
                <w:sz w:val="20"/>
              </w:rPr>
            </w:pPr>
          </w:p>
        </w:tc>
        <w:tc>
          <w:tcPr>
            <w:tcW w:w="1411" w:type="dxa"/>
          </w:tcPr>
          <w:p w14:paraId="0B6D10DD" w14:textId="77777777" w:rsidR="000D14B5" w:rsidRDefault="000D14B5">
            <w:pPr>
              <w:pStyle w:val="TableParagraph"/>
              <w:rPr>
                <w:sz w:val="20"/>
              </w:rPr>
            </w:pPr>
          </w:p>
        </w:tc>
        <w:tc>
          <w:tcPr>
            <w:tcW w:w="2160" w:type="dxa"/>
          </w:tcPr>
          <w:p w14:paraId="722C9E3D" w14:textId="77777777" w:rsidR="000D14B5" w:rsidRDefault="000D14B5">
            <w:pPr>
              <w:pStyle w:val="TableParagraph"/>
              <w:rPr>
                <w:sz w:val="20"/>
              </w:rPr>
            </w:pPr>
          </w:p>
        </w:tc>
        <w:tc>
          <w:tcPr>
            <w:tcW w:w="990" w:type="dxa"/>
          </w:tcPr>
          <w:p w14:paraId="34BF6D97" w14:textId="77777777" w:rsidR="000D14B5" w:rsidRDefault="000D14B5">
            <w:pPr>
              <w:pStyle w:val="TableParagraph"/>
              <w:rPr>
                <w:sz w:val="20"/>
              </w:rPr>
            </w:pPr>
          </w:p>
        </w:tc>
        <w:tc>
          <w:tcPr>
            <w:tcW w:w="3870" w:type="dxa"/>
          </w:tcPr>
          <w:p w14:paraId="2EDC1532" w14:textId="77777777" w:rsidR="000D14B5" w:rsidRDefault="000D14B5">
            <w:pPr>
              <w:pStyle w:val="TableParagraph"/>
              <w:rPr>
                <w:sz w:val="20"/>
              </w:rPr>
            </w:pPr>
          </w:p>
        </w:tc>
      </w:tr>
      <w:tr w:rsidR="000D14B5" w14:paraId="5450FB36" w14:textId="77777777">
        <w:trPr>
          <w:trHeight w:val="276"/>
        </w:trPr>
        <w:tc>
          <w:tcPr>
            <w:tcW w:w="677" w:type="dxa"/>
          </w:tcPr>
          <w:p w14:paraId="6478B371" w14:textId="77777777" w:rsidR="000D14B5" w:rsidRDefault="000D14B5">
            <w:pPr>
              <w:pStyle w:val="TableParagraph"/>
              <w:rPr>
                <w:sz w:val="20"/>
              </w:rPr>
            </w:pPr>
          </w:p>
        </w:tc>
        <w:tc>
          <w:tcPr>
            <w:tcW w:w="1411" w:type="dxa"/>
          </w:tcPr>
          <w:p w14:paraId="0588F223" w14:textId="77777777" w:rsidR="000D14B5" w:rsidRDefault="000D14B5">
            <w:pPr>
              <w:pStyle w:val="TableParagraph"/>
              <w:rPr>
                <w:sz w:val="20"/>
              </w:rPr>
            </w:pPr>
          </w:p>
        </w:tc>
        <w:tc>
          <w:tcPr>
            <w:tcW w:w="2160" w:type="dxa"/>
          </w:tcPr>
          <w:p w14:paraId="71BDD465" w14:textId="77777777" w:rsidR="000D14B5" w:rsidRDefault="000D14B5">
            <w:pPr>
              <w:pStyle w:val="TableParagraph"/>
              <w:rPr>
                <w:sz w:val="20"/>
              </w:rPr>
            </w:pPr>
          </w:p>
        </w:tc>
        <w:tc>
          <w:tcPr>
            <w:tcW w:w="990" w:type="dxa"/>
          </w:tcPr>
          <w:p w14:paraId="1A8A22ED" w14:textId="77777777" w:rsidR="000D14B5" w:rsidRDefault="000D14B5">
            <w:pPr>
              <w:pStyle w:val="TableParagraph"/>
              <w:rPr>
                <w:sz w:val="20"/>
              </w:rPr>
            </w:pPr>
          </w:p>
        </w:tc>
        <w:tc>
          <w:tcPr>
            <w:tcW w:w="3870" w:type="dxa"/>
          </w:tcPr>
          <w:p w14:paraId="406A97DE" w14:textId="77777777" w:rsidR="000D14B5" w:rsidRDefault="000D14B5">
            <w:pPr>
              <w:pStyle w:val="TableParagraph"/>
              <w:rPr>
                <w:sz w:val="20"/>
              </w:rPr>
            </w:pPr>
          </w:p>
        </w:tc>
      </w:tr>
      <w:tr w:rsidR="000D14B5" w14:paraId="7B3F3900" w14:textId="77777777">
        <w:trPr>
          <w:trHeight w:val="275"/>
        </w:trPr>
        <w:tc>
          <w:tcPr>
            <w:tcW w:w="677" w:type="dxa"/>
          </w:tcPr>
          <w:p w14:paraId="41C21F1C" w14:textId="77777777" w:rsidR="000D14B5" w:rsidRDefault="000D14B5">
            <w:pPr>
              <w:pStyle w:val="TableParagraph"/>
              <w:rPr>
                <w:sz w:val="20"/>
              </w:rPr>
            </w:pPr>
          </w:p>
        </w:tc>
        <w:tc>
          <w:tcPr>
            <w:tcW w:w="1411" w:type="dxa"/>
          </w:tcPr>
          <w:p w14:paraId="4F303C81" w14:textId="77777777" w:rsidR="000D14B5" w:rsidRDefault="000D14B5">
            <w:pPr>
              <w:pStyle w:val="TableParagraph"/>
              <w:rPr>
                <w:sz w:val="20"/>
              </w:rPr>
            </w:pPr>
          </w:p>
        </w:tc>
        <w:tc>
          <w:tcPr>
            <w:tcW w:w="2160" w:type="dxa"/>
          </w:tcPr>
          <w:p w14:paraId="088DF7B5" w14:textId="77777777" w:rsidR="000D14B5" w:rsidRDefault="000D14B5">
            <w:pPr>
              <w:pStyle w:val="TableParagraph"/>
              <w:rPr>
                <w:sz w:val="20"/>
              </w:rPr>
            </w:pPr>
          </w:p>
        </w:tc>
        <w:tc>
          <w:tcPr>
            <w:tcW w:w="990" w:type="dxa"/>
          </w:tcPr>
          <w:p w14:paraId="4964A23C" w14:textId="77777777" w:rsidR="000D14B5" w:rsidRDefault="000D14B5">
            <w:pPr>
              <w:pStyle w:val="TableParagraph"/>
              <w:rPr>
                <w:sz w:val="20"/>
              </w:rPr>
            </w:pPr>
          </w:p>
        </w:tc>
        <w:tc>
          <w:tcPr>
            <w:tcW w:w="3870" w:type="dxa"/>
          </w:tcPr>
          <w:p w14:paraId="34B0BC94" w14:textId="77777777" w:rsidR="000D14B5" w:rsidRDefault="000D14B5">
            <w:pPr>
              <w:pStyle w:val="TableParagraph"/>
              <w:rPr>
                <w:sz w:val="20"/>
              </w:rPr>
            </w:pPr>
          </w:p>
        </w:tc>
      </w:tr>
      <w:tr w:rsidR="000D14B5" w14:paraId="755182EB" w14:textId="77777777">
        <w:trPr>
          <w:trHeight w:val="275"/>
        </w:trPr>
        <w:tc>
          <w:tcPr>
            <w:tcW w:w="677" w:type="dxa"/>
          </w:tcPr>
          <w:p w14:paraId="437AC0E4" w14:textId="77777777" w:rsidR="000D14B5" w:rsidRDefault="000D14B5">
            <w:pPr>
              <w:pStyle w:val="TableParagraph"/>
              <w:rPr>
                <w:sz w:val="20"/>
              </w:rPr>
            </w:pPr>
          </w:p>
        </w:tc>
        <w:tc>
          <w:tcPr>
            <w:tcW w:w="1411" w:type="dxa"/>
          </w:tcPr>
          <w:p w14:paraId="5746C976" w14:textId="77777777" w:rsidR="000D14B5" w:rsidRDefault="000D14B5">
            <w:pPr>
              <w:pStyle w:val="TableParagraph"/>
              <w:rPr>
                <w:sz w:val="20"/>
              </w:rPr>
            </w:pPr>
          </w:p>
        </w:tc>
        <w:tc>
          <w:tcPr>
            <w:tcW w:w="2160" w:type="dxa"/>
          </w:tcPr>
          <w:p w14:paraId="51AB9D84" w14:textId="77777777" w:rsidR="000D14B5" w:rsidRDefault="000D14B5">
            <w:pPr>
              <w:pStyle w:val="TableParagraph"/>
              <w:rPr>
                <w:sz w:val="20"/>
              </w:rPr>
            </w:pPr>
          </w:p>
        </w:tc>
        <w:tc>
          <w:tcPr>
            <w:tcW w:w="990" w:type="dxa"/>
          </w:tcPr>
          <w:p w14:paraId="3FC6AF23" w14:textId="77777777" w:rsidR="000D14B5" w:rsidRDefault="000D14B5">
            <w:pPr>
              <w:pStyle w:val="TableParagraph"/>
              <w:rPr>
                <w:sz w:val="20"/>
              </w:rPr>
            </w:pPr>
          </w:p>
        </w:tc>
        <w:tc>
          <w:tcPr>
            <w:tcW w:w="3870" w:type="dxa"/>
          </w:tcPr>
          <w:p w14:paraId="4439B7EB" w14:textId="77777777" w:rsidR="000D14B5" w:rsidRDefault="000D14B5">
            <w:pPr>
              <w:pStyle w:val="TableParagraph"/>
              <w:rPr>
                <w:sz w:val="20"/>
              </w:rPr>
            </w:pPr>
          </w:p>
        </w:tc>
      </w:tr>
      <w:tr w:rsidR="000D14B5" w14:paraId="31F8351B" w14:textId="77777777">
        <w:trPr>
          <w:trHeight w:val="276"/>
        </w:trPr>
        <w:tc>
          <w:tcPr>
            <w:tcW w:w="677" w:type="dxa"/>
          </w:tcPr>
          <w:p w14:paraId="53185553" w14:textId="77777777" w:rsidR="000D14B5" w:rsidRDefault="000D14B5">
            <w:pPr>
              <w:pStyle w:val="TableParagraph"/>
              <w:rPr>
                <w:sz w:val="20"/>
              </w:rPr>
            </w:pPr>
          </w:p>
        </w:tc>
        <w:tc>
          <w:tcPr>
            <w:tcW w:w="1411" w:type="dxa"/>
          </w:tcPr>
          <w:p w14:paraId="678E36FA" w14:textId="77777777" w:rsidR="000D14B5" w:rsidRDefault="000D14B5">
            <w:pPr>
              <w:pStyle w:val="TableParagraph"/>
              <w:rPr>
                <w:sz w:val="20"/>
              </w:rPr>
            </w:pPr>
          </w:p>
        </w:tc>
        <w:tc>
          <w:tcPr>
            <w:tcW w:w="2160" w:type="dxa"/>
          </w:tcPr>
          <w:p w14:paraId="55E00F41" w14:textId="77777777" w:rsidR="000D14B5" w:rsidRDefault="000D14B5">
            <w:pPr>
              <w:pStyle w:val="TableParagraph"/>
              <w:rPr>
                <w:sz w:val="20"/>
              </w:rPr>
            </w:pPr>
          </w:p>
        </w:tc>
        <w:tc>
          <w:tcPr>
            <w:tcW w:w="990" w:type="dxa"/>
          </w:tcPr>
          <w:p w14:paraId="0FB602D0" w14:textId="77777777" w:rsidR="000D14B5" w:rsidRDefault="000D14B5">
            <w:pPr>
              <w:pStyle w:val="TableParagraph"/>
              <w:rPr>
                <w:sz w:val="20"/>
              </w:rPr>
            </w:pPr>
          </w:p>
        </w:tc>
        <w:tc>
          <w:tcPr>
            <w:tcW w:w="3870" w:type="dxa"/>
          </w:tcPr>
          <w:p w14:paraId="5496A301" w14:textId="77777777" w:rsidR="000D14B5" w:rsidRDefault="000D14B5">
            <w:pPr>
              <w:pStyle w:val="TableParagraph"/>
              <w:rPr>
                <w:sz w:val="20"/>
              </w:rPr>
            </w:pPr>
          </w:p>
        </w:tc>
      </w:tr>
      <w:tr w:rsidR="000D14B5" w14:paraId="61A9A826" w14:textId="77777777">
        <w:trPr>
          <w:trHeight w:val="275"/>
        </w:trPr>
        <w:tc>
          <w:tcPr>
            <w:tcW w:w="677" w:type="dxa"/>
          </w:tcPr>
          <w:p w14:paraId="1A1A1B30" w14:textId="77777777" w:rsidR="000D14B5" w:rsidRDefault="000D14B5">
            <w:pPr>
              <w:pStyle w:val="TableParagraph"/>
              <w:rPr>
                <w:sz w:val="20"/>
              </w:rPr>
            </w:pPr>
          </w:p>
        </w:tc>
        <w:tc>
          <w:tcPr>
            <w:tcW w:w="1411" w:type="dxa"/>
          </w:tcPr>
          <w:p w14:paraId="7691B3C3" w14:textId="77777777" w:rsidR="000D14B5" w:rsidRDefault="000D14B5">
            <w:pPr>
              <w:pStyle w:val="TableParagraph"/>
              <w:rPr>
                <w:sz w:val="20"/>
              </w:rPr>
            </w:pPr>
          </w:p>
        </w:tc>
        <w:tc>
          <w:tcPr>
            <w:tcW w:w="2160" w:type="dxa"/>
          </w:tcPr>
          <w:p w14:paraId="4EAA29F0" w14:textId="77777777" w:rsidR="000D14B5" w:rsidRDefault="000D14B5">
            <w:pPr>
              <w:pStyle w:val="TableParagraph"/>
              <w:rPr>
                <w:sz w:val="20"/>
              </w:rPr>
            </w:pPr>
          </w:p>
        </w:tc>
        <w:tc>
          <w:tcPr>
            <w:tcW w:w="990" w:type="dxa"/>
          </w:tcPr>
          <w:p w14:paraId="7117BDD1" w14:textId="77777777" w:rsidR="000D14B5" w:rsidRDefault="000D14B5">
            <w:pPr>
              <w:pStyle w:val="TableParagraph"/>
              <w:rPr>
                <w:sz w:val="20"/>
              </w:rPr>
            </w:pPr>
          </w:p>
        </w:tc>
        <w:tc>
          <w:tcPr>
            <w:tcW w:w="3870" w:type="dxa"/>
          </w:tcPr>
          <w:p w14:paraId="36D9EEC4" w14:textId="77777777" w:rsidR="000D14B5" w:rsidRDefault="000D14B5">
            <w:pPr>
              <w:pStyle w:val="TableParagraph"/>
              <w:rPr>
                <w:sz w:val="20"/>
              </w:rPr>
            </w:pPr>
          </w:p>
        </w:tc>
      </w:tr>
      <w:tr w:rsidR="000D14B5" w14:paraId="0CE0021D" w14:textId="77777777">
        <w:trPr>
          <w:trHeight w:val="275"/>
        </w:trPr>
        <w:tc>
          <w:tcPr>
            <w:tcW w:w="677" w:type="dxa"/>
          </w:tcPr>
          <w:p w14:paraId="44A49691" w14:textId="77777777" w:rsidR="000D14B5" w:rsidRDefault="000D14B5">
            <w:pPr>
              <w:pStyle w:val="TableParagraph"/>
              <w:rPr>
                <w:sz w:val="20"/>
              </w:rPr>
            </w:pPr>
          </w:p>
        </w:tc>
        <w:tc>
          <w:tcPr>
            <w:tcW w:w="1411" w:type="dxa"/>
          </w:tcPr>
          <w:p w14:paraId="79310D91" w14:textId="77777777" w:rsidR="000D14B5" w:rsidRDefault="000D14B5">
            <w:pPr>
              <w:pStyle w:val="TableParagraph"/>
              <w:rPr>
                <w:sz w:val="20"/>
              </w:rPr>
            </w:pPr>
          </w:p>
        </w:tc>
        <w:tc>
          <w:tcPr>
            <w:tcW w:w="2160" w:type="dxa"/>
          </w:tcPr>
          <w:p w14:paraId="69E26C29" w14:textId="77777777" w:rsidR="000D14B5" w:rsidRDefault="000D14B5">
            <w:pPr>
              <w:pStyle w:val="TableParagraph"/>
              <w:rPr>
                <w:sz w:val="20"/>
              </w:rPr>
            </w:pPr>
          </w:p>
        </w:tc>
        <w:tc>
          <w:tcPr>
            <w:tcW w:w="990" w:type="dxa"/>
          </w:tcPr>
          <w:p w14:paraId="2E5C3DBB" w14:textId="77777777" w:rsidR="000D14B5" w:rsidRDefault="000D14B5">
            <w:pPr>
              <w:pStyle w:val="TableParagraph"/>
              <w:rPr>
                <w:sz w:val="20"/>
              </w:rPr>
            </w:pPr>
          </w:p>
        </w:tc>
        <w:tc>
          <w:tcPr>
            <w:tcW w:w="3870" w:type="dxa"/>
          </w:tcPr>
          <w:p w14:paraId="23B90ACC" w14:textId="77777777" w:rsidR="000D14B5" w:rsidRDefault="000D14B5">
            <w:pPr>
              <w:pStyle w:val="TableParagraph"/>
              <w:rPr>
                <w:sz w:val="20"/>
              </w:rPr>
            </w:pPr>
          </w:p>
        </w:tc>
      </w:tr>
      <w:tr w:rsidR="000D14B5" w14:paraId="4209F039" w14:textId="77777777">
        <w:trPr>
          <w:trHeight w:val="276"/>
        </w:trPr>
        <w:tc>
          <w:tcPr>
            <w:tcW w:w="677" w:type="dxa"/>
          </w:tcPr>
          <w:p w14:paraId="08BDC963" w14:textId="77777777" w:rsidR="000D14B5" w:rsidRDefault="000D14B5">
            <w:pPr>
              <w:pStyle w:val="TableParagraph"/>
              <w:rPr>
                <w:sz w:val="20"/>
              </w:rPr>
            </w:pPr>
          </w:p>
        </w:tc>
        <w:tc>
          <w:tcPr>
            <w:tcW w:w="1411" w:type="dxa"/>
          </w:tcPr>
          <w:p w14:paraId="73E38CF0" w14:textId="77777777" w:rsidR="000D14B5" w:rsidRDefault="000D14B5">
            <w:pPr>
              <w:pStyle w:val="TableParagraph"/>
              <w:rPr>
                <w:sz w:val="20"/>
              </w:rPr>
            </w:pPr>
          </w:p>
        </w:tc>
        <w:tc>
          <w:tcPr>
            <w:tcW w:w="2160" w:type="dxa"/>
          </w:tcPr>
          <w:p w14:paraId="7BA2D94E" w14:textId="77777777" w:rsidR="000D14B5" w:rsidRDefault="000D14B5">
            <w:pPr>
              <w:pStyle w:val="TableParagraph"/>
              <w:rPr>
                <w:sz w:val="20"/>
              </w:rPr>
            </w:pPr>
          </w:p>
        </w:tc>
        <w:tc>
          <w:tcPr>
            <w:tcW w:w="990" w:type="dxa"/>
          </w:tcPr>
          <w:p w14:paraId="31778AEF" w14:textId="77777777" w:rsidR="000D14B5" w:rsidRDefault="000D14B5">
            <w:pPr>
              <w:pStyle w:val="TableParagraph"/>
              <w:rPr>
                <w:sz w:val="20"/>
              </w:rPr>
            </w:pPr>
          </w:p>
        </w:tc>
        <w:tc>
          <w:tcPr>
            <w:tcW w:w="3870" w:type="dxa"/>
          </w:tcPr>
          <w:p w14:paraId="5219C791" w14:textId="77777777" w:rsidR="000D14B5" w:rsidRDefault="000D14B5">
            <w:pPr>
              <w:pStyle w:val="TableParagraph"/>
              <w:rPr>
                <w:sz w:val="20"/>
              </w:rPr>
            </w:pPr>
          </w:p>
        </w:tc>
      </w:tr>
    </w:tbl>
    <w:p w14:paraId="12519FCA" w14:textId="77777777" w:rsidR="000D14B5" w:rsidRDefault="000D14B5">
      <w:pPr>
        <w:rPr>
          <w:sz w:val="20"/>
        </w:rPr>
        <w:sectPr w:rsidR="000D14B5">
          <w:headerReference w:type="default" r:id="rId66"/>
          <w:footerReference w:type="default" r:id="rId67"/>
          <w:pgSz w:w="11900" w:h="16840"/>
          <w:pgMar w:top="1540" w:right="420" w:bottom="940" w:left="620" w:header="929" w:footer="744" w:gutter="0"/>
          <w:cols w:space="720"/>
        </w:sectPr>
      </w:pPr>
    </w:p>
    <w:p w14:paraId="606BBD21" w14:textId="77777777" w:rsidR="000D14B5" w:rsidRDefault="000D14B5">
      <w:pPr>
        <w:pStyle w:val="BodyText"/>
        <w:spacing w:before="6"/>
        <w:rPr>
          <w:b/>
          <w:sz w:val="16"/>
        </w:rPr>
      </w:pPr>
    </w:p>
    <w:p w14:paraId="20439666" w14:textId="77777777" w:rsidR="000D14B5" w:rsidRDefault="009748A5">
      <w:pPr>
        <w:spacing w:before="90"/>
        <w:ind w:right="199"/>
        <w:jc w:val="center"/>
        <w:rPr>
          <w:b/>
          <w:sz w:val="24"/>
        </w:rPr>
      </w:pPr>
      <w:bookmarkStart w:id="261" w:name="Appendix_F"/>
      <w:bookmarkStart w:id="262" w:name="_bookmark39"/>
      <w:bookmarkEnd w:id="261"/>
      <w:bookmarkEnd w:id="262"/>
      <w:r>
        <w:rPr>
          <w:b/>
          <w:sz w:val="24"/>
        </w:rPr>
        <w:t>Appendix F</w:t>
      </w:r>
    </w:p>
    <w:p w14:paraId="5BED80C0" w14:textId="77777777" w:rsidR="000D14B5" w:rsidRDefault="000D14B5">
      <w:pPr>
        <w:pStyle w:val="BodyText"/>
        <w:rPr>
          <w:b/>
        </w:rPr>
      </w:pPr>
    </w:p>
    <w:p w14:paraId="41711A58" w14:textId="77777777" w:rsidR="000D14B5" w:rsidRDefault="009748A5">
      <w:pPr>
        <w:ind w:right="198"/>
        <w:jc w:val="center"/>
        <w:rPr>
          <w:b/>
          <w:sz w:val="24"/>
        </w:rPr>
      </w:pPr>
      <w:r>
        <w:rPr>
          <w:b/>
          <w:sz w:val="24"/>
        </w:rPr>
        <w:t>Minisonde Calibration Record (KWF-WQ Form 1)</w:t>
      </w:r>
    </w:p>
    <w:p w14:paraId="2B0C7E95" w14:textId="77777777" w:rsidR="000D14B5" w:rsidRDefault="000D14B5">
      <w:pPr>
        <w:pStyle w:val="BodyText"/>
        <w:rPr>
          <w:b/>
          <w:sz w:val="16"/>
        </w:rPr>
      </w:pPr>
    </w:p>
    <w:p w14:paraId="1960E117" w14:textId="77777777" w:rsidR="000D14B5" w:rsidRDefault="009748A5">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4A7E35B"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0D14B5" w14:paraId="1DB63BA4" w14:textId="77777777">
        <w:trPr>
          <w:trHeight w:val="368"/>
        </w:trPr>
        <w:tc>
          <w:tcPr>
            <w:tcW w:w="558" w:type="dxa"/>
          </w:tcPr>
          <w:p w14:paraId="27C9F626" w14:textId="77777777" w:rsidR="000D14B5" w:rsidRDefault="009748A5">
            <w:pPr>
              <w:pStyle w:val="TableParagraph"/>
              <w:spacing w:line="180" w:lineRule="exact"/>
              <w:ind w:left="126"/>
              <w:rPr>
                <w:sz w:val="16"/>
              </w:rPr>
            </w:pPr>
            <w:r>
              <w:rPr>
                <w:sz w:val="16"/>
              </w:rPr>
              <w:t>Date</w:t>
            </w:r>
          </w:p>
        </w:tc>
        <w:tc>
          <w:tcPr>
            <w:tcW w:w="720" w:type="dxa"/>
          </w:tcPr>
          <w:p w14:paraId="09F4CC5A" w14:textId="77777777" w:rsidR="000D14B5" w:rsidRDefault="009748A5">
            <w:pPr>
              <w:pStyle w:val="TableParagraph"/>
              <w:spacing w:line="180" w:lineRule="exact"/>
              <w:ind w:left="190"/>
              <w:rPr>
                <w:sz w:val="16"/>
              </w:rPr>
            </w:pPr>
            <w:r>
              <w:rPr>
                <w:sz w:val="16"/>
              </w:rPr>
              <w:t>Time</w:t>
            </w:r>
          </w:p>
        </w:tc>
        <w:tc>
          <w:tcPr>
            <w:tcW w:w="1080" w:type="dxa"/>
          </w:tcPr>
          <w:p w14:paraId="0F50432F" w14:textId="77777777" w:rsidR="000D14B5" w:rsidRDefault="009748A5">
            <w:pPr>
              <w:pStyle w:val="TableParagraph"/>
              <w:spacing w:line="180" w:lineRule="exact"/>
              <w:ind w:left="215"/>
              <w:rPr>
                <w:sz w:val="16"/>
              </w:rPr>
            </w:pPr>
            <w:r>
              <w:rPr>
                <w:sz w:val="16"/>
              </w:rPr>
              <w:t>Parameter</w:t>
            </w:r>
          </w:p>
        </w:tc>
        <w:tc>
          <w:tcPr>
            <w:tcW w:w="900" w:type="dxa"/>
          </w:tcPr>
          <w:p w14:paraId="152E152E" w14:textId="77777777" w:rsidR="000D14B5" w:rsidRDefault="009748A5">
            <w:pPr>
              <w:pStyle w:val="TableParagraph"/>
              <w:spacing w:line="180" w:lineRule="exact"/>
              <w:ind w:left="231"/>
              <w:rPr>
                <w:sz w:val="16"/>
              </w:rPr>
            </w:pPr>
            <w:r>
              <w:rPr>
                <w:sz w:val="16"/>
              </w:rPr>
              <w:t>Action</w:t>
            </w:r>
          </w:p>
        </w:tc>
        <w:tc>
          <w:tcPr>
            <w:tcW w:w="1350" w:type="dxa"/>
          </w:tcPr>
          <w:p w14:paraId="23EF348B" w14:textId="77777777" w:rsidR="000D14B5" w:rsidRDefault="009748A5">
            <w:pPr>
              <w:pStyle w:val="TableParagraph"/>
              <w:spacing w:line="180" w:lineRule="exact"/>
              <w:ind w:left="389"/>
              <w:rPr>
                <w:sz w:val="16"/>
              </w:rPr>
            </w:pPr>
            <w:r>
              <w:rPr>
                <w:sz w:val="16"/>
              </w:rPr>
              <w:t>Standard</w:t>
            </w:r>
          </w:p>
        </w:tc>
        <w:tc>
          <w:tcPr>
            <w:tcW w:w="720" w:type="dxa"/>
          </w:tcPr>
          <w:p w14:paraId="2ABF8021" w14:textId="77777777" w:rsidR="000D14B5" w:rsidRDefault="009748A5">
            <w:pPr>
              <w:pStyle w:val="TableParagraph"/>
              <w:spacing w:line="180" w:lineRule="exact"/>
              <w:ind w:left="172"/>
              <w:rPr>
                <w:sz w:val="16"/>
              </w:rPr>
            </w:pPr>
            <w:r>
              <w:rPr>
                <w:sz w:val="16"/>
              </w:rPr>
              <w:t>Temp</w:t>
            </w:r>
          </w:p>
        </w:tc>
        <w:tc>
          <w:tcPr>
            <w:tcW w:w="1800" w:type="dxa"/>
          </w:tcPr>
          <w:p w14:paraId="0FA33E58" w14:textId="77777777" w:rsidR="000D14B5" w:rsidRDefault="009748A5">
            <w:pPr>
              <w:pStyle w:val="TableParagraph"/>
              <w:spacing w:line="180" w:lineRule="exact"/>
              <w:ind w:left="613" w:right="603"/>
              <w:jc w:val="center"/>
              <w:rPr>
                <w:sz w:val="16"/>
              </w:rPr>
            </w:pPr>
            <w:r>
              <w:rPr>
                <w:sz w:val="16"/>
              </w:rPr>
              <w:t>Reading</w:t>
            </w:r>
          </w:p>
        </w:tc>
        <w:tc>
          <w:tcPr>
            <w:tcW w:w="900" w:type="dxa"/>
          </w:tcPr>
          <w:p w14:paraId="049B6CF8" w14:textId="77777777" w:rsidR="000D14B5" w:rsidRDefault="009748A5">
            <w:pPr>
              <w:pStyle w:val="TableParagraph"/>
              <w:spacing w:line="179" w:lineRule="exact"/>
              <w:ind w:left="290"/>
              <w:rPr>
                <w:sz w:val="16"/>
              </w:rPr>
            </w:pPr>
            <w:r>
              <w:rPr>
                <w:sz w:val="16"/>
              </w:rPr>
              <w:t>Over</w:t>
            </w:r>
          </w:p>
          <w:p w14:paraId="59B02602" w14:textId="77777777" w:rsidR="000D14B5" w:rsidRDefault="009748A5">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55AEF23E" w14:textId="77777777" w:rsidR="000D14B5" w:rsidRDefault="009748A5">
            <w:pPr>
              <w:pStyle w:val="TableParagraph"/>
              <w:spacing w:line="179" w:lineRule="exact"/>
              <w:ind w:left="249"/>
              <w:rPr>
                <w:sz w:val="16"/>
              </w:rPr>
            </w:pPr>
            <w:r>
              <w:rPr>
                <w:sz w:val="16"/>
              </w:rPr>
              <w:t>Under</w:t>
            </w:r>
          </w:p>
          <w:p w14:paraId="3390145C" w14:textId="77777777" w:rsidR="000D14B5" w:rsidRDefault="009748A5">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3969CD1D" w14:textId="77777777" w:rsidR="000D14B5" w:rsidRDefault="009748A5">
            <w:pPr>
              <w:pStyle w:val="TableParagraph"/>
              <w:spacing w:line="179" w:lineRule="exact"/>
              <w:ind w:left="131" w:right="124"/>
              <w:jc w:val="center"/>
              <w:rPr>
                <w:sz w:val="16"/>
              </w:rPr>
            </w:pPr>
            <w:r>
              <w:rPr>
                <w:sz w:val="16"/>
              </w:rPr>
              <w:t>Correction</w:t>
            </w:r>
          </w:p>
          <w:p w14:paraId="2AEE9426" w14:textId="77777777" w:rsidR="000D14B5" w:rsidRDefault="009748A5">
            <w:pPr>
              <w:pStyle w:val="TableParagraph"/>
              <w:spacing w:line="169" w:lineRule="exact"/>
              <w:ind w:left="9"/>
              <w:jc w:val="center"/>
              <w:rPr>
                <w:sz w:val="16"/>
              </w:rPr>
            </w:pPr>
            <w:r>
              <w:rPr>
                <w:w w:val="99"/>
                <w:sz w:val="16"/>
              </w:rPr>
              <w:t>%</w:t>
            </w:r>
          </w:p>
        </w:tc>
      </w:tr>
      <w:tr w:rsidR="000D14B5" w14:paraId="62208115" w14:textId="77777777">
        <w:trPr>
          <w:trHeight w:val="275"/>
        </w:trPr>
        <w:tc>
          <w:tcPr>
            <w:tcW w:w="558" w:type="dxa"/>
          </w:tcPr>
          <w:p w14:paraId="731AC124" w14:textId="77777777" w:rsidR="000D14B5" w:rsidRDefault="000D14B5">
            <w:pPr>
              <w:pStyle w:val="TableParagraph"/>
              <w:rPr>
                <w:sz w:val="20"/>
              </w:rPr>
            </w:pPr>
          </w:p>
        </w:tc>
        <w:tc>
          <w:tcPr>
            <w:tcW w:w="720" w:type="dxa"/>
          </w:tcPr>
          <w:p w14:paraId="6470759E" w14:textId="77777777" w:rsidR="000D14B5" w:rsidRDefault="000D14B5">
            <w:pPr>
              <w:pStyle w:val="TableParagraph"/>
              <w:rPr>
                <w:sz w:val="20"/>
              </w:rPr>
            </w:pPr>
          </w:p>
        </w:tc>
        <w:tc>
          <w:tcPr>
            <w:tcW w:w="1080" w:type="dxa"/>
          </w:tcPr>
          <w:p w14:paraId="495D0BD5" w14:textId="77777777" w:rsidR="000D14B5" w:rsidRDefault="000D14B5">
            <w:pPr>
              <w:pStyle w:val="TableParagraph"/>
              <w:rPr>
                <w:sz w:val="20"/>
              </w:rPr>
            </w:pPr>
          </w:p>
        </w:tc>
        <w:tc>
          <w:tcPr>
            <w:tcW w:w="900" w:type="dxa"/>
          </w:tcPr>
          <w:p w14:paraId="119BD7A1" w14:textId="77777777" w:rsidR="000D14B5" w:rsidRDefault="000D14B5">
            <w:pPr>
              <w:pStyle w:val="TableParagraph"/>
              <w:rPr>
                <w:sz w:val="20"/>
              </w:rPr>
            </w:pPr>
          </w:p>
        </w:tc>
        <w:tc>
          <w:tcPr>
            <w:tcW w:w="1350" w:type="dxa"/>
          </w:tcPr>
          <w:p w14:paraId="22ABE886" w14:textId="77777777" w:rsidR="000D14B5" w:rsidRDefault="000D14B5">
            <w:pPr>
              <w:pStyle w:val="TableParagraph"/>
              <w:rPr>
                <w:sz w:val="20"/>
              </w:rPr>
            </w:pPr>
          </w:p>
        </w:tc>
        <w:tc>
          <w:tcPr>
            <w:tcW w:w="720" w:type="dxa"/>
          </w:tcPr>
          <w:p w14:paraId="38041686" w14:textId="77777777" w:rsidR="000D14B5" w:rsidRDefault="000D14B5">
            <w:pPr>
              <w:pStyle w:val="TableParagraph"/>
              <w:rPr>
                <w:sz w:val="20"/>
              </w:rPr>
            </w:pPr>
          </w:p>
        </w:tc>
        <w:tc>
          <w:tcPr>
            <w:tcW w:w="1800" w:type="dxa"/>
          </w:tcPr>
          <w:p w14:paraId="0FE0F537" w14:textId="77777777" w:rsidR="000D14B5" w:rsidRDefault="000D14B5">
            <w:pPr>
              <w:pStyle w:val="TableParagraph"/>
              <w:rPr>
                <w:sz w:val="20"/>
              </w:rPr>
            </w:pPr>
          </w:p>
        </w:tc>
        <w:tc>
          <w:tcPr>
            <w:tcW w:w="900" w:type="dxa"/>
          </w:tcPr>
          <w:p w14:paraId="442BECFD" w14:textId="77777777" w:rsidR="000D14B5" w:rsidRDefault="000D14B5">
            <w:pPr>
              <w:pStyle w:val="TableParagraph"/>
              <w:rPr>
                <w:sz w:val="20"/>
              </w:rPr>
            </w:pPr>
          </w:p>
        </w:tc>
        <w:tc>
          <w:tcPr>
            <w:tcW w:w="900" w:type="dxa"/>
          </w:tcPr>
          <w:p w14:paraId="642F6D9D" w14:textId="77777777" w:rsidR="000D14B5" w:rsidRDefault="000D14B5">
            <w:pPr>
              <w:pStyle w:val="TableParagraph"/>
              <w:rPr>
                <w:sz w:val="20"/>
              </w:rPr>
            </w:pPr>
          </w:p>
        </w:tc>
        <w:tc>
          <w:tcPr>
            <w:tcW w:w="990" w:type="dxa"/>
          </w:tcPr>
          <w:p w14:paraId="0A8D19B9" w14:textId="77777777" w:rsidR="000D14B5" w:rsidRDefault="000D14B5">
            <w:pPr>
              <w:pStyle w:val="TableParagraph"/>
              <w:rPr>
                <w:sz w:val="20"/>
              </w:rPr>
            </w:pPr>
          </w:p>
        </w:tc>
      </w:tr>
      <w:tr w:rsidR="000D14B5" w14:paraId="7CBA7DFE" w14:textId="77777777">
        <w:trPr>
          <w:trHeight w:val="275"/>
        </w:trPr>
        <w:tc>
          <w:tcPr>
            <w:tcW w:w="558" w:type="dxa"/>
          </w:tcPr>
          <w:p w14:paraId="1404E949" w14:textId="77777777" w:rsidR="000D14B5" w:rsidRDefault="000D14B5">
            <w:pPr>
              <w:pStyle w:val="TableParagraph"/>
              <w:rPr>
                <w:sz w:val="20"/>
              </w:rPr>
            </w:pPr>
          </w:p>
        </w:tc>
        <w:tc>
          <w:tcPr>
            <w:tcW w:w="720" w:type="dxa"/>
          </w:tcPr>
          <w:p w14:paraId="1B764327" w14:textId="77777777" w:rsidR="000D14B5" w:rsidRDefault="000D14B5">
            <w:pPr>
              <w:pStyle w:val="TableParagraph"/>
              <w:rPr>
                <w:sz w:val="20"/>
              </w:rPr>
            </w:pPr>
          </w:p>
        </w:tc>
        <w:tc>
          <w:tcPr>
            <w:tcW w:w="1080" w:type="dxa"/>
          </w:tcPr>
          <w:p w14:paraId="22FAFA66" w14:textId="77777777" w:rsidR="000D14B5" w:rsidRDefault="000D14B5">
            <w:pPr>
              <w:pStyle w:val="TableParagraph"/>
              <w:rPr>
                <w:sz w:val="20"/>
              </w:rPr>
            </w:pPr>
          </w:p>
        </w:tc>
        <w:tc>
          <w:tcPr>
            <w:tcW w:w="900" w:type="dxa"/>
          </w:tcPr>
          <w:p w14:paraId="1164DC9F" w14:textId="77777777" w:rsidR="000D14B5" w:rsidRDefault="000D14B5">
            <w:pPr>
              <w:pStyle w:val="TableParagraph"/>
              <w:rPr>
                <w:sz w:val="20"/>
              </w:rPr>
            </w:pPr>
          </w:p>
        </w:tc>
        <w:tc>
          <w:tcPr>
            <w:tcW w:w="1350" w:type="dxa"/>
          </w:tcPr>
          <w:p w14:paraId="657070C3" w14:textId="77777777" w:rsidR="000D14B5" w:rsidRDefault="000D14B5">
            <w:pPr>
              <w:pStyle w:val="TableParagraph"/>
              <w:rPr>
                <w:sz w:val="20"/>
              </w:rPr>
            </w:pPr>
          </w:p>
        </w:tc>
        <w:tc>
          <w:tcPr>
            <w:tcW w:w="720" w:type="dxa"/>
          </w:tcPr>
          <w:p w14:paraId="25A2E11A" w14:textId="77777777" w:rsidR="000D14B5" w:rsidRDefault="000D14B5">
            <w:pPr>
              <w:pStyle w:val="TableParagraph"/>
              <w:rPr>
                <w:sz w:val="20"/>
              </w:rPr>
            </w:pPr>
          </w:p>
        </w:tc>
        <w:tc>
          <w:tcPr>
            <w:tcW w:w="1800" w:type="dxa"/>
          </w:tcPr>
          <w:p w14:paraId="74A26A60" w14:textId="77777777" w:rsidR="000D14B5" w:rsidRDefault="000D14B5">
            <w:pPr>
              <w:pStyle w:val="TableParagraph"/>
              <w:rPr>
                <w:sz w:val="20"/>
              </w:rPr>
            </w:pPr>
          </w:p>
        </w:tc>
        <w:tc>
          <w:tcPr>
            <w:tcW w:w="900" w:type="dxa"/>
          </w:tcPr>
          <w:p w14:paraId="15D7CD1A" w14:textId="77777777" w:rsidR="000D14B5" w:rsidRDefault="000D14B5">
            <w:pPr>
              <w:pStyle w:val="TableParagraph"/>
              <w:rPr>
                <w:sz w:val="20"/>
              </w:rPr>
            </w:pPr>
          </w:p>
        </w:tc>
        <w:tc>
          <w:tcPr>
            <w:tcW w:w="900" w:type="dxa"/>
          </w:tcPr>
          <w:p w14:paraId="12E42B66" w14:textId="77777777" w:rsidR="000D14B5" w:rsidRDefault="000D14B5">
            <w:pPr>
              <w:pStyle w:val="TableParagraph"/>
              <w:rPr>
                <w:sz w:val="20"/>
              </w:rPr>
            </w:pPr>
          </w:p>
        </w:tc>
        <w:tc>
          <w:tcPr>
            <w:tcW w:w="990" w:type="dxa"/>
          </w:tcPr>
          <w:p w14:paraId="5661B06F" w14:textId="77777777" w:rsidR="000D14B5" w:rsidRDefault="000D14B5">
            <w:pPr>
              <w:pStyle w:val="TableParagraph"/>
              <w:rPr>
                <w:sz w:val="20"/>
              </w:rPr>
            </w:pPr>
          </w:p>
        </w:tc>
      </w:tr>
      <w:tr w:rsidR="000D14B5" w14:paraId="130166C8" w14:textId="77777777">
        <w:trPr>
          <w:trHeight w:val="276"/>
        </w:trPr>
        <w:tc>
          <w:tcPr>
            <w:tcW w:w="558" w:type="dxa"/>
          </w:tcPr>
          <w:p w14:paraId="19807A27" w14:textId="77777777" w:rsidR="000D14B5" w:rsidRDefault="000D14B5">
            <w:pPr>
              <w:pStyle w:val="TableParagraph"/>
              <w:rPr>
                <w:sz w:val="20"/>
              </w:rPr>
            </w:pPr>
          </w:p>
        </w:tc>
        <w:tc>
          <w:tcPr>
            <w:tcW w:w="720" w:type="dxa"/>
          </w:tcPr>
          <w:p w14:paraId="70DAEDD3" w14:textId="77777777" w:rsidR="000D14B5" w:rsidRDefault="000D14B5">
            <w:pPr>
              <w:pStyle w:val="TableParagraph"/>
              <w:rPr>
                <w:sz w:val="20"/>
              </w:rPr>
            </w:pPr>
          </w:p>
        </w:tc>
        <w:tc>
          <w:tcPr>
            <w:tcW w:w="1080" w:type="dxa"/>
          </w:tcPr>
          <w:p w14:paraId="19E2B8AE" w14:textId="77777777" w:rsidR="000D14B5" w:rsidRDefault="000D14B5">
            <w:pPr>
              <w:pStyle w:val="TableParagraph"/>
              <w:rPr>
                <w:sz w:val="20"/>
              </w:rPr>
            </w:pPr>
          </w:p>
        </w:tc>
        <w:tc>
          <w:tcPr>
            <w:tcW w:w="900" w:type="dxa"/>
          </w:tcPr>
          <w:p w14:paraId="29D3BCF6" w14:textId="77777777" w:rsidR="000D14B5" w:rsidRDefault="000D14B5">
            <w:pPr>
              <w:pStyle w:val="TableParagraph"/>
              <w:rPr>
                <w:sz w:val="20"/>
              </w:rPr>
            </w:pPr>
          </w:p>
        </w:tc>
        <w:tc>
          <w:tcPr>
            <w:tcW w:w="1350" w:type="dxa"/>
          </w:tcPr>
          <w:p w14:paraId="3B04E35D" w14:textId="77777777" w:rsidR="000D14B5" w:rsidRDefault="000D14B5">
            <w:pPr>
              <w:pStyle w:val="TableParagraph"/>
              <w:rPr>
                <w:sz w:val="20"/>
              </w:rPr>
            </w:pPr>
          </w:p>
        </w:tc>
        <w:tc>
          <w:tcPr>
            <w:tcW w:w="720" w:type="dxa"/>
          </w:tcPr>
          <w:p w14:paraId="459330E4" w14:textId="77777777" w:rsidR="000D14B5" w:rsidRDefault="000D14B5">
            <w:pPr>
              <w:pStyle w:val="TableParagraph"/>
              <w:rPr>
                <w:sz w:val="20"/>
              </w:rPr>
            </w:pPr>
          </w:p>
        </w:tc>
        <w:tc>
          <w:tcPr>
            <w:tcW w:w="1800" w:type="dxa"/>
          </w:tcPr>
          <w:p w14:paraId="3AC766F5" w14:textId="77777777" w:rsidR="000D14B5" w:rsidRDefault="000D14B5">
            <w:pPr>
              <w:pStyle w:val="TableParagraph"/>
              <w:rPr>
                <w:sz w:val="20"/>
              </w:rPr>
            </w:pPr>
          </w:p>
        </w:tc>
        <w:tc>
          <w:tcPr>
            <w:tcW w:w="900" w:type="dxa"/>
          </w:tcPr>
          <w:p w14:paraId="0EC58D77" w14:textId="77777777" w:rsidR="000D14B5" w:rsidRDefault="000D14B5">
            <w:pPr>
              <w:pStyle w:val="TableParagraph"/>
              <w:rPr>
                <w:sz w:val="20"/>
              </w:rPr>
            </w:pPr>
          </w:p>
        </w:tc>
        <w:tc>
          <w:tcPr>
            <w:tcW w:w="900" w:type="dxa"/>
          </w:tcPr>
          <w:p w14:paraId="4BD0B425" w14:textId="77777777" w:rsidR="000D14B5" w:rsidRDefault="000D14B5">
            <w:pPr>
              <w:pStyle w:val="TableParagraph"/>
              <w:rPr>
                <w:sz w:val="20"/>
              </w:rPr>
            </w:pPr>
          </w:p>
        </w:tc>
        <w:tc>
          <w:tcPr>
            <w:tcW w:w="990" w:type="dxa"/>
          </w:tcPr>
          <w:p w14:paraId="209BC5D6" w14:textId="77777777" w:rsidR="000D14B5" w:rsidRDefault="000D14B5">
            <w:pPr>
              <w:pStyle w:val="TableParagraph"/>
              <w:rPr>
                <w:sz w:val="20"/>
              </w:rPr>
            </w:pPr>
          </w:p>
        </w:tc>
      </w:tr>
      <w:tr w:rsidR="000D14B5" w14:paraId="30E56490" w14:textId="77777777">
        <w:trPr>
          <w:trHeight w:val="275"/>
        </w:trPr>
        <w:tc>
          <w:tcPr>
            <w:tcW w:w="558" w:type="dxa"/>
          </w:tcPr>
          <w:p w14:paraId="37D0B76F" w14:textId="77777777" w:rsidR="000D14B5" w:rsidRDefault="000D14B5">
            <w:pPr>
              <w:pStyle w:val="TableParagraph"/>
              <w:rPr>
                <w:sz w:val="20"/>
              </w:rPr>
            </w:pPr>
          </w:p>
        </w:tc>
        <w:tc>
          <w:tcPr>
            <w:tcW w:w="720" w:type="dxa"/>
          </w:tcPr>
          <w:p w14:paraId="5D1A00AD" w14:textId="77777777" w:rsidR="000D14B5" w:rsidRDefault="000D14B5">
            <w:pPr>
              <w:pStyle w:val="TableParagraph"/>
              <w:rPr>
                <w:sz w:val="20"/>
              </w:rPr>
            </w:pPr>
          </w:p>
        </w:tc>
        <w:tc>
          <w:tcPr>
            <w:tcW w:w="1080" w:type="dxa"/>
          </w:tcPr>
          <w:p w14:paraId="4998E781" w14:textId="77777777" w:rsidR="000D14B5" w:rsidRDefault="000D14B5">
            <w:pPr>
              <w:pStyle w:val="TableParagraph"/>
              <w:rPr>
                <w:sz w:val="20"/>
              </w:rPr>
            </w:pPr>
          </w:p>
        </w:tc>
        <w:tc>
          <w:tcPr>
            <w:tcW w:w="900" w:type="dxa"/>
          </w:tcPr>
          <w:p w14:paraId="09F626F8" w14:textId="77777777" w:rsidR="000D14B5" w:rsidRDefault="000D14B5">
            <w:pPr>
              <w:pStyle w:val="TableParagraph"/>
              <w:rPr>
                <w:sz w:val="20"/>
              </w:rPr>
            </w:pPr>
          </w:p>
        </w:tc>
        <w:tc>
          <w:tcPr>
            <w:tcW w:w="1350" w:type="dxa"/>
          </w:tcPr>
          <w:p w14:paraId="4341A92C" w14:textId="77777777" w:rsidR="000D14B5" w:rsidRDefault="000D14B5">
            <w:pPr>
              <w:pStyle w:val="TableParagraph"/>
              <w:rPr>
                <w:sz w:val="20"/>
              </w:rPr>
            </w:pPr>
          </w:p>
        </w:tc>
        <w:tc>
          <w:tcPr>
            <w:tcW w:w="720" w:type="dxa"/>
          </w:tcPr>
          <w:p w14:paraId="4903D5D9" w14:textId="77777777" w:rsidR="000D14B5" w:rsidRDefault="000D14B5">
            <w:pPr>
              <w:pStyle w:val="TableParagraph"/>
              <w:rPr>
                <w:sz w:val="20"/>
              </w:rPr>
            </w:pPr>
          </w:p>
        </w:tc>
        <w:tc>
          <w:tcPr>
            <w:tcW w:w="1800" w:type="dxa"/>
          </w:tcPr>
          <w:p w14:paraId="332FD002" w14:textId="77777777" w:rsidR="000D14B5" w:rsidRDefault="000D14B5">
            <w:pPr>
              <w:pStyle w:val="TableParagraph"/>
              <w:rPr>
                <w:sz w:val="20"/>
              </w:rPr>
            </w:pPr>
          </w:p>
        </w:tc>
        <w:tc>
          <w:tcPr>
            <w:tcW w:w="900" w:type="dxa"/>
          </w:tcPr>
          <w:p w14:paraId="4C4B9EF6" w14:textId="77777777" w:rsidR="000D14B5" w:rsidRDefault="000D14B5">
            <w:pPr>
              <w:pStyle w:val="TableParagraph"/>
              <w:rPr>
                <w:sz w:val="20"/>
              </w:rPr>
            </w:pPr>
          </w:p>
        </w:tc>
        <w:tc>
          <w:tcPr>
            <w:tcW w:w="900" w:type="dxa"/>
          </w:tcPr>
          <w:p w14:paraId="0C1E3317" w14:textId="77777777" w:rsidR="000D14B5" w:rsidRDefault="000D14B5">
            <w:pPr>
              <w:pStyle w:val="TableParagraph"/>
              <w:rPr>
                <w:sz w:val="20"/>
              </w:rPr>
            </w:pPr>
          </w:p>
        </w:tc>
        <w:tc>
          <w:tcPr>
            <w:tcW w:w="990" w:type="dxa"/>
          </w:tcPr>
          <w:p w14:paraId="7D9AA629" w14:textId="77777777" w:rsidR="000D14B5" w:rsidRDefault="000D14B5">
            <w:pPr>
              <w:pStyle w:val="TableParagraph"/>
              <w:rPr>
                <w:sz w:val="20"/>
              </w:rPr>
            </w:pPr>
          </w:p>
        </w:tc>
      </w:tr>
      <w:tr w:rsidR="000D14B5" w14:paraId="50BAA758" w14:textId="77777777">
        <w:trPr>
          <w:trHeight w:val="275"/>
        </w:trPr>
        <w:tc>
          <w:tcPr>
            <w:tcW w:w="558" w:type="dxa"/>
          </w:tcPr>
          <w:p w14:paraId="6B4FB0EA" w14:textId="77777777" w:rsidR="000D14B5" w:rsidRDefault="000D14B5">
            <w:pPr>
              <w:pStyle w:val="TableParagraph"/>
              <w:rPr>
                <w:sz w:val="20"/>
              </w:rPr>
            </w:pPr>
          </w:p>
        </w:tc>
        <w:tc>
          <w:tcPr>
            <w:tcW w:w="720" w:type="dxa"/>
          </w:tcPr>
          <w:p w14:paraId="6B430195" w14:textId="77777777" w:rsidR="000D14B5" w:rsidRDefault="000D14B5">
            <w:pPr>
              <w:pStyle w:val="TableParagraph"/>
              <w:rPr>
                <w:sz w:val="20"/>
              </w:rPr>
            </w:pPr>
          </w:p>
        </w:tc>
        <w:tc>
          <w:tcPr>
            <w:tcW w:w="1080" w:type="dxa"/>
          </w:tcPr>
          <w:p w14:paraId="04A0A5A5" w14:textId="77777777" w:rsidR="000D14B5" w:rsidRDefault="000D14B5">
            <w:pPr>
              <w:pStyle w:val="TableParagraph"/>
              <w:rPr>
                <w:sz w:val="20"/>
              </w:rPr>
            </w:pPr>
          </w:p>
        </w:tc>
        <w:tc>
          <w:tcPr>
            <w:tcW w:w="900" w:type="dxa"/>
          </w:tcPr>
          <w:p w14:paraId="21FF6FCD" w14:textId="77777777" w:rsidR="000D14B5" w:rsidRDefault="000D14B5">
            <w:pPr>
              <w:pStyle w:val="TableParagraph"/>
              <w:rPr>
                <w:sz w:val="20"/>
              </w:rPr>
            </w:pPr>
          </w:p>
        </w:tc>
        <w:tc>
          <w:tcPr>
            <w:tcW w:w="1350" w:type="dxa"/>
          </w:tcPr>
          <w:p w14:paraId="5F70E28A" w14:textId="77777777" w:rsidR="000D14B5" w:rsidRDefault="000D14B5">
            <w:pPr>
              <w:pStyle w:val="TableParagraph"/>
              <w:rPr>
                <w:sz w:val="20"/>
              </w:rPr>
            </w:pPr>
          </w:p>
        </w:tc>
        <w:tc>
          <w:tcPr>
            <w:tcW w:w="720" w:type="dxa"/>
          </w:tcPr>
          <w:p w14:paraId="08AFA486" w14:textId="77777777" w:rsidR="000D14B5" w:rsidRDefault="000D14B5">
            <w:pPr>
              <w:pStyle w:val="TableParagraph"/>
              <w:rPr>
                <w:sz w:val="20"/>
              </w:rPr>
            </w:pPr>
          </w:p>
        </w:tc>
        <w:tc>
          <w:tcPr>
            <w:tcW w:w="1800" w:type="dxa"/>
          </w:tcPr>
          <w:p w14:paraId="55475ABB" w14:textId="77777777" w:rsidR="000D14B5" w:rsidRDefault="000D14B5">
            <w:pPr>
              <w:pStyle w:val="TableParagraph"/>
              <w:rPr>
                <w:sz w:val="20"/>
              </w:rPr>
            </w:pPr>
          </w:p>
        </w:tc>
        <w:tc>
          <w:tcPr>
            <w:tcW w:w="900" w:type="dxa"/>
          </w:tcPr>
          <w:p w14:paraId="2D709EA9" w14:textId="77777777" w:rsidR="000D14B5" w:rsidRDefault="000D14B5">
            <w:pPr>
              <w:pStyle w:val="TableParagraph"/>
              <w:rPr>
                <w:sz w:val="20"/>
              </w:rPr>
            </w:pPr>
          </w:p>
        </w:tc>
        <w:tc>
          <w:tcPr>
            <w:tcW w:w="900" w:type="dxa"/>
          </w:tcPr>
          <w:p w14:paraId="5483945B" w14:textId="77777777" w:rsidR="000D14B5" w:rsidRDefault="000D14B5">
            <w:pPr>
              <w:pStyle w:val="TableParagraph"/>
              <w:rPr>
                <w:sz w:val="20"/>
              </w:rPr>
            </w:pPr>
          </w:p>
        </w:tc>
        <w:tc>
          <w:tcPr>
            <w:tcW w:w="990" w:type="dxa"/>
          </w:tcPr>
          <w:p w14:paraId="56DF5487" w14:textId="77777777" w:rsidR="000D14B5" w:rsidRDefault="000D14B5">
            <w:pPr>
              <w:pStyle w:val="TableParagraph"/>
              <w:rPr>
                <w:sz w:val="20"/>
              </w:rPr>
            </w:pPr>
          </w:p>
        </w:tc>
      </w:tr>
      <w:tr w:rsidR="000D14B5" w14:paraId="2AF04E93" w14:textId="77777777">
        <w:trPr>
          <w:trHeight w:val="276"/>
        </w:trPr>
        <w:tc>
          <w:tcPr>
            <w:tcW w:w="558" w:type="dxa"/>
          </w:tcPr>
          <w:p w14:paraId="23B2AED1" w14:textId="77777777" w:rsidR="000D14B5" w:rsidRDefault="000D14B5">
            <w:pPr>
              <w:pStyle w:val="TableParagraph"/>
              <w:rPr>
                <w:sz w:val="20"/>
              </w:rPr>
            </w:pPr>
          </w:p>
        </w:tc>
        <w:tc>
          <w:tcPr>
            <w:tcW w:w="720" w:type="dxa"/>
          </w:tcPr>
          <w:p w14:paraId="18E94538" w14:textId="77777777" w:rsidR="000D14B5" w:rsidRDefault="000D14B5">
            <w:pPr>
              <w:pStyle w:val="TableParagraph"/>
              <w:rPr>
                <w:sz w:val="20"/>
              </w:rPr>
            </w:pPr>
          </w:p>
        </w:tc>
        <w:tc>
          <w:tcPr>
            <w:tcW w:w="1080" w:type="dxa"/>
          </w:tcPr>
          <w:p w14:paraId="48113F26" w14:textId="77777777" w:rsidR="000D14B5" w:rsidRDefault="000D14B5">
            <w:pPr>
              <w:pStyle w:val="TableParagraph"/>
              <w:rPr>
                <w:sz w:val="20"/>
              </w:rPr>
            </w:pPr>
          </w:p>
        </w:tc>
        <w:tc>
          <w:tcPr>
            <w:tcW w:w="900" w:type="dxa"/>
          </w:tcPr>
          <w:p w14:paraId="58B06B6C" w14:textId="77777777" w:rsidR="000D14B5" w:rsidRDefault="000D14B5">
            <w:pPr>
              <w:pStyle w:val="TableParagraph"/>
              <w:rPr>
                <w:sz w:val="20"/>
              </w:rPr>
            </w:pPr>
          </w:p>
        </w:tc>
        <w:tc>
          <w:tcPr>
            <w:tcW w:w="1350" w:type="dxa"/>
          </w:tcPr>
          <w:p w14:paraId="0315E72E" w14:textId="77777777" w:rsidR="000D14B5" w:rsidRDefault="000D14B5">
            <w:pPr>
              <w:pStyle w:val="TableParagraph"/>
              <w:rPr>
                <w:sz w:val="20"/>
              </w:rPr>
            </w:pPr>
          </w:p>
        </w:tc>
        <w:tc>
          <w:tcPr>
            <w:tcW w:w="720" w:type="dxa"/>
          </w:tcPr>
          <w:p w14:paraId="7A52741F" w14:textId="77777777" w:rsidR="000D14B5" w:rsidRDefault="000D14B5">
            <w:pPr>
              <w:pStyle w:val="TableParagraph"/>
              <w:rPr>
                <w:sz w:val="20"/>
              </w:rPr>
            </w:pPr>
          </w:p>
        </w:tc>
        <w:tc>
          <w:tcPr>
            <w:tcW w:w="1800" w:type="dxa"/>
          </w:tcPr>
          <w:p w14:paraId="483DD41B" w14:textId="77777777" w:rsidR="000D14B5" w:rsidRDefault="000D14B5">
            <w:pPr>
              <w:pStyle w:val="TableParagraph"/>
              <w:rPr>
                <w:sz w:val="20"/>
              </w:rPr>
            </w:pPr>
          </w:p>
        </w:tc>
        <w:tc>
          <w:tcPr>
            <w:tcW w:w="900" w:type="dxa"/>
          </w:tcPr>
          <w:p w14:paraId="06FEF08B" w14:textId="77777777" w:rsidR="000D14B5" w:rsidRDefault="000D14B5">
            <w:pPr>
              <w:pStyle w:val="TableParagraph"/>
              <w:rPr>
                <w:sz w:val="20"/>
              </w:rPr>
            </w:pPr>
          </w:p>
        </w:tc>
        <w:tc>
          <w:tcPr>
            <w:tcW w:w="900" w:type="dxa"/>
          </w:tcPr>
          <w:p w14:paraId="7D5ECB13" w14:textId="77777777" w:rsidR="000D14B5" w:rsidRDefault="000D14B5">
            <w:pPr>
              <w:pStyle w:val="TableParagraph"/>
              <w:rPr>
                <w:sz w:val="20"/>
              </w:rPr>
            </w:pPr>
          </w:p>
        </w:tc>
        <w:tc>
          <w:tcPr>
            <w:tcW w:w="990" w:type="dxa"/>
          </w:tcPr>
          <w:p w14:paraId="38A19C27" w14:textId="77777777" w:rsidR="000D14B5" w:rsidRDefault="000D14B5">
            <w:pPr>
              <w:pStyle w:val="TableParagraph"/>
              <w:rPr>
                <w:sz w:val="20"/>
              </w:rPr>
            </w:pPr>
          </w:p>
        </w:tc>
      </w:tr>
      <w:tr w:rsidR="000D14B5" w14:paraId="7172CADD" w14:textId="77777777">
        <w:trPr>
          <w:trHeight w:val="275"/>
        </w:trPr>
        <w:tc>
          <w:tcPr>
            <w:tcW w:w="558" w:type="dxa"/>
          </w:tcPr>
          <w:p w14:paraId="60031F0A" w14:textId="77777777" w:rsidR="000D14B5" w:rsidRDefault="000D14B5">
            <w:pPr>
              <w:pStyle w:val="TableParagraph"/>
              <w:rPr>
                <w:sz w:val="20"/>
              </w:rPr>
            </w:pPr>
          </w:p>
        </w:tc>
        <w:tc>
          <w:tcPr>
            <w:tcW w:w="720" w:type="dxa"/>
          </w:tcPr>
          <w:p w14:paraId="72CAA0F7" w14:textId="77777777" w:rsidR="000D14B5" w:rsidRDefault="000D14B5">
            <w:pPr>
              <w:pStyle w:val="TableParagraph"/>
              <w:rPr>
                <w:sz w:val="20"/>
              </w:rPr>
            </w:pPr>
          </w:p>
        </w:tc>
        <w:tc>
          <w:tcPr>
            <w:tcW w:w="1080" w:type="dxa"/>
          </w:tcPr>
          <w:p w14:paraId="628E17DE" w14:textId="77777777" w:rsidR="000D14B5" w:rsidRDefault="000D14B5">
            <w:pPr>
              <w:pStyle w:val="TableParagraph"/>
              <w:rPr>
                <w:sz w:val="20"/>
              </w:rPr>
            </w:pPr>
          </w:p>
        </w:tc>
        <w:tc>
          <w:tcPr>
            <w:tcW w:w="900" w:type="dxa"/>
          </w:tcPr>
          <w:p w14:paraId="00368E79" w14:textId="77777777" w:rsidR="000D14B5" w:rsidRDefault="000D14B5">
            <w:pPr>
              <w:pStyle w:val="TableParagraph"/>
              <w:rPr>
                <w:sz w:val="20"/>
              </w:rPr>
            </w:pPr>
          </w:p>
        </w:tc>
        <w:tc>
          <w:tcPr>
            <w:tcW w:w="1350" w:type="dxa"/>
          </w:tcPr>
          <w:p w14:paraId="48045DDF" w14:textId="77777777" w:rsidR="000D14B5" w:rsidRDefault="000D14B5">
            <w:pPr>
              <w:pStyle w:val="TableParagraph"/>
              <w:rPr>
                <w:sz w:val="20"/>
              </w:rPr>
            </w:pPr>
          </w:p>
        </w:tc>
        <w:tc>
          <w:tcPr>
            <w:tcW w:w="720" w:type="dxa"/>
          </w:tcPr>
          <w:p w14:paraId="6A920A67" w14:textId="77777777" w:rsidR="000D14B5" w:rsidRDefault="000D14B5">
            <w:pPr>
              <w:pStyle w:val="TableParagraph"/>
              <w:rPr>
                <w:sz w:val="20"/>
              </w:rPr>
            </w:pPr>
          </w:p>
        </w:tc>
        <w:tc>
          <w:tcPr>
            <w:tcW w:w="1800" w:type="dxa"/>
          </w:tcPr>
          <w:p w14:paraId="7FA60A33" w14:textId="77777777" w:rsidR="000D14B5" w:rsidRDefault="000D14B5">
            <w:pPr>
              <w:pStyle w:val="TableParagraph"/>
              <w:rPr>
                <w:sz w:val="20"/>
              </w:rPr>
            </w:pPr>
          </w:p>
        </w:tc>
        <w:tc>
          <w:tcPr>
            <w:tcW w:w="900" w:type="dxa"/>
          </w:tcPr>
          <w:p w14:paraId="1FE23F3D" w14:textId="77777777" w:rsidR="000D14B5" w:rsidRDefault="000D14B5">
            <w:pPr>
              <w:pStyle w:val="TableParagraph"/>
              <w:rPr>
                <w:sz w:val="20"/>
              </w:rPr>
            </w:pPr>
          </w:p>
        </w:tc>
        <w:tc>
          <w:tcPr>
            <w:tcW w:w="900" w:type="dxa"/>
          </w:tcPr>
          <w:p w14:paraId="45A0D29D" w14:textId="77777777" w:rsidR="000D14B5" w:rsidRDefault="000D14B5">
            <w:pPr>
              <w:pStyle w:val="TableParagraph"/>
              <w:rPr>
                <w:sz w:val="20"/>
              </w:rPr>
            </w:pPr>
          </w:p>
        </w:tc>
        <w:tc>
          <w:tcPr>
            <w:tcW w:w="990" w:type="dxa"/>
          </w:tcPr>
          <w:p w14:paraId="45BCA781" w14:textId="77777777" w:rsidR="000D14B5" w:rsidRDefault="000D14B5">
            <w:pPr>
              <w:pStyle w:val="TableParagraph"/>
              <w:rPr>
                <w:sz w:val="20"/>
              </w:rPr>
            </w:pPr>
          </w:p>
        </w:tc>
      </w:tr>
      <w:tr w:rsidR="000D14B5" w14:paraId="016B018D" w14:textId="77777777">
        <w:trPr>
          <w:trHeight w:val="275"/>
        </w:trPr>
        <w:tc>
          <w:tcPr>
            <w:tcW w:w="558" w:type="dxa"/>
          </w:tcPr>
          <w:p w14:paraId="5BDD79AB" w14:textId="77777777" w:rsidR="000D14B5" w:rsidRDefault="000D14B5">
            <w:pPr>
              <w:pStyle w:val="TableParagraph"/>
              <w:rPr>
                <w:sz w:val="20"/>
              </w:rPr>
            </w:pPr>
          </w:p>
        </w:tc>
        <w:tc>
          <w:tcPr>
            <w:tcW w:w="720" w:type="dxa"/>
          </w:tcPr>
          <w:p w14:paraId="5A9178D9" w14:textId="77777777" w:rsidR="000D14B5" w:rsidRDefault="000D14B5">
            <w:pPr>
              <w:pStyle w:val="TableParagraph"/>
              <w:rPr>
                <w:sz w:val="20"/>
              </w:rPr>
            </w:pPr>
          </w:p>
        </w:tc>
        <w:tc>
          <w:tcPr>
            <w:tcW w:w="1080" w:type="dxa"/>
          </w:tcPr>
          <w:p w14:paraId="19D613F8" w14:textId="77777777" w:rsidR="000D14B5" w:rsidRDefault="000D14B5">
            <w:pPr>
              <w:pStyle w:val="TableParagraph"/>
              <w:rPr>
                <w:sz w:val="20"/>
              </w:rPr>
            </w:pPr>
          </w:p>
        </w:tc>
        <w:tc>
          <w:tcPr>
            <w:tcW w:w="900" w:type="dxa"/>
          </w:tcPr>
          <w:p w14:paraId="44C8E397" w14:textId="77777777" w:rsidR="000D14B5" w:rsidRDefault="000D14B5">
            <w:pPr>
              <w:pStyle w:val="TableParagraph"/>
              <w:rPr>
                <w:sz w:val="20"/>
              </w:rPr>
            </w:pPr>
          </w:p>
        </w:tc>
        <w:tc>
          <w:tcPr>
            <w:tcW w:w="1350" w:type="dxa"/>
          </w:tcPr>
          <w:p w14:paraId="69CFF12B" w14:textId="77777777" w:rsidR="000D14B5" w:rsidRDefault="000D14B5">
            <w:pPr>
              <w:pStyle w:val="TableParagraph"/>
              <w:rPr>
                <w:sz w:val="20"/>
              </w:rPr>
            </w:pPr>
          </w:p>
        </w:tc>
        <w:tc>
          <w:tcPr>
            <w:tcW w:w="720" w:type="dxa"/>
          </w:tcPr>
          <w:p w14:paraId="6963EC3D" w14:textId="77777777" w:rsidR="000D14B5" w:rsidRDefault="000D14B5">
            <w:pPr>
              <w:pStyle w:val="TableParagraph"/>
              <w:rPr>
                <w:sz w:val="20"/>
              </w:rPr>
            </w:pPr>
          </w:p>
        </w:tc>
        <w:tc>
          <w:tcPr>
            <w:tcW w:w="1800" w:type="dxa"/>
          </w:tcPr>
          <w:p w14:paraId="396AD666" w14:textId="77777777" w:rsidR="000D14B5" w:rsidRDefault="000D14B5">
            <w:pPr>
              <w:pStyle w:val="TableParagraph"/>
              <w:rPr>
                <w:sz w:val="20"/>
              </w:rPr>
            </w:pPr>
          </w:p>
        </w:tc>
        <w:tc>
          <w:tcPr>
            <w:tcW w:w="900" w:type="dxa"/>
          </w:tcPr>
          <w:p w14:paraId="52AFD2A8" w14:textId="77777777" w:rsidR="000D14B5" w:rsidRDefault="000D14B5">
            <w:pPr>
              <w:pStyle w:val="TableParagraph"/>
              <w:rPr>
                <w:sz w:val="20"/>
              </w:rPr>
            </w:pPr>
          </w:p>
        </w:tc>
        <w:tc>
          <w:tcPr>
            <w:tcW w:w="900" w:type="dxa"/>
          </w:tcPr>
          <w:p w14:paraId="3E315B70" w14:textId="77777777" w:rsidR="000D14B5" w:rsidRDefault="000D14B5">
            <w:pPr>
              <w:pStyle w:val="TableParagraph"/>
              <w:rPr>
                <w:sz w:val="20"/>
              </w:rPr>
            </w:pPr>
          </w:p>
        </w:tc>
        <w:tc>
          <w:tcPr>
            <w:tcW w:w="990" w:type="dxa"/>
          </w:tcPr>
          <w:p w14:paraId="068D9A74" w14:textId="77777777" w:rsidR="000D14B5" w:rsidRDefault="000D14B5">
            <w:pPr>
              <w:pStyle w:val="TableParagraph"/>
              <w:rPr>
                <w:sz w:val="20"/>
              </w:rPr>
            </w:pPr>
          </w:p>
        </w:tc>
      </w:tr>
      <w:tr w:rsidR="000D14B5" w14:paraId="503A0D86" w14:textId="77777777">
        <w:trPr>
          <w:trHeight w:val="276"/>
        </w:trPr>
        <w:tc>
          <w:tcPr>
            <w:tcW w:w="558" w:type="dxa"/>
          </w:tcPr>
          <w:p w14:paraId="0127348D" w14:textId="77777777" w:rsidR="000D14B5" w:rsidRDefault="000D14B5">
            <w:pPr>
              <w:pStyle w:val="TableParagraph"/>
              <w:rPr>
                <w:sz w:val="20"/>
              </w:rPr>
            </w:pPr>
          </w:p>
        </w:tc>
        <w:tc>
          <w:tcPr>
            <w:tcW w:w="720" w:type="dxa"/>
          </w:tcPr>
          <w:p w14:paraId="5817ACC9" w14:textId="77777777" w:rsidR="000D14B5" w:rsidRDefault="000D14B5">
            <w:pPr>
              <w:pStyle w:val="TableParagraph"/>
              <w:rPr>
                <w:sz w:val="20"/>
              </w:rPr>
            </w:pPr>
          </w:p>
        </w:tc>
        <w:tc>
          <w:tcPr>
            <w:tcW w:w="1080" w:type="dxa"/>
          </w:tcPr>
          <w:p w14:paraId="1F4C7CC3" w14:textId="77777777" w:rsidR="000D14B5" w:rsidRDefault="000D14B5">
            <w:pPr>
              <w:pStyle w:val="TableParagraph"/>
              <w:rPr>
                <w:sz w:val="20"/>
              </w:rPr>
            </w:pPr>
          </w:p>
        </w:tc>
        <w:tc>
          <w:tcPr>
            <w:tcW w:w="900" w:type="dxa"/>
          </w:tcPr>
          <w:p w14:paraId="545B18FC" w14:textId="77777777" w:rsidR="000D14B5" w:rsidRDefault="000D14B5">
            <w:pPr>
              <w:pStyle w:val="TableParagraph"/>
              <w:rPr>
                <w:sz w:val="20"/>
              </w:rPr>
            </w:pPr>
          </w:p>
        </w:tc>
        <w:tc>
          <w:tcPr>
            <w:tcW w:w="1350" w:type="dxa"/>
          </w:tcPr>
          <w:p w14:paraId="45DA54B6" w14:textId="77777777" w:rsidR="000D14B5" w:rsidRDefault="000D14B5">
            <w:pPr>
              <w:pStyle w:val="TableParagraph"/>
              <w:rPr>
                <w:sz w:val="20"/>
              </w:rPr>
            </w:pPr>
          </w:p>
        </w:tc>
        <w:tc>
          <w:tcPr>
            <w:tcW w:w="720" w:type="dxa"/>
          </w:tcPr>
          <w:p w14:paraId="63F0A9CC" w14:textId="77777777" w:rsidR="000D14B5" w:rsidRDefault="000D14B5">
            <w:pPr>
              <w:pStyle w:val="TableParagraph"/>
              <w:rPr>
                <w:sz w:val="20"/>
              </w:rPr>
            </w:pPr>
          </w:p>
        </w:tc>
        <w:tc>
          <w:tcPr>
            <w:tcW w:w="1800" w:type="dxa"/>
          </w:tcPr>
          <w:p w14:paraId="22AEF597" w14:textId="77777777" w:rsidR="000D14B5" w:rsidRDefault="000D14B5">
            <w:pPr>
              <w:pStyle w:val="TableParagraph"/>
              <w:rPr>
                <w:sz w:val="20"/>
              </w:rPr>
            </w:pPr>
          </w:p>
        </w:tc>
        <w:tc>
          <w:tcPr>
            <w:tcW w:w="900" w:type="dxa"/>
          </w:tcPr>
          <w:p w14:paraId="2D106CB6" w14:textId="77777777" w:rsidR="000D14B5" w:rsidRDefault="000D14B5">
            <w:pPr>
              <w:pStyle w:val="TableParagraph"/>
              <w:rPr>
                <w:sz w:val="20"/>
              </w:rPr>
            </w:pPr>
          </w:p>
        </w:tc>
        <w:tc>
          <w:tcPr>
            <w:tcW w:w="900" w:type="dxa"/>
          </w:tcPr>
          <w:p w14:paraId="6A274733" w14:textId="77777777" w:rsidR="000D14B5" w:rsidRDefault="000D14B5">
            <w:pPr>
              <w:pStyle w:val="TableParagraph"/>
              <w:rPr>
                <w:sz w:val="20"/>
              </w:rPr>
            </w:pPr>
          </w:p>
        </w:tc>
        <w:tc>
          <w:tcPr>
            <w:tcW w:w="990" w:type="dxa"/>
          </w:tcPr>
          <w:p w14:paraId="7FE35B7F" w14:textId="77777777" w:rsidR="000D14B5" w:rsidRDefault="000D14B5">
            <w:pPr>
              <w:pStyle w:val="TableParagraph"/>
              <w:rPr>
                <w:sz w:val="20"/>
              </w:rPr>
            </w:pPr>
          </w:p>
        </w:tc>
      </w:tr>
      <w:tr w:rsidR="000D14B5" w14:paraId="2542DB5D" w14:textId="77777777">
        <w:trPr>
          <w:trHeight w:val="275"/>
        </w:trPr>
        <w:tc>
          <w:tcPr>
            <w:tcW w:w="558" w:type="dxa"/>
          </w:tcPr>
          <w:p w14:paraId="5E25A738" w14:textId="77777777" w:rsidR="000D14B5" w:rsidRDefault="000D14B5">
            <w:pPr>
              <w:pStyle w:val="TableParagraph"/>
              <w:rPr>
                <w:sz w:val="20"/>
              </w:rPr>
            </w:pPr>
          </w:p>
        </w:tc>
        <w:tc>
          <w:tcPr>
            <w:tcW w:w="720" w:type="dxa"/>
          </w:tcPr>
          <w:p w14:paraId="658CEB81" w14:textId="77777777" w:rsidR="000D14B5" w:rsidRDefault="000D14B5">
            <w:pPr>
              <w:pStyle w:val="TableParagraph"/>
              <w:rPr>
                <w:sz w:val="20"/>
              </w:rPr>
            </w:pPr>
          </w:p>
        </w:tc>
        <w:tc>
          <w:tcPr>
            <w:tcW w:w="1080" w:type="dxa"/>
          </w:tcPr>
          <w:p w14:paraId="6A339DBC" w14:textId="77777777" w:rsidR="000D14B5" w:rsidRDefault="000D14B5">
            <w:pPr>
              <w:pStyle w:val="TableParagraph"/>
              <w:rPr>
                <w:sz w:val="20"/>
              </w:rPr>
            </w:pPr>
          </w:p>
        </w:tc>
        <w:tc>
          <w:tcPr>
            <w:tcW w:w="900" w:type="dxa"/>
          </w:tcPr>
          <w:p w14:paraId="59372863" w14:textId="77777777" w:rsidR="000D14B5" w:rsidRDefault="000D14B5">
            <w:pPr>
              <w:pStyle w:val="TableParagraph"/>
              <w:rPr>
                <w:sz w:val="20"/>
              </w:rPr>
            </w:pPr>
          </w:p>
        </w:tc>
        <w:tc>
          <w:tcPr>
            <w:tcW w:w="1350" w:type="dxa"/>
          </w:tcPr>
          <w:p w14:paraId="341537CE" w14:textId="77777777" w:rsidR="000D14B5" w:rsidRDefault="000D14B5">
            <w:pPr>
              <w:pStyle w:val="TableParagraph"/>
              <w:rPr>
                <w:sz w:val="20"/>
              </w:rPr>
            </w:pPr>
          </w:p>
        </w:tc>
        <w:tc>
          <w:tcPr>
            <w:tcW w:w="720" w:type="dxa"/>
          </w:tcPr>
          <w:p w14:paraId="2D0AAB82" w14:textId="77777777" w:rsidR="000D14B5" w:rsidRDefault="000D14B5">
            <w:pPr>
              <w:pStyle w:val="TableParagraph"/>
              <w:rPr>
                <w:sz w:val="20"/>
              </w:rPr>
            </w:pPr>
          </w:p>
        </w:tc>
        <w:tc>
          <w:tcPr>
            <w:tcW w:w="1800" w:type="dxa"/>
          </w:tcPr>
          <w:p w14:paraId="0D62739F" w14:textId="77777777" w:rsidR="000D14B5" w:rsidRDefault="000D14B5">
            <w:pPr>
              <w:pStyle w:val="TableParagraph"/>
              <w:rPr>
                <w:sz w:val="20"/>
              </w:rPr>
            </w:pPr>
          </w:p>
        </w:tc>
        <w:tc>
          <w:tcPr>
            <w:tcW w:w="900" w:type="dxa"/>
          </w:tcPr>
          <w:p w14:paraId="14FA42A0" w14:textId="77777777" w:rsidR="000D14B5" w:rsidRDefault="000D14B5">
            <w:pPr>
              <w:pStyle w:val="TableParagraph"/>
              <w:rPr>
                <w:sz w:val="20"/>
              </w:rPr>
            </w:pPr>
          </w:p>
        </w:tc>
        <w:tc>
          <w:tcPr>
            <w:tcW w:w="900" w:type="dxa"/>
          </w:tcPr>
          <w:p w14:paraId="5FDABFE0" w14:textId="77777777" w:rsidR="000D14B5" w:rsidRDefault="000D14B5">
            <w:pPr>
              <w:pStyle w:val="TableParagraph"/>
              <w:rPr>
                <w:sz w:val="20"/>
              </w:rPr>
            </w:pPr>
          </w:p>
        </w:tc>
        <w:tc>
          <w:tcPr>
            <w:tcW w:w="990" w:type="dxa"/>
          </w:tcPr>
          <w:p w14:paraId="65FFE6B7" w14:textId="77777777" w:rsidR="000D14B5" w:rsidRDefault="000D14B5">
            <w:pPr>
              <w:pStyle w:val="TableParagraph"/>
              <w:rPr>
                <w:sz w:val="20"/>
              </w:rPr>
            </w:pPr>
          </w:p>
        </w:tc>
      </w:tr>
      <w:tr w:rsidR="000D14B5" w14:paraId="2724EE9D" w14:textId="77777777">
        <w:trPr>
          <w:trHeight w:val="275"/>
        </w:trPr>
        <w:tc>
          <w:tcPr>
            <w:tcW w:w="558" w:type="dxa"/>
          </w:tcPr>
          <w:p w14:paraId="10E6534F" w14:textId="77777777" w:rsidR="000D14B5" w:rsidRDefault="000D14B5">
            <w:pPr>
              <w:pStyle w:val="TableParagraph"/>
              <w:rPr>
                <w:sz w:val="20"/>
              </w:rPr>
            </w:pPr>
          </w:p>
        </w:tc>
        <w:tc>
          <w:tcPr>
            <w:tcW w:w="720" w:type="dxa"/>
          </w:tcPr>
          <w:p w14:paraId="6F16ACFA" w14:textId="77777777" w:rsidR="000D14B5" w:rsidRDefault="000D14B5">
            <w:pPr>
              <w:pStyle w:val="TableParagraph"/>
              <w:rPr>
                <w:sz w:val="20"/>
              </w:rPr>
            </w:pPr>
          </w:p>
        </w:tc>
        <w:tc>
          <w:tcPr>
            <w:tcW w:w="1080" w:type="dxa"/>
          </w:tcPr>
          <w:p w14:paraId="53F6E443" w14:textId="77777777" w:rsidR="000D14B5" w:rsidRDefault="000D14B5">
            <w:pPr>
              <w:pStyle w:val="TableParagraph"/>
              <w:rPr>
                <w:sz w:val="20"/>
              </w:rPr>
            </w:pPr>
          </w:p>
        </w:tc>
        <w:tc>
          <w:tcPr>
            <w:tcW w:w="900" w:type="dxa"/>
          </w:tcPr>
          <w:p w14:paraId="419FB87B" w14:textId="77777777" w:rsidR="000D14B5" w:rsidRDefault="000D14B5">
            <w:pPr>
              <w:pStyle w:val="TableParagraph"/>
              <w:rPr>
                <w:sz w:val="20"/>
              </w:rPr>
            </w:pPr>
          </w:p>
        </w:tc>
        <w:tc>
          <w:tcPr>
            <w:tcW w:w="1350" w:type="dxa"/>
          </w:tcPr>
          <w:p w14:paraId="27750DDE" w14:textId="77777777" w:rsidR="000D14B5" w:rsidRDefault="000D14B5">
            <w:pPr>
              <w:pStyle w:val="TableParagraph"/>
              <w:rPr>
                <w:sz w:val="20"/>
              </w:rPr>
            </w:pPr>
          </w:p>
        </w:tc>
        <w:tc>
          <w:tcPr>
            <w:tcW w:w="720" w:type="dxa"/>
          </w:tcPr>
          <w:p w14:paraId="50A1C68E" w14:textId="77777777" w:rsidR="000D14B5" w:rsidRDefault="000D14B5">
            <w:pPr>
              <w:pStyle w:val="TableParagraph"/>
              <w:rPr>
                <w:sz w:val="20"/>
              </w:rPr>
            </w:pPr>
          </w:p>
        </w:tc>
        <w:tc>
          <w:tcPr>
            <w:tcW w:w="1800" w:type="dxa"/>
          </w:tcPr>
          <w:p w14:paraId="694B054F" w14:textId="77777777" w:rsidR="000D14B5" w:rsidRDefault="000D14B5">
            <w:pPr>
              <w:pStyle w:val="TableParagraph"/>
              <w:rPr>
                <w:sz w:val="20"/>
              </w:rPr>
            </w:pPr>
          </w:p>
        </w:tc>
        <w:tc>
          <w:tcPr>
            <w:tcW w:w="900" w:type="dxa"/>
          </w:tcPr>
          <w:p w14:paraId="7E178BBA" w14:textId="77777777" w:rsidR="000D14B5" w:rsidRDefault="000D14B5">
            <w:pPr>
              <w:pStyle w:val="TableParagraph"/>
              <w:rPr>
                <w:sz w:val="20"/>
              </w:rPr>
            </w:pPr>
          </w:p>
        </w:tc>
        <w:tc>
          <w:tcPr>
            <w:tcW w:w="900" w:type="dxa"/>
          </w:tcPr>
          <w:p w14:paraId="68584B37" w14:textId="77777777" w:rsidR="000D14B5" w:rsidRDefault="000D14B5">
            <w:pPr>
              <w:pStyle w:val="TableParagraph"/>
              <w:rPr>
                <w:sz w:val="20"/>
              </w:rPr>
            </w:pPr>
          </w:p>
        </w:tc>
        <w:tc>
          <w:tcPr>
            <w:tcW w:w="990" w:type="dxa"/>
          </w:tcPr>
          <w:p w14:paraId="1E4A6582" w14:textId="77777777" w:rsidR="000D14B5" w:rsidRDefault="000D14B5">
            <w:pPr>
              <w:pStyle w:val="TableParagraph"/>
              <w:rPr>
                <w:sz w:val="20"/>
              </w:rPr>
            </w:pPr>
          </w:p>
        </w:tc>
      </w:tr>
      <w:tr w:rsidR="000D14B5" w14:paraId="43285151" w14:textId="77777777">
        <w:trPr>
          <w:trHeight w:val="276"/>
        </w:trPr>
        <w:tc>
          <w:tcPr>
            <w:tcW w:w="558" w:type="dxa"/>
          </w:tcPr>
          <w:p w14:paraId="4EE2D453" w14:textId="77777777" w:rsidR="000D14B5" w:rsidRDefault="000D14B5">
            <w:pPr>
              <w:pStyle w:val="TableParagraph"/>
              <w:rPr>
                <w:sz w:val="20"/>
              </w:rPr>
            </w:pPr>
          </w:p>
        </w:tc>
        <w:tc>
          <w:tcPr>
            <w:tcW w:w="720" w:type="dxa"/>
          </w:tcPr>
          <w:p w14:paraId="6EF86571" w14:textId="77777777" w:rsidR="000D14B5" w:rsidRDefault="000D14B5">
            <w:pPr>
              <w:pStyle w:val="TableParagraph"/>
              <w:rPr>
                <w:sz w:val="20"/>
              </w:rPr>
            </w:pPr>
          </w:p>
        </w:tc>
        <w:tc>
          <w:tcPr>
            <w:tcW w:w="1080" w:type="dxa"/>
          </w:tcPr>
          <w:p w14:paraId="4A589277" w14:textId="77777777" w:rsidR="000D14B5" w:rsidRDefault="000D14B5">
            <w:pPr>
              <w:pStyle w:val="TableParagraph"/>
              <w:rPr>
                <w:sz w:val="20"/>
              </w:rPr>
            </w:pPr>
          </w:p>
        </w:tc>
        <w:tc>
          <w:tcPr>
            <w:tcW w:w="900" w:type="dxa"/>
          </w:tcPr>
          <w:p w14:paraId="42F7C728" w14:textId="77777777" w:rsidR="000D14B5" w:rsidRDefault="000D14B5">
            <w:pPr>
              <w:pStyle w:val="TableParagraph"/>
              <w:rPr>
                <w:sz w:val="20"/>
              </w:rPr>
            </w:pPr>
          </w:p>
        </w:tc>
        <w:tc>
          <w:tcPr>
            <w:tcW w:w="1350" w:type="dxa"/>
          </w:tcPr>
          <w:p w14:paraId="36A020E6" w14:textId="77777777" w:rsidR="000D14B5" w:rsidRDefault="000D14B5">
            <w:pPr>
              <w:pStyle w:val="TableParagraph"/>
              <w:rPr>
                <w:sz w:val="20"/>
              </w:rPr>
            </w:pPr>
          </w:p>
        </w:tc>
        <w:tc>
          <w:tcPr>
            <w:tcW w:w="720" w:type="dxa"/>
          </w:tcPr>
          <w:p w14:paraId="381AE974" w14:textId="77777777" w:rsidR="000D14B5" w:rsidRDefault="000D14B5">
            <w:pPr>
              <w:pStyle w:val="TableParagraph"/>
              <w:rPr>
                <w:sz w:val="20"/>
              </w:rPr>
            </w:pPr>
          </w:p>
        </w:tc>
        <w:tc>
          <w:tcPr>
            <w:tcW w:w="1800" w:type="dxa"/>
          </w:tcPr>
          <w:p w14:paraId="7B7ACF12" w14:textId="77777777" w:rsidR="000D14B5" w:rsidRDefault="000D14B5">
            <w:pPr>
              <w:pStyle w:val="TableParagraph"/>
              <w:rPr>
                <w:sz w:val="20"/>
              </w:rPr>
            </w:pPr>
          </w:p>
        </w:tc>
        <w:tc>
          <w:tcPr>
            <w:tcW w:w="900" w:type="dxa"/>
          </w:tcPr>
          <w:p w14:paraId="3166CDC4" w14:textId="77777777" w:rsidR="000D14B5" w:rsidRDefault="000D14B5">
            <w:pPr>
              <w:pStyle w:val="TableParagraph"/>
              <w:rPr>
                <w:sz w:val="20"/>
              </w:rPr>
            </w:pPr>
          </w:p>
        </w:tc>
        <w:tc>
          <w:tcPr>
            <w:tcW w:w="900" w:type="dxa"/>
          </w:tcPr>
          <w:p w14:paraId="4FF0A527" w14:textId="77777777" w:rsidR="000D14B5" w:rsidRDefault="000D14B5">
            <w:pPr>
              <w:pStyle w:val="TableParagraph"/>
              <w:rPr>
                <w:sz w:val="20"/>
              </w:rPr>
            </w:pPr>
          </w:p>
        </w:tc>
        <w:tc>
          <w:tcPr>
            <w:tcW w:w="990" w:type="dxa"/>
          </w:tcPr>
          <w:p w14:paraId="5DFCB7E9" w14:textId="77777777" w:rsidR="000D14B5" w:rsidRDefault="000D14B5">
            <w:pPr>
              <w:pStyle w:val="TableParagraph"/>
              <w:rPr>
                <w:sz w:val="20"/>
              </w:rPr>
            </w:pPr>
          </w:p>
        </w:tc>
      </w:tr>
      <w:tr w:rsidR="000D14B5" w14:paraId="279C7395" w14:textId="77777777">
        <w:trPr>
          <w:trHeight w:val="275"/>
        </w:trPr>
        <w:tc>
          <w:tcPr>
            <w:tcW w:w="558" w:type="dxa"/>
          </w:tcPr>
          <w:p w14:paraId="7CC46AF0" w14:textId="77777777" w:rsidR="000D14B5" w:rsidRDefault="000D14B5">
            <w:pPr>
              <w:pStyle w:val="TableParagraph"/>
              <w:rPr>
                <w:sz w:val="20"/>
              </w:rPr>
            </w:pPr>
          </w:p>
        </w:tc>
        <w:tc>
          <w:tcPr>
            <w:tcW w:w="720" w:type="dxa"/>
          </w:tcPr>
          <w:p w14:paraId="16476337" w14:textId="77777777" w:rsidR="000D14B5" w:rsidRDefault="000D14B5">
            <w:pPr>
              <w:pStyle w:val="TableParagraph"/>
              <w:rPr>
                <w:sz w:val="20"/>
              </w:rPr>
            </w:pPr>
          </w:p>
        </w:tc>
        <w:tc>
          <w:tcPr>
            <w:tcW w:w="1080" w:type="dxa"/>
          </w:tcPr>
          <w:p w14:paraId="4BB5E95B" w14:textId="77777777" w:rsidR="000D14B5" w:rsidRDefault="000D14B5">
            <w:pPr>
              <w:pStyle w:val="TableParagraph"/>
              <w:rPr>
                <w:sz w:val="20"/>
              </w:rPr>
            </w:pPr>
          </w:p>
        </w:tc>
        <w:tc>
          <w:tcPr>
            <w:tcW w:w="900" w:type="dxa"/>
          </w:tcPr>
          <w:p w14:paraId="1CC620A0" w14:textId="77777777" w:rsidR="000D14B5" w:rsidRDefault="000D14B5">
            <w:pPr>
              <w:pStyle w:val="TableParagraph"/>
              <w:rPr>
                <w:sz w:val="20"/>
              </w:rPr>
            </w:pPr>
          </w:p>
        </w:tc>
        <w:tc>
          <w:tcPr>
            <w:tcW w:w="1350" w:type="dxa"/>
          </w:tcPr>
          <w:p w14:paraId="77DE686C" w14:textId="77777777" w:rsidR="000D14B5" w:rsidRDefault="000D14B5">
            <w:pPr>
              <w:pStyle w:val="TableParagraph"/>
              <w:rPr>
                <w:sz w:val="20"/>
              </w:rPr>
            </w:pPr>
          </w:p>
        </w:tc>
        <w:tc>
          <w:tcPr>
            <w:tcW w:w="720" w:type="dxa"/>
          </w:tcPr>
          <w:p w14:paraId="2A58F052" w14:textId="77777777" w:rsidR="000D14B5" w:rsidRDefault="000D14B5">
            <w:pPr>
              <w:pStyle w:val="TableParagraph"/>
              <w:rPr>
                <w:sz w:val="20"/>
              </w:rPr>
            </w:pPr>
          </w:p>
        </w:tc>
        <w:tc>
          <w:tcPr>
            <w:tcW w:w="1800" w:type="dxa"/>
          </w:tcPr>
          <w:p w14:paraId="310841A6" w14:textId="77777777" w:rsidR="000D14B5" w:rsidRDefault="000D14B5">
            <w:pPr>
              <w:pStyle w:val="TableParagraph"/>
              <w:rPr>
                <w:sz w:val="20"/>
              </w:rPr>
            </w:pPr>
          </w:p>
        </w:tc>
        <w:tc>
          <w:tcPr>
            <w:tcW w:w="900" w:type="dxa"/>
          </w:tcPr>
          <w:p w14:paraId="24CB3833" w14:textId="77777777" w:rsidR="000D14B5" w:rsidRDefault="000D14B5">
            <w:pPr>
              <w:pStyle w:val="TableParagraph"/>
              <w:rPr>
                <w:sz w:val="20"/>
              </w:rPr>
            </w:pPr>
          </w:p>
        </w:tc>
        <w:tc>
          <w:tcPr>
            <w:tcW w:w="900" w:type="dxa"/>
          </w:tcPr>
          <w:p w14:paraId="2337CD87" w14:textId="77777777" w:rsidR="000D14B5" w:rsidRDefault="000D14B5">
            <w:pPr>
              <w:pStyle w:val="TableParagraph"/>
              <w:rPr>
                <w:sz w:val="20"/>
              </w:rPr>
            </w:pPr>
          </w:p>
        </w:tc>
        <w:tc>
          <w:tcPr>
            <w:tcW w:w="990" w:type="dxa"/>
          </w:tcPr>
          <w:p w14:paraId="2ED47515" w14:textId="77777777" w:rsidR="000D14B5" w:rsidRDefault="000D14B5">
            <w:pPr>
              <w:pStyle w:val="TableParagraph"/>
              <w:rPr>
                <w:sz w:val="20"/>
              </w:rPr>
            </w:pPr>
          </w:p>
        </w:tc>
      </w:tr>
      <w:tr w:rsidR="000D14B5" w14:paraId="3B73942A" w14:textId="77777777">
        <w:trPr>
          <w:trHeight w:val="275"/>
        </w:trPr>
        <w:tc>
          <w:tcPr>
            <w:tcW w:w="558" w:type="dxa"/>
          </w:tcPr>
          <w:p w14:paraId="380AE383" w14:textId="77777777" w:rsidR="000D14B5" w:rsidRDefault="000D14B5">
            <w:pPr>
              <w:pStyle w:val="TableParagraph"/>
              <w:rPr>
                <w:sz w:val="20"/>
              </w:rPr>
            </w:pPr>
          </w:p>
        </w:tc>
        <w:tc>
          <w:tcPr>
            <w:tcW w:w="720" w:type="dxa"/>
          </w:tcPr>
          <w:p w14:paraId="14C6DDE7" w14:textId="77777777" w:rsidR="000D14B5" w:rsidRDefault="000D14B5">
            <w:pPr>
              <w:pStyle w:val="TableParagraph"/>
              <w:rPr>
                <w:sz w:val="20"/>
              </w:rPr>
            </w:pPr>
          </w:p>
        </w:tc>
        <w:tc>
          <w:tcPr>
            <w:tcW w:w="1080" w:type="dxa"/>
          </w:tcPr>
          <w:p w14:paraId="2C3B9B12" w14:textId="77777777" w:rsidR="000D14B5" w:rsidRDefault="000D14B5">
            <w:pPr>
              <w:pStyle w:val="TableParagraph"/>
              <w:rPr>
                <w:sz w:val="20"/>
              </w:rPr>
            </w:pPr>
          </w:p>
        </w:tc>
        <w:tc>
          <w:tcPr>
            <w:tcW w:w="900" w:type="dxa"/>
          </w:tcPr>
          <w:p w14:paraId="05B8C534" w14:textId="77777777" w:rsidR="000D14B5" w:rsidRDefault="000D14B5">
            <w:pPr>
              <w:pStyle w:val="TableParagraph"/>
              <w:rPr>
                <w:sz w:val="20"/>
              </w:rPr>
            </w:pPr>
          </w:p>
        </w:tc>
        <w:tc>
          <w:tcPr>
            <w:tcW w:w="1350" w:type="dxa"/>
          </w:tcPr>
          <w:p w14:paraId="1C721031" w14:textId="77777777" w:rsidR="000D14B5" w:rsidRDefault="000D14B5">
            <w:pPr>
              <w:pStyle w:val="TableParagraph"/>
              <w:rPr>
                <w:sz w:val="20"/>
              </w:rPr>
            </w:pPr>
          </w:p>
        </w:tc>
        <w:tc>
          <w:tcPr>
            <w:tcW w:w="720" w:type="dxa"/>
          </w:tcPr>
          <w:p w14:paraId="5EE3F965" w14:textId="77777777" w:rsidR="000D14B5" w:rsidRDefault="000D14B5">
            <w:pPr>
              <w:pStyle w:val="TableParagraph"/>
              <w:rPr>
                <w:sz w:val="20"/>
              </w:rPr>
            </w:pPr>
          </w:p>
        </w:tc>
        <w:tc>
          <w:tcPr>
            <w:tcW w:w="1800" w:type="dxa"/>
          </w:tcPr>
          <w:p w14:paraId="6AE39079" w14:textId="77777777" w:rsidR="000D14B5" w:rsidRDefault="000D14B5">
            <w:pPr>
              <w:pStyle w:val="TableParagraph"/>
              <w:rPr>
                <w:sz w:val="20"/>
              </w:rPr>
            </w:pPr>
          </w:p>
        </w:tc>
        <w:tc>
          <w:tcPr>
            <w:tcW w:w="900" w:type="dxa"/>
          </w:tcPr>
          <w:p w14:paraId="372A6AAB" w14:textId="77777777" w:rsidR="000D14B5" w:rsidRDefault="000D14B5">
            <w:pPr>
              <w:pStyle w:val="TableParagraph"/>
              <w:rPr>
                <w:sz w:val="20"/>
              </w:rPr>
            </w:pPr>
          </w:p>
        </w:tc>
        <w:tc>
          <w:tcPr>
            <w:tcW w:w="900" w:type="dxa"/>
          </w:tcPr>
          <w:p w14:paraId="714AED92" w14:textId="77777777" w:rsidR="000D14B5" w:rsidRDefault="000D14B5">
            <w:pPr>
              <w:pStyle w:val="TableParagraph"/>
              <w:rPr>
                <w:sz w:val="20"/>
              </w:rPr>
            </w:pPr>
          </w:p>
        </w:tc>
        <w:tc>
          <w:tcPr>
            <w:tcW w:w="990" w:type="dxa"/>
          </w:tcPr>
          <w:p w14:paraId="6288F6DE" w14:textId="77777777" w:rsidR="000D14B5" w:rsidRDefault="000D14B5">
            <w:pPr>
              <w:pStyle w:val="TableParagraph"/>
              <w:rPr>
                <w:sz w:val="20"/>
              </w:rPr>
            </w:pPr>
          </w:p>
        </w:tc>
      </w:tr>
      <w:tr w:rsidR="000D14B5" w14:paraId="76AB800A" w14:textId="77777777">
        <w:trPr>
          <w:trHeight w:val="275"/>
        </w:trPr>
        <w:tc>
          <w:tcPr>
            <w:tcW w:w="558" w:type="dxa"/>
          </w:tcPr>
          <w:p w14:paraId="5C07F037" w14:textId="77777777" w:rsidR="000D14B5" w:rsidRDefault="000D14B5">
            <w:pPr>
              <w:pStyle w:val="TableParagraph"/>
              <w:rPr>
                <w:sz w:val="20"/>
              </w:rPr>
            </w:pPr>
          </w:p>
        </w:tc>
        <w:tc>
          <w:tcPr>
            <w:tcW w:w="720" w:type="dxa"/>
          </w:tcPr>
          <w:p w14:paraId="37974978" w14:textId="77777777" w:rsidR="000D14B5" w:rsidRDefault="000D14B5">
            <w:pPr>
              <w:pStyle w:val="TableParagraph"/>
              <w:rPr>
                <w:sz w:val="20"/>
              </w:rPr>
            </w:pPr>
          </w:p>
        </w:tc>
        <w:tc>
          <w:tcPr>
            <w:tcW w:w="1080" w:type="dxa"/>
          </w:tcPr>
          <w:p w14:paraId="41EA521E" w14:textId="77777777" w:rsidR="000D14B5" w:rsidRDefault="000D14B5">
            <w:pPr>
              <w:pStyle w:val="TableParagraph"/>
              <w:rPr>
                <w:sz w:val="20"/>
              </w:rPr>
            </w:pPr>
          </w:p>
        </w:tc>
        <w:tc>
          <w:tcPr>
            <w:tcW w:w="900" w:type="dxa"/>
          </w:tcPr>
          <w:p w14:paraId="555D145A" w14:textId="77777777" w:rsidR="000D14B5" w:rsidRDefault="000D14B5">
            <w:pPr>
              <w:pStyle w:val="TableParagraph"/>
              <w:rPr>
                <w:sz w:val="20"/>
              </w:rPr>
            </w:pPr>
          </w:p>
        </w:tc>
        <w:tc>
          <w:tcPr>
            <w:tcW w:w="1350" w:type="dxa"/>
          </w:tcPr>
          <w:p w14:paraId="6EE29729" w14:textId="77777777" w:rsidR="000D14B5" w:rsidRDefault="000D14B5">
            <w:pPr>
              <w:pStyle w:val="TableParagraph"/>
              <w:rPr>
                <w:sz w:val="20"/>
              </w:rPr>
            </w:pPr>
          </w:p>
        </w:tc>
        <w:tc>
          <w:tcPr>
            <w:tcW w:w="720" w:type="dxa"/>
          </w:tcPr>
          <w:p w14:paraId="05CDF144" w14:textId="77777777" w:rsidR="000D14B5" w:rsidRDefault="000D14B5">
            <w:pPr>
              <w:pStyle w:val="TableParagraph"/>
              <w:rPr>
                <w:sz w:val="20"/>
              </w:rPr>
            </w:pPr>
          </w:p>
        </w:tc>
        <w:tc>
          <w:tcPr>
            <w:tcW w:w="1800" w:type="dxa"/>
          </w:tcPr>
          <w:p w14:paraId="48AD6A6F" w14:textId="77777777" w:rsidR="000D14B5" w:rsidRDefault="000D14B5">
            <w:pPr>
              <w:pStyle w:val="TableParagraph"/>
              <w:rPr>
                <w:sz w:val="20"/>
              </w:rPr>
            </w:pPr>
          </w:p>
        </w:tc>
        <w:tc>
          <w:tcPr>
            <w:tcW w:w="900" w:type="dxa"/>
          </w:tcPr>
          <w:p w14:paraId="3FD90F06" w14:textId="77777777" w:rsidR="000D14B5" w:rsidRDefault="000D14B5">
            <w:pPr>
              <w:pStyle w:val="TableParagraph"/>
              <w:rPr>
                <w:sz w:val="20"/>
              </w:rPr>
            </w:pPr>
          </w:p>
        </w:tc>
        <w:tc>
          <w:tcPr>
            <w:tcW w:w="900" w:type="dxa"/>
          </w:tcPr>
          <w:p w14:paraId="052225D6" w14:textId="77777777" w:rsidR="000D14B5" w:rsidRDefault="000D14B5">
            <w:pPr>
              <w:pStyle w:val="TableParagraph"/>
              <w:rPr>
                <w:sz w:val="20"/>
              </w:rPr>
            </w:pPr>
          </w:p>
        </w:tc>
        <w:tc>
          <w:tcPr>
            <w:tcW w:w="990" w:type="dxa"/>
          </w:tcPr>
          <w:p w14:paraId="0A122F41" w14:textId="77777777" w:rsidR="000D14B5" w:rsidRDefault="000D14B5">
            <w:pPr>
              <w:pStyle w:val="TableParagraph"/>
              <w:rPr>
                <w:sz w:val="20"/>
              </w:rPr>
            </w:pPr>
          </w:p>
        </w:tc>
      </w:tr>
      <w:tr w:rsidR="000D14B5" w14:paraId="1412888C" w14:textId="77777777">
        <w:trPr>
          <w:trHeight w:val="276"/>
        </w:trPr>
        <w:tc>
          <w:tcPr>
            <w:tcW w:w="558" w:type="dxa"/>
          </w:tcPr>
          <w:p w14:paraId="2C5BFF03" w14:textId="77777777" w:rsidR="000D14B5" w:rsidRDefault="000D14B5">
            <w:pPr>
              <w:pStyle w:val="TableParagraph"/>
              <w:rPr>
                <w:sz w:val="20"/>
              </w:rPr>
            </w:pPr>
          </w:p>
        </w:tc>
        <w:tc>
          <w:tcPr>
            <w:tcW w:w="720" w:type="dxa"/>
          </w:tcPr>
          <w:p w14:paraId="6052E7D6" w14:textId="77777777" w:rsidR="000D14B5" w:rsidRDefault="000D14B5">
            <w:pPr>
              <w:pStyle w:val="TableParagraph"/>
              <w:rPr>
                <w:sz w:val="20"/>
              </w:rPr>
            </w:pPr>
          </w:p>
        </w:tc>
        <w:tc>
          <w:tcPr>
            <w:tcW w:w="1080" w:type="dxa"/>
          </w:tcPr>
          <w:p w14:paraId="6794DD19" w14:textId="77777777" w:rsidR="000D14B5" w:rsidRDefault="000D14B5">
            <w:pPr>
              <w:pStyle w:val="TableParagraph"/>
              <w:rPr>
                <w:sz w:val="20"/>
              </w:rPr>
            </w:pPr>
          </w:p>
        </w:tc>
        <w:tc>
          <w:tcPr>
            <w:tcW w:w="900" w:type="dxa"/>
          </w:tcPr>
          <w:p w14:paraId="54F2F88C" w14:textId="77777777" w:rsidR="000D14B5" w:rsidRDefault="000D14B5">
            <w:pPr>
              <w:pStyle w:val="TableParagraph"/>
              <w:rPr>
                <w:sz w:val="20"/>
              </w:rPr>
            </w:pPr>
          </w:p>
        </w:tc>
        <w:tc>
          <w:tcPr>
            <w:tcW w:w="1350" w:type="dxa"/>
          </w:tcPr>
          <w:p w14:paraId="0836055B" w14:textId="77777777" w:rsidR="000D14B5" w:rsidRDefault="000D14B5">
            <w:pPr>
              <w:pStyle w:val="TableParagraph"/>
              <w:rPr>
                <w:sz w:val="20"/>
              </w:rPr>
            </w:pPr>
          </w:p>
        </w:tc>
        <w:tc>
          <w:tcPr>
            <w:tcW w:w="720" w:type="dxa"/>
          </w:tcPr>
          <w:p w14:paraId="1B781627" w14:textId="77777777" w:rsidR="000D14B5" w:rsidRDefault="000D14B5">
            <w:pPr>
              <w:pStyle w:val="TableParagraph"/>
              <w:rPr>
                <w:sz w:val="20"/>
              </w:rPr>
            </w:pPr>
          </w:p>
        </w:tc>
        <w:tc>
          <w:tcPr>
            <w:tcW w:w="1800" w:type="dxa"/>
          </w:tcPr>
          <w:p w14:paraId="68F6A271" w14:textId="77777777" w:rsidR="000D14B5" w:rsidRDefault="000D14B5">
            <w:pPr>
              <w:pStyle w:val="TableParagraph"/>
              <w:rPr>
                <w:sz w:val="20"/>
              </w:rPr>
            </w:pPr>
          </w:p>
        </w:tc>
        <w:tc>
          <w:tcPr>
            <w:tcW w:w="900" w:type="dxa"/>
          </w:tcPr>
          <w:p w14:paraId="58C2C5CE" w14:textId="77777777" w:rsidR="000D14B5" w:rsidRDefault="000D14B5">
            <w:pPr>
              <w:pStyle w:val="TableParagraph"/>
              <w:rPr>
                <w:sz w:val="20"/>
              </w:rPr>
            </w:pPr>
          </w:p>
        </w:tc>
        <w:tc>
          <w:tcPr>
            <w:tcW w:w="900" w:type="dxa"/>
          </w:tcPr>
          <w:p w14:paraId="432B5A3C" w14:textId="77777777" w:rsidR="000D14B5" w:rsidRDefault="000D14B5">
            <w:pPr>
              <w:pStyle w:val="TableParagraph"/>
              <w:rPr>
                <w:sz w:val="20"/>
              </w:rPr>
            </w:pPr>
          </w:p>
        </w:tc>
        <w:tc>
          <w:tcPr>
            <w:tcW w:w="990" w:type="dxa"/>
          </w:tcPr>
          <w:p w14:paraId="713186F0" w14:textId="77777777" w:rsidR="000D14B5" w:rsidRDefault="000D14B5">
            <w:pPr>
              <w:pStyle w:val="TableParagraph"/>
              <w:rPr>
                <w:sz w:val="20"/>
              </w:rPr>
            </w:pPr>
          </w:p>
        </w:tc>
      </w:tr>
      <w:tr w:rsidR="000D14B5" w14:paraId="1AD40DAC" w14:textId="77777777">
        <w:trPr>
          <w:trHeight w:val="275"/>
        </w:trPr>
        <w:tc>
          <w:tcPr>
            <w:tcW w:w="558" w:type="dxa"/>
          </w:tcPr>
          <w:p w14:paraId="260D10F1" w14:textId="77777777" w:rsidR="000D14B5" w:rsidRDefault="000D14B5">
            <w:pPr>
              <w:pStyle w:val="TableParagraph"/>
              <w:rPr>
                <w:sz w:val="20"/>
              </w:rPr>
            </w:pPr>
          </w:p>
        </w:tc>
        <w:tc>
          <w:tcPr>
            <w:tcW w:w="720" w:type="dxa"/>
          </w:tcPr>
          <w:p w14:paraId="5E4FBC39" w14:textId="77777777" w:rsidR="000D14B5" w:rsidRDefault="000D14B5">
            <w:pPr>
              <w:pStyle w:val="TableParagraph"/>
              <w:rPr>
                <w:sz w:val="20"/>
              </w:rPr>
            </w:pPr>
          </w:p>
        </w:tc>
        <w:tc>
          <w:tcPr>
            <w:tcW w:w="1080" w:type="dxa"/>
          </w:tcPr>
          <w:p w14:paraId="33F4CC45" w14:textId="77777777" w:rsidR="000D14B5" w:rsidRDefault="000D14B5">
            <w:pPr>
              <w:pStyle w:val="TableParagraph"/>
              <w:rPr>
                <w:sz w:val="20"/>
              </w:rPr>
            </w:pPr>
          </w:p>
        </w:tc>
        <w:tc>
          <w:tcPr>
            <w:tcW w:w="900" w:type="dxa"/>
          </w:tcPr>
          <w:p w14:paraId="514D4CAE" w14:textId="77777777" w:rsidR="000D14B5" w:rsidRDefault="000D14B5">
            <w:pPr>
              <w:pStyle w:val="TableParagraph"/>
              <w:rPr>
                <w:sz w:val="20"/>
              </w:rPr>
            </w:pPr>
          </w:p>
        </w:tc>
        <w:tc>
          <w:tcPr>
            <w:tcW w:w="1350" w:type="dxa"/>
          </w:tcPr>
          <w:p w14:paraId="1D839258" w14:textId="77777777" w:rsidR="000D14B5" w:rsidRDefault="000D14B5">
            <w:pPr>
              <w:pStyle w:val="TableParagraph"/>
              <w:rPr>
                <w:sz w:val="20"/>
              </w:rPr>
            </w:pPr>
          </w:p>
        </w:tc>
        <w:tc>
          <w:tcPr>
            <w:tcW w:w="720" w:type="dxa"/>
          </w:tcPr>
          <w:p w14:paraId="5B91F95B" w14:textId="77777777" w:rsidR="000D14B5" w:rsidRDefault="000D14B5">
            <w:pPr>
              <w:pStyle w:val="TableParagraph"/>
              <w:rPr>
                <w:sz w:val="20"/>
              </w:rPr>
            </w:pPr>
          </w:p>
        </w:tc>
        <w:tc>
          <w:tcPr>
            <w:tcW w:w="1800" w:type="dxa"/>
          </w:tcPr>
          <w:p w14:paraId="0A180B87" w14:textId="77777777" w:rsidR="000D14B5" w:rsidRDefault="000D14B5">
            <w:pPr>
              <w:pStyle w:val="TableParagraph"/>
              <w:rPr>
                <w:sz w:val="20"/>
              </w:rPr>
            </w:pPr>
          </w:p>
        </w:tc>
        <w:tc>
          <w:tcPr>
            <w:tcW w:w="900" w:type="dxa"/>
          </w:tcPr>
          <w:p w14:paraId="577EE9FF" w14:textId="77777777" w:rsidR="000D14B5" w:rsidRDefault="000D14B5">
            <w:pPr>
              <w:pStyle w:val="TableParagraph"/>
              <w:rPr>
                <w:sz w:val="20"/>
              </w:rPr>
            </w:pPr>
          </w:p>
        </w:tc>
        <w:tc>
          <w:tcPr>
            <w:tcW w:w="900" w:type="dxa"/>
          </w:tcPr>
          <w:p w14:paraId="3AE3BF11" w14:textId="77777777" w:rsidR="000D14B5" w:rsidRDefault="000D14B5">
            <w:pPr>
              <w:pStyle w:val="TableParagraph"/>
              <w:rPr>
                <w:sz w:val="20"/>
              </w:rPr>
            </w:pPr>
          </w:p>
        </w:tc>
        <w:tc>
          <w:tcPr>
            <w:tcW w:w="990" w:type="dxa"/>
          </w:tcPr>
          <w:p w14:paraId="4E25CA70" w14:textId="77777777" w:rsidR="000D14B5" w:rsidRDefault="000D14B5">
            <w:pPr>
              <w:pStyle w:val="TableParagraph"/>
              <w:rPr>
                <w:sz w:val="20"/>
              </w:rPr>
            </w:pPr>
          </w:p>
        </w:tc>
      </w:tr>
      <w:tr w:rsidR="000D14B5" w14:paraId="53C6AE8E" w14:textId="77777777">
        <w:trPr>
          <w:trHeight w:val="275"/>
        </w:trPr>
        <w:tc>
          <w:tcPr>
            <w:tcW w:w="558" w:type="dxa"/>
          </w:tcPr>
          <w:p w14:paraId="541D30F0" w14:textId="77777777" w:rsidR="000D14B5" w:rsidRDefault="000D14B5">
            <w:pPr>
              <w:pStyle w:val="TableParagraph"/>
              <w:rPr>
                <w:sz w:val="20"/>
              </w:rPr>
            </w:pPr>
          </w:p>
        </w:tc>
        <w:tc>
          <w:tcPr>
            <w:tcW w:w="720" w:type="dxa"/>
          </w:tcPr>
          <w:p w14:paraId="7EEB3C87" w14:textId="77777777" w:rsidR="000D14B5" w:rsidRDefault="000D14B5">
            <w:pPr>
              <w:pStyle w:val="TableParagraph"/>
              <w:rPr>
                <w:sz w:val="20"/>
              </w:rPr>
            </w:pPr>
          </w:p>
        </w:tc>
        <w:tc>
          <w:tcPr>
            <w:tcW w:w="1080" w:type="dxa"/>
          </w:tcPr>
          <w:p w14:paraId="217E02FA" w14:textId="77777777" w:rsidR="000D14B5" w:rsidRDefault="000D14B5">
            <w:pPr>
              <w:pStyle w:val="TableParagraph"/>
              <w:rPr>
                <w:sz w:val="20"/>
              </w:rPr>
            </w:pPr>
          </w:p>
        </w:tc>
        <w:tc>
          <w:tcPr>
            <w:tcW w:w="900" w:type="dxa"/>
          </w:tcPr>
          <w:p w14:paraId="7A44F514" w14:textId="77777777" w:rsidR="000D14B5" w:rsidRDefault="000D14B5">
            <w:pPr>
              <w:pStyle w:val="TableParagraph"/>
              <w:rPr>
                <w:sz w:val="20"/>
              </w:rPr>
            </w:pPr>
          </w:p>
        </w:tc>
        <w:tc>
          <w:tcPr>
            <w:tcW w:w="1350" w:type="dxa"/>
          </w:tcPr>
          <w:p w14:paraId="427AEC50" w14:textId="77777777" w:rsidR="000D14B5" w:rsidRDefault="000D14B5">
            <w:pPr>
              <w:pStyle w:val="TableParagraph"/>
              <w:rPr>
                <w:sz w:val="20"/>
              </w:rPr>
            </w:pPr>
          </w:p>
        </w:tc>
        <w:tc>
          <w:tcPr>
            <w:tcW w:w="720" w:type="dxa"/>
          </w:tcPr>
          <w:p w14:paraId="00C89035" w14:textId="77777777" w:rsidR="000D14B5" w:rsidRDefault="000D14B5">
            <w:pPr>
              <w:pStyle w:val="TableParagraph"/>
              <w:rPr>
                <w:sz w:val="20"/>
              </w:rPr>
            </w:pPr>
          </w:p>
        </w:tc>
        <w:tc>
          <w:tcPr>
            <w:tcW w:w="1800" w:type="dxa"/>
          </w:tcPr>
          <w:p w14:paraId="2950FE3F" w14:textId="77777777" w:rsidR="000D14B5" w:rsidRDefault="000D14B5">
            <w:pPr>
              <w:pStyle w:val="TableParagraph"/>
              <w:rPr>
                <w:sz w:val="20"/>
              </w:rPr>
            </w:pPr>
          </w:p>
        </w:tc>
        <w:tc>
          <w:tcPr>
            <w:tcW w:w="900" w:type="dxa"/>
          </w:tcPr>
          <w:p w14:paraId="23368B2F" w14:textId="77777777" w:rsidR="000D14B5" w:rsidRDefault="000D14B5">
            <w:pPr>
              <w:pStyle w:val="TableParagraph"/>
              <w:rPr>
                <w:sz w:val="20"/>
              </w:rPr>
            </w:pPr>
          </w:p>
        </w:tc>
        <w:tc>
          <w:tcPr>
            <w:tcW w:w="900" w:type="dxa"/>
          </w:tcPr>
          <w:p w14:paraId="7E86564F" w14:textId="77777777" w:rsidR="000D14B5" w:rsidRDefault="000D14B5">
            <w:pPr>
              <w:pStyle w:val="TableParagraph"/>
              <w:rPr>
                <w:sz w:val="20"/>
              </w:rPr>
            </w:pPr>
          </w:p>
        </w:tc>
        <w:tc>
          <w:tcPr>
            <w:tcW w:w="990" w:type="dxa"/>
          </w:tcPr>
          <w:p w14:paraId="02AA2128" w14:textId="77777777" w:rsidR="000D14B5" w:rsidRDefault="000D14B5">
            <w:pPr>
              <w:pStyle w:val="TableParagraph"/>
              <w:rPr>
                <w:sz w:val="20"/>
              </w:rPr>
            </w:pPr>
          </w:p>
        </w:tc>
      </w:tr>
      <w:tr w:rsidR="000D14B5" w14:paraId="3E07F2D6" w14:textId="77777777">
        <w:trPr>
          <w:trHeight w:val="276"/>
        </w:trPr>
        <w:tc>
          <w:tcPr>
            <w:tcW w:w="558" w:type="dxa"/>
          </w:tcPr>
          <w:p w14:paraId="0823722E" w14:textId="77777777" w:rsidR="000D14B5" w:rsidRDefault="000D14B5">
            <w:pPr>
              <w:pStyle w:val="TableParagraph"/>
              <w:rPr>
                <w:sz w:val="20"/>
              </w:rPr>
            </w:pPr>
          </w:p>
        </w:tc>
        <w:tc>
          <w:tcPr>
            <w:tcW w:w="720" w:type="dxa"/>
          </w:tcPr>
          <w:p w14:paraId="52E00B1A" w14:textId="77777777" w:rsidR="000D14B5" w:rsidRDefault="000D14B5">
            <w:pPr>
              <w:pStyle w:val="TableParagraph"/>
              <w:rPr>
                <w:sz w:val="20"/>
              </w:rPr>
            </w:pPr>
          </w:p>
        </w:tc>
        <w:tc>
          <w:tcPr>
            <w:tcW w:w="1080" w:type="dxa"/>
          </w:tcPr>
          <w:p w14:paraId="7816CDB7" w14:textId="77777777" w:rsidR="000D14B5" w:rsidRDefault="000D14B5">
            <w:pPr>
              <w:pStyle w:val="TableParagraph"/>
              <w:rPr>
                <w:sz w:val="20"/>
              </w:rPr>
            </w:pPr>
          </w:p>
        </w:tc>
        <w:tc>
          <w:tcPr>
            <w:tcW w:w="900" w:type="dxa"/>
          </w:tcPr>
          <w:p w14:paraId="1DDEED8D" w14:textId="77777777" w:rsidR="000D14B5" w:rsidRDefault="000D14B5">
            <w:pPr>
              <w:pStyle w:val="TableParagraph"/>
              <w:rPr>
                <w:sz w:val="20"/>
              </w:rPr>
            </w:pPr>
          </w:p>
        </w:tc>
        <w:tc>
          <w:tcPr>
            <w:tcW w:w="1350" w:type="dxa"/>
          </w:tcPr>
          <w:p w14:paraId="0C4C0EAC" w14:textId="77777777" w:rsidR="000D14B5" w:rsidRDefault="000D14B5">
            <w:pPr>
              <w:pStyle w:val="TableParagraph"/>
              <w:rPr>
                <w:sz w:val="20"/>
              </w:rPr>
            </w:pPr>
          </w:p>
        </w:tc>
        <w:tc>
          <w:tcPr>
            <w:tcW w:w="720" w:type="dxa"/>
          </w:tcPr>
          <w:p w14:paraId="5CDB84CB" w14:textId="77777777" w:rsidR="000D14B5" w:rsidRDefault="000D14B5">
            <w:pPr>
              <w:pStyle w:val="TableParagraph"/>
              <w:rPr>
                <w:sz w:val="20"/>
              </w:rPr>
            </w:pPr>
          </w:p>
        </w:tc>
        <w:tc>
          <w:tcPr>
            <w:tcW w:w="1800" w:type="dxa"/>
          </w:tcPr>
          <w:p w14:paraId="6C82554E" w14:textId="77777777" w:rsidR="000D14B5" w:rsidRDefault="000D14B5">
            <w:pPr>
              <w:pStyle w:val="TableParagraph"/>
              <w:rPr>
                <w:sz w:val="20"/>
              </w:rPr>
            </w:pPr>
          </w:p>
        </w:tc>
        <w:tc>
          <w:tcPr>
            <w:tcW w:w="900" w:type="dxa"/>
          </w:tcPr>
          <w:p w14:paraId="5F0F9150" w14:textId="77777777" w:rsidR="000D14B5" w:rsidRDefault="000D14B5">
            <w:pPr>
              <w:pStyle w:val="TableParagraph"/>
              <w:rPr>
                <w:sz w:val="20"/>
              </w:rPr>
            </w:pPr>
          </w:p>
        </w:tc>
        <w:tc>
          <w:tcPr>
            <w:tcW w:w="900" w:type="dxa"/>
          </w:tcPr>
          <w:p w14:paraId="73468D31" w14:textId="77777777" w:rsidR="000D14B5" w:rsidRDefault="000D14B5">
            <w:pPr>
              <w:pStyle w:val="TableParagraph"/>
              <w:rPr>
                <w:sz w:val="20"/>
              </w:rPr>
            </w:pPr>
          </w:p>
        </w:tc>
        <w:tc>
          <w:tcPr>
            <w:tcW w:w="990" w:type="dxa"/>
          </w:tcPr>
          <w:p w14:paraId="74A3768D" w14:textId="77777777" w:rsidR="000D14B5" w:rsidRDefault="000D14B5">
            <w:pPr>
              <w:pStyle w:val="TableParagraph"/>
              <w:rPr>
                <w:sz w:val="20"/>
              </w:rPr>
            </w:pPr>
          </w:p>
        </w:tc>
      </w:tr>
      <w:tr w:rsidR="000D14B5" w14:paraId="45BA3577" w14:textId="77777777">
        <w:trPr>
          <w:trHeight w:val="275"/>
        </w:trPr>
        <w:tc>
          <w:tcPr>
            <w:tcW w:w="558" w:type="dxa"/>
          </w:tcPr>
          <w:p w14:paraId="51FBE012" w14:textId="77777777" w:rsidR="000D14B5" w:rsidRDefault="000D14B5">
            <w:pPr>
              <w:pStyle w:val="TableParagraph"/>
              <w:rPr>
                <w:sz w:val="20"/>
              </w:rPr>
            </w:pPr>
          </w:p>
        </w:tc>
        <w:tc>
          <w:tcPr>
            <w:tcW w:w="720" w:type="dxa"/>
          </w:tcPr>
          <w:p w14:paraId="46CFF4B2" w14:textId="77777777" w:rsidR="000D14B5" w:rsidRDefault="000D14B5">
            <w:pPr>
              <w:pStyle w:val="TableParagraph"/>
              <w:rPr>
                <w:sz w:val="20"/>
              </w:rPr>
            </w:pPr>
          </w:p>
        </w:tc>
        <w:tc>
          <w:tcPr>
            <w:tcW w:w="1080" w:type="dxa"/>
          </w:tcPr>
          <w:p w14:paraId="32EB288E" w14:textId="77777777" w:rsidR="000D14B5" w:rsidRDefault="000D14B5">
            <w:pPr>
              <w:pStyle w:val="TableParagraph"/>
              <w:rPr>
                <w:sz w:val="20"/>
              </w:rPr>
            </w:pPr>
          </w:p>
        </w:tc>
        <w:tc>
          <w:tcPr>
            <w:tcW w:w="900" w:type="dxa"/>
          </w:tcPr>
          <w:p w14:paraId="027FABE7" w14:textId="77777777" w:rsidR="000D14B5" w:rsidRDefault="000D14B5">
            <w:pPr>
              <w:pStyle w:val="TableParagraph"/>
              <w:rPr>
                <w:sz w:val="20"/>
              </w:rPr>
            </w:pPr>
          </w:p>
        </w:tc>
        <w:tc>
          <w:tcPr>
            <w:tcW w:w="1350" w:type="dxa"/>
          </w:tcPr>
          <w:p w14:paraId="76F26800" w14:textId="77777777" w:rsidR="000D14B5" w:rsidRDefault="000D14B5">
            <w:pPr>
              <w:pStyle w:val="TableParagraph"/>
              <w:rPr>
                <w:sz w:val="20"/>
              </w:rPr>
            </w:pPr>
          </w:p>
        </w:tc>
        <w:tc>
          <w:tcPr>
            <w:tcW w:w="720" w:type="dxa"/>
          </w:tcPr>
          <w:p w14:paraId="4C8CB2DA" w14:textId="77777777" w:rsidR="000D14B5" w:rsidRDefault="000D14B5">
            <w:pPr>
              <w:pStyle w:val="TableParagraph"/>
              <w:rPr>
                <w:sz w:val="20"/>
              </w:rPr>
            </w:pPr>
          </w:p>
        </w:tc>
        <w:tc>
          <w:tcPr>
            <w:tcW w:w="1800" w:type="dxa"/>
          </w:tcPr>
          <w:p w14:paraId="4CB6207F" w14:textId="77777777" w:rsidR="000D14B5" w:rsidRDefault="000D14B5">
            <w:pPr>
              <w:pStyle w:val="TableParagraph"/>
              <w:rPr>
                <w:sz w:val="20"/>
              </w:rPr>
            </w:pPr>
          </w:p>
        </w:tc>
        <w:tc>
          <w:tcPr>
            <w:tcW w:w="900" w:type="dxa"/>
          </w:tcPr>
          <w:p w14:paraId="02099709" w14:textId="77777777" w:rsidR="000D14B5" w:rsidRDefault="000D14B5">
            <w:pPr>
              <w:pStyle w:val="TableParagraph"/>
              <w:rPr>
                <w:sz w:val="20"/>
              </w:rPr>
            </w:pPr>
          </w:p>
        </w:tc>
        <w:tc>
          <w:tcPr>
            <w:tcW w:w="900" w:type="dxa"/>
          </w:tcPr>
          <w:p w14:paraId="44F3E127" w14:textId="77777777" w:rsidR="000D14B5" w:rsidRDefault="000D14B5">
            <w:pPr>
              <w:pStyle w:val="TableParagraph"/>
              <w:rPr>
                <w:sz w:val="20"/>
              </w:rPr>
            </w:pPr>
          </w:p>
        </w:tc>
        <w:tc>
          <w:tcPr>
            <w:tcW w:w="990" w:type="dxa"/>
          </w:tcPr>
          <w:p w14:paraId="5B116771" w14:textId="77777777" w:rsidR="000D14B5" w:rsidRDefault="000D14B5">
            <w:pPr>
              <w:pStyle w:val="TableParagraph"/>
              <w:rPr>
                <w:sz w:val="20"/>
              </w:rPr>
            </w:pPr>
          </w:p>
        </w:tc>
      </w:tr>
      <w:tr w:rsidR="000D14B5" w14:paraId="0B25E767" w14:textId="77777777">
        <w:trPr>
          <w:trHeight w:val="275"/>
        </w:trPr>
        <w:tc>
          <w:tcPr>
            <w:tcW w:w="558" w:type="dxa"/>
          </w:tcPr>
          <w:p w14:paraId="13A1E0CA" w14:textId="77777777" w:rsidR="000D14B5" w:rsidRDefault="000D14B5">
            <w:pPr>
              <w:pStyle w:val="TableParagraph"/>
              <w:rPr>
                <w:sz w:val="20"/>
              </w:rPr>
            </w:pPr>
          </w:p>
        </w:tc>
        <w:tc>
          <w:tcPr>
            <w:tcW w:w="720" w:type="dxa"/>
          </w:tcPr>
          <w:p w14:paraId="44394E98" w14:textId="77777777" w:rsidR="000D14B5" w:rsidRDefault="000D14B5">
            <w:pPr>
              <w:pStyle w:val="TableParagraph"/>
              <w:rPr>
                <w:sz w:val="20"/>
              </w:rPr>
            </w:pPr>
          </w:p>
        </w:tc>
        <w:tc>
          <w:tcPr>
            <w:tcW w:w="1080" w:type="dxa"/>
          </w:tcPr>
          <w:p w14:paraId="6588F34F" w14:textId="77777777" w:rsidR="000D14B5" w:rsidRDefault="000D14B5">
            <w:pPr>
              <w:pStyle w:val="TableParagraph"/>
              <w:rPr>
                <w:sz w:val="20"/>
              </w:rPr>
            </w:pPr>
          </w:p>
        </w:tc>
        <w:tc>
          <w:tcPr>
            <w:tcW w:w="900" w:type="dxa"/>
          </w:tcPr>
          <w:p w14:paraId="51EB1296" w14:textId="77777777" w:rsidR="000D14B5" w:rsidRDefault="000D14B5">
            <w:pPr>
              <w:pStyle w:val="TableParagraph"/>
              <w:rPr>
                <w:sz w:val="20"/>
              </w:rPr>
            </w:pPr>
          </w:p>
        </w:tc>
        <w:tc>
          <w:tcPr>
            <w:tcW w:w="1350" w:type="dxa"/>
          </w:tcPr>
          <w:p w14:paraId="4234EC1E" w14:textId="77777777" w:rsidR="000D14B5" w:rsidRDefault="000D14B5">
            <w:pPr>
              <w:pStyle w:val="TableParagraph"/>
              <w:rPr>
                <w:sz w:val="20"/>
              </w:rPr>
            </w:pPr>
          </w:p>
        </w:tc>
        <w:tc>
          <w:tcPr>
            <w:tcW w:w="720" w:type="dxa"/>
          </w:tcPr>
          <w:p w14:paraId="03531CC2" w14:textId="77777777" w:rsidR="000D14B5" w:rsidRDefault="000D14B5">
            <w:pPr>
              <w:pStyle w:val="TableParagraph"/>
              <w:rPr>
                <w:sz w:val="20"/>
              </w:rPr>
            </w:pPr>
          </w:p>
        </w:tc>
        <w:tc>
          <w:tcPr>
            <w:tcW w:w="1800" w:type="dxa"/>
          </w:tcPr>
          <w:p w14:paraId="2682FA7F" w14:textId="77777777" w:rsidR="000D14B5" w:rsidRDefault="000D14B5">
            <w:pPr>
              <w:pStyle w:val="TableParagraph"/>
              <w:rPr>
                <w:sz w:val="20"/>
              </w:rPr>
            </w:pPr>
          </w:p>
        </w:tc>
        <w:tc>
          <w:tcPr>
            <w:tcW w:w="900" w:type="dxa"/>
          </w:tcPr>
          <w:p w14:paraId="09D0A093" w14:textId="77777777" w:rsidR="000D14B5" w:rsidRDefault="000D14B5">
            <w:pPr>
              <w:pStyle w:val="TableParagraph"/>
              <w:rPr>
                <w:sz w:val="20"/>
              </w:rPr>
            </w:pPr>
          </w:p>
        </w:tc>
        <w:tc>
          <w:tcPr>
            <w:tcW w:w="900" w:type="dxa"/>
          </w:tcPr>
          <w:p w14:paraId="23ACE7FE" w14:textId="77777777" w:rsidR="000D14B5" w:rsidRDefault="000D14B5">
            <w:pPr>
              <w:pStyle w:val="TableParagraph"/>
              <w:rPr>
                <w:sz w:val="20"/>
              </w:rPr>
            </w:pPr>
          </w:p>
        </w:tc>
        <w:tc>
          <w:tcPr>
            <w:tcW w:w="990" w:type="dxa"/>
          </w:tcPr>
          <w:p w14:paraId="3B4CC4C7" w14:textId="77777777" w:rsidR="000D14B5" w:rsidRDefault="000D14B5">
            <w:pPr>
              <w:pStyle w:val="TableParagraph"/>
              <w:rPr>
                <w:sz w:val="20"/>
              </w:rPr>
            </w:pPr>
          </w:p>
        </w:tc>
      </w:tr>
      <w:tr w:rsidR="000D14B5" w14:paraId="212CAE31" w14:textId="77777777">
        <w:trPr>
          <w:trHeight w:val="276"/>
        </w:trPr>
        <w:tc>
          <w:tcPr>
            <w:tcW w:w="558" w:type="dxa"/>
          </w:tcPr>
          <w:p w14:paraId="482B1D7B" w14:textId="77777777" w:rsidR="000D14B5" w:rsidRDefault="000D14B5">
            <w:pPr>
              <w:pStyle w:val="TableParagraph"/>
              <w:rPr>
                <w:sz w:val="20"/>
              </w:rPr>
            </w:pPr>
          </w:p>
        </w:tc>
        <w:tc>
          <w:tcPr>
            <w:tcW w:w="720" w:type="dxa"/>
          </w:tcPr>
          <w:p w14:paraId="3916C0F7" w14:textId="77777777" w:rsidR="000D14B5" w:rsidRDefault="000D14B5">
            <w:pPr>
              <w:pStyle w:val="TableParagraph"/>
              <w:rPr>
                <w:sz w:val="20"/>
              </w:rPr>
            </w:pPr>
          </w:p>
        </w:tc>
        <w:tc>
          <w:tcPr>
            <w:tcW w:w="1080" w:type="dxa"/>
          </w:tcPr>
          <w:p w14:paraId="38F58FEF" w14:textId="77777777" w:rsidR="000D14B5" w:rsidRDefault="000D14B5">
            <w:pPr>
              <w:pStyle w:val="TableParagraph"/>
              <w:rPr>
                <w:sz w:val="20"/>
              </w:rPr>
            </w:pPr>
          </w:p>
        </w:tc>
        <w:tc>
          <w:tcPr>
            <w:tcW w:w="900" w:type="dxa"/>
          </w:tcPr>
          <w:p w14:paraId="3F9F9340" w14:textId="77777777" w:rsidR="000D14B5" w:rsidRDefault="000D14B5">
            <w:pPr>
              <w:pStyle w:val="TableParagraph"/>
              <w:rPr>
                <w:sz w:val="20"/>
              </w:rPr>
            </w:pPr>
          </w:p>
        </w:tc>
        <w:tc>
          <w:tcPr>
            <w:tcW w:w="1350" w:type="dxa"/>
          </w:tcPr>
          <w:p w14:paraId="67E0C667" w14:textId="77777777" w:rsidR="000D14B5" w:rsidRDefault="000D14B5">
            <w:pPr>
              <w:pStyle w:val="TableParagraph"/>
              <w:rPr>
                <w:sz w:val="20"/>
              </w:rPr>
            </w:pPr>
          </w:p>
        </w:tc>
        <w:tc>
          <w:tcPr>
            <w:tcW w:w="720" w:type="dxa"/>
          </w:tcPr>
          <w:p w14:paraId="35285A8D" w14:textId="77777777" w:rsidR="000D14B5" w:rsidRDefault="000D14B5">
            <w:pPr>
              <w:pStyle w:val="TableParagraph"/>
              <w:rPr>
                <w:sz w:val="20"/>
              </w:rPr>
            </w:pPr>
          </w:p>
        </w:tc>
        <w:tc>
          <w:tcPr>
            <w:tcW w:w="1800" w:type="dxa"/>
          </w:tcPr>
          <w:p w14:paraId="682693BC" w14:textId="77777777" w:rsidR="000D14B5" w:rsidRDefault="000D14B5">
            <w:pPr>
              <w:pStyle w:val="TableParagraph"/>
              <w:rPr>
                <w:sz w:val="20"/>
              </w:rPr>
            </w:pPr>
          </w:p>
        </w:tc>
        <w:tc>
          <w:tcPr>
            <w:tcW w:w="900" w:type="dxa"/>
          </w:tcPr>
          <w:p w14:paraId="2AFE7C33" w14:textId="77777777" w:rsidR="000D14B5" w:rsidRDefault="000D14B5">
            <w:pPr>
              <w:pStyle w:val="TableParagraph"/>
              <w:rPr>
                <w:sz w:val="20"/>
              </w:rPr>
            </w:pPr>
          </w:p>
        </w:tc>
        <w:tc>
          <w:tcPr>
            <w:tcW w:w="900" w:type="dxa"/>
          </w:tcPr>
          <w:p w14:paraId="7FEF6F63" w14:textId="77777777" w:rsidR="000D14B5" w:rsidRDefault="000D14B5">
            <w:pPr>
              <w:pStyle w:val="TableParagraph"/>
              <w:rPr>
                <w:sz w:val="20"/>
              </w:rPr>
            </w:pPr>
          </w:p>
        </w:tc>
        <w:tc>
          <w:tcPr>
            <w:tcW w:w="990" w:type="dxa"/>
          </w:tcPr>
          <w:p w14:paraId="1F913861" w14:textId="77777777" w:rsidR="000D14B5" w:rsidRDefault="000D14B5">
            <w:pPr>
              <w:pStyle w:val="TableParagraph"/>
              <w:rPr>
                <w:sz w:val="20"/>
              </w:rPr>
            </w:pPr>
          </w:p>
        </w:tc>
      </w:tr>
      <w:tr w:rsidR="000D14B5" w14:paraId="782D76AB" w14:textId="77777777">
        <w:trPr>
          <w:trHeight w:val="275"/>
        </w:trPr>
        <w:tc>
          <w:tcPr>
            <w:tcW w:w="558" w:type="dxa"/>
          </w:tcPr>
          <w:p w14:paraId="4A23562E" w14:textId="77777777" w:rsidR="000D14B5" w:rsidRDefault="000D14B5">
            <w:pPr>
              <w:pStyle w:val="TableParagraph"/>
              <w:rPr>
                <w:sz w:val="20"/>
              </w:rPr>
            </w:pPr>
          </w:p>
        </w:tc>
        <w:tc>
          <w:tcPr>
            <w:tcW w:w="720" w:type="dxa"/>
          </w:tcPr>
          <w:p w14:paraId="48AE0E62" w14:textId="77777777" w:rsidR="000D14B5" w:rsidRDefault="000D14B5">
            <w:pPr>
              <w:pStyle w:val="TableParagraph"/>
              <w:rPr>
                <w:sz w:val="20"/>
              </w:rPr>
            </w:pPr>
          </w:p>
        </w:tc>
        <w:tc>
          <w:tcPr>
            <w:tcW w:w="1080" w:type="dxa"/>
          </w:tcPr>
          <w:p w14:paraId="586AA01D" w14:textId="77777777" w:rsidR="000D14B5" w:rsidRDefault="000D14B5">
            <w:pPr>
              <w:pStyle w:val="TableParagraph"/>
              <w:rPr>
                <w:sz w:val="20"/>
              </w:rPr>
            </w:pPr>
          </w:p>
        </w:tc>
        <w:tc>
          <w:tcPr>
            <w:tcW w:w="900" w:type="dxa"/>
          </w:tcPr>
          <w:p w14:paraId="0D8D6290" w14:textId="77777777" w:rsidR="000D14B5" w:rsidRDefault="000D14B5">
            <w:pPr>
              <w:pStyle w:val="TableParagraph"/>
              <w:rPr>
                <w:sz w:val="20"/>
              </w:rPr>
            </w:pPr>
          </w:p>
        </w:tc>
        <w:tc>
          <w:tcPr>
            <w:tcW w:w="1350" w:type="dxa"/>
          </w:tcPr>
          <w:p w14:paraId="040AE29E" w14:textId="77777777" w:rsidR="000D14B5" w:rsidRDefault="000D14B5">
            <w:pPr>
              <w:pStyle w:val="TableParagraph"/>
              <w:rPr>
                <w:sz w:val="20"/>
              </w:rPr>
            </w:pPr>
          </w:p>
        </w:tc>
        <w:tc>
          <w:tcPr>
            <w:tcW w:w="720" w:type="dxa"/>
          </w:tcPr>
          <w:p w14:paraId="30A472A2" w14:textId="77777777" w:rsidR="000D14B5" w:rsidRDefault="000D14B5">
            <w:pPr>
              <w:pStyle w:val="TableParagraph"/>
              <w:rPr>
                <w:sz w:val="20"/>
              </w:rPr>
            </w:pPr>
          </w:p>
        </w:tc>
        <w:tc>
          <w:tcPr>
            <w:tcW w:w="1800" w:type="dxa"/>
          </w:tcPr>
          <w:p w14:paraId="2FCE8346" w14:textId="77777777" w:rsidR="000D14B5" w:rsidRDefault="000D14B5">
            <w:pPr>
              <w:pStyle w:val="TableParagraph"/>
              <w:rPr>
                <w:sz w:val="20"/>
              </w:rPr>
            </w:pPr>
          </w:p>
        </w:tc>
        <w:tc>
          <w:tcPr>
            <w:tcW w:w="900" w:type="dxa"/>
          </w:tcPr>
          <w:p w14:paraId="208EE6C7" w14:textId="77777777" w:rsidR="000D14B5" w:rsidRDefault="000D14B5">
            <w:pPr>
              <w:pStyle w:val="TableParagraph"/>
              <w:rPr>
                <w:sz w:val="20"/>
              </w:rPr>
            </w:pPr>
          </w:p>
        </w:tc>
        <w:tc>
          <w:tcPr>
            <w:tcW w:w="900" w:type="dxa"/>
          </w:tcPr>
          <w:p w14:paraId="25382BAC" w14:textId="77777777" w:rsidR="000D14B5" w:rsidRDefault="000D14B5">
            <w:pPr>
              <w:pStyle w:val="TableParagraph"/>
              <w:rPr>
                <w:sz w:val="20"/>
              </w:rPr>
            </w:pPr>
          </w:p>
        </w:tc>
        <w:tc>
          <w:tcPr>
            <w:tcW w:w="990" w:type="dxa"/>
          </w:tcPr>
          <w:p w14:paraId="76F034FB" w14:textId="77777777" w:rsidR="000D14B5" w:rsidRDefault="000D14B5">
            <w:pPr>
              <w:pStyle w:val="TableParagraph"/>
              <w:rPr>
                <w:sz w:val="20"/>
              </w:rPr>
            </w:pPr>
          </w:p>
        </w:tc>
      </w:tr>
    </w:tbl>
    <w:p w14:paraId="032E7722" w14:textId="77777777" w:rsidR="000D14B5" w:rsidRDefault="000D14B5">
      <w:pPr>
        <w:rPr>
          <w:sz w:val="20"/>
        </w:rPr>
        <w:sectPr w:rsidR="000D14B5">
          <w:headerReference w:type="default" r:id="rId68"/>
          <w:footerReference w:type="default" r:id="rId69"/>
          <w:pgSz w:w="11900" w:h="16840"/>
          <w:pgMar w:top="1540" w:right="420" w:bottom="940" w:left="620" w:header="929" w:footer="744" w:gutter="0"/>
          <w:cols w:space="720"/>
        </w:sectPr>
      </w:pPr>
    </w:p>
    <w:p w14:paraId="289D1451" w14:textId="77777777" w:rsidR="000D14B5" w:rsidRDefault="000D14B5">
      <w:pPr>
        <w:pStyle w:val="BodyText"/>
        <w:spacing w:before="9"/>
        <w:rPr>
          <w:sz w:val="16"/>
        </w:rPr>
      </w:pPr>
    </w:p>
    <w:p w14:paraId="2D212D6A" w14:textId="77777777" w:rsidR="000D14B5" w:rsidRDefault="009748A5">
      <w:pPr>
        <w:spacing w:before="88" w:line="321" w:lineRule="exact"/>
        <w:ind w:left="894" w:right="377"/>
        <w:jc w:val="center"/>
        <w:rPr>
          <w:b/>
          <w:sz w:val="28"/>
        </w:rPr>
      </w:pPr>
      <w:bookmarkStart w:id="263" w:name="Appendix_G"/>
      <w:bookmarkStart w:id="264" w:name="_bookmark40"/>
      <w:bookmarkEnd w:id="263"/>
      <w:bookmarkEnd w:id="264"/>
      <w:r>
        <w:rPr>
          <w:b/>
          <w:sz w:val="28"/>
        </w:rPr>
        <w:t>Appendix G</w:t>
      </w:r>
    </w:p>
    <w:p w14:paraId="6CD7F8A6" w14:textId="77777777" w:rsidR="000D14B5" w:rsidRDefault="009748A5">
      <w:pPr>
        <w:spacing w:line="275" w:lineRule="exact"/>
        <w:ind w:right="197"/>
        <w:jc w:val="center"/>
        <w:rPr>
          <w:b/>
          <w:sz w:val="24"/>
        </w:rPr>
      </w:pPr>
      <w:r>
        <w:rPr>
          <w:b/>
          <w:sz w:val="24"/>
        </w:rPr>
        <w:t>STREAM TEMPERATURE MONITORING FIELD DATA SHEET</w:t>
      </w:r>
    </w:p>
    <w:p w14:paraId="346ADA89" w14:textId="77777777" w:rsidR="000D14B5" w:rsidRDefault="000D14B5">
      <w:pPr>
        <w:pStyle w:val="BodyText"/>
        <w:rPr>
          <w:b/>
          <w:sz w:val="36"/>
        </w:rPr>
      </w:pPr>
    </w:p>
    <w:p w14:paraId="024E98B5" w14:textId="77777777" w:rsidR="000D14B5" w:rsidRDefault="009748A5">
      <w:pPr>
        <w:ind w:left="532"/>
        <w:rPr>
          <w:b/>
          <w:sz w:val="24"/>
        </w:rPr>
      </w:pPr>
      <w:r>
        <w:rPr>
          <w:b/>
          <w:sz w:val="24"/>
        </w:rPr>
        <w:t>Stream Information</w:t>
      </w:r>
    </w:p>
    <w:p w14:paraId="1C45108D" w14:textId="77777777" w:rsidR="000D14B5" w:rsidRDefault="009748A5">
      <w:pPr>
        <w:pStyle w:val="BodyText"/>
        <w:spacing w:before="136"/>
        <w:ind w:left="532"/>
      </w:pPr>
      <w:r>
        <w:t>Stream Name:</w:t>
      </w:r>
    </w:p>
    <w:p w14:paraId="2098BEEE" w14:textId="77777777" w:rsidR="000D14B5" w:rsidRDefault="000D14B5">
      <w:pPr>
        <w:pStyle w:val="BodyText"/>
        <w:rPr>
          <w:sz w:val="20"/>
        </w:rPr>
      </w:pPr>
    </w:p>
    <w:p w14:paraId="1EE16271" w14:textId="77777777" w:rsidR="000D14B5" w:rsidRDefault="0027779C">
      <w:pPr>
        <w:pStyle w:val="BodyText"/>
        <w:spacing w:before="8"/>
        <w:rPr>
          <w:sz w:val="11"/>
        </w:rPr>
      </w:pPr>
      <w:r>
        <w:rPr>
          <w:noProof/>
        </w:rPr>
        <mc:AlternateContent>
          <mc:Choice Requires="wps">
            <w:drawing>
              <wp:anchor distT="0" distB="0" distL="0" distR="0" simplePos="0" relativeHeight="251658240" behindDoc="1" locked="0" layoutInCell="1" allowOverlap="1" wp14:anchorId="7C2B1F70" wp14:editId="1D621795">
                <wp:simplePos x="0" y="0"/>
                <wp:positionH relativeFrom="page">
                  <wp:posOffset>731520</wp:posOffset>
                </wp:positionH>
                <wp:positionV relativeFrom="paragraph">
                  <wp:posOffset>113665</wp:posOffset>
                </wp:positionV>
                <wp:extent cx="5334000" cy="1270"/>
                <wp:effectExtent l="0" t="0" r="0" b="0"/>
                <wp:wrapTopAndBottom/>
                <wp:docPr id="5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FEA83" id="Freeform 12" o:spid="_x0000_s1026" style="position:absolute;margin-left:57.6pt;margin-top:8.95pt;width:420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478A4272" w14:textId="77777777" w:rsidR="000D14B5" w:rsidRDefault="009748A5">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E23EE80" w14:textId="77777777" w:rsidR="000D14B5" w:rsidRDefault="0027779C">
      <w:pPr>
        <w:pStyle w:val="BodyText"/>
        <w:spacing w:before="8"/>
        <w:rPr>
          <w:sz w:val="19"/>
        </w:rPr>
      </w:pPr>
      <w:r>
        <w:rPr>
          <w:noProof/>
        </w:rPr>
        <mc:AlternateContent>
          <mc:Choice Requires="wps">
            <w:drawing>
              <wp:anchor distT="0" distB="0" distL="0" distR="0" simplePos="0" relativeHeight="251659264" behindDoc="1" locked="0" layoutInCell="1" allowOverlap="1" wp14:anchorId="572F6766" wp14:editId="509E9DB4">
                <wp:simplePos x="0" y="0"/>
                <wp:positionH relativeFrom="page">
                  <wp:posOffset>731520</wp:posOffset>
                </wp:positionH>
                <wp:positionV relativeFrom="paragraph">
                  <wp:posOffset>172085</wp:posOffset>
                </wp:positionV>
                <wp:extent cx="5181600" cy="1270"/>
                <wp:effectExtent l="0" t="0" r="0" b="0"/>
                <wp:wrapTopAndBottom/>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31E6" id="Freeform 11" o:spid="_x0000_s1026" style="position:absolute;margin-left:57.6pt;margin-top:13.55pt;width:408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63816B3B" w14:textId="77777777" w:rsidR="000D14B5" w:rsidRDefault="009748A5">
      <w:pPr>
        <w:pStyle w:val="BodyText"/>
        <w:spacing w:before="109"/>
        <w:ind w:left="532"/>
      </w:pPr>
      <w:r>
        <w:t>Site Description/Directions:</w:t>
      </w:r>
    </w:p>
    <w:p w14:paraId="76FBA241" w14:textId="77777777" w:rsidR="000D14B5" w:rsidRDefault="000D14B5">
      <w:pPr>
        <w:pStyle w:val="BodyText"/>
        <w:rPr>
          <w:sz w:val="20"/>
        </w:rPr>
      </w:pPr>
    </w:p>
    <w:p w14:paraId="2E8C8011" w14:textId="77777777" w:rsidR="000D14B5" w:rsidRDefault="0027779C">
      <w:pPr>
        <w:pStyle w:val="BodyText"/>
        <w:spacing w:before="8"/>
        <w:rPr>
          <w:sz w:val="11"/>
        </w:rPr>
      </w:pPr>
      <w:r>
        <w:rPr>
          <w:noProof/>
        </w:rPr>
        <mc:AlternateContent>
          <mc:Choice Requires="wps">
            <w:drawing>
              <wp:anchor distT="0" distB="0" distL="0" distR="0" simplePos="0" relativeHeight="251660288" behindDoc="1" locked="0" layoutInCell="1" allowOverlap="1" wp14:anchorId="7014E093" wp14:editId="6BF84D9A">
                <wp:simplePos x="0" y="0"/>
                <wp:positionH relativeFrom="page">
                  <wp:posOffset>731520</wp:posOffset>
                </wp:positionH>
                <wp:positionV relativeFrom="paragraph">
                  <wp:posOffset>113665</wp:posOffset>
                </wp:positionV>
                <wp:extent cx="6019800" cy="1270"/>
                <wp:effectExtent l="0" t="0" r="0" b="0"/>
                <wp:wrapTopAndBottom/>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158E8" id="Freeform 10" o:spid="_x0000_s1026" style="position:absolute;margin-left:57.6pt;margin-top:8.95pt;width:474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2FC603DC" wp14:editId="5A8ECC96">
                <wp:simplePos x="0" y="0"/>
                <wp:positionH relativeFrom="page">
                  <wp:posOffset>731520</wp:posOffset>
                </wp:positionH>
                <wp:positionV relativeFrom="paragraph">
                  <wp:posOffset>376555</wp:posOffset>
                </wp:positionV>
                <wp:extent cx="6019800" cy="1270"/>
                <wp:effectExtent l="0" t="0" r="0" b="0"/>
                <wp:wrapTopAndBottom/>
                <wp:docPr id="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CF432" id="Freeform 9" o:spid="_x0000_s1026" style="position:absolute;margin-left:57.6pt;margin-top:29.65pt;width:474pt;height:.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334B8324" wp14:editId="72F2BE16">
                <wp:simplePos x="0" y="0"/>
                <wp:positionH relativeFrom="page">
                  <wp:posOffset>731520</wp:posOffset>
                </wp:positionH>
                <wp:positionV relativeFrom="paragraph">
                  <wp:posOffset>639445</wp:posOffset>
                </wp:positionV>
                <wp:extent cx="3962400" cy="1270"/>
                <wp:effectExtent l="0" t="0" r="0" b="0"/>
                <wp:wrapTopAndBottom/>
                <wp:docPr id="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224BF" id="Freeform 8" o:spid="_x0000_s1026" style="position:absolute;margin-left:57.6pt;margin-top:50.35pt;width:312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5F19C7BE" w14:textId="77777777" w:rsidR="000D14B5" w:rsidRDefault="000D14B5">
      <w:pPr>
        <w:pStyle w:val="BodyText"/>
        <w:spacing w:before="2"/>
        <w:rPr>
          <w:sz w:val="29"/>
        </w:rPr>
      </w:pPr>
    </w:p>
    <w:p w14:paraId="7B10AD5F" w14:textId="77777777" w:rsidR="000D14B5" w:rsidRDefault="000D14B5">
      <w:pPr>
        <w:pStyle w:val="BodyText"/>
        <w:spacing w:before="2"/>
        <w:rPr>
          <w:sz w:val="29"/>
        </w:rPr>
      </w:pPr>
    </w:p>
    <w:p w14:paraId="49D7FE30" w14:textId="77777777" w:rsidR="000D14B5" w:rsidRDefault="000D14B5">
      <w:pPr>
        <w:pStyle w:val="BodyText"/>
        <w:spacing w:before="1"/>
        <w:rPr>
          <w:sz w:val="6"/>
        </w:rPr>
      </w:pPr>
    </w:p>
    <w:p w14:paraId="7E3F47D5" w14:textId="77777777" w:rsidR="000D14B5" w:rsidRDefault="000D14B5">
      <w:pPr>
        <w:rPr>
          <w:sz w:val="6"/>
        </w:rPr>
        <w:sectPr w:rsidR="000D14B5">
          <w:headerReference w:type="default" r:id="rId70"/>
          <w:footerReference w:type="default" r:id="rId71"/>
          <w:pgSz w:w="11900" w:h="16840"/>
          <w:pgMar w:top="1540" w:right="420" w:bottom="940" w:left="620" w:header="929" w:footer="744" w:gutter="0"/>
          <w:cols w:space="720"/>
        </w:sectPr>
      </w:pPr>
    </w:p>
    <w:p w14:paraId="5CB3B2C2" w14:textId="77777777" w:rsidR="000D14B5" w:rsidRDefault="009748A5">
      <w:pPr>
        <w:spacing w:before="41"/>
        <w:ind w:left="532"/>
        <w:rPr>
          <w:b/>
          <w:sz w:val="24"/>
        </w:rPr>
      </w:pPr>
      <w:r>
        <w:rPr>
          <w:b/>
          <w:sz w:val="24"/>
        </w:rPr>
        <w:t>Water Logger Information</w:t>
      </w:r>
    </w:p>
    <w:p w14:paraId="74DDAA65" w14:textId="77777777" w:rsidR="000D14B5" w:rsidRDefault="009748A5">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76DED06F" w14:textId="77777777" w:rsidR="000D14B5" w:rsidRDefault="009748A5">
      <w:pPr>
        <w:pStyle w:val="BodyText"/>
        <w:rPr>
          <w:sz w:val="26"/>
        </w:rPr>
      </w:pPr>
      <w:r>
        <w:br w:type="column"/>
      </w:r>
    </w:p>
    <w:p w14:paraId="5CEF3A51" w14:textId="77777777" w:rsidR="000D14B5" w:rsidRDefault="009748A5">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609D2957" w14:textId="77777777" w:rsidR="000D14B5" w:rsidRDefault="000D14B5">
      <w:pPr>
        <w:spacing w:line="360" w:lineRule="auto"/>
        <w:sectPr w:rsidR="000D14B5">
          <w:type w:val="continuous"/>
          <w:pgSz w:w="11900" w:h="16840"/>
          <w:pgMar w:top="840" w:right="420" w:bottom="280" w:left="620" w:header="720" w:footer="720" w:gutter="0"/>
          <w:cols w:num="2" w:space="720" w:equalWidth="0">
            <w:col w:w="4544" w:space="40"/>
            <w:col w:w="6276"/>
          </w:cols>
        </w:sectPr>
      </w:pPr>
    </w:p>
    <w:p w14:paraId="0847C860" w14:textId="77777777" w:rsidR="000D14B5" w:rsidRDefault="009748A5">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44DEAF37" w14:textId="77777777" w:rsidR="000D14B5" w:rsidRDefault="009748A5">
      <w:pPr>
        <w:spacing w:before="140"/>
        <w:ind w:left="532"/>
        <w:rPr>
          <w:b/>
          <w:sz w:val="24"/>
        </w:rPr>
      </w:pPr>
      <w:r>
        <w:rPr>
          <w:b/>
          <w:sz w:val="24"/>
        </w:rPr>
        <w:t>Air Logger Information</w:t>
      </w:r>
    </w:p>
    <w:p w14:paraId="2DF4AE7E" w14:textId="77777777" w:rsidR="000D14B5" w:rsidRDefault="009748A5">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1ED6E5A0" w14:textId="77777777" w:rsidR="000D14B5" w:rsidRDefault="000D14B5">
      <w:pPr>
        <w:sectPr w:rsidR="000D14B5">
          <w:type w:val="continuous"/>
          <w:pgSz w:w="11900" w:h="16840"/>
          <w:pgMar w:top="840" w:right="420" w:bottom="280" w:left="620" w:header="720" w:footer="720" w:gutter="0"/>
          <w:cols w:num="2" w:space="720" w:equalWidth="0">
            <w:col w:w="4979" w:space="61"/>
            <w:col w:w="5820"/>
          </w:cols>
        </w:sectPr>
      </w:pPr>
    </w:p>
    <w:p w14:paraId="3533FA66" w14:textId="77777777" w:rsidR="000D14B5" w:rsidRDefault="009748A5">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2619FBA4" w14:textId="77777777" w:rsidR="000D14B5" w:rsidRDefault="009748A5">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DD77B39" w14:textId="77777777" w:rsidR="000D14B5" w:rsidRDefault="000D14B5">
      <w:pPr>
        <w:spacing w:line="360" w:lineRule="auto"/>
        <w:sectPr w:rsidR="000D14B5">
          <w:type w:val="continuous"/>
          <w:pgSz w:w="11900" w:h="16840"/>
          <w:pgMar w:top="840" w:right="420" w:bottom="280" w:left="620" w:header="720" w:footer="720" w:gutter="0"/>
          <w:cols w:num="2" w:space="720" w:equalWidth="0">
            <w:col w:w="4659" w:space="40"/>
            <w:col w:w="6161"/>
          </w:cols>
        </w:sectPr>
      </w:pPr>
    </w:p>
    <w:p w14:paraId="5E9F1FD5" w14:textId="77777777" w:rsidR="000D14B5" w:rsidRDefault="009748A5">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19951E53" w14:textId="77777777" w:rsidR="000D14B5" w:rsidRDefault="009748A5">
      <w:pPr>
        <w:spacing w:before="140"/>
        <w:ind w:left="532"/>
        <w:rPr>
          <w:b/>
          <w:sz w:val="24"/>
        </w:rPr>
      </w:pPr>
      <w:r>
        <w:rPr>
          <w:b/>
          <w:sz w:val="24"/>
        </w:rPr>
        <w:t>Site/Reach Information</w:t>
      </w:r>
    </w:p>
    <w:p w14:paraId="08B917DE" w14:textId="77777777" w:rsidR="000D14B5" w:rsidRDefault="009748A5">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3FD55E97" w14:textId="77777777" w:rsidR="000D14B5" w:rsidRDefault="009748A5">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79A9082" w14:textId="77777777" w:rsidR="000D14B5" w:rsidRDefault="009748A5">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7FA6BA44" w14:textId="77777777" w:rsidR="000D14B5" w:rsidRDefault="009748A5">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3A44CA66" w14:textId="77777777" w:rsidR="000D14B5" w:rsidRDefault="009748A5">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C158318" w14:textId="77777777" w:rsidR="000D14B5" w:rsidRDefault="000D14B5">
      <w:pPr>
        <w:spacing w:line="275" w:lineRule="exact"/>
        <w:sectPr w:rsidR="000D14B5">
          <w:type w:val="continuous"/>
          <w:pgSz w:w="11900" w:h="16840"/>
          <w:pgMar w:top="840" w:right="420" w:bottom="280" w:left="620" w:header="720" w:footer="720" w:gutter="0"/>
          <w:cols w:space="720"/>
        </w:sectPr>
      </w:pPr>
    </w:p>
    <w:p w14:paraId="605319F7" w14:textId="77777777" w:rsidR="000D14B5" w:rsidRDefault="000D14B5">
      <w:pPr>
        <w:pStyle w:val="BodyText"/>
        <w:spacing w:before="2"/>
        <w:rPr>
          <w:sz w:val="26"/>
        </w:rPr>
      </w:pPr>
    </w:p>
    <w:p w14:paraId="6F180872" w14:textId="77777777" w:rsidR="000D14B5" w:rsidRDefault="009748A5">
      <w:pPr>
        <w:spacing w:before="90"/>
        <w:ind w:left="532"/>
        <w:rPr>
          <w:b/>
          <w:sz w:val="24"/>
        </w:rPr>
      </w:pPr>
      <w:bookmarkStart w:id="265" w:name="Nitrate"/>
      <w:bookmarkEnd w:id="265"/>
      <w:r>
        <w:rPr>
          <w:b/>
          <w:sz w:val="24"/>
        </w:rPr>
        <w:t>Photo Documentation</w:t>
      </w:r>
    </w:p>
    <w:p w14:paraId="0808F6F4" w14:textId="77777777" w:rsidR="000D14B5" w:rsidRDefault="009748A5">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5AF693BB" w14:textId="77777777" w:rsidR="000D14B5" w:rsidRDefault="000D14B5">
      <w:pPr>
        <w:pStyle w:val="BodyText"/>
        <w:spacing w:before="2"/>
        <w:rPr>
          <w:sz w:val="16"/>
        </w:rPr>
      </w:pPr>
    </w:p>
    <w:p w14:paraId="408E4367" w14:textId="77777777" w:rsidR="000D14B5" w:rsidRDefault="009748A5">
      <w:pPr>
        <w:pStyle w:val="BodyText"/>
        <w:spacing w:before="90"/>
        <w:ind w:left="532"/>
      </w:pPr>
      <w:r>
        <w:t>Description of photos:</w:t>
      </w:r>
    </w:p>
    <w:p w14:paraId="2CBC916C" w14:textId="77777777" w:rsidR="000D14B5" w:rsidRDefault="000D14B5">
      <w:pPr>
        <w:pStyle w:val="BodyText"/>
        <w:rPr>
          <w:sz w:val="26"/>
        </w:rPr>
      </w:pPr>
    </w:p>
    <w:p w14:paraId="5923AF41" w14:textId="77777777" w:rsidR="000D14B5" w:rsidRDefault="000D14B5">
      <w:pPr>
        <w:pStyle w:val="BodyText"/>
        <w:rPr>
          <w:sz w:val="26"/>
        </w:rPr>
      </w:pPr>
    </w:p>
    <w:p w14:paraId="49073458" w14:textId="77777777" w:rsidR="000D14B5" w:rsidRDefault="000D14B5">
      <w:pPr>
        <w:pStyle w:val="BodyText"/>
        <w:rPr>
          <w:sz w:val="26"/>
        </w:rPr>
      </w:pPr>
    </w:p>
    <w:p w14:paraId="346FE4BE" w14:textId="77777777" w:rsidR="000D14B5" w:rsidRDefault="000D14B5">
      <w:pPr>
        <w:pStyle w:val="BodyText"/>
        <w:rPr>
          <w:sz w:val="26"/>
        </w:rPr>
      </w:pPr>
    </w:p>
    <w:p w14:paraId="43A71F85" w14:textId="77777777" w:rsidR="000D14B5" w:rsidRDefault="000D14B5">
      <w:pPr>
        <w:pStyle w:val="BodyText"/>
        <w:rPr>
          <w:sz w:val="26"/>
        </w:rPr>
      </w:pPr>
    </w:p>
    <w:p w14:paraId="7D710AA1" w14:textId="77777777" w:rsidR="000D14B5" w:rsidRDefault="000D14B5">
      <w:pPr>
        <w:pStyle w:val="BodyText"/>
        <w:spacing w:before="3"/>
        <w:rPr>
          <w:sz w:val="38"/>
        </w:rPr>
      </w:pPr>
    </w:p>
    <w:p w14:paraId="74B1B01B" w14:textId="77777777" w:rsidR="000D14B5" w:rsidRDefault="009748A5">
      <w:pPr>
        <w:ind w:left="532" w:right="975"/>
        <w:rPr>
          <w:b/>
          <w:sz w:val="24"/>
        </w:rPr>
      </w:pPr>
      <w:r>
        <w:rPr>
          <w:b/>
          <w:sz w:val="24"/>
        </w:rPr>
        <w:t>Detailed sketch of site should include stream aspect, landmarks like large boulders or other markers to help locate the loggers, trails or other access points.</w:t>
      </w:r>
    </w:p>
    <w:p w14:paraId="5FBDF21E" w14:textId="77777777" w:rsidR="000D14B5" w:rsidRDefault="0027779C">
      <w:pPr>
        <w:pStyle w:val="BodyText"/>
        <w:spacing w:before="10"/>
        <w:rPr>
          <w:b/>
          <w:sz w:val="22"/>
        </w:rPr>
      </w:pPr>
      <w:r>
        <w:rPr>
          <w:noProof/>
        </w:rPr>
        <mc:AlternateContent>
          <mc:Choice Requires="wps">
            <w:drawing>
              <wp:anchor distT="0" distB="0" distL="0" distR="0" simplePos="0" relativeHeight="251663360" behindDoc="1" locked="0" layoutInCell="1" allowOverlap="1" wp14:anchorId="6573532B" wp14:editId="144A7828">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59F16" id="Rectangle 7" o:spid="_x0000_s1026" style="position:absolute;margin-left:58.05pt;margin-top:15.55pt;width:498.6pt;height:227.9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14FE61E9" w14:textId="77777777" w:rsidR="000D14B5" w:rsidRDefault="000D14B5">
      <w:pPr>
        <w:pStyle w:val="BodyText"/>
        <w:rPr>
          <w:b/>
          <w:sz w:val="26"/>
        </w:rPr>
      </w:pPr>
    </w:p>
    <w:p w14:paraId="7DFEE887" w14:textId="77777777" w:rsidR="000D14B5" w:rsidRDefault="000D14B5">
      <w:pPr>
        <w:pStyle w:val="BodyText"/>
        <w:rPr>
          <w:b/>
          <w:sz w:val="26"/>
        </w:rPr>
      </w:pPr>
    </w:p>
    <w:p w14:paraId="372B8EC9" w14:textId="77777777" w:rsidR="000D14B5" w:rsidRDefault="000D14B5">
      <w:pPr>
        <w:pStyle w:val="BodyText"/>
        <w:rPr>
          <w:b/>
          <w:sz w:val="26"/>
        </w:rPr>
      </w:pPr>
    </w:p>
    <w:p w14:paraId="1D1185B8" w14:textId="77777777" w:rsidR="000D14B5" w:rsidRDefault="009748A5">
      <w:pPr>
        <w:spacing w:before="165"/>
        <w:ind w:left="685"/>
        <w:rPr>
          <w:b/>
          <w:sz w:val="24"/>
        </w:rPr>
      </w:pPr>
      <w:r>
        <w:rPr>
          <w:b/>
          <w:sz w:val="24"/>
        </w:rPr>
        <w:t>Other Comments and Observations:</w:t>
      </w:r>
    </w:p>
    <w:p w14:paraId="4443AF5F" w14:textId="77777777" w:rsidR="000D14B5" w:rsidRDefault="000D14B5">
      <w:pPr>
        <w:pStyle w:val="BodyText"/>
        <w:rPr>
          <w:b/>
          <w:sz w:val="20"/>
        </w:rPr>
      </w:pPr>
    </w:p>
    <w:p w14:paraId="73ABACF2" w14:textId="77777777" w:rsidR="000D14B5" w:rsidRDefault="0027779C">
      <w:pPr>
        <w:pStyle w:val="BodyText"/>
        <w:spacing w:before="4"/>
        <w:rPr>
          <w:b/>
          <w:sz w:val="27"/>
        </w:rPr>
      </w:pPr>
      <w:r>
        <w:rPr>
          <w:noProof/>
        </w:rPr>
        <mc:AlternateContent>
          <mc:Choice Requires="wps">
            <w:drawing>
              <wp:anchor distT="0" distB="0" distL="0" distR="0" simplePos="0" relativeHeight="251664384" behindDoc="1" locked="0" layoutInCell="1" allowOverlap="1" wp14:anchorId="07F060B7" wp14:editId="2BBAF937">
                <wp:simplePos x="0" y="0"/>
                <wp:positionH relativeFrom="page">
                  <wp:posOffset>829310</wp:posOffset>
                </wp:positionH>
                <wp:positionV relativeFrom="paragraph">
                  <wp:posOffset>224790</wp:posOffset>
                </wp:positionV>
                <wp:extent cx="5943600" cy="12700"/>
                <wp:effectExtent l="0" t="0" r="0" b="0"/>
                <wp:wrapTopAndBottom/>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82F96" id="Rectangle 6" o:spid="_x0000_s1026" style="position:absolute;margin-left:65.3pt;margin-top:17.7pt;width:468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665408" behindDoc="1" locked="0" layoutInCell="1" allowOverlap="1" wp14:anchorId="3EF77751" wp14:editId="36A92B14">
                <wp:simplePos x="0" y="0"/>
                <wp:positionH relativeFrom="page">
                  <wp:posOffset>829310</wp:posOffset>
                </wp:positionH>
                <wp:positionV relativeFrom="paragraph">
                  <wp:posOffset>455295</wp:posOffset>
                </wp:positionV>
                <wp:extent cx="5943600" cy="12700"/>
                <wp:effectExtent l="0" t="0" r="0" b="0"/>
                <wp:wrapTopAndBottom/>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1CB30" id="Rectangle 5" o:spid="_x0000_s1026" style="position:absolute;margin-left:65.3pt;margin-top:35.85pt;width:468pt;height:1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1C16AD29" w14:textId="77777777" w:rsidR="000D14B5" w:rsidRDefault="000D14B5">
      <w:pPr>
        <w:pStyle w:val="BodyText"/>
        <w:spacing w:before="9"/>
        <w:rPr>
          <w:b/>
          <w:sz w:val="23"/>
        </w:rPr>
      </w:pPr>
    </w:p>
    <w:p w14:paraId="2CFDD171" w14:textId="77777777" w:rsidR="000D14B5" w:rsidRDefault="000D14B5">
      <w:pPr>
        <w:pStyle w:val="BodyText"/>
        <w:rPr>
          <w:b/>
          <w:sz w:val="20"/>
        </w:rPr>
      </w:pPr>
    </w:p>
    <w:p w14:paraId="2058A3D6" w14:textId="77777777" w:rsidR="000D14B5" w:rsidRDefault="0027779C">
      <w:pPr>
        <w:pStyle w:val="BodyText"/>
        <w:spacing w:before="7"/>
        <w:rPr>
          <w:b/>
          <w:sz w:val="11"/>
        </w:rPr>
      </w:pPr>
      <w:r>
        <w:rPr>
          <w:noProof/>
        </w:rPr>
        <mc:AlternateContent>
          <mc:Choice Requires="wps">
            <w:drawing>
              <wp:anchor distT="0" distB="0" distL="0" distR="0" simplePos="0" relativeHeight="251666432" behindDoc="1" locked="0" layoutInCell="1" allowOverlap="1" wp14:anchorId="12E67124" wp14:editId="2D8F2182">
                <wp:simplePos x="0" y="0"/>
                <wp:positionH relativeFrom="page">
                  <wp:posOffset>829310</wp:posOffset>
                </wp:positionH>
                <wp:positionV relativeFrom="paragraph">
                  <wp:posOffset>109855</wp:posOffset>
                </wp:positionV>
                <wp:extent cx="5943600" cy="12700"/>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E4D69" id="Rectangle 4" o:spid="_x0000_s1026" style="position:absolute;margin-left:65.3pt;margin-top:8.65pt;width:468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667456" behindDoc="1" locked="0" layoutInCell="1" allowOverlap="1" wp14:anchorId="6705513D" wp14:editId="520A8945">
                <wp:simplePos x="0" y="0"/>
                <wp:positionH relativeFrom="page">
                  <wp:posOffset>829310</wp:posOffset>
                </wp:positionH>
                <wp:positionV relativeFrom="paragraph">
                  <wp:posOffset>339725</wp:posOffset>
                </wp:positionV>
                <wp:extent cx="5943600" cy="12700"/>
                <wp:effectExtent l="0" t="0" r="0" b="0"/>
                <wp:wrapTopAndBottom/>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34A38" id="Rectangle 3" o:spid="_x0000_s1026" style="position:absolute;margin-left:65.3pt;margin-top:26.75pt;width:468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668480" behindDoc="1" locked="0" layoutInCell="1" allowOverlap="1" wp14:anchorId="7940FC6C" wp14:editId="4D20ABB4">
                <wp:simplePos x="0" y="0"/>
                <wp:positionH relativeFrom="page">
                  <wp:posOffset>829310</wp:posOffset>
                </wp:positionH>
                <wp:positionV relativeFrom="paragraph">
                  <wp:posOffset>570230</wp:posOffset>
                </wp:positionV>
                <wp:extent cx="5943600" cy="12700"/>
                <wp:effectExtent l="0" t="0" r="0" b="0"/>
                <wp:wrapTopAndBottom/>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63C2B" id="Rectangle 2" o:spid="_x0000_s1026" style="position:absolute;margin-left:65.3pt;margin-top:44.9pt;width:468pt;height:1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0391FCAC" w14:textId="77777777" w:rsidR="000D14B5" w:rsidRDefault="000D14B5">
      <w:pPr>
        <w:pStyle w:val="BodyText"/>
        <w:spacing w:before="9"/>
        <w:rPr>
          <w:b/>
          <w:sz w:val="23"/>
        </w:rPr>
      </w:pPr>
    </w:p>
    <w:p w14:paraId="1297013E" w14:textId="77777777" w:rsidR="000D14B5" w:rsidRDefault="000D14B5">
      <w:pPr>
        <w:pStyle w:val="BodyText"/>
        <w:spacing w:before="9"/>
        <w:rPr>
          <w:b/>
          <w:sz w:val="23"/>
        </w:rPr>
      </w:pPr>
    </w:p>
    <w:p w14:paraId="46176830" w14:textId="77777777" w:rsidR="000D14B5" w:rsidRDefault="000D14B5">
      <w:pPr>
        <w:pStyle w:val="BodyText"/>
        <w:rPr>
          <w:b/>
          <w:sz w:val="20"/>
        </w:rPr>
      </w:pPr>
    </w:p>
    <w:p w14:paraId="0B04C9EA" w14:textId="77777777" w:rsidR="000D14B5" w:rsidRDefault="000D14B5">
      <w:pPr>
        <w:pStyle w:val="BodyText"/>
        <w:rPr>
          <w:b/>
          <w:sz w:val="20"/>
        </w:rPr>
      </w:pPr>
    </w:p>
    <w:p w14:paraId="51C2CCA1" w14:textId="77777777" w:rsidR="000D14B5" w:rsidRDefault="000D14B5">
      <w:pPr>
        <w:pStyle w:val="BodyText"/>
        <w:rPr>
          <w:b/>
          <w:sz w:val="20"/>
        </w:rPr>
      </w:pPr>
    </w:p>
    <w:p w14:paraId="3931264A" w14:textId="77777777" w:rsidR="000D14B5" w:rsidRDefault="000D14B5">
      <w:pPr>
        <w:pStyle w:val="BodyText"/>
        <w:rPr>
          <w:b/>
          <w:sz w:val="20"/>
        </w:rPr>
      </w:pPr>
    </w:p>
    <w:p w14:paraId="2D96AAA4" w14:textId="77777777" w:rsidR="000D14B5" w:rsidRDefault="000D14B5">
      <w:pPr>
        <w:pStyle w:val="BodyText"/>
        <w:rPr>
          <w:b/>
          <w:sz w:val="20"/>
        </w:rPr>
      </w:pPr>
    </w:p>
    <w:p w14:paraId="081D338B" w14:textId="77777777" w:rsidR="000D14B5" w:rsidRDefault="000D14B5">
      <w:pPr>
        <w:pStyle w:val="BodyText"/>
        <w:rPr>
          <w:b/>
          <w:sz w:val="20"/>
        </w:rPr>
      </w:pPr>
    </w:p>
    <w:p w14:paraId="634F066E" w14:textId="77777777" w:rsidR="000D14B5" w:rsidRDefault="000D14B5">
      <w:pPr>
        <w:pStyle w:val="BodyText"/>
        <w:spacing w:before="10"/>
        <w:rPr>
          <w:b/>
          <w:sz w:val="26"/>
        </w:rPr>
      </w:pPr>
    </w:p>
    <w:p w14:paraId="1A60FBD8" w14:textId="7D289E81" w:rsidR="000D14B5" w:rsidRDefault="000D14B5" w:rsidP="00494FFD">
      <w:pPr>
        <w:spacing w:before="92"/>
        <w:ind w:right="198"/>
        <w:jc w:val="center"/>
        <w:rPr>
          <w:sz w:val="20"/>
        </w:rPr>
      </w:pPr>
    </w:p>
    <w:p w14:paraId="51488EC4" w14:textId="0125D1B0" w:rsidR="00494FFD" w:rsidRDefault="00494FFD" w:rsidP="00494FFD">
      <w:pPr>
        <w:spacing w:before="92"/>
        <w:ind w:right="198"/>
        <w:jc w:val="center"/>
        <w:rPr>
          <w:sz w:val="20"/>
        </w:rPr>
      </w:pPr>
    </w:p>
    <w:p w14:paraId="22EA0D87" w14:textId="77777777" w:rsidR="00494FFD" w:rsidRDefault="00494FFD" w:rsidP="00494FFD">
      <w:pPr>
        <w:spacing w:before="92"/>
        <w:ind w:right="198"/>
        <w:jc w:val="center"/>
        <w:rPr>
          <w:sz w:val="20"/>
        </w:rPr>
        <w:sectPr w:rsidR="00494FFD">
          <w:headerReference w:type="default" r:id="rId72"/>
          <w:footerReference w:type="default" r:id="rId73"/>
          <w:pgSz w:w="11900" w:h="16840"/>
          <w:pgMar w:top="1320" w:right="420" w:bottom="280" w:left="620" w:header="929" w:footer="0" w:gutter="0"/>
          <w:cols w:space="720"/>
        </w:sectPr>
      </w:pPr>
    </w:p>
    <w:p w14:paraId="15AA575A" w14:textId="77777777" w:rsidR="000D14B5" w:rsidRDefault="000D14B5">
      <w:pPr>
        <w:pStyle w:val="BodyText"/>
        <w:spacing w:before="5"/>
        <w:rPr>
          <w:sz w:val="26"/>
        </w:rPr>
      </w:pPr>
    </w:p>
    <w:p w14:paraId="42E5CEEB" w14:textId="77777777" w:rsidR="000D14B5" w:rsidRDefault="009748A5">
      <w:pPr>
        <w:spacing w:before="88" w:line="321" w:lineRule="exact"/>
        <w:ind w:right="200"/>
        <w:jc w:val="center"/>
        <w:rPr>
          <w:b/>
          <w:sz w:val="28"/>
        </w:rPr>
      </w:pPr>
      <w:bookmarkStart w:id="266" w:name="Appendix_H"/>
      <w:bookmarkStart w:id="267" w:name="_bookmark41"/>
      <w:bookmarkEnd w:id="266"/>
      <w:bookmarkEnd w:id="267"/>
      <w:r>
        <w:rPr>
          <w:b/>
          <w:sz w:val="28"/>
        </w:rPr>
        <w:t>Appendix H</w:t>
      </w:r>
    </w:p>
    <w:p w14:paraId="053FE232" w14:textId="77777777" w:rsidR="000D14B5" w:rsidRDefault="009748A5">
      <w:pPr>
        <w:spacing w:line="275" w:lineRule="exact"/>
        <w:ind w:right="198"/>
        <w:jc w:val="center"/>
        <w:rPr>
          <w:b/>
          <w:sz w:val="24"/>
        </w:rPr>
      </w:pPr>
      <w:r>
        <w:rPr>
          <w:b/>
          <w:sz w:val="24"/>
        </w:rPr>
        <w:t>Standard Calibration Procedure for Hydrolab Minisonde MS 5</w:t>
      </w:r>
    </w:p>
    <w:p w14:paraId="7ED53CF3" w14:textId="77777777" w:rsidR="000D14B5" w:rsidRDefault="000D14B5">
      <w:pPr>
        <w:pStyle w:val="BodyText"/>
        <w:spacing w:before="9"/>
        <w:rPr>
          <w:b/>
          <w:sz w:val="23"/>
        </w:rPr>
      </w:pPr>
    </w:p>
    <w:p w14:paraId="55903D99" w14:textId="77777777" w:rsidR="000D14B5" w:rsidRDefault="009748A5">
      <w:pPr>
        <w:pStyle w:val="BodyText"/>
        <w:ind w:left="1252"/>
      </w:pPr>
      <w:r>
        <w:t>Notes:</w:t>
      </w:r>
    </w:p>
    <w:p w14:paraId="1997F239" w14:textId="77777777" w:rsidR="000D14B5" w:rsidRDefault="009748A5">
      <w:pPr>
        <w:pStyle w:val="ListParagraph"/>
        <w:numPr>
          <w:ilvl w:val="0"/>
          <w:numId w:val="6"/>
        </w:numPr>
        <w:tabs>
          <w:tab w:val="left" w:pos="1251"/>
          <w:tab w:val="left" w:pos="1252"/>
        </w:tabs>
        <w:spacing w:before="1"/>
        <w:rPr>
          <w:sz w:val="24"/>
        </w:rPr>
      </w:pPr>
      <w:r>
        <w:rPr>
          <w:sz w:val="24"/>
        </w:rPr>
        <w:t>Always use Standard Solutions that have not reached their expiration</w:t>
      </w:r>
      <w:r>
        <w:rPr>
          <w:spacing w:val="-5"/>
          <w:sz w:val="24"/>
        </w:rPr>
        <w:t xml:space="preserve"> </w:t>
      </w:r>
      <w:r>
        <w:rPr>
          <w:sz w:val="24"/>
        </w:rPr>
        <w:t>date.</w:t>
      </w:r>
    </w:p>
    <w:p w14:paraId="75342DCD" w14:textId="77777777" w:rsidR="000D14B5" w:rsidRDefault="009748A5">
      <w:pPr>
        <w:pStyle w:val="ListParagraph"/>
        <w:numPr>
          <w:ilvl w:val="0"/>
          <w:numId w:val="6"/>
        </w:numPr>
        <w:tabs>
          <w:tab w:val="left" w:pos="1251"/>
          <w:tab w:val="left" w:pos="1252"/>
        </w:tabs>
        <w:spacing w:line="293" w:lineRule="exact"/>
        <w:rPr>
          <w:sz w:val="24"/>
        </w:rPr>
      </w:pPr>
      <w:r>
        <w:rPr>
          <w:sz w:val="24"/>
        </w:rPr>
        <w:t>Always wear gloves and other protective clothing when handling</w:t>
      </w:r>
      <w:r>
        <w:rPr>
          <w:spacing w:val="-7"/>
          <w:sz w:val="24"/>
        </w:rPr>
        <w:t xml:space="preserve"> </w:t>
      </w:r>
      <w:r>
        <w:rPr>
          <w:sz w:val="24"/>
        </w:rPr>
        <w:t>chemicals.</w:t>
      </w:r>
    </w:p>
    <w:p w14:paraId="6DCDFB0B" w14:textId="77777777" w:rsidR="000D14B5" w:rsidRDefault="009748A5">
      <w:pPr>
        <w:pStyle w:val="ListParagraph"/>
        <w:numPr>
          <w:ilvl w:val="0"/>
          <w:numId w:val="6"/>
        </w:numPr>
        <w:tabs>
          <w:tab w:val="left" w:pos="1251"/>
          <w:tab w:val="left" w:pos="1252"/>
        </w:tabs>
        <w:spacing w:line="293" w:lineRule="exact"/>
        <w:rPr>
          <w:sz w:val="24"/>
        </w:rPr>
      </w:pPr>
      <w:r>
        <w:rPr>
          <w:sz w:val="24"/>
        </w:rPr>
        <w:t>Temperature cannot be</w:t>
      </w:r>
      <w:r>
        <w:rPr>
          <w:spacing w:val="-1"/>
          <w:sz w:val="24"/>
        </w:rPr>
        <w:t xml:space="preserve"> </w:t>
      </w:r>
      <w:r>
        <w:rPr>
          <w:sz w:val="24"/>
        </w:rPr>
        <w:t>calibrated.</w:t>
      </w:r>
    </w:p>
    <w:p w14:paraId="1224D2A7" w14:textId="77777777" w:rsidR="000D14B5" w:rsidRDefault="009748A5">
      <w:pPr>
        <w:pStyle w:val="ListParagraph"/>
        <w:numPr>
          <w:ilvl w:val="0"/>
          <w:numId w:val="6"/>
        </w:numPr>
        <w:tabs>
          <w:tab w:val="left" w:pos="1251"/>
          <w:tab w:val="left" w:pos="1252"/>
        </w:tabs>
        <w:ind w:left="1251" w:right="770"/>
        <w:rPr>
          <w:sz w:val="24"/>
        </w:rPr>
      </w:pPr>
      <w:r>
        <w:rPr>
          <w:sz w:val="24"/>
        </w:rPr>
        <w:t>For all sensors (except turbidity), use a two-point calibration. Confirm accuracy with a third concentration if</w:t>
      </w:r>
      <w:r>
        <w:rPr>
          <w:spacing w:val="-2"/>
          <w:sz w:val="24"/>
        </w:rPr>
        <w:t xml:space="preserve"> </w:t>
      </w:r>
      <w:r>
        <w:rPr>
          <w:sz w:val="24"/>
        </w:rPr>
        <w:t>desired.</w:t>
      </w:r>
    </w:p>
    <w:p w14:paraId="29B21BAC" w14:textId="77777777" w:rsidR="000D14B5" w:rsidRDefault="009748A5">
      <w:pPr>
        <w:pStyle w:val="ListParagraph"/>
        <w:numPr>
          <w:ilvl w:val="0"/>
          <w:numId w:val="6"/>
        </w:numPr>
        <w:tabs>
          <w:tab w:val="left" w:pos="1251"/>
          <w:tab w:val="left" w:pos="1252"/>
        </w:tabs>
        <w:spacing w:before="119"/>
        <w:ind w:hanging="361"/>
        <w:rPr>
          <w:sz w:val="24"/>
        </w:rPr>
      </w:pPr>
      <w:r>
        <w:rPr>
          <w:sz w:val="24"/>
        </w:rPr>
        <w:t>All calibrations require the use of the Minisonde 5 calibration</w:t>
      </w:r>
      <w:r>
        <w:rPr>
          <w:spacing w:val="-7"/>
          <w:sz w:val="24"/>
        </w:rPr>
        <w:t xml:space="preserve"> </w:t>
      </w:r>
      <w:r>
        <w:rPr>
          <w:sz w:val="24"/>
        </w:rPr>
        <w:t>cup.</w:t>
      </w:r>
    </w:p>
    <w:p w14:paraId="30DC6882" w14:textId="77777777" w:rsidR="000D14B5" w:rsidRDefault="009748A5">
      <w:pPr>
        <w:pStyle w:val="ListParagraph"/>
        <w:numPr>
          <w:ilvl w:val="0"/>
          <w:numId w:val="6"/>
        </w:numPr>
        <w:tabs>
          <w:tab w:val="left" w:pos="1251"/>
          <w:tab w:val="left" w:pos="1252"/>
        </w:tabs>
        <w:spacing w:before="119"/>
        <w:ind w:hanging="361"/>
        <w:rPr>
          <w:sz w:val="24"/>
        </w:rPr>
      </w:pPr>
      <w:r>
        <w:rPr>
          <w:sz w:val="24"/>
        </w:rPr>
        <w:t>Discard all calibration solutions (including deionized water) after they have been</w:t>
      </w:r>
      <w:r>
        <w:rPr>
          <w:spacing w:val="-10"/>
          <w:sz w:val="24"/>
        </w:rPr>
        <w:t xml:space="preserve"> </w:t>
      </w:r>
      <w:r>
        <w:rPr>
          <w:sz w:val="24"/>
        </w:rPr>
        <w:t>used.</w:t>
      </w:r>
    </w:p>
    <w:p w14:paraId="12A20099" w14:textId="77777777" w:rsidR="000D14B5" w:rsidRDefault="000D14B5">
      <w:pPr>
        <w:pStyle w:val="BodyText"/>
      </w:pPr>
    </w:p>
    <w:p w14:paraId="6BFD97FD" w14:textId="77777777" w:rsidR="000D14B5" w:rsidRDefault="009748A5">
      <w:pPr>
        <w:ind w:left="895" w:right="377"/>
        <w:jc w:val="center"/>
        <w:rPr>
          <w:b/>
          <w:sz w:val="24"/>
        </w:rPr>
      </w:pPr>
      <w:r>
        <w:rPr>
          <w:b/>
          <w:sz w:val="24"/>
        </w:rPr>
        <w:t>pH</w:t>
      </w:r>
    </w:p>
    <w:p w14:paraId="7ABCBDC4" w14:textId="77777777" w:rsidR="000D14B5" w:rsidRDefault="000D14B5">
      <w:pPr>
        <w:pStyle w:val="BodyText"/>
        <w:spacing w:before="9"/>
        <w:rPr>
          <w:b/>
          <w:sz w:val="23"/>
        </w:rPr>
      </w:pPr>
    </w:p>
    <w:p w14:paraId="35C907F5" w14:textId="77777777" w:rsidR="000D14B5" w:rsidRDefault="009748A5">
      <w:pPr>
        <w:pStyle w:val="BodyText"/>
        <w:ind w:left="1251"/>
      </w:pPr>
      <w:r>
        <w:t>Supplies Needed:</w:t>
      </w:r>
    </w:p>
    <w:p w14:paraId="7C43104D" w14:textId="77777777" w:rsidR="000D14B5" w:rsidRDefault="000D14B5">
      <w:pPr>
        <w:pStyle w:val="BodyText"/>
      </w:pPr>
    </w:p>
    <w:p w14:paraId="33D5530F" w14:textId="77777777" w:rsidR="000D14B5" w:rsidRDefault="009748A5">
      <w:pPr>
        <w:pStyle w:val="BodyText"/>
        <w:spacing w:before="1"/>
        <w:ind w:left="1971"/>
      </w:pPr>
      <w:r>
        <w:t>De-ionized water</w:t>
      </w:r>
    </w:p>
    <w:p w14:paraId="19E02E4F" w14:textId="77777777" w:rsidR="000D14B5" w:rsidRDefault="009748A5">
      <w:pPr>
        <w:pStyle w:val="BodyText"/>
        <w:ind w:left="1971" w:right="4656"/>
      </w:pPr>
      <w:r>
        <w:t>Hach Buffer Solution pH 7.0 Cat. 22835-56 Hach Buffer Solution pH 4.0 Cat.</w:t>
      </w:r>
      <w:r>
        <w:rPr>
          <w:spacing w:val="-7"/>
        </w:rPr>
        <w:t xml:space="preserve"> </w:t>
      </w:r>
      <w:r>
        <w:t>22834-56</w:t>
      </w:r>
    </w:p>
    <w:p w14:paraId="485D4798" w14:textId="77777777" w:rsidR="000D14B5" w:rsidRDefault="000D14B5">
      <w:pPr>
        <w:pStyle w:val="BodyText"/>
        <w:spacing w:before="11"/>
        <w:rPr>
          <w:sz w:val="23"/>
        </w:rPr>
      </w:pPr>
    </w:p>
    <w:p w14:paraId="3D906337" w14:textId="77777777" w:rsidR="000D14B5" w:rsidRDefault="009748A5">
      <w:pPr>
        <w:pStyle w:val="BodyText"/>
        <w:ind w:left="1251"/>
      </w:pPr>
      <w:r>
        <w:t>Calibration can be performed in the calibration</w:t>
      </w:r>
      <w:r>
        <w:rPr>
          <w:spacing w:val="-13"/>
        </w:rPr>
        <w:t xml:space="preserve"> </w:t>
      </w:r>
      <w:r>
        <w:t>cup.</w:t>
      </w:r>
    </w:p>
    <w:p w14:paraId="673B1C61" w14:textId="77777777" w:rsidR="000D14B5" w:rsidRDefault="000D14B5">
      <w:pPr>
        <w:pStyle w:val="BodyText"/>
      </w:pPr>
    </w:p>
    <w:p w14:paraId="61BCA88D" w14:textId="77777777" w:rsidR="000D14B5" w:rsidRDefault="009748A5">
      <w:pPr>
        <w:pStyle w:val="ListParagraph"/>
        <w:numPr>
          <w:ilvl w:val="1"/>
          <w:numId w:val="7"/>
        </w:numPr>
        <w:tabs>
          <w:tab w:val="left" w:pos="1971"/>
          <w:tab w:val="left" w:pos="1972"/>
        </w:tabs>
        <w:ind w:hanging="721"/>
        <w:rPr>
          <w:sz w:val="24"/>
        </w:rPr>
      </w:pPr>
      <w:r>
        <w:rPr>
          <w:sz w:val="24"/>
        </w:rPr>
        <w:t>Start</w:t>
      </w:r>
      <w:r>
        <w:rPr>
          <w:spacing w:val="-1"/>
          <w:sz w:val="24"/>
        </w:rPr>
        <w:t xml:space="preserve"> </w:t>
      </w:r>
      <w:r>
        <w:rPr>
          <w:sz w:val="24"/>
        </w:rPr>
        <w:t>HyperTerminal.</w:t>
      </w:r>
    </w:p>
    <w:p w14:paraId="1D9B17F8" w14:textId="77777777" w:rsidR="000D14B5" w:rsidRDefault="009748A5">
      <w:pPr>
        <w:pStyle w:val="ListParagraph"/>
        <w:numPr>
          <w:ilvl w:val="1"/>
          <w:numId w:val="7"/>
        </w:numPr>
        <w:tabs>
          <w:tab w:val="left" w:pos="1971"/>
          <w:tab w:val="left" w:pos="1972"/>
        </w:tabs>
        <w:ind w:left="1971" w:right="2235"/>
        <w:rPr>
          <w:sz w:val="24"/>
        </w:rPr>
      </w:pPr>
      <w:r>
        <w:rPr>
          <w:sz w:val="24"/>
        </w:rPr>
        <w:t>Connect the multiprobe to a PC. Wait for HyperTerminal to establish communications with the</w:t>
      </w:r>
      <w:r>
        <w:rPr>
          <w:spacing w:val="-3"/>
          <w:sz w:val="24"/>
        </w:rPr>
        <w:t xml:space="preserve"> </w:t>
      </w:r>
      <w:r>
        <w:rPr>
          <w:sz w:val="24"/>
        </w:rPr>
        <w:t>sensor.</w:t>
      </w:r>
    </w:p>
    <w:p w14:paraId="61F34A67" w14:textId="77777777" w:rsidR="000D14B5" w:rsidRDefault="009748A5">
      <w:pPr>
        <w:pStyle w:val="ListParagraph"/>
        <w:numPr>
          <w:ilvl w:val="1"/>
          <w:numId w:val="7"/>
        </w:numPr>
        <w:tabs>
          <w:tab w:val="left" w:pos="1971"/>
          <w:tab w:val="left" w:pos="1972"/>
        </w:tabs>
        <w:ind w:left="1971" w:right="125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4D7A2BEE" w14:textId="77777777" w:rsidR="000D14B5" w:rsidRDefault="009748A5">
      <w:pPr>
        <w:pStyle w:val="ListParagraph"/>
        <w:numPr>
          <w:ilvl w:val="1"/>
          <w:numId w:val="7"/>
        </w:numPr>
        <w:tabs>
          <w:tab w:val="left" w:pos="1971"/>
          <w:tab w:val="left" w:pos="1972"/>
        </w:tabs>
        <w:ind w:left="1971" w:right="1560"/>
        <w:rPr>
          <w:sz w:val="24"/>
        </w:rPr>
      </w:pPr>
      <w:r>
        <w:rPr>
          <w:sz w:val="24"/>
        </w:rPr>
        <w:t>Put fresh pH 7.0 standard solution in calibration cup until the LDO sensor is submerged.</w:t>
      </w:r>
    </w:p>
    <w:p w14:paraId="62F4337C" w14:textId="77777777" w:rsidR="000D14B5" w:rsidRDefault="009748A5">
      <w:pPr>
        <w:pStyle w:val="ListParagraph"/>
        <w:numPr>
          <w:ilvl w:val="1"/>
          <w:numId w:val="7"/>
        </w:numPr>
        <w:tabs>
          <w:tab w:val="left" w:pos="1971"/>
          <w:tab w:val="left" w:pos="1972"/>
        </w:tabs>
        <w:ind w:hanging="721"/>
        <w:rPr>
          <w:sz w:val="24"/>
        </w:rPr>
      </w:pPr>
      <w:r>
        <w:rPr>
          <w:sz w:val="24"/>
        </w:rPr>
        <w:t>Allow readings to</w:t>
      </w:r>
      <w:r>
        <w:rPr>
          <w:spacing w:val="-2"/>
          <w:sz w:val="24"/>
        </w:rPr>
        <w:t xml:space="preserve"> </w:t>
      </w:r>
      <w:r>
        <w:rPr>
          <w:sz w:val="24"/>
        </w:rPr>
        <w:t>stabilize.</w:t>
      </w:r>
    </w:p>
    <w:p w14:paraId="4D67F6B6" w14:textId="77777777" w:rsidR="000D14B5" w:rsidRDefault="009748A5">
      <w:pPr>
        <w:pStyle w:val="ListParagraph"/>
        <w:numPr>
          <w:ilvl w:val="1"/>
          <w:numId w:val="7"/>
        </w:numPr>
        <w:tabs>
          <w:tab w:val="left" w:pos="1971"/>
          <w:tab w:val="left" w:pos="1972"/>
        </w:tabs>
        <w:ind w:left="2691" w:right="908" w:hanging="1440"/>
        <w:rPr>
          <w:sz w:val="24"/>
        </w:rPr>
      </w:pPr>
      <w:r>
        <w:rPr>
          <w:sz w:val="24"/>
        </w:rPr>
        <w:t xml:space="preserve">Click on the </w:t>
      </w:r>
      <w:r>
        <w:rPr>
          <w:b/>
          <w:sz w:val="24"/>
        </w:rPr>
        <w:t xml:space="preserve">Calibrate </w:t>
      </w:r>
      <w:r>
        <w:rPr>
          <w:sz w:val="24"/>
        </w:rPr>
        <w:t>tab and go through the following series of tabs and screens: pH/ORP</w:t>
      </w:r>
    </w:p>
    <w:p w14:paraId="287075B7" w14:textId="77777777" w:rsidR="000D14B5" w:rsidRDefault="009748A5">
      <w:pPr>
        <w:pStyle w:val="BodyText"/>
        <w:ind w:left="3411"/>
      </w:pPr>
      <w:r>
        <w:t>pH units</w:t>
      </w:r>
    </w:p>
    <w:p w14:paraId="7D60BFE6" w14:textId="77777777" w:rsidR="000D14B5" w:rsidRDefault="009748A5">
      <w:pPr>
        <w:pStyle w:val="BodyText"/>
        <w:ind w:left="4131"/>
      </w:pPr>
      <w:r>
        <w:t>Standard (7.0)</w:t>
      </w:r>
    </w:p>
    <w:p w14:paraId="03AED345" w14:textId="77777777" w:rsidR="000D14B5" w:rsidRDefault="009748A5">
      <w:pPr>
        <w:pStyle w:val="ListParagraph"/>
        <w:numPr>
          <w:ilvl w:val="1"/>
          <w:numId w:val="7"/>
        </w:numPr>
        <w:tabs>
          <w:tab w:val="left" w:pos="1971"/>
          <w:tab w:val="left" w:pos="1972"/>
        </w:tabs>
        <w:ind w:hanging="721"/>
        <w:rPr>
          <w:sz w:val="24"/>
        </w:rPr>
      </w:pPr>
      <w:r>
        <w:rPr>
          <w:sz w:val="24"/>
        </w:rPr>
        <w:t>“Calibration Complete” will display when calibration is</w:t>
      </w:r>
      <w:r>
        <w:rPr>
          <w:spacing w:val="-10"/>
          <w:sz w:val="24"/>
        </w:rPr>
        <w:t xml:space="preserve"> </w:t>
      </w:r>
      <w:r>
        <w:rPr>
          <w:sz w:val="24"/>
        </w:rPr>
        <w:t>successful.</w:t>
      </w:r>
    </w:p>
    <w:p w14:paraId="64EBA327" w14:textId="77777777" w:rsidR="000D14B5" w:rsidRDefault="009748A5">
      <w:pPr>
        <w:pStyle w:val="ListParagraph"/>
        <w:numPr>
          <w:ilvl w:val="1"/>
          <w:numId w:val="7"/>
        </w:numPr>
        <w:tabs>
          <w:tab w:val="left" w:pos="1971"/>
          <w:tab w:val="left" w:pos="1972"/>
        </w:tabs>
        <w:ind w:left="1971" w:right="1654"/>
        <w:rPr>
          <w:sz w:val="24"/>
        </w:rPr>
      </w:pPr>
      <w:r>
        <w:rPr>
          <w:sz w:val="24"/>
        </w:rPr>
        <w:t>“Calibration Failed” will display when calibration is not successful. Repeat procedure.</w:t>
      </w:r>
    </w:p>
    <w:p w14:paraId="3EDF0C00" w14:textId="77777777" w:rsidR="000D14B5" w:rsidRDefault="009748A5">
      <w:pPr>
        <w:pStyle w:val="ListParagraph"/>
        <w:numPr>
          <w:ilvl w:val="1"/>
          <w:numId w:val="7"/>
        </w:numPr>
        <w:tabs>
          <w:tab w:val="left" w:pos="1971"/>
          <w:tab w:val="left" w:pos="1972"/>
        </w:tabs>
        <w:spacing w:before="1"/>
        <w:ind w:hanging="721"/>
        <w:rPr>
          <w:sz w:val="24"/>
        </w:rPr>
      </w:pPr>
      <w:r>
        <w:rPr>
          <w:sz w:val="24"/>
        </w:rPr>
        <w:t>Repeat steps 3 through 6 with pH 4.0 standard except enter 4.0 rather than</w:t>
      </w:r>
      <w:r>
        <w:rPr>
          <w:spacing w:val="-13"/>
          <w:sz w:val="24"/>
        </w:rPr>
        <w:t xml:space="preserve"> </w:t>
      </w:r>
      <w:r>
        <w:rPr>
          <w:sz w:val="24"/>
        </w:rPr>
        <w:t>7.0.</w:t>
      </w:r>
    </w:p>
    <w:p w14:paraId="0DDC2702" w14:textId="77777777" w:rsidR="000D14B5" w:rsidRDefault="009748A5">
      <w:pPr>
        <w:pStyle w:val="ListParagraph"/>
        <w:numPr>
          <w:ilvl w:val="1"/>
          <w:numId w:val="7"/>
        </w:numPr>
        <w:tabs>
          <w:tab w:val="left" w:pos="1971"/>
          <w:tab w:val="left" w:pos="1972"/>
        </w:tabs>
        <w:ind w:hanging="721"/>
        <w:rPr>
          <w:sz w:val="24"/>
        </w:rPr>
      </w:pPr>
      <w:r>
        <w:rPr>
          <w:sz w:val="24"/>
        </w:rPr>
        <w:t>Check calibration with pH 7.0</w:t>
      </w:r>
      <w:r>
        <w:rPr>
          <w:spacing w:val="-2"/>
          <w:sz w:val="24"/>
        </w:rPr>
        <w:t xml:space="preserve"> </w:t>
      </w:r>
      <w:r>
        <w:rPr>
          <w:sz w:val="24"/>
        </w:rPr>
        <w:t>standard.</w:t>
      </w:r>
    </w:p>
    <w:p w14:paraId="51D12462" w14:textId="77777777" w:rsidR="000D14B5" w:rsidRDefault="000D14B5">
      <w:pPr>
        <w:rPr>
          <w:sz w:val="24"/>
        </w:rPr>
        <w:sectPr w:rsidR="000D14B5" w:rsidSect="00494FFD">
          <w:headerReference w:type="default" r:id="rId74"/>
          <w:footerReference w:type="default" r:id="rId75"/>
          <w:pgSz w:w="11900" w:h="16840"/>
          <w:pgMar w:top="1320" w:right="420" w:bottom="940" w:left="620" w:header="929" w:footer="744" w:gutter="0"/>
          <w:cols w:space="720"/>
        </w:sectPr>
      </w:pPr>
    </w:p>
    <w:p w14:paraId="5F6DA754" w14:textId="77777777" w:rsidR="000D14B5" w:rsidRDefault="000D14B5">
      <w:pPr>
        <w:pStyle w:val="BodyText"/>
        <w:spacing w:before="6"/>
        <w:rPr>
          <w:sz w:val="16"/>
        </w:rPr>
      </w:pPr>
    </w:p>
    <w:p w14:paraId="0CB938A8" w14:textId="77777777" w:rsidR="000D14B5" w:rsidRDefault="009748A5">
      <w:pPr>
        <w:spacing w:before="90"/>
        <w:ind w:right="199"/>
        <w:jc w:val="center"/>
        <w:rPr>
          <w:b/>
          <w:sz w:val="24"/>
        </w:rPr>
      </w:pPr>
      <w:r>
        <w:rPr>
          <w:b/>
          <w:sz w:val="24"/>
        </w:rPr>
        <w:t>Conductivity</w:t>
      </w:r>
    </w:p>
    <w:p w14:paraId="38BF312A" w14:textId="77777777" w:rsidR="000D14B5" w:rsidRDefault="000D14B5">
      <w:pPr>
        <w:pStyle w:val="BodyText"/>
        <w:rPr>
          <w:b/>
          <w:sz w:val="16"/>
        </w:rPr>
      </w:pPr>
    </w:p>
    <w:p w14:paraId="19CDF193" w14:textId="77777777" w:rsidR="000D14B5" w:rsidRDefault="009748A5">
      <w:pPr>
        <w:pStyle w:val="BodyText"/>
        <w:spacing w:before="90"/>
        <w:ind w:left="1251"/>
      </w:pPr>
      <w:r>
        <w:t>Supplies needed:</w:t>
      </w:r>
    </w:p>
    <w:p w14:paraId="0CB95BAA" w14:textId="77777777" w:rsidR="000D14B5" w:rsidRDefault="000D14B5">
      <w:pPr>
        <w:pStyle w:val="BodyText"/>
      </w:pPr>
    </w:p>
    <w:p w14:paraId="3DFE3245" w14:textId="77777777" w:rsidR="000D14B5" w:rsidRDefault="009748A5">
      <w:pPr>
        <w:pStyle w:val="BodyText"/>
        <w:ind w:left="1971"/>
        <w:jc w:val="both"/>
      </w:pPr>
      <w:r>
        <w:t>De-ionized water</w:t>
      </w:r>
    </w:p>
    <w:p w14:paraId="5BDB4CAB" w14:textId="77777777" w:rsidR="000D14B5" w:rsidRDefault="009748A5">
      <w:pPr>
        <w:pStyle w:val="BodyText"/>
        <w:ind w:left="1972" w:right="2455"/>
        <w:jc w:val="both"/>
      </w:pPr>
      <w:r>
        <w:t>Hach Conductivity Standard Solution 0.100ms/cm Cat. 013610HY Hach Conductivity Standard Solution 1.412ms/cm Cat. 013620HY Balloons</w:t>
      </w:r>
    </w:p>
    <w:p w14:paraId="07192087" w14:textId="77777777" w:rsidR="000D14B5" w:rsidRDefault="000D14B5">
      <w:pPr>
        <w:pStyle w:val="BodyText"/>
      </w:pPr>
    </w:p>
    <w:p w14:paraId="6A019DCD" w14:textId="77777777" w:rsidR="000D14B5" w:rsidRDefault="009748A5">
      <w:pPr>
        <w:pStyle w:val="BodyText"/>
        <w:ind w:left="1252"/>
      </w:pPr>
      <w:r>
        <w:t>Calibration can be performed in the calibration cup.</w:t>
      </w:r>
    </w:p>
    <w:p w14:paraId="5B0FBB9B" w14:textId="77777777" w:rsidR="000D14B5" w:rsidRDefault="000D14B5">
      <w:pPr>
        <w:pStyle w:val="BodyText"/>
      </w:pPr>
    </w:p>
    <w:p w14:paraId="059D0600" w14:textId="77777777" w:rsidR="000D14B5" w:rsidRDefault="009748A5">
      <w:pPr>
        <w:pStyle w:val="ListParagraph"/>
        <w:numPr>
          <w:ilvl w:val="0"/>
          <w:numId w:val="5"/>
        </w:numPr>
        <w:tabs>
          <w:tab w:val="left" w:pos="1971"/>
          <w:tab w:val="left" w:pos="1972"/>
        </w:tabs>
        <w:ind w:right="1161"/>
        <w:rPr>
          <w:sz w:val="24"/>
        </w:rPr>
      </w:pPr>
      <w:r>
        <w:rPr>
          <w:sz w:val="24"/>
        </w:rPr>
        <w:t>Cover pH sensor with a tight fitting balloon. This prevents solution in pH sensor from entering calibration</w:t>
      </w:r>
      <w:r>
        <w:rPr>
          <w:spacing w:val="-5"/>
          <w:sz w:val="24"/>
        </w:rPr>
        <w:t xml:space="preserve"> </w:t>
      </w:r>
      <w:r>
        <w:rPr>
          <w:sz w:val="24"/>
        </w:rPr>
        <w:t>cup.</w:t>
      </w:r>
    </w:p>
    <w:p w14:paraId="73FBD58F" w14:textId="77777777" w:rsidR="000D14B5" w:rsidRDefault="009748A5">
      <w:pPr>
        <w:pStyle w:val="ListParagraph"/>
        <w:numPr>
          <w:ilvl w:val="0"/>
          <w:numId w:val="5"/>
        </w:numPr>
        <w:tabs>
          <w:tab w:val="left" w:pos="1971"/>
          <w:tab w:val="left" w:pos="1972"/>
        </w:tabs>
        <w:ind w:right="2234"/>
        <w:rPr>
          <w:sz w:val="24"/>
        </w:rPr>
      </w:pPr>
      <w:r>
        <w:rPr>
          <w:sz w:val="24"/>
        </w:rPr>
        <w:t>Connect the multiprobe to a PC. Wait for HyperTerminal to establish communications with the</w:t>
      </w:r>
      <w:r>
        <w:rPr>
          <w:spacing w:val="-3"/>
          <w:sz w:val="24"/>
        </w:rPr>
        <w:t xml:space="preserve"> </w:t>
      </w:r>
      <w:r>
        <w:rPr>
          <w:sz w:val="24"/>
        </w:rPr>
        <w:t>sensor.</w:t>
      </w:r>
    </w:p>
    <w:p w14:paraId="1F3CCB8F" w14:textId="77777777" w:rsidR="000D14B5" w:rsidRDefault="009748A5">
      <w:pPr>
        <w:pStyle w:val="ListParagraph"/>
        <w:numPr>
          <w:ilvl w:val="0"/>
          <w:numId w:val="5"/>
        </w:numPr>
        <w:tabs>
          <w:tab w:val="left" w:pos="1971"/>
          <w:tab w:val="left" w:pos="1972"/>
        </w:tabs>
        <w:ind w:right="125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7A59E31F" w14:textId="77777777" w:rsidR="000D14B5" w:rsidRDefault="009748A5">
      <w:pPr>
        <w:pStyle w:val="ListParagraph"/>
        <w:numPr>
          <w:ilvl w:val="0"/>
          <w:numId w:val="5"/>
        </w:numPr>
        <w:tabs>
          <w:tab w:val="left" w:pos="1971"/>
          <w:tab w:val="left" w:pos="1972"/>
        </w:tabs>
        <w:rPr>
          <w:sz w:val="24"/>
        </w:rPr>
      </w:pPr>
      <w:r>
        <w:rPr>
          <w:sz w:val="24"/>
        </w:rPr>
        <w:t>Thoroughly dry the conductivity sensor. Use compressed air and/or lint-free</w:t>
      </w:r>
      <w:r>
        <w:rPr>
          <w:spacing w:val="-10"/>
          <w:sz w:val="24"/>
        </w:rPr>
        <w:t xml:space="preserve"> </w:t>
      </w:r>
      <w:r>
        <w:rPr>
          <w:sz w:val="24"/>
        </w:rPr>
        <w:t>wipes.</w:t>
      </w:r>
    </w:p>
    <w:p w14:paraId="656B029D" w14:textId="77777777" w:rsidR="000D14B5" w:rsidRDefault="009748A5">
      <w:pPr>
        <w:pStyle w:val="ListParagraph"/>
        <w:numPr>
          <w:ilvl w:val="0"/>
          <w:numId w:val="5"/>
        </w:numPr>
        <w:tabs>
          <w:tab w:val="left" w:pos="1971"/>
          <w:tab w:val="left" w:pos="1972"/>
        </w:tabs>
        <w:ind w:left="2691" w:right="908" w:hanging="1440"/>
        <w:rPr>
          <w:sz w:val="24"/>
        </w:rPr>
      </w:pPr>
      <w:r>
        <w:rPr>
          <w:sz w:val="24"/>
        </w:rPr>
        <w:t xml:space="preserve">Click on the </w:t>
      </w:r>
      <w:r>
        <w:rPr>
          <w:b/>
          <w:sz w:val="24"/>
        </w:rPr>
        <w:t xml:space="preserve">Calibrate </w:t>
      </w:r>
      <w:r>
        <w:rPr>
          <w:sz w:val="24"/>
        </w:rPr>
        <w:t>tab and go through the following series of tabs and screens: Cond</w:t>
      </w:r>
    </w:p>
    <w:p w14:paraId="55501FAB" w14:textId="77777777" w:rsidR="000D14B5" w:rsidRDefault="009748A5">
      <w:pPr>
        <w:pStyle w:val="BodyText"/>
        <w:ind w:left="4131" w:right="6015" w:hanging="720"/>
      </w:pPr>
      <w:r>
        <w:t>SpCond:us/cm 0</w:t>
      </w:r>
    </w:p>
    <w:p w14:paraId="7DDBCCC4" w14:textId="77777777" w:rsidR="000D14B5" w:rsidRDefault="009748A5">
      <w:pPr>
        <w:pStyle w:val="ListParagraph"/>
        <w:numPr>
          <w:ilvl w:val="0"/>
          <w:numId w:val="5"/>
        </w:numPr>
        <w:tabs>
          <w:tab w:val="left" w:pos="1971"/>
          <w:tab w:val="left" w:pos="1972"/>
        </w:tabs>
        <w:spacing w:line="275" w:lineRule="exact"/>
        <w:ind w:hanging="721"/>
        <w:rPr>
          <w:sz w:val="24"/>
        </w:rPr>
      </w:pPr>
      <w:r>
        <w:rPr>
          <w:sz w:val="24"/>
        </w:rPr>
        <w:t>“Calibration Complete” will display when calibration is</w:t>
      </w:r>
      <w:r>
        <w:rPr>
          <w:spacing w:val="-10"/>
          <w:sz w:val="24"/>
        </w:rPr>
        <w:t xml:space="preserve"> </w:t>
      </w:r>
      <w:r>
        <w:rPr>
          <w:sz w:val="24"/>
        </w:rPr>
        <w:t>successful.</w:t>
      </w:r>
    </w:p>
    <w:p w14:paraId="744B7FC0" w14:textId="77777777" w:rsidR="000D14B5" w:rsidRDefault="009748A5">
      <w:pPr>
        <w:pStyle w:val="ListParagraph"/>
        <w:numPr>
          <w:ilvl w:val="0"/>
          <w:numId w:val="5"/>
        </w:numPr>
        <w:tabs>
          <w:tab w:val="left" w:pos="1971"/>
          <w:tab w:val="left" w:pos="1972"/>
        </w:tabs>
        <w:ind w:left="1971" w:right="1654"/>
        <w:rPr>
          <w:sz w:val="24"/>
        </w:rPr>
      </w:pPr>
      <w:r>
        <w:rPr>
          <w:sz w:val="24"/>
        </w:rPr>
        <w:t>“Calibration Failed” will display when calibration is not successful. Repeat procedure.</w:t>
      </w:r>
    </w:p>
    <w:p w14:paraId="0F70CF08" w14:textId="77777777" w:rsidR="000D14B5" w:rsidRDefault="009748A5">
      <w:pPr>
        <w:pStyle w:val="ListParagraph"/>
        <w:numPr>
          <w:ilvl w:val="0"/>
          <w:numId w:val="5"/>
        </w:numPr>
        <w:tabs>
          <w:tab w:val="left" w:pos="1971"/>
          <w:tab w:val="left" w:pos="1972"/>
        </w:tabs>
        <w:spacing w:before="2" w:line="293" w:lineRule="exact"/>
        <w:ind w:hanging="721"/>
        <w:rPr>
          <w:sz w:val="24"/>
        </w:rPr>
      </w:pPr>
      <w:r>
        <w:rPr>
          <w:sz w:val="24"/>
        </w:rPr>
        <w:t xml:space="preserve">Fill calibration cup with high-end conductivity standard (1,412 </w:t>
      </w:r>
      <w:r>
        <w:rPr>
          <w:rFonts w:ascii="Symbol" w:hAnsi="Symbol"/>
          <w:sz w:val="24"/>
        </w:rPr>
        <w:t></w:t>
      </w:r>
      <w:r>
        <w:rPr>
          <w:sz w:val="24"/>
        </w:rPr>
        <w:t>S/cm) until</w:t>
      </w:r>
      <w:r>
        <w:rPr>
          <w:spacing w:val="-10"/>
          <w:sz w:val="24"/>
        </w:rPr>
        <w:t xml:space="preserve"> </w:t>
      </w:r>
      <w:r>
        <w:rPr>
          <w:sz w:val="24"/>
        </w:rPr>
        <w:t>the</w:t>
      </w:r>
    </w:p>
    <w:p w14:paraId="75C31722" w14:textId="77777777" w:rsidR="000D14B5" w:rsidRDefault="009748A5">
      <w:pPr>
        <w:pStyle w:val="BodyText"/>
        <w:spacing w:line="275" w:lineRule="exact"/>
        <w:ind w:left="1971"/>
      </w:pPr>
      <w:r>
        <w:t>D.O. membrane is submerged.</w:t>
      </w:r>
    </w:p>
    <w:p w14:paraId="585B5A27" w14:textId="77777777" w:rsidR="000D14B5" w:rsidRDefault="009748A5">
      <w:pPr>
        <w:pStyle w:val="ListParagraph"/>
        <w:numPr>
          <w:ilvl w:val="0"/>
          <w:numId w:val="5"/>
        </w:numPr>
        <w:tabs>
          <w:tab w:val="left" w:pos="1971"/>
          <w:tab w:val="left" w:pos="1972"/>
        </w:tabs>
        <w:ind w:hanging="721"/>
        <w:rPr>
          <w:sz w:val="24"/>
        </w:rPr>
      </w:pPr>
      <w:r>
        <w:rPr>
          <w:sz w:val="24"/>
        </w:rPr>
        <w:t>Allow readings to</w:t>
      </w:r>
      <w:r>
        <w:rPr>
          <w:spacing w:val="-2"/>
          <w:sz w:val="24"/>
        </w:rPr>
        <w:t xml:space="preserve"> </w:t>
      </w:r>
      <w:r>
        <w:rPr>
          <w:sz w:val="24"/>
        </w:rPr>
        <w:t>stabilize.</w:t>
      </w:r>
    </w:p>
    <w:p w14:paraId="439E6C19" w14:textId="77777777" w:rsidR="000D14B5" w:rsidRDefault="009748A5">
      <w:pPr>
        <w:pStyle w:val="ListParagraph"/>
        <w:numPr>
          <w:ilvl w:val="0"/>
          <w:numId w:val="5"/>
        </w:numPr>
        <w:tabs>
          <w:tab w:val="left" w:pos="1971"/>
          <w:tab w:val="left" w:pos="1972"/>
        </w:tabs>
        <w:ind w:hanging="721"/>
        <w:rPr>
          <w:sz w:val="24"/>
        </w:rPr>
      </w:pPr>
      <w:r>
        <w:rPr>
          <w:sz w:val="24"/>
        </w:rPr>
        <w:t>Repeat step 4, except enter 1412 rather than</w:t>
      </w:r>
      <w:r>
        <w:rPr>
          <w:spacing w:val="-3"/>
          <w:sz w:val="24"/>
        </w:rPr>
        <w:t xml:space="preserve"> </w:t>
      </w:r>
      <w:r>
        <w:rPr>
          <w:sz w:val="24"/>
        </w:rPr>
        <w:t>0.</w:t>
      </w:r>
    </w:p>
    <w:p w14:paraId="2FA5E46F" w14:textId="77777777" w:rsidR="000D14B5" w:rsidRDefault="009748A5">
      <w:pPr>
        <w:pStyle w:val="ListParagraph"/>
        <w:numPr>
          <w:ilvl w:val="0"/>
          <w:numId w:val="5"/>
        </w:numPr>
        <w:tabs>
          <w:tab w:val="left" w:pos="1971"/>
          <w:tab w:val="left" w:pos="1972"/>
        </w:tabs>
        <w:spacing w:before="2"/>
        <w:ind w:left="1971" w:right="922"/>
        <w:rPr>
          <w:sz w:val="24"/>
        </w:rPr>
      </w:pPr>
      <w:r>
        <w:rPr>
          <w:sz w:val="24"/>
        </w:rPr>
        <w:t xml:space="preserve">You may check accuracy with the 100 </w:t>
      </w:r>
      <w:r>
        <w:rPr>
          <w:rFonts w:ascii="Symbol" w:hAnsi="Symbol"/>
          <w:sz w:val="24"/>
        </w:rPr>
        <w:t></w:t>
      </w:r>
      <w:r>
        <w:rPr>
          <w:sz w:val="24"/>
        </w:rPr>
        <w:t xml:space="preserve">S/cm standard (or another salinity concentration between 0 and the high-end value) by filling the calibration cup with the 100 </w:t>
      </w:r>
      <w:r>
        <w:rPr>
          <w:rFonts w:ascii="Symbol" w:hAnsi="Symbol"/>
          <w:sz w:val="24"/>
        </w:rPr>
        <w:t></w:t>
      </w:r>
      <w:r>
        <w:rPr>
          <w:sz w:val="24"/>
        </w:rPr>
        <w:t>S/cm solution and observing the reading. If value displayed is within 5 % of expected value, calibration is</w:t>
      </w:r>
      <w:r>
        <w:rPr>
          <w:spacing w:val="-6"/>
          <w:sz w:val="24"/>
        </w:rPr>
        <w:t xml:space="preserve"> </w:t>
      </w:r>
      <w:r>
        <w:rPr>
          <w:sz w:val="24"/>
        </w:rPr>
        <w:t>complete.</w:t>
      </w:r>
    </w:p>
    <w:p w14:paraId="0A3938A4" w14:textId="77777777" w:rsidR="000D14B5" w:rsidRDefault="000D14B5">
      <w:pPr>
        <w:rPr>
          <w:sz w:val="24"/>
        </w:rPr>
        <w:sectPr w:rsidR="000D14B5" w:rsidSect="00494FFD">
          <w:headerReference w:type="default" r:id="rId76"/>
          <w:footerReference w:type="default" r:id="rId77"/>
          <w:pgSz w:w="11900" w:h="16840"/>
          <w:pgMar w:top="1540" w:right="420" w:bottom="940" w:left="620" w:header="929" w:footer="743" w:gutter="0"/>
          <w:cols w:space="720"/>
        </w:sectPr>
      </w:pPr>
    </w:p>
    <w:p w14:paraId="503E958A" w14:textId="77777777" w:rsidR="000D14B5" w:rsidRDefault="000D14B5">
      <w:pPr>
        <w:pStyle w:val="BodyText"/>
        <w:spacing w:before="6"/>
        <w:rPr>
          <w:sz w:val="16"/>
        </w:rPr>
      </w:pPr>
    </w:p>
    <w:p w14:paraId="0BFB9E30" w14:textId="77777777" w:rsidR="000D14B5" w:rsidRDefault="009748A5">
      <w:pPr>
        <w:spacing w:before="90"/>
        <w:ind w:right="198"/>
        <w:jc w:val="center"/>
        <w:rPr>
          <w:b/>
          <w:sz w:val="24"/>
        </w:rPr>
      </w:pPr>
      <w:r>
        <w:rPr>
          <w:b/>
          <w:sz w:val="24"/>
        </w:rPr>
        <w:t>Turbidity</w:t>
      </w:r>
    </w:p>
    <w:p w14:paraId="4EF03CC0" w14:textId="77777777" w:rsidR="000D14B5" w:rsidRDefault="000D14B5">
      <w:pPr>
        <w:pStyle w:val="BodyText"/>
        <w:rPr>
          <w:b/>
          <w:sz w:val="16"/>
        </w:rPr>
      </w:pPr>
    </w:p>
    <w:p w14:paraId="71577D1F" w14:textId="77777777" w:rsidR="000D14B5" w:rsidRDefault="009748A5">
      <w:pPr>
        <w:pStyle w:val="BodyText"/>
        <w:spacing w:before="90"/>
        <w:ind w:left="531"/>
      </w:pPr>
      <w:r>
        <w:t>Supplies needed:</w:t>
      </w:r>
    </w:p>
    <w:p w14:paraId="4467F344" w14:textId="77777777" w:rsidR="000D14B5" w:rsidRDefault="000D14B5">
      <w:pPr>
        <w:pStyle w:val="BodyText"/>
      </w:pPr>
    </w:p>
    <w:p w14:paraId="62EC4BD9" w14:textId="77777777" w:rsidR="000D14B5" w:rsidRDefault="009748A5">
      <w:pPr>
        <w:pStyle w:val="BodyText"/>
        <w:ind w:left="1251"/>
      </w:pPr>
      <w:r>
        <w:t>De-ionized water</w:t>
      </w:r>
    </w:p>
    <w:p w14:paraId="1E269D00" w14:textId="77777777" w:rsidR="000D14B5" w:rsidRDefault="009748A5">
      <w:pPr>
        <w:pStyle w:val="BodyText"/>
        <w:ind w:left="1251" w:right="3763"/>
      </w:pPr>
      <w:r>
        <w:t>Hach Company StablCal Standard 3,000NTU Cat. 28590-49 Hach Company StablCal Standard 1,000NTU Cat. 26606-49 Hach Company StablCal Standard 200NTU Cat. 26604-49 Hach Company StablCal Standard 100NTU Cat. 007308</w:t>
      </w:r>
    </w:p>
    <w:p w14:paraId="4A61C252" w14:textId="77777777" w:rsidR="000D14B5" w:rsidRDefault="000D14B5">
      <w:pPr>
        <w:pStyle w:val="BodyText"/>
        <w:spacing w:before="1"/>
      </w:pPr>
    </w:p>
    <w:p w14:paraId="23689BE8" w14:textId="77777777" w:rsidR="000D14B5" w:rsidRDefault="009748A5">
      <w:pPr>
        <w:ind w:left="531" w:right="750"/>
        <w:rPr>
          <w:i/>
          <w:sz w:val="24"/>
        </w:rPr>
      </w:pPr>
      <w:r>
        <w:rPr>
          <w:i/>
          <w:sz w:val="24"/>
        </w:rPr>
        <w:t>Note: Do not shake the StablCal solutions prior to calibration, as this will introduce air bubbles, which will impact the calibration. The StablCal does need to be gently inverted 4-6 times to mix the solution.</w:t>
      </w:r>
    </w:p>
    <w:p w14:paraId="7F31DE22" w14:textId="77777777" w:rsidR="000D14B5" w:rsidRDefault="000D14B5">
      <w:pPr>
        <w:pStyle w:val="BodyText"/>
        <w:rPr>
          <w:i/>
        </w:rPr>
      </w:pPr>
    </w:p>
    <w:p w14:paraId="3723A9CD" w14:textId="77777777" w:rsidR="000D14B5" w:rsidRDefault="009748A5">
      <w:pPr>
        <w:ind w:left="531"/>
        <w:rPr>
          <w:i/>
          <w:sz w:val="24"/>
        </w:rPr>
      </w:pPr>
      <w:r>
        <w:rPr>
          <w:i/>
          <w:sz w:val="24"/>
        </w:rPr>
        <w:t>Conduct calibration in following Sequence:</w:t>
      </w:r>
    </w:p>
    <w:p w14:paraId="6E35E33A" w14:textId="77777777" w:rsidR="000D14B5" w:rsidRDefault="009748A5">
      <w:pPr>
        <w:ind w:left="711" w:right="6077"/>
        <w:rPr>
          <w:i/>
          <w:sz w:val="24"/>
        </w:rPr>
      </w:pPr>
      <w:r>
        <w:rPr>
          <w:i/>
          <w:sz w:val="24"/>
        </w:rPr>
        <w:t>Calibration Point 1 (lowest standard) Calibration Point 4 (highest standard) Calibration Point 3 (2</w:t>
      </w:r>
      <w:r>
        <w:rPr>
          <w:i/>
          <w:sz w:val="24"/>
          <w:vertAlign w:val="superscript"/>
        </w:rPr>
        <w:t>nd</w:t>
      </w:r>
      <w:r>
        <w:rPr>
          <w:i/>
          <w:sz w:val="24"/>
        </w:rPr>
        <w:t xml:space="preserve"> highest standard) Calibration Point 2 (2</w:t>
      </w:r>
      <w:r>
        <w:rPr>
          <w:i/>
          <w:sz w:val="24"/>
          <w:vertAlign w:val="superscript"/>
        </w:rPr>
        <w:t>nd</w:t>
      </w:r>
      <w:r>
        <w:rPr>
          <w:i/>
          <w:sz w:val="24"/>
        </w:rPr>
        <w:t xml:space="preserve"> lowest standard)</w:t>
      </w:r>
    </w:p>
    <w:p w14:paraId="245B2C65" w14:textId="77777777" w:rsidR="000D14B5" w:rsidRDefault="000D14B5">
      <w:pPr>
        <w:pStyle w:val="BodyText"/>
        <w:rPr>
          <w:i/>
        </w:rPr>
      </w:pPr>
    </w:p>
    <w:p w14:paraId="58C2F023" w14:textId="77777777" w:rsidR="000D14B5" w:rsidRDefault="009748A5">
      <w:pPr>
        <w:spacing w:before="1"/>
        <w:ind w:left="531" w:right="962"/>
        <w:rPr>
          <w:i/>
          <w:sz w:val="24"/>
        </w:rPr>
      </w:pPr>
      <w:r>
        <w:rPr>
          <w:i/>
          <w:sz w:val="24"/>
        </w:rPr>
        <w:t>For Stormwater runoff monitoring use the following standards: 0.3 NTU (De-ionized water), 100 NTU, 1000 NTU and 3000 NTU.</w:t>
      </w:r>
    </w:p>
    <w:p w14:paraId="49835990" w14:textId="77777777" w:rsidR="000D14B5" w:rsidRDefault="000D14B5">
      <w:pPr>
        <w:pStyle w:val="BodyText"/>
        <w:spacing w:before="10"/>
        <w:rPr>
          <w:i/>
          <w:sz w:val="23"/>
        </w:rPr>
      </w:pPr>
    </w:p>
    <w:p w14:paraId="4F0FC3E6" w14:textId="77777777" w:rsidR="000D14B5" w:rsidRDefault="009748A5">
      <w:pPr>
        <w:ind w:left="531"/>
        <w:rPr>
          <w:i/>
          <w:sz w:val="24"/>
        </w:rPr>
      </w:pPr>
      <w:r>
        <w:rPr>
          <w:i/>
          <w:sz w:val="24"/>
        </w:rPr>
        <w:t>For other applications use: 0.3 NTU (De-ionized water, 100 NTU, 200 NTU and 1000 NTU.</w:t>
      </w:r>
    </w:p>
    <w:p w14:paraId="2ADB3F8C" w14:textId="77777777" w:rsidR="000D14B5" w:rsidRDefault="000D14B5">
      <w:pPr>
        <w:pStyle w:val="BodyText"/>
        <w:spacing w:before="10"/>
        <w:rPr>
          <w:i/>
          <w:sz w:val="23"/>
        </w:rPr>
      </w:pPr>
    </w:p>
    <w:p w14:paraId="3821B467" w14:textId="77777777" w:rsidR="000D14B5" w:rsidRDefault="009748A5">
      <w:pPr>
        <w:pStyle w:val="BodyText"/>
        <w:ind w:left="1251"/>
      </w:pPr>
      <w:r>
        <w:t>Calibration can be performed in the calibration cup.</w:t>
      </w:r>
    </w:p>
    <w:p w14:paraId="0012A565" w14:textId="77777777" w:rsidR="000D14B5" w:rsidRDefault="000D14B5">
      <w:pPr>
        <w:pStyle w:val="BodyText"/>
      </w:pPr>
    </w:p>
    <w:p w14:paraId="665FBC3A" w14:textId="77777777" w:rsidR="000D14B5" w:rsidRDefault="009748A5">
      <w:pPr>
        <w:pStyle w:val="ListParagraph"/>
        <w:numPr>
          <w:ilvl w:val="1"/>
          <w:numId w:val="5"/>
        </w:numPr>
        <w:tabs>
          <w:tab w:val="left" w:pos="2332"/>
        </w:tabs>
        <w:ind w:left="2331" w:right="1034"/>
        <w:rPr>
          <w:sz w:val="24"/>
        </w:rPr>
      </w:pPr>
      <w:r>
        <w:rPr>
          <w:sz w:val="24"/>
        </w:rPr>
        <w:t>Remove the wiper from the unit. Store the removed wiper in turbid-free water for</w:t>
      </w:r>
      <w:r>
        <w:rPr>
          <w:spacing w:val="-1"/>
          <w:sz w:val="24"/>
        </w:rPr>
        <w:t xml:space="preserve"> </w:t>
      </w:r>
      <w:r>
        <w:rPr>
          <w:sz w:val="24"/>
        </w:rPr>
        <w:t>reinstallation.</w:t>
      </w:r>
    </w:p>
    <w:p w14:paraId="01C4E12E" w14:textId="77777777" w:rsidR="000D14B5" w:rsidRDefault="009748A5">
      <w:pPr>
        <w:pStyle w:val="ListParagraph"/>
        <w:numPr>
          <w:ilvl w:val="1"/>
          <w:numId w:val="5"/>
        </w:numPr>
        <w:tabs>
          <w:tab w:val="left" w:pos="2332"/>
        </w:tabs>
        <w:spacing w:before="120"/>
        <w:ind w:hanging="361"/>
        <w:rPr>
          <w:sz w:val="24"/>
        </w:rPr>
      </w:pPr>
      <w:r>
        <w:rPr>
          <w:sz w:val="24"/>
        </w:rPr>
        <w:t>Start</w:t>
      </w:r>
      <w:r>
        <w:rPr>
          <w:spacing w:val="-1"/>
          <w:sz w:val="24"/>
        </w:rPr>
        <w:t xml:space="preserve"> </w:t>
      </w:r>
      <w:r>
        <w:rPr>
          <w:sz w:val="24"/>
        </w:rPr>
        <w:t>HyperTerminal.</w:t>
      </w:r>
    </w:p>
    <w:p w14:paraId="78FF563C" w14:textId="77777777" w:rsidR="000D14B5" w:rsidRDefault="009748A5">
      <w:pPr>
        <w:pStyle w:val="ListParagraph"/>
        <w:numPr>
          <w:ilvl w:val="1"/>
          <w:numId w:val="5"/>
        </w:numPr>
        <w:tabs>
          <w:tab w:val="left" w:pos="2332"/>
        </w:tabs>
        <w:spacing w:before="120"/>
        <w:ind w:left="2331" w:right="1874"/>
        <w:rPr>
          <w:sz w:val="24"/>
        </w:rPr>
      </w:pPr>
      <w:r>
        <w:rPr>
          <w:sz w:val="24"/>
        </w:rPr>
        <w:t>Connect the multiprobe to a PC. Wait for HyperTerminal to establish communications with the</w:t>
      </w:r>
      <w:r>
        <w:rPr>
          <w:spacing w:val="-3"/>
          <w:sz w:val="24"/>
        </w:rPr>
        <w:t xml:space="preserve"> </w:t>
      </w:r>
      <w:r>
        <w:rPr>
          <w:sz w:val="24"/>
        </w:rPr>
        <w:t>sensor.</w:t>
      </w:r>
    </w:p>
    <w:p w14:paraId="769C224C" w14:textId="77777777" w:rsidR="000D14B5" w:rsidRDefault="009748A5">
      <w:pPr>
        <w:pStyle w:val="ListParagraph"/>
        <w:numPr>
          <w:ilvl w:val="1"/>
          <w:numId w:val="5"/>
        </w:numPr>
        <w:tabs>
          <w:tab w:val="left" w:pos="2332"/>
        </w:tabs>
        <w:spacing w:before="120"/>
        <w:ind w:left="2331" w:right="89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5EDCC11B" w14:textId="77777777" w:rsidR="000D14B5" w:rsidRDefault="009748A5">
      <w:pPr>
        <w:pStyle w:val="ListParagraph"/>
        <w:numPr>
          <w:ilvl w:val="1"/>
          <w:numId w:val="5"/>
        </w:numPr>
        <w:tabs>
          <w:tab w:val="left" w:pos="2332"/>
        </w:tabs>
        <w:spacing w:before="120"/>
        <w:ind w:left="2331" w:right="903"/>
        <w:rPr>
          <w:sz w:val="24"/>
        </w:rPr>
      </w:pPr>
      <w:r>
        <w:rPr>
          <w:sz w:val="24"/>
        </w:rPr>
        <w:t>Fill the cup with StablCal standard, from 0 to 3000 NTU solution. To prevent excess bubbles, slowly pour the standard down the side of the cup. (Note: NTU readings may decrease as the solution settles. Be certain the solution has been sufficiently mixed by inverting gently several times. Use of a stir plate and stir bar will prevent</w:t>
      </w:r>
      <w:r>
        <w:rPr>
          <w:spacing w:val="-1"/>
          <w:sz w:val="24"/>
        </w:rPr>
        <w:t xml:space="preserve"> </w:t>
      </w:r>
      <w:r>
        <w:rPr>
          <w:sz w:val="24"/>
        </w:rPr>
        <w:t>settling.</w:t>
      </w:r>
    </w:p>
    <w:p w14:paraId="55E9209E" w14:textId="77777777" w:rsidR="000D14B5" w:rsidRDefault="009748A5">
      <w:pPr>
        <w:pStyle w:val="ListParagraph"/>
        <w:numPr>
          <w:ilvl w:val="1"/>
          <w:numId w:val="5"/>
        </w:numPr>
        <w:tabs>
          <w:tab w:val="left" w:pos="2332"/>
        </w:tabs>
        <w:spacing w:before="121"/>
        <w:ind w:hanging="361"/>
        <w:rPr>
          <w:sz w:val="24"/>
        </w:rPr>
      </w:pPr>
      <w:r>
        <w:rPr>
          <w:sz w:val="24"/>
        </w:rPr>
        <w:t>Wait 30 seconds (minimum) for the NTU values to</w:t>
      </w:r>
      <w:r>
        <w:rPr>
          <w:spacing w:val="-3"/>
          <w:sz w:val="24"/>
        </w:rPr>
        <w:t xml:space="preserve"> </w:t>
      </w:r>
      <w:r>
        <w:rPr>
          <w:sz w:val="24"/>
        </w:rPr>
        <w:t>stabilize.</w:t>
      </w:r>
    </w:p>
    <w:p w14:paraId="6B95383E" w14:textId="77777777" w:rsidR="000D14B5" w:rsidRDefault="009748A5">
      <w:pPr>
        <w:pStyle w:val="ListParagraph"/>
        <w:numPr>
          <w:ilvl w:val="1"/>
          <w:numId w:val="5"/>
        </w:numPr>
        <w:tabs>
          <w:tab w:val="left" w:pos="2332"/>
        </w:tabs>
        <w:spacing w:before="120"/>
        <w:ind w:left="2331" w:right="1381"/>
        <w:rPr>
          <w:sz w:val="24"/>
        </w:rPr>
      </w:pPr>
      <w:r>
        <w:rPr>
          <w:sz w:val="24"/>
        </w:rPr>
        <w:t xml:space="preserve">Click on the </w:t>
      </w:r>
      <w:r>
        <w:rPr>
          <w:b/>
          <w:sz w:val="24"/>
        </w:rPr>
        <w:t xml:space="preserve">Calibrate </w:t>
      </w:r>
      <w:r>
        <w:rPr>
          <w:sz w:val="24"/>
        </w:rPr>
        <w:t>tab and go through the following series of tabs and screens:</w:t>
      </w:r>
    </w:p>
    <w:p w14:paraId="569BA379" w14:textId="77777777" w:rsidR="000D14B5" w:rsidRDefault="009748A5">
      <w:pPr>
        <w:pStyle w:val="BodyText"/>
        <w:spacing w:before="120"/>
        <w:ind w:left="2691"/>
      </w:pPr>
      <w:r>
        <w:t>Turbidity</w:t>
      </w:r>
    </w:p>
    <w:p w14:paraId="2BDB4A06" w14:textId="77777777" w:rsidR="000D14B5" w:rsidRDefault="009748A5">
      <w:pPr>
        <w:pStyle w:val="BodyText"/>
        <w:spacing w:before="120"/>
        <w:ind w:left="3411"/>
      </w:pPr>
      <w:r>
        <w:t>TurbSC: NTU</w:t>
      </w:r>
    </w:p>
    <w:p w14:paraId="16B3A5B1" w14:textId="77777777" w:rsidR="000D14B5" w:rsidRDefault="000D14B5">
      <w:pPr>
        <w:sectPr w:rsidR="000D14B5">
          <w:pgSz w:w="11900" w:h="16840"/>
          <w:pgMar w:top="1540" w:right="420" w:bottom="940" w:left="620" w:header="929" w:footer="743" w:gutter="0"/>
          <w:cols w:space="720"/>
        </w:sectPr>
      </w:pPr>
    </w:p>
    <w:p w14:paraId="04E84528" w14:textId="77777777" w:rsidR="000D14B5" w:rsidRDefault="000D14B5">
      <w:pPr>
        <w:pStyle w:val="BodyText"/>
        <w:spacing w:before="4"/>
        <w:rPr>
          <w:sz w:val="16"/>
        </w:rPr>
      </w:pPr>
    </w:p>
    <w:p w14:paraId="5DB1B871" w14:textId="77777777" w:rsidR="000D14B5" w:rsidRDefault="009748A5">
      <w:pPr>
        <w:pStyle w:val="BodyText"/>
        <w:spacing w:before="90"/>
        <w:ind w:left="4132"/>
      </w:pPr>
      <w:r>
        <w:t>Calibration Point [1.0 thru 4.0]</w:t>
      </w:r>
    </w:p>
    <w:p w14:paraId="05FDA7A3" w14:textId="77777777" w:rsidR="000D14B5" w:rsidRDefault="009748A5">
      <w:pPr>
        <w:pStyle w:val="BodyText"/>
        <w:ind w:left="4851"/>
      </w:pPr>
      <w:r>
        <w:t>Turbidity Standard (0.3 -3000 NTU)</w:t>
      </w:r>
    </w:p>
    <w:p w14:paraId="6F14D0DC" w14:textId="77777777" w:rsidR="000D14B5" w:rsidRDefault="009748A5">
      <w:pPr>
        <w:pStyle w:val="ListParagraph"/>
        <w:numPr>
          <w:ilvl w:val="1"/>
          <w:numId w:val="5"/>
        </w:numPr>
        <w:tabs>
          <w:tab w:val="left" w:pos="2332"/>
        </w:tabs>
        <w:spacing w:before="120"/>
        <w:ind w:left="2331" w:right="753"/>
        <w:rPr>
          <w:sz w:val="24"/>
        </w:rPr>
      </w:pPr>
      <w:r>
        <w:rPr>
          <w:sz w:val="24"/>
        </w:rPr>
        <w:t>For the “zero” point, Hach StablCal standard is listed at &lt;0.1 NTU for controlled laboratory environments. Enter a value between 0.3 –0.6 for the “zero” point, depending on the cleanliness of the environment and cup. We have been using De-ionized water and a value of 0.3</w:t>
      </w:r>
      <w:r>
        <w:rPr>
          <w:spacing w:val="-5"/>
          <w:sz w:val="24"/>
        </w:rPr>
        <w:t xml:space="preserve"> </w:t>
      </w:r>
      <w:r>
        <w:rPr>
          <w:sz w:val="24"/>
        </w:rPr>
        <w:t>NTU.</w:t>
      </w:r>
    </w:p>
    <w:p w14:paraId="0C9D6E0D" w14:textId="77777777" w:rsidR="000D14B5" w:rsidRDefault="009748A5">
      <w:pPr>
        <w:pStyle w:val="ListParagraph"/>
        <w:numPr>
          <w:ilvl w:val="1"/>
          <w:numId w:val="5"/>
        </w:numPr>
        <w:tabs>
          <w:tab w:val="left" w:pos="2332"/>
        </w:tabs>
        <w:spacing w:before="120"/>
        <w:ind w:left="2331" w:right="888"/>
        <w:rPr>
          <w:sz w:val="24"/>
        </w:rPr>
      </w:pPr>
      <w:r>
        <w:rPr>
          <w:sz w:val="24"/>
        </w:rPr>
        <w:t>Rinse the calibration cup and the sensor twice with Deionized water between each calibration point and dry with a lint-free cloth and/or compressed air. Any residue or fluids left behind will affect the calibration accuracy. Repeat until all points are</w:t>
      </w:r>
      <w:r>
        <w:rPr>
          <w:spacing w:val="-1"/>
          <w:sz w:val="24"/>
        </w:rPr>
        <w:t xml:space="preserve"> </w:t>
      </w:r>
      <w:r>
        <w:rPr>
          <w:sz w:val="24"/>
        </w:rPr>
        <w:t>calibrated.</w:t>
      </w:r>
    </w:p>
    <w:p w14:paraId="0E93B261" w14:textId="77777777" w:rsidR="000D14B5" w:rsidRDefault="009748A5">
      <w:pPr>
        <w:pStyle w:val="ListParagraph"/>
        <w:numPr>
          <w:ilvl w:val="1"/>
          <w:numId w:val="5"/>
        </w:numPr>
        <w:tabs>
          <w:tab w:val="left" w:pos="2332"/>
        </w:tabs>
        <w:spacing w:before="120"/>
        <w:ind w:left="2331" w:right="1182"/>
        <w:rPr>
          <w:sz w:val="24"/>
        </w:rPr>
      </w:pPr>
      <w:r>
        <w:rPr>
          <w:sz w:val="24"/>
        </w:rPr>
        <w:t>After a successful calibration, “Calibration completed!” will be displayed. If “Calibration Failed” appears, that point must be</w:t>
      </w:r>
      <w:r>
        <w:rPr>
          <w:spacing w:val="-7"/>
          <w:sz w:val="24"/>
        </w:rPr>
        <w:t xml:space="preserve"> </w:t>
      </w:r>
      <w:r>
        <w:rPr>
          <w:sz w:val="24"/>
        </w:rPr>
        <w:t>recalibrated.</w:t>
      </w:r>
    </w:p>
    <w:p w14:paraId="532EFBEB" w14:textId="77777777" w:rsidR="000D14B5" w:rsidRDefault="009748A5">
      <w:pPr>
        <w:pStyle w:val="ListParagraph"/>
        <w:numPr>
          <w:ilvl w:val="1"/>
          <w:numId w:val="5"/>
        </w:numPr>
        <w:tabs>
          <w:tab w:val="left" w:pos="2332"/>
        </w:tabs>
        <w:spacing w:before="120"/>
        <w:ind w:hanging="361"/>
        <w:rPr>
          <w:sz w:val="24"/>
        </w:rPr>
      </w:pPr>
      <w:r>
        <w:rPr>
          <w:sz w:val="24"/>
        </w:rPr>
        <w:t>Replace the</w:t>
      </w:r>
      <w:r>
        <w:rPr>
          <w:spacing w:val="-2"/>
          <w:sz w:val="24"/>
        </w:rPr>
        <w:t xml:space="preserve"> </w:t>
      </w:r>
      <w:r>
        <w:rPr>
          <w:sz w:val="24"/>
        </w:rPr>
        <w:t>wiper.</w:t>
      </w:r>
    </w:p>
    <w:p w14:paraId="4C83478D" w14:textId="77777777" w:rsidR="000D14B5" w:rsidRDefault="000D14B5">
      <w:pPr>
        <w:rPr>
          <w:sz w:val="24"/>
        </w:rPr>
        <w:sectPr w:rsidR="000D14B5">
          <w:pgSz w:w="11900" w:h="16840"/>
          <w:pgMar w:top="1540" w:right="420" w:bottom="940" w:left="620" w:header="929" w:footer="743" w:gutter="0"/>
          <w:cols w:space="720"/>
        </w:sectPr>
      </w:pPr>
    </w:p>
    <w:p w14:paraId="635CDC9D" w14:textId="77777777" w:rsidR="000D14B5" w:rsidRDefault="000D14B5">
      <w:pPr>
        <w:pStyle w:val="BodyText"/>
        <w:spacing w:before="6"/>
        <w:rPr>
          <w:sz w:val="16"/>
        </w:rPr>
      </w:pPr>
    </w:p>
    <w:p w14:paraId="7C885E8E" w14:textId="77777777" w:rsidR="000D14B5" w:rsidRDefault="009748A5">
      <w:pPr>
        <w:spacing w:before="90"/>
        <w:ind w:right="198"/>
        <w:jc w:val="center"/>
        <w:rPr>
          <w:b/>
          <w:sz w:val="24"/>
        </w:rPr>
      </w:pPr>
      <w:r>
        <w:rPr>
          <w:b/>
          <w:sz w:val="24"/>
        </w:rPr>
        <w:t>Dissolved Oxygen</w:t>
      </w:r>
    </w:p>
    <w:p w14:paraId="16A06087" w14:textId="77777777" w:rsidR="000D14B5" w:rsidRDefault="000D14B5">
      <w:pPr>
        <w:pStyle w:val="BodyText"/>
        <w:spacing w:before="9"/>
        <w:rPr>
          <w:b/>
          <w:sz w:val="23"/>
        </w:rPr>
      </w:pPr>
    </w:p>
    <w:p w14:paraId="21A3E719" w14:textId="77777777" w:rsidR="000D14B5" w:rsidRDefault="009748A5">
      <w:pPr>
        <w:pStyle w:val="BodyText"/>
        <w:ind w:left="1251"/>
      </w:pPr>
      <w:r>
        <w:t>Supplies needed:</w:t>
      </w:r>
    </w:p>
    <w:p w14:paraId="27E56B92" w14:textId="77777777" w:rsidR="000D14B5" w:rsidRDefault="009748A5">
      <w:pPr>
        <w:pStyle w:val="BodyText"/>
        <w:ind w:left="1971" w:right="6436"/>
      </w:pPr>
      <w:r>
        <w:t>Hydrolab Surveyor 4a 25’ communication cable</w:t>
      </w:r>
    </w:p>
    <w:p w14:paraId="275C9070" w14:textId="77777777" w:rsidR="000D14B5" w:rsidRDefault="009748A5">
      <w:pPr>
        <w:pStyle w:val="BodyText"/>
        <w:ind w:left="1971"/>
      </w:pPr>
      <w:r>
        <w:t>LaMotte Dissolved Oxygen test kit (Code 5854-01)</w:t>
      </w:r>
    </w:p>
    <w:p w14:paraId="251DEEB5" w14:textId="77777777" w:rsidR="000D14B5" w:rsidRDefault="000D14B5">
      <w:pPr>
        <w:pStyle w:val="BodyText"/>
        <w:spacing w:before="2"/>
      </w:pPr>
    </w:p>
    <w:p w14:paraId="085B5D50" w14:textId="77777777" w:rsidR="000D14B5" w:rsidRDefault="009748A5">
      <w:pPr>
        <w:ind w:left="1251"/>
        <w:rPr>
          <w:i/>
          <w:sz w:val="24"/>
        </w:rPr>
      </w:pPr>
      <w:r>
        <w:rPr>
          <w:i/>
          <w:sz w:val="24"/>
        </w:rPr>
        <w:t>This Calibration is normally done in the field.</w:t>
      </w:r>
    </w:p>
    <w:p w14:paraId="34178B72" w14:textId="77777777" w:rsidR="000D14B5" w:rsidRDefault="000D14B5">
      <w:pPr>
        <w:pStyle w:val="BodyText"/>
        <w:spacing w:before="1"/>
        <w:rPr>
          <w:i/>
        </w:rPr>
      </w:pPr>
    </w:p>
    <w:p w14:paraId="064D75E6" w14:textId="77777777" w:rsidR="000D14B5" w:rsidRDefault="009748A5">
      <w:pPr>
        <w:pStyle w:val="Heading2"/>
        <w:spacing w:line="240" w:lineRule="auto"/>
        <w:ind w:left="1251" w:right="1195"/>
        <w:rPr>
          <w:b w:val="0"/>
        </w:rPr>
      </w:pPr>
      <w:bookmarkStart w:id="268" w:name="_Toc96074002"/>
      <w:r>
        <w:t>Determine the dissolved oxygen concentration of stream water using the Winkler DO titration methods outlined below</w:t>
      </w:r>
      <w:r>
        <w:rPr>
          <w:b w:val="0"/>
        </w:rPr>
        <w:t>:</w:t>
      </w:r>
      <w:bookmarkEnd w:id="268"/>
    </w:p>
    <w:p w14:paraId="64B0B818" w14:textId="77777777" w:rsidR="000D14B5" w:rsidRDefault="000D14B5">
      <w:pPr>
        <w:pStyle w:val="BodyText"/>
        <w:spacing w:before="9"/>
        <w:rPr>
          <w:i/>
          <w:sz w:val="23"/>
        </w:rPr>
      </w:pPr>
    </w:p>
    <w:p w14:paraId="6A934BC1" w14:textId="77777777" w:rsidR="000D14B5" w:rsidRDefault="009748A5">
      <w:pPr>
        <w:pStyle w:val="BodyText"/>
        <w:ind w:left="531" w:right="938"/>
      </w:pPr>
      <w:r>
        <w:t>Rinse water sample bottles 3 times. Completely submerge and fill 2 water sample bottles with water to be tested, individually cap them, invert sample to ensure there are no air bubbles in each.</w:t>
      </w:r>
    </w:p>
    <w:p w14:paraId="2FCE1F8E" w14:textId="77777777" w:rsidR="000D14B5" w:rsidRDefault="000D14B5">
      <w:pPr>
        <w:pStyle w:val="BodyText"/>
        <w:spacing w:before="2"/>
      </w:pPr>
    </w:p>
    <w:p w14:paraId="119D4868" w14:textId="77777777" w:rsidR="000D14B5" w:rsidRDefault="009748A5">
      <w:pPr>
        <w:spacing w:before="1" w:line="275" w:lineRule="exact"/>
        <w:ind w:left="531"/>
        <w:rPr>
          <w:b/>
          <w:sz w:val="24"/>
        </w:rPr>
      </w:pPr>
      <w:r>
        <w:rPr>
          <w:b/>
          <w:sz w:val="24"/>
        </w:rPr>
        <w:t>Fixing the Sample:</w:t>
      </w:r>
    </w:p>
    <w:p w14:paraId="59EF6BA3" w14:textId="77777777" w:rsidR="000D14B5" w:rsidRDefault="009748A5">
      <w:pPr>
        <w:pStyle w:val="ListParagraph"/>
        <w:numPr>
          <w:ilvl w:val="0"/>
          <w:numId w:val="4"/>
        </w:numPr>
        <w:tabs>
          <w:tab w:val="left" w:pos="1612"/>
        </w:tabs>
        <w:spacing w:line="275" w:lineRule="exact"/>
        <w:ind w:hanging="361"/>
        <w:rPr>
          <w:sz w:val="24"/>
        </w:rPr>
      </w:pPr>
      <w:r>
        <w:rPr>
          <w:sz w:val="24"/>
        </w:rPr>
        <w:t>Select one of two sample</w:t>
      </w:r>
      <w:r>
        <w:rPr>
          <w:spacing w:val="-2"/>
          <w:sz w:val="24"/>
        </w:rPr>
        <w:t xml:space="preserve"> </w:t>
      </w:r>
      <w:r>
        <w:rPr>
          <w:sz w:val="24"/>
        </w:rPr>
        <w:t>bottles,</w:t>
      </w:r>
    </w:p>
    <w:p w14:paraId="51012C59" w14:textId="77777777" w:rsidR="000D14B5" w:rsidRDefault="009748A5">
      <w:pPr>
        <w:pStyle w:val="ListParagraph"/>
        <w:numPr>
          <w:ilvl w:val="0"/>
          <w:numId w:val="4"/>
        </w:numPr>
        <w:tabs>
          <w:tab w:val="left" w:pos="1671"/>
          <w:tab w:val="left" w:pos="1672"/>
        </w:tabs>
        <w:ind w:left="1672" w:hanging="421"/>
        <w:rPr>
          <w:sz w:val="24"/>
        </w:rPr>
      </w:pPr>
      <w:r>
        <w:rPr>
          <w:sz w:val="24"/>
        </w:rPr>
        <w:t>Add 8 drops of Manganous Sulfate</w:t>
      </w:r>
      <w:r>
        <w:rPr>
          <w:spacing w:val="-3"/>
          <w:sz w:val="24"/>
        </w:rPr>
        <w:t xml:space="preserve"> </w:t>
      </w:r>
      <w:r>
        <w:rPr>
          <w:sz w:val="24"/>
        </w:rPr>
        <w:t>Solution,</w:t>
      </w:r>
    </w:p>
    <w:p w14:paraId="350F2DE5" w14:textId="77777777" w:rsidR="000D14B5" w:rsidRDefault="009748A5">
      <w:pPr>
        <w:pStyle w:val="ListParagraph"/>
        <w:numPr>
          <w:ilvl w:val="0"/>
          <w:numId w:val="4"/>
        </w:numPr>
        <w:tabs>
          <w:tab w:val="left" w:pos="1612"/>
        </w:tabs>
        <w:ind w:hanging="361"/>
        <w:rPr>
          <w:sz w:val="24"/>
        </w:rPr>
      </w:pPr>
      <w:r>
        <w:rPr>
          <w:sz w:val="24"/>
        </w:rPr>
        <w:t>Add 8 drops of Alkaline Potassium Iodide</w:t>
      </w:r>
      <w:r>
        <w:rPr>
          <w:spacing w:val="-5"/>
          <w:sz w:val="24"/>
        </w:rPr>
        <w:t xml:space="preserve"> </w:t>
      </w:r>
      <w:r>
        <w:rPr>
          <w:sz w:val="24"/>
        </w:rPr>
        <w:t>Azide,</w:t>
      </w:r>
    </w:p>
    <w:p w14:paraId="226082AF" w14:textId="77777777" w:rsidR="000D14B5" w:rsidRDefault="009748A5">
      <w:pPr>
        <w:pStyle w:val="ListParagraph"/>
        <w:numPr>
          <w:ilvl w:val="0"/>
          <w:numId w:val="4"/>
        </w:numPr>
        <w:tabs>
          <w:tab w:val="left" w:pos="1612"/>
        </w:tabs>
        <w:ind w:left="1611" w:right="1219"/>
        <w:rPr>
          <w:sz w:val="24"/>
        </w:rPr>
      </w:pPr>
      <w:r>
        <w:rPr>
          <w:sz w:val="24"/>
        </w:rPr>
        <w:t>Close lid and rock sample bottle gently until mixed (1-2 minutes). Then set aside to allow the flocculate to settle below the shoulder of the</w:t>
      </w:r>
      <w:r>
        <w:rPr>
          <w:spacing w:val="-6"/>
          <w:sz w:val="24"/>
        </w:rPr>
        <w:t xml:space="preserve"> </w:t>
      </w:r>
      <w:r>
        <w:rPr>
          <w:sz w:val="24"/>
        </w:rPr>
        <w:t>bottle.</w:t>
      </w:r>
    </w:p>
    <w:p w14:paraId="6B823AE7" w14:textId="77777777" w:rsidR="000D14B5" w:rsidRDefault="009748A5">
      <w:pPr>
        <w:pStyle w:val="ListParagraph"/>
        <w:numPr>
          <w:ilvl w:val="0"/>
          <w:numId w:val="4"/>
        </w:numPr>
        <w:tabs>
          <w:tab w:val="left" w:pos="1612"/>
        </w:tabs>
        <w:spacing w:line="275" w:lineRule="exact"/>
        <w:ind w:hanging="361"/>
        <w:rPr>
          <w:sz w:val="24"/>
        </w:rPr>
      </w:pPr>
      <w:r>
        <w:rPr>
          <w:sz w:val="24"/>
        </w:rPr>
        <w:t>Add 8 drops Sulfuric</w:t>
      </w:r>
      <w:r>
        <w:rPr>
          <w:spacing w:val="-1"/>
          <w:sz w:val="24"/>
        </w:rPr>
        <w:t xml:space="preserve"> </w:t>
      </w:r>
      <w:r>
        <w:rPr>
          <w:sz w:val="24"/>
        </w:rPr>
        <w:t>Acid,</w:t>
      </w:r>
    </w:p>
    <w:p w14:paraId="7E1AAD1F" w14:textId="77777777" w:rsidR="000D14B5" w:rsidRDefault="009748A5">
      <w:pPr>
        <w:pStyle w:val="ListParagraph"/>
        <w:numPr>
          <w:ilvl w:val="0"/>
          <w:numId w:val="4"/>
        </w:numPr>
        <w:tabs>
          <w:tab w:val="left" w:pos="1612"/>
        </w:tabs>
        <w:ind w:left="1611" w:right="743"/>
        <w:rPr>
          <w:sz w:val="24"/>
        </w:rPr>
      </w:pPr>
      <w:r>
        <w:rPr>
          <w:sz w:val="24"/>
        </w:rPr>
        <w:t>Close lid, rock gently until the reagent and the precipitate have dissolved. A transparent- yellow to brown-orange color will develop. The darker the color, the higher the dissolved oxygen concentration. The sample is now “fixed” and can wait for up to 8 hours before determining DO by</w:t>
      </w:r>
      <w:r>
        <w:rPr>
          <w:spacing w:val="-5"/>
          <w:sz w:val="24"/>
        </w:rPr>
        <w:t xml:space="preserve"> </w:t>
      </w:r>
      <w:r>
        <w:rPr>
          <w:sz w:val="24"/>
        </w:rPr>
        <w:t>titration.</w:t>
      </w:r>
    </w:p>
    <w:p w14:paraId="60706C2E" w14:textId="77777777" w:rsidR="000D14B5" w:rsidRDefault="009748A5">
      <w:pPr>
        <w:pStyle w:val="ListParagraph"/>
        <w:numPr>
          <w:ilvl w:val="0"/>
          <w:numId w:val="4"/>
        </w:numPr>
        <w:tabs>
          <w:tab w:val="left" w:pos="1612"/>
        </w:tabs>
        <w:ind w:hanging="361"/>
        <w:rPr>
          <w:sz w:val="24"/>
        </w:rPr>
      </w:pPr>
      <w:r>
        <w:rPr>
          <w:sz w:val="24"/>
        </w:rPr>
        <w:t>Repeat steps a-f for second sample</w:t>
      </w:r>
      <w:r>
        <w:rPr>
          <w:spacing w:val="-3"/>
          <w:sz w:val="24"/>
        </w:rPr>
        <w:t xml:space="preserve"> </w:t>
      </w:r>
      <w:r>
        <w:rPr>
          <w:sz w:val="24"/>
        </w:rPr>
        <w:t>bottle.</w:t>
      </w:r>
    </w:p>
    <w:p w14:paraId="53F30C88" w14:textId="77777777" w:rsidR="000D14B5" w:rsidRDefault="000D14B5">
      <w:pPr>
        <w:pStyle w:val="BodyText"/>
        <w:spacing w:before="1"/>
      </w:pPr>
    </w:p>
    <w:p w14:paraId="2E34A5DC" w14:textId="77777777" w:rsidR="000D14B5" w:rsidRDefault="009748A5">
      <w:pPr>
        <w:spacing w:before="1"/>
        <w:ind w:left="531"/>
        <w:rPr>
          <w:b/>
          <w:sz w:val="24"/>
        </w:rPr>
      </w:pPr>
      <w:r>
        <w:rPr>
          <w:b/>
          <w:sz w:val="24"/>
        </w:rPr>
        <w:t>Sample Titration</w:t>
      </w:r>
    </w:p>
    <w:p w14:paraId="34CBA457" w14:textId="77777777" w:rsidR="000D14B5" w:rsidRDefault="000D14B5">
      <w:pPr>
        <w:pStyle w:val="BodyText"/>
        <w:spacing w:before="9"/>
        <w:rPr>
          <w:b/>
          <w:sz w:val="23"/>
        </w:rPr>
      </w:pPr>
    </w:p>
    <w:p w14:paraId="036C7906" w14:textId="77777777" w:rsidR="000D14B5" w:rsidRDefault="009748A5">
      <w:pPr>
        <w:pStyle w:val="ListParagraph"/>
        <w:numPr>
          <w:ilvl w:val="0"/>
          <w:numId w:val="3"/>
        </w:numPr>
        <w:tabs>
          <w:tab w:val="left" w:pos="1612"/>
        </w:tabs>
        <w:ind w:left="1611" w:right="843"/>
        <w:rPr>
          <w:sz w:val="24"/>
        </w:rPr>
      </w:pPr>
      <w:r>
        <w:rPr>
          <w:sz w:val="24"/>
        </w:rPr>
        <w:t>Fill the titration tube carefully to the 20 ml line with solution from one of the sample bottle containing a “Fixed” sample. Make sure the meniscus is just level with the top of the 20 ml</w:t>
      </w:r>
      <w:r>
        <w:rPr>
          <w:spacing w:val="-1"/>
          <w:sz w:val="24"/>
        </w:rPr>
        <w:t xml:space="preserve"> </w:t>
      </w:r>
      <w:r>
        <w:rPr>
          <w:sz w:val="24"/>
        </w:rPr>
        <w:t>line.</w:t>
      </w:r>
    </w:p>
    <w:p w14:paraId="736B7F5E" w14:textId="77777777" w:rsidR="000D14B5" w:rsidRDefault="009748A5">
      <w:pPr>
        <w:pStyle w:val="ListParagraph"/>
        <w:numPr>
          <w:ilvl w:val="0"/>
          <w:numId w:val="3"/>
        </w:numPr>
        <w:tabs>
          <w:tab w:val="left" w:pos="1612"/>
        </w:tabs>
        <w:ind w:left="1611" w:right="801"/>
        <w:rPr>
          <w:sz w:val="24"/>
        </w:rPr>
      </w:pPr>
      <w:r>
        <w:rPr>
          <w:sz w:val="24"/>
        </w:rPr>
        <w:t>Fill the titrator (plunger) with 10 mg of Sodium Thiosulfate “titrating solution.” To fill the titrator, insert the titrator into the hole in the cap of the sodium thiosulfate bottle, invert the sodium thiosulfate bottle, purge and expel the air from the titrator, and slowly withdraw the plunger until the bottom of the plunger is opposite the zero mark on the scale.</w:t>
      </w:r>
    </w:p>
    <w:p w14:paraId="7E022F15" w14:textId="77777777" w:rsidR="000D14B5" w:rsidRDefault="009748A5">
      <w:pPr>
        <w:pStyle w:val="ListParagraph"/>
        <w:numPr>
          <w:ilvl w:val="0"/>
          <w:numId w:val="3"/>
        </w:numPr>
        <w:tabs>
          <w:tab w:val="left" w:pos="1612"/>
        </w:tabs>
        <w:ind w:left="1611" w:right="768"/>
        <w:rPr>
          <w:sz w:val="24"/>
        </w:rPr>
      </w:pPr>
      <w:r>
        <w:rPr>
          <w:sz w:val="24"/>
        </w:rPr>
        <w:t>Insert the tip of the Titrator into the opening of the titration tube cap. Slowly depress the plunger to dispense the titrating solution. Gently swirl to</w:t>
      </w:r>
      <w:r>
        <w:rPr>
          <w:spacing w:val="-4"/>
          <w:sz w:val="24"/>
        </w:rPr>
        <w:t xml:space="preserve"> </w:t>
      </w:r>
      <w:r>
        <w:rPr>
          <w:sz w:val="24"/>
        </w:rPr>
        <w:t>mix.</w:t>
      </w:r>
    </w:p>
    <w:p w14:paraId="34D5353C" w14:textId="77777777" w:rsidR="000D14B5" w:rsidRDefault="009748A5">
      <w:pPr>
        <w:pStyle w:val="ListParagraph"/>
        <w:numPr>
          <w:ilvl w:val="0"/>
          <w:numId w:val="3"/>
        </w:numPr>
        <w:tabs>
          <w:tab w:val="left" w:pos="1612"/>
        </w:tabs>
        <w:ind w:left="1611" w:right="891"/>
        <w:rPr>
          <w:sz w:val="24"/>
        </w:rPr>
      </w:pPr>
      <w:r>
        <w:rPr>
          <w:sz w:val="24"/>
        </w:rPr>
        <w:t>Continue carefully adding the titrating solution until the color changes to straw yellow. If the sample solution is already faint yellow, skip step 4 and go directly to step</w:t>
      </w:r>
      <w:r>
        <w:rPr>
          <w:spacing w:val="-13"/>
          <w:sz w:val="24"/>
        </w:rPr>
        <w:t xml:space="preserve"> </w:t>
      </w:r>
      <w:r>
        <w:rPr>
          <w:sz w:val="24"/>
        </w:rPr>
        <w:t>5.</w:t>
      </w:r>
    </w:p>
    <w:p w14:paraId="72681B55" w14:textId="77777777" w:rsidR="000D14B5" w:rsidRDefault="009748A5">
      <w:pPr>
        <w:pStyle w:val="ListParagraph"/>
        <w:numPr>
          <w:ilvl w:val="0"/>
          <w:numId w:val="3"/>
        </w:numPr>
        <w:tabs>
          <w:tab w:val="left" w:pos="1612"/>
        </w:tabs>
        <w:ind w:left="1611" w:right="1127"/>
        <w:rPr>
          <w:sz w:val="24"/>
        </w:rPr>
      </w:pPr>
      <w:r>
        <w:rPr>
          <w:sz w:val="24"/>
        </w:rPr>
        <w:t>Remove the Titrator and cap. Add 8 drops of Starch Indicator Solution. The solution will turn dark bluish purple or almost</w:t>
      </w:r>
      <w:r>
        <w:rPr>
          <w:spacing w:val="-1"/>
          <w:sz w:val="24"/>
        </w:rPr>
        <w:t xml:space="preserve"> </w:t>
      </w:r>
      <w:r>
        <w:rPr>
          <w:sz w:val="24"/>
        </w:rPr>
        <w:t>black.</w:t>
      </w:r>
    </w:p>
    <w:p w14:paraId="1EED723C" w14:textId="77777777" w:rsidR="000D14B5" w:rsidRDefault="009748A5">
      <w:pPr>
        <w:pStyle w:val="ListParagraph"/>
        <w:numPr>
          <w:ilvl w:val="0"/>
          <w:numId w:val="3"/>
        </w:numPr>
        <w:tabs>
          <w:tab w:val="left" w:pos="1612"/>
        </w:tabs>
        <w:ind w:left="1611" w:right="1865"/>
        <w:rPr>
          <w:sz w:val="24"/>
        </w:rPr>
      </w:pPr>
      <w:r>
        <w:rPr>
          <w:sz w:val="24"/>
        </w:rPr>
        <w:t>Replace the cap and Titrator, and continue titrating until the blue color JUST disappears.</w:t>
      </w:r>
    </w:p>
    <w:p w14:paraId="16442012" w14:textId="77777777" w:rsidR="000D14B5" w:rsidRDefault="009748A5">
      <w:pPr>
        <w:pStyle w:val="ListParagraph"/>
        <w:numPr>
          <w:ilvl w:val="0"/>
          <w:numId w:val="3"/>
        </w:numPr>
        <w:tabs>
          <w:tab w:val="left" w:pos="1612"/>
        </w:tabs>
        <w:ind w:left="1611" w:right="974"/>
        <w:rPr>
          <w:sz w:val="24"/>
        </w:rPr>
      </w:pPr>
      <w:r>
        <w:rPr>
          <w:sz w:val="24"/>
        </w:rPr>
        <w:t>Record the total amount of Sodium Thiosulfate used. If more than one plunger is required, be sure to add both amounts in determining the final DO value. Milliliters of titrant equals mg/l dissolved</w:t>
      </w:r>
      <w:r>
        <w:rPr>
          <w:spacing w:val="-2"/>
          <w:sz w:val="24"/>
        </w:rPr>
        <w:t xml:space="preserve"> </w:t>
      </w:r>
      <w:r>
        <w:rPr>
          <w:sz w:val="24"/>
        </w:rPr>
        <w:t>oxygen.</w:t>
      </w:r>
    </w:p>
    <w:p w14:paraId="4E8F15D3" w14:textId="77777777" w:rsidR="000D14B5" w:rsidRDefault="000D14B5">
      <w:pPr>
        <w:rPr>
          <w:sz w:val="24"/>
        </w:rPr>
        <w:sectPr w:rsidR="000D14B5">
          <w:pgSz w:w="11900" w:h="16840"/>
          <w:pgMar w:top="1540" w:right="420" w:bottom="940" w:left="620" w:header="929" w:footer="743" w:gutter="0"/>
          <w:cols w:space="720"/>
        </w:sectPr>
      </w:pPr>
    </w:p>
    <w:p w14:paraId="62451DD6" w14:textId="77777777" w:rsidR="000D14B5" w:rsidRDefault="000D14B5">
      <w:pPr>
        <w:pStyle w:val="BodyText"/>
        <w:spacing w:before="4"/>
        <w:rPr>
          <w:sz w:val="16"/>
        </w:rPr>
      </w:pPr>
    </w:p>
    <w:p w14:paraId="109680F3" w14:textId="77777777" w:rsidR="000D14B5" w:rsidRDefault="009748A5">
      <w:pPr>
        <w:pStyle w:val="ListParagraph"/>
        <w:numPr>
          <w:ilvl w:val="0"/>
          <w:numId w:val="3"/>
        </w:numPr>
        <w:tabs>
          <w:tab w:val="left" w:pos="1612"/>
        </w:tabs>
        <w:spacing w:before="90"/>
        <w:ind w:right="1261"/>
        <w:rPr>
          <w:sz w:val="24"/>
        </w:rPr>
      </w:pPr>
      <w:r>
        <w:rPr>
          <w:sz w:val="24"/>
        </w:rPr>
        <w:t>Repeat steps a through g for the other sample bottle. If the DO results from the two samples vary more than 0.6 mg/l , repeat the</w:t>
      </w:r>
      <w:r>
        <w:rPr>
          <w:spacing w:val="-2"/>
          <w:sz w:val="24"/>
        </w:rPr>
        <w:t xml:space="preserve"> </w:t>
      </w:r>
      <w:r>
        <w:rPr>
          <w:sz w:val="24"/>
        </w:rPr>
        <w:t>test.</w:t>
      </w:r>
    </w:p>
    <w:p w14:paraId="78DD9475" w14:textId="77777777" w:rsidR="000D14B5" w:rsidRDefault="009748A5">
      <w:pPr>
        <w:pStyle w:val="ListParagraph"/>
        <w:numPr>
          <w:ilvl w:val="0"/>
          <w:numId w:val="3"/>
        </w:numPr>
        <w:tabs>
          <w:tab w:val="left" w:pos="1612"/>
        </w:tabs>
        <w:rPr>
          <w:sz w:val="24"/>
        </w:rPr>
      </w:pPr>
      <w:r>
        <w:rPr>
          <w:sz w:val="24"/>
        </w:rPr>
        <w:t>Calculate the Average Dissolved Oxygen from the two</w:t>
      </w:r>
      <w:r>
        <w:rPr>
          <w:spacing w:val="-4"/>
          <w:sz w:val="24"/>
        </w:rPr>
        <w:t xml:space="preserve"> </w:t>
      </w:r>
      <w:r>
        <w:rPr>
          <w:sz w:val="24"/>
        </w:rPr>
        <w:t>samples.</w:t>
      </w:r>
    </w:p>
    <w:p w14:paraId="679556D2" w14:textId="77777777" w:rsidR="000D14B5" w:rsidRDefault="000D14B5">
      <w:pPr>
        <w:pStyle w:val="BodyText"/>
        <w:spacing w:before="2"/>
      </w:pPr>
    </w:p>
    <w:p w14:paraId="67309C1D" w14:textId="77777777" w:rsidR="000D14B5" w:rsidRDefault="009748A5">
      <w:pPr>
        <w:ind w:left="532"/>
        <w:rPr>
          <w:b/>
          <w:sz w:val="24"/>
        </w:rPr>
      </w:pPr>
      <w:r>
        <w:rPr>
          <w:b/>
          <w:sz w:val="24"/>
        </w:rPr>
        <w:t>Calibrate the MS 5 using the following procedure</w:t>
      </w:r>
    </w:p>
    <w:p w14:paraId="4EE1FEF8" w14:textId="77777777" w:rsidR="000D14B5" w:rsidRDefault="000D14B5">
      <w:pPr>
        <w:pStyle w:val="BodyText"/>
        <w:spacing w:before="9"/>
        <w:rPr>
          <w:b/>
          <w:sz w:val="23"/>
        </w:rPr>
      </w:pPr>
    </w:p>
    <w:p w14:paraId="4EFF424A" w14:textId="77777777" w:rsidR="000D14B5" w:rsidRDefault="009748A5">
      <w:pPr>
        <w:pStyle w:val="ListParagraph"/>
        <w:numPr>
          <w:ilvl w:val="0"/>
          <w:numId w:val="2"/>
        </w:numPr>
        <w:tabs>
          <w:tab w:val="left" w:pos="1252"/>
        </w:tabs>
        <w:jc w:val="left"/>
        <w:rPr>
          <w:sz w:val="24"/>
        </w:rPr>
      </w:pPr>
      <w:r>
        <w:rPr>
          <w:sz w:val="24"/>
        </w:rPr>
        <w:t>Connect Minisonde 5 to Surveyor 4a with</w:t>
      </w:r>
      <w:r>
        <w:rPr>
          <w:spacing w:val="-4"/>
          <w:sz w:val="24"/>
        </w:rPr>
        <w:t xml:space="preserve"> </w:t>
      </w:r>
      <w:r>
        <w:rPr>
          <w:sz w:val="24"/>
        </w:rPr>
        <w:t>cable.</w:t>
      </w:r>
    </w:p>
    <w:p w14:paraId="319EF4B0" w14:textId="77777777" w:rsidR="000D14B5" w:rsidRDefault="009748A5">
      <w:pPr>
        <w:pStyle w:val="ListParagraph"/>
        <w:numPr>
          <w:ilvl w:val="0"/>
          <w:numId w:val="2"/>
        </w:numPr>
        <w:tabs>
          <w:tab w:val="left" w:pos="1252"/>
        </w:tabs>
        <w:spacing w:before="1"/>
        <w:jc w:val="left"/>
        <w:rPr>
          <w:sz w:val="24"/>
        </w:rPr>
      </w:pPr>
      <w:r>
        <w:rPr>
          <w:sz w:val="24"/>
        </w:rPr>
        <w:t>Record Barometric Pressure (BP) from Surveyor</w:t>
      </w:r>
      <w:r>
        <w:rPr>
          <w:spacing w:val="-3"/>
          <w:sz w:val="24"/>
        </w:rPr>
        <w:t xml:space="preserve"> </w:t>
      </w:r>
      <w:r>
        <w:rPr>
          <w:sz w:val="24"/>
        </w:rPr>
        <w:t>4a.</w:t>
      </w:r>
    </w:p>
    <w:p w14:paraId="3A1DDBAE" w14:textId="77777777" w:rsidR="000D14B5" w:rsidRDefault="009748A5">
      <w:pPr>
        <w:pStyle w:val="ListParagraph"/>
        <w:numPr>
          <w:ilvl w:val="0"/>
          <w:numId w:val="2"/>
        </w:numPr>
        <w:tabs>
          <w:tab w:val="left" w:pos="1252"/>
        </w:tabs>
        <w:ind w:right="4222"/>
        <w:jc w:val="left"/>
        <w:rPr>
          <w:sz w:val="24"/>
        </w:rPr>
      </w:pPr>
      <w:r>
        <w:rPr>
          <w:sz w:val="24"/>
        </w:rPr>
        <w:t>Use the following sequence on Surveyor 4a to calibrate. Set/Cal</w:t>
      </w:r>
    </w:p>
    <w:p w14:paraId="26817096" w14:textId="77777777" w:rsidR="000D14B5" w:rsidRDefault="009748A5">
      <w:pPr>
        <w:pStyle w:val="BodyText"/>
        <w:ind w:left="1972"/>
      </w:pPr>
      <w:r>
        <w:t>Calibrate</w:t>
      </w:r>
    </w:p>
    <w:p w14:paraId="4EC9042E" w14:textId="77777777" w:rsidR="000D14B5" w:rsidRDefault="009748A5">
      <w:pPr>
        <w:pStyle w:val="BodyText"/>
        <w:ind w:left="2692"/>
      </w:pPr>
      <w:r>
        <w:t>Sonde</w:t>
      </w:r>
    </w:p>
    <w:p w14:paraId="10B242D0" w14:textId="77777777" w:rsidR="000D14B5" w:rsidRDefault="009748A5">
      <w:pPr>
        <w:pStyle w:val="BodyText"/>
        <w:ind w:left="2692"/>
      </w:pPr>
      <w:r>
        <w:t>Scroll down to DO</w:t>
      </w:r>
    </w:p>
    <w:p w14:paraId="21B9E0D5" w14:textId="77777777" w:rsidR="000D14B5" w:rsidRDefault="009748A5">
      <w:pPr>
        <w:pStyle w:val="BodyText"/>
        <w:ind w:left="3412"/>
      </w:pPr>
      <w:r>
        <w:t>Select</w:t>
      </w:r>
    </w:p>
    <w:p w14:paraId="72F318DA" w14:textId="77777777" w:rsidR="000D14B5" w:rsidRDefault="009748A5">
      <w:pPr>
        <w:pStyle w:val="BodyText"/>
        <w:ind w:left="4852" w:right="3542" w:hanging="720"/>
      </w:pPr>
      <w:r>
        <w:t>Enter Barometric Pressure Value Done</w:t>
      </w:r>
    </w:p>
    <w:p w14:paraId="730D5C5A" w14:textId="77777777" w:rsidR="000D14B5" w:rsidRDefault="009748A5">
      <w:pPr>
        <w:pStyle w:val="BodyText"/>
        <w:ind w:left="5572" w:right="2289" w:hanging="720"/>
      </w:pPr>
      <w:r>
        <w:t>Enter DO value from Winkler titration Done</w:t>
      </w:r>
    </w:p>
    <w:p w14:paraId="629CDDF5" w14:textId="77777777" w:rsidR="000D14B5" w:rsidRDefault="009748A5">
      <w:pPr>
        <w:pStyle w:val="ListParagraph"/>
        <w:numPr>
          <w:ilvl w:val="0"/>
          <w:numId w:val="2"/>
        </w:numPr>
        <w:tabs>
          <w:tab w:val="left" w:pos="1492"/>
        </w:tabs>
        <w:ind w:left="1492" w:hanging="240"/>
        <w:jc w:val="left"/>
        <w:rPr>
          <w:sz w:val="24"/>
        </w:rPr>
      </w:pPr>
      <w:r>
        <w:rPr>
          <w:sz w:val="24"/>
        </w:rPr>
        <w:t>“Calibration Successful!” will appear on the bottom of the</w:t>
      </w:r>
      <w:r>
        <w:rPr>
          <w:spacing w:val="-4"/>
          <w:sz w:val="24"/>
        </w:rPr>
        <w:t xml:space="preserve"> </w:t>
      </w:r>
      <w:r>
        <w:rPr>
          <w:sz w:val="24"/>
        </w:rPr>
        <w:t>screen.</w:t>
      </w:r>
    </w:p>
    <w:p w14:paraId="36FBE42F" w14:textId="77777777" w:rsidR="000D14B5" w:rsidRDefault="000D14B5">
      <w:pPr>
        <w:rPr>
          <w:sz w:val="24"/>
        </w:rPr>
        <w:sectPr w:rsidR="000D14B5">
          <w:pgSz w:w="11900" w:h="16840"/>
          <w:pgMar w:top="1540" w:right="420" w:bottom="940" w:left="620" w:header="929" w:footer="743" w:gutter="0"/>
          <w:cols w:space="720"/>
        </w:sectPr>
      </w:pPr>
    </w:p>
    <w:p w14:paraId="786DB34A" w14:textId="77777777" w:rsidR="000D14B5" w:rsidRDefault="000D14B5">
      <w:pPr>
        <w:pStyle w:val="BodyText"/>
        <w:spacing w:before="5"/>
        <w:rPr>
          <w:sz w:val="26"/>
        </w:rPr>
      </w:pPr>
    </w:p>
    <w:p w14:paraId="23842462" w14:textId="77777777" w:rsidR="000D14B5" w:rsidRDefault="009748A5">
      <w:pPr>
        <w:spacing w:before="88"/>
        <w:ind w:right="198"/>
        <w:jc w:val="center"/>
        <w:rPr>
          <w:b/>
          <w:sz w:val="28"/>
        </w:rPr>
      </w:pPr>
      <w:bookmarkStart w:id="269" w:name="Appendix_I"/>
      <w:bookmarkStart w:id="270" w:name="_bookmark42"/>
      <w:bookmarkEnd w:id="269"/>
      <w:bookmarkEnd w:id="270"/>
      <w:r>
        <w:rPr>
          <w:b/>
          <w:sz w:val="28"/>
        </w:rPr>
        <w:t>Appendix I</w:t>
      </w:r>
    </w:p>
    <w:p w14:paraId="1F7478E1" w14:textId="77777777" w:rsidR="000D14B5" w:rsidRDefault="000D14B5">
      <w:pPr>
        <w:pStyle w:val="BodyText"/>
        <w:spacing w:before="7"/>
        <w:rPr>
          <w:b/>
          <w:sz w:val="23"/>
        </w:rPr>
      </w:pPr>
    </w:p>
    <w:p w14:paraId="524E08D5" w14:textId="77777777" w:rsidR="000D14B5" w:rsidRDefault="009748A5">
      <w:pPr>
        <w:pStyle w:val="BodyText"/>
        <w:ind w:right="199"/>
        <w:jc w:val="center"/>
      </w:pPr>
      <w:r>
        <w:t>YSI TEMPERATURE METER QA</w:t>
      </w:r>
    </w:p>
    <w:p w14:paraId="16B5BCF5" w14:textId="77777777" w:rsidR="000D14B5" w:rsidRDefault="000D14B5">
      <w:pPr>
        <w:pStyle w:val="BodyText"/>
        <w:spacing w:before="3"/>
        <w:rPr>
          <w:sz w:val="16"/>
        </w:rPr>
      </w:pPr>
    </w:p>
    <w:p w14:paraId="551EB3DB" w14:textId="77777777" w:rsidR="000D14B5" w:rsidRDefault="009748A5">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15E6C2E2" w14:textId="77777777" w:rsidR="000D14B5" w:rsidRDefault="000D14B5">
      <w:pPr>
        <w:pStyle w:val="BodyText"/>
        <w:spacing w:before="2"/>
        <w:rPr>
          <w:sz w:val="16"/>
        </w:rPr>
      </w:pPr>
    </w:p>
    <w:p w14:paraId="50CF2846" w14:textId="77777777" w:rsidR="000D14B5" w:rsidRDefault="009748A5">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3648ECE8"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0D14B5" w14:paraId="45BF02D5" w14:textId="77777777">
        <w:trPr>
          <w:trHeight w:val="551"/>
        </w:trPr>
        <w:tc>
          <w:tcPr>
            <w:tcW w:w="2952" w:type="dxa"/>
          </w:tcPr>
          <w:p w14:paraId="26B55434" w14:textId="77777777" w:rsidR="000D14B5" w:rsidRDefault="000D14B5">
            <w:pPr>
              <w:pStyle w:val="TableParagraph"/>
              <w:spacing w:before="8"/>
              <w:rPr>
                <w:sz w:val="23"/>
              </w:rPr>
            </w:pPr>
          </w:p>
          <w:p w14:paraId="156C1327" w14:textId="77777777" w:rsidR="000D14B5" w:rsidRDefault="009748A5">
            <w:pPr>
              <w:pStyle w:val="TableParagraph"/>
              <w:spacing w:line="259" w:lineRule="exact"/>
              <w:ind w:left="107"/>
              <w:rPr>
                <w:sz w:val="24"/>
              </w:rPr>
            </w:pPr>
            <w:r>
              <w:rPr>
                <w:sz w:val="24"/>
              </w:rPr>
              <w:t>METER NUMBER</w:t>
            </w:r>
          </w:p>
        </w:tc>
        <w:tc>
          <w:tcPr>
            <w:tcW w:w="2952" w:type="dxa"/>
          </w:tcPr>
          <w:p w14:paraId="6E2784D9" w14:textId="77777777" w:rsidR="000D14B5" w:rsidRDefault="000D14B5">
            <w:pPr>
              <w:pStyle w:val="TableParagraph"/>
              <w:spacing w:before="8"/>
              <w:rPr>
                <w:sz w:val="23"/>
              </w:rPr>
            </w:pPr>
          </w:p>
          <w:p w14:paraId="7D20762F" w14:textId="77777777" w:rsidR="000D14B5" w:rsidRDefault="009748A5">
            <w:pPr>
              <w:pStyle w:val="TableParagraph"/>
              <w:spacing w:line="259" w:lineRule="exact"/>
              <w:ind w:left="107"/>
              <w:rPr>
                <w:sz w:val="24"/>
              </w:rPr>
            </w:pPr>
            <w:r>
              <w:rPr>
                <w:sz w:val="24"/>
              </w:rPr>
              <w:t>MODEL NUMBER</w:t>
            </w:r>
          </w:p>
        </w:tc>
        <w:tc>
          <w:tcPr>
            <w:tcW w:w="2952" w:type="dxa"/>
          </w:tcPr>
          <w:p w14:paraId="6162E4EE" w14:textId="77777777" w:rsidR="000D14B5" w:rsidRDefault="000D14B5">
            <w:pPr>
              <w:pStyle w:val="TableParagraph"/>
              <w:spacing w:before="8"/>
              <w:rPr>
                <w:sz w:val="23"/>
              </w:rPr>
            </w:pPr>
          </w:p>
          <w:p w14:paraId="29F5620B" w14:textId="77777777" w:rsidR="000D14B5" w:rsidRDefault="009748A5">
            <w:pPr>
              <w:pStyle w:val="TableParagraph"/>
              <w:spacing w:line="259" w:lineRule="exact"/>
              <w:ind w:left="107"/>
              <w:rPr>
                <w:sz w:val="24"/>
              </w:rPr>
            </w:pPr>
            <w:r>
              <w:rPr>
                <w:sz w:val="24"/>
              </w:rPr>
              <w:t>TEMPERATURE</w:t>
            </w:r>
          </w:p>
        </w:tc>
      </w:tr>
      <w:tr w:rsidR="000D14B5" w14:paraId="379B3A21" w14:textId="77777777">
        <w:trPr>
          <w:trHeight w:val="552"/>
        </w:trPr>
        <w:tc>
          <w:tcPr>
            <w:tcW w:w="2952" w:type="dxa"/>
          </w:tcPr>
          <w:p w14:paraId="4BDC801E" w14:textId="77777777" w:rsidR="000D14B5" w:rsidRDefault="000D14B5">
            <w:pPr>
              <w:pStyle w:val="TableParagraph"/>
            </w:pPr>
          </w:p>
        </w:tc>
        <w:tc>
          <w:tcPr>
            <w:tcW w:w="2952" w:type="dxa"/>
          </w:tcPr>
          <w:p w14:paraId="652BD776" w14:textId="77777777" w:rsidR="000D14B5" w:rsidRDefault="000D14B5">
            <w:pPr>
              <w:pStyle w:val="TableParagraph"/>
            </w:pPr>
          </w:p>
        </w:tc>
        <w:tc>
          <w:tcPr>
            <w:tcW w:w="2952" w:type="dxa"/>
          </w:tcPr>
          <w:p w14:paraId="5DF5BE87" w14:textId="77777777" w:rsidR="000D14B5" w:rsidRDefault="000D14B5">
            <w:pPr>
              <w:pStyle w:val="TableParagraph"/>
            </w:pPr>
          </w:p>
        </w:tc>
      </w:tr>
      <w:tr w:rsidR="000D14B5" w14:paraId="37050014" w14:textId="77777777">
        <w:trPr>
          <w:trHeight w:val="551"/>
        </w:trPr>
        <w:tc>
          <w:tcPr>
            <w:tcW w:w="2952" w:type="dxa"/>
          </w:tcPr>
          <w:p w14:paraId="5911CBD8" w14:textId="77777777" w:rsidR="000D14B5" w:rsidRDefault="000D14B5">
            <w:pPr>
              <w:pStyle w:val="TableParagraph"/>
            </w:pPr>
          </w:p>
        </w:tc>
        <w:tc>
          <w:tcPr>
            <w:tcW w:w="2952" w:type="dxa"/>
          </w:tcPr>
          <w:p w14:paraId="1AC5FEBA" w14:textId="77777777" w:rsidR="000D14B5" w:rsidRDefault="000D14B5">
            <w:pPr>
              <w:pStyle w:val="TableParagraph"/>
            </w:pPr>
          </w:p>
        </w:tc>
        <w:tc>
          <w:tcPr>
            <w:tcW w:w="2952" w:type="dxa"/>
          </w:tcPr>
          <w:p w14:paraId="38C9F692" w14:textId="77777777" w:rsidR="000D14B5" w:rsidRDefault="000D14B5">
            <w:pPr>
              <w:pStyle w:val="TableParagraph"/>
            </w:pPr>
          </w:p>
        </w:tc>
      </w:tr>
      <w:tr w:rsidR="000D14B5" w14:paraId="2B29AE41" w14:textId="77777777">
        <w:trPr>
          <w:trHeight w:val="551"/>
        </w:trPr>
        <w:tc>
          <w:tcPr>
            <w:tcW w:w="2952" w:type="dxa"/>
          </w:tcPr>
          <w:p w14:paraId="55E0CC37" w14:textId="77777777" w:rsidR="000D14B5" w:rsidRDefault="000D14B5">
            <w:pPr>
              <w:pStyle w:val="TableParagraph"/>
            </w:pPr>
          </w:p>
        </w:tc>
        <w:tc>
          <w:tcPr>
            <w:tcW w:w="2952" w:type="dxa"/>
          </w:tcPr>
          <w:p w14:paraId="2C0748BA" w14:textId="77777777" w:rsidR="000D14B5" w:rsidRDefault="000D14B5">
            <w:pPr>
              <w:pStyle w:val="TableParagraph"/>
            </w:pPr>
          </w:p>
        </w:tc>
        <w:tc>
          <w:tcPr>
            <w:tcW w:w="2952" w:type="dxa"/>
          </w:tcPr>
          <w:p w14:paraId="2E7DCCE1" w14:textId="77777777" w:rsidR="000D14B5" w:rsidRDefault="000D14B5">
            <w:pPr>
              <w:pStyle w:val="TableParagraph"/>
            </w:pPr>
          </w:p>
        </w:tc>
      </w:tr>
      <w:tr w:rsidR="000D14B5" w14:paraId="3A5EE297" w14:textId="77777777">
        <w:trPr>
          <w:trHeight w:val="552"/>
        </w:trPr>
        <w:tc>
          <w:tcPr>
            <w:tcW w:w="2952" w:type="dxa"/>
          </w:tcPr>
          <w:p w14:paraId="790EB745" w14:textId="77777777" w:rsidR="000D14B5" w:rsidRDefault="000D14B5">
            <w:pPr>
              <w:pStyle w:val="TableParagraph"/>
            </w:pPr>
          </w:p>
        </w:tc>
        <w:tc>
          <w:tcPr>
            <w:tcW w:w="2952" w:type="dxa"/>
          </w:tcPr>
          <w:p w14:paraId="4499D318" w14:textId="77777777" w:rsidR="000D14B5" w:rsidRDefault="000D14B5">
            <w:pPr>
              <w:pStyle w:val="TableParagraph"/>
            </w:pPr>
          </w:p>
        </w:tc>
        <w:tc>
          <w:tcPr>
            <w:tcW w:w="2952" w:type="dxa"/>
          </w:tcPr>
          <w:p w14:paraId="5C441177" w14:textId="77777777" w:rsidR="000D14B5" w:rsidRDefault="000D14B5">
            <w:pPr>
              <w:pStyle w:val="TableParagraph"/>
            </w:pPr>
          </w:p>
        </w:tc>
      </w:tr>
      <w:tr w:rsidR="000D14B5" w14:paraId="6E3A687E" w14:textId="77777777">
        <w:trPr>
          <w:trHeight w:val="551"/>
        </w:trPr>
        <w:tc>
          <w:tcPr>
            <w:tcW w:w="2952" w:type="dxa"/>
          </w:tcPr>
          <w:p w14:paraId="652784F5" w14:textId="77777777" w:rsidR="000D14B5" w:rsidRDefault="000D14B5">
            <w:pPr>
              <w:pStyle w:val="TableParagraph"/>
            </w:pPr>
          </w:p>
        </w:tc>
        <w:tc>
          <w:tcPr>
            <w:tcW w:w="2952" w:type="dxa"/>
          </w:tcPr>
          <w:p w14:paraId="38249D7F" w14:textId="77777777" w:rsidR="000D14B5" w:rsidRDefault="000D14B5">
            <w:pPr>
              <w:pStyle w:val="TableParagraph"/>
            </w:pPr>
          </w:p>
        </w:tc>
        <w:tc>
          <w:tcPr>
            <w:tcW w:w="2952" w:type="dxa"/>
          </w:tcPr>
          <w:p w14:paraId="6FBAD997" w14:textId="77777777" w:rsidR="000D14B5" w:rsidRDefault="000D14B5">
            <w:pPr>
              <w:pStyle w:val="TableParagraph"/>
            </w:pPr>
          </w:p>
        </w:tc>
      </w:tr>
      <w:tr w:rsidR="000D14B5" w14:paraId="1A157E9B" w14:textId="77777777">
        <w:trPr>
          <w:trHeight w:val="551"/>
        </w:trPr>
        <w:tc>
          <w:tcPr>
            <w:tcW w:w="2952" w:type="dxa"/>
          </w:tcPr>
          <w:p w14:paraId="51C7A6AE" w14:textId="77777777" w:rsidR="000D14B5" w:rsidRDefault="000D14B5">
            <w:pPr>
              <w:pStyle w:val="TableParagraph"/>
            </w:pPr>
          </w:p>
        </w:tc>
        <w:tc>
          <w:tcPr>
            <w:tcW w:w="2952" w:type="dxa"/>
          </w:tcPr>
          <w:p w14:paraId="73523341" w14:textId="77777777" w:rsidR="000D14B5" w:rsidRDefault="000D14B5">
            <w:pPr>
              <w:pStyle w:val="TableParagraph"/>
            </w:pPr>
          </w:p>
        </w:tc>
        <w:tc>
          <w:tcPr>
            <w:tcW w:w="2952" w:type="dxa"/>
          </w:tcPr>
          <w:p w14:paraId="338540D8" w14:textId="77777777" w:rsidR="000D14B5" w:rsidRDefault="000D14B5">
            <w:pPr>
              <w:pStyle w:val="TableParagraph"/>
            </w:pPr>
          </w:p>
        </w:tc>
      </w:tr>
      <w:tr w:rsidR="000D14B5" w14:paraId="5569FB30" w14:textId="77777777">
        <w:trPr>
          <w:trHeight w:val="552"/>
        </w:trPr>
        <w:tc>
          <w:tcPr>
            <w:tcW w:w="2952" w:type="dxa"/>
          </w:tcPr>
          <w:p w14:paraId="45A6B582" w14:textId="77777777" w:rsidR="000D14B5" w:rsidRDefault="000D14B5">
            <w:pPr>
              <w:pStyle w:val="TableParagraph"/>
            </w:pPr>
          </w:p>
        </w:tc>
        <w:tc>
          <w:tcPr>
            <w:tcW w:w="2952" w:type="dxa"/>
          </w:tcPr>
          <w:p w14:paraId="278E14B8" w14:textId="77777777" w:rsidR="000D14B5" w:rsidRDefault="000D14B5">
            <w:pPr>
              <w:pStyle w:val="TableParagraph"/>
            </w:pPr>
          </w:p>
        </w:tc>
        <w:tc>
          <w:tcPr>
            <w:tcW w:w="2952" w:type="dxa"/>
          </w:tcPr>
          <w:p w14:paraId="10BD9E2E" w14:textId="77777777" w:rsidR="000D14B5" w:rsidRDefault="000D14B5">
            <w:pPr>
              <w:pStyle w:val="TableParagraph"/>
            </w:pPr>
          </w:p>
        </w:tc>
      </w:tr>
      <w:tr w:rsidR="000D14B5" w14:paraId="56007D20" w14:textId="77777777">
        <w:trPr>
          <w:trHeight w:val="551"/>
        </w:trPr>
        <w:tc>
          <w:tcPr>
            <w:tcW w:w="2952" w:type="dxa"/>
          </w:tcPr>
          <w:p w14:paraId="5DD64E48" w14:textId="77777777" w:rsidR="000D14B5" w:rsidRDefault="000D14B5">
            <w:pPr>
              <w:pStyle w:val="TableParagraph"/>
            </w:pPr>
          </w:p>
        </w:tc>
        <w:tc>
          <w:tcPr>
            <w:tcW w:w="2952" w:type="dxa"/>
          </w:tcPr>
          <w:p w14:paraId="018604F0" w14:textId="77777777" w:rsidR="000D14B5" w:rsidRDefault="000D14B5">
            <w:pPr>
              <w:pStyle w:val="TableParagraph"/>
            </w:pPr>
          </w:p>
        </w:tc>
        <w:tc>
          <w:tcPr>
            <w:tcW w:w="2952" w:type="dxa"/>
          </w:tcPr>
          <w:p w14:paraId="0D782A6E" w14:textId="77777777" w:rsidR="000D14B5" w:rsidRDefault="000D14B5">
            <w:pPr>
              <w:pStyle w:val="TableParagraph"/>
            </w:pPr>
          </w:p>
        </w:tc>
      </w:tr>
      <w:tr w:rsidR="000D14B5" w14:paraId="77771AE0" w14:textId="77777777">
        <w:trPr>
          <w:trHeight w:val="551"/>
        </w:trPr>
        <w:tc>
          <w:tcPr>
            <w:tcW w:w="2952" w:type="dxa"/>
          </w:tcPr>
          <w:p w14:paraId="6BCD1EAF" w14:textId="77777777" w:rsidR="000D14B5" w:rsidRDefault="000D14B5">
            <w:pPr>
              <w:pStyle w:val="TableParagraph"/>
            </w:pPr>
          </w:p>
        </w:tc>
        <w:tc>
          <w:tcPr>
            <w:tcW w:w="2952" w:type="dxa"/>
          </w:tcPr>
          <w:p w14:paraId="371F10DE" w14:textId="77777777" w:rsidR="000D14B5" w:rsidRDefault="000D14B5">
            <w:pPr>
              <w:pStyle w:val="TableParagraph"/>
            </w:pPr>
          </w:p>
        </w:tc>
        <w:tc>
          <w:tcPr>
            <w:tcW w:w="2952" w:type="dxa"/>
          </w:tcPr>
          <w:p w14:paraId="3DD6E0B3" w14:textId="77777777" w:rsidR="000D14B5" w:rsidRDefault="000D14B5">
            <w:pPr>
              <w:pStyle w:val="TableParagraph"/>
            </w:pPr>
          </w:p>
        </w:tc>
      </w:tr>
      <w:tr w:rsidR="000D14B5" w14:paraId="2F36DDD6" w14:textId="77777777">
        <w:trPr>
          <w:trHeight w:val="551"/>
        </w:trPr>
        <w:tc>
          <w:tcPr>
            <w:tcW w:w="2952" w:type="dxa"/>
          </w:tcPr>
          <w:p w14:paraId="2F4EFA23" w14:textId="77777777" w:rsidR="000D14B5" w:rsidRDefault="000D14B5">
            <w:pPr>
              <w:pStyle w:val="TableParagraph"/>
            </w:pPr>
          </w:p>
        </w:tc>
        <w:tc>
          <w:tcPr>
            <w:tcW w:w="2952" w:type="dxa"/>
          </w:tcPr>
          <w:p w14:paraId="03DEE6D0" w14:textId="77777777" w:rsidR="000D14B5" w:rsidRDefault="000D14B5">
            <w:pPr>
              <w:pStyle w:val="TableParagraph"/>
            </w:pPr>
          </w:p>
        </w:tc>
        <w:tc>
          <w:tcPr>
            <w:tcW w:w="2952" w:type="dxa"/>
          </w:tcPr>
          <w:p w14:paraId="194961BA" w14:textId="77777777" w:rsidR="000D14B5" w:rsidRDefault="000D14B5">
            <w:pPr>
              <w:pStyle w:val="TableParagraph"/>
            </w:pPr>
          </w:p>
        </w:tc>
      </w:tr>
      <w:tr w:rsidR="000D14B5" w14:paraId="24E3C864" w14:textId="77777777">
        <w:trPr>
          <w:trHeight w:val="552"/>
        </w:trPr>
        <w:tc>
          <w:tcPr>
            <w:tcW w:w="2952" w:type="dxa"/>
          </w:tcPr>
          <w:p w14:paraId="66E9163C" w14:textId="77777777" w:rsidR="000D14B5" w:rsidRDefault="000D14B5">
            <w:pPr>
              <w:pStyle w:val="TableParagraph"/>
            </w:pPr>
          </w:p>
        </w:tc>
        <w:tc>
          <w:tcPr>
            <w:tcW w:w="2952" w:type="dxa"/>
          </w:tcPr>
          <w:p w14:paraId="1706DE2E" w14:textId="77777777" w:rsidR="000D14B5" w:rsidRDefault="000D14B5">
            <w:pPr>
              <w:pStyle w:val="TableParagraph"/>
            </w:pPr>
          </w:p>
        </w:tc>
        <w:tc>
          <w:tcPr>
            <w:tcW w:w="2952" w:type="dxa"/>
          </w:tcPr>
          <w:p w14:paraId="7D865124" w14:textId="77777777" w:rsidR="000D14B5" w:rsidRDefault="000D14B5">
            <w:pPr>
              <w:pStyle w:val="TableParagraph"/>
            </w:pPr>
          </w:p>
        </w:tc>
      </w:tr>
      <w:tr w:rsidR="000D14B5" w14:paraId="2D4B370D" w14:textId="77777777">
        <w:trPr>
          <w:trHeight w:val="551"/>
        </w:trPr>
        <w:tc>
          <w:tcPr>
            <w:tcW w:w="2952" w:type="dxa"/>
          </w:tcPr>
          <w:p w14:paraId="518B76F9" w14:textId="77777777" w:rsidR="000D14B5" w:rsidRDefault="000D14B5">
            <w:pPr>
              <w:pStyle w:val="TableParagraph"/>
            </w:pPr>
          </w:p>
        </w:tc>
        <w:tc>
          <w:tcPr>
            <w:tcW w:w="2952" w:type="dxa"/>
          </w:tcPr>
          <w:p w14:paraId="6E6015B5" w14:textId="77777777" w:rsidR="000D14B5" w:rsidRDefault="000D14B5">
            <w:pPr>
              <w:pStyle w:val="TableParagraph"/>
            </w:pPr>
          </w:p>
        </w:tc>
        <w:tc>
          <w:tcPr>
            <w:tcW w:w="2952" w:type="dxa"/>
          </w:tcPr>
          <w:p w14:paraId="772DA621" w14:textId="77777777" w:rsidR="000D14B5" w:rsidRDefault="000D14B5">
            <w:pPr>
              <w:pStyle w:val="TableParagraph"/>
            </w:pPr>
          </w:p>
        </w:tc>
      </w:tr>
      <w:tr w:rsidR="000D14B5" w14:paraId="72DD1AE2" w14:textId="77777777">
        <w:trPr>
          <w:trHeight w:val="551"/>
        </w:trPr>
        <w:tc>
          <w:tcPr>
            <w:tcW w:w="2952" w:type="dxa"/>
          </w:tcPr>
          <w:p w14:paraId="398BB953" w14:textId="77777777" w:rsidR="000D14B5" w:rsidRDefault="000D14B5">
            <w:pPr>
              <w:pStyle w:val="TableParagraph"/>
            </w:pPr>
          </w:p>
        </w:tc>
        <w:tc>
          <w:tcPr>
            <w:tcW w:w="2952" w:type="dxa"/>
          </w:tcPr>
          <w:p w14:paraId="4051898E" w14:textId="77777777" w:rsidR="000D14B5" w:rsidRDefault="000D14B5">
            <w:pPr>
              <w:pStyle w:val="TableParagraph"/>
            </w:pPr>
          </w:p>
        </w:tc>
        <w:tc>
          <w:tcPr>
            <w:tcW w:w="2952" w:type="dxa"/>
          </w:tcPr>
          <w:p w14:paraId="1316F5B7" w14:textId="77777777" w:rsidR="000D14B5" w:rsidRDefault="000D14B5">
            <w:pPr>
              <w:pStyle w:val="TableParagraph"/>
            </w:pPr>
          </w:p>
        </w:tc>
      </w:tr>
      <w:tr w:rsidR="000D14B5" w14:paraId="45A10EB8" w14:textId="77777777">
        <w:trPr>
          <w:trHeight w:val="552"/>
        </w:trPr>
        <w:tc>
          <w:tcPr>
            <w:tcW w:w="2952" w:type="dxa"/>
          </w:tcPr>
          <w:p w14:paraId="275D5327" w14:textId="77777777" w:rsidR="000D14B5" w:rsidRDefault="000D14B5">
            <w:pPr>
              <w:pStyle w:val="TableParagraph"/>
            </w:pPr>
          </w:p>
        </w:tc>
        <w:tc>
          <w:tcPr>
            <w:tcW w:w="2952" w:type="dxa"/>
          </w:tcPr>
          <w:p w14:paraId="424BCD2B" w14:textId="77777777" w:rsidR="000D14B5" w:rsidRDefault="000D14B5">
            <w:pPr>
              <w:pStyle w:val="TableParagraph"/>
            </w:pPr>
          </w:p>
        </w:tc>
        <w:tc>
          <w:tcPr>
            <w:tcW w:w="2952" w:type="dxa"/>
          </w:tcPr>
          <w:p w14:paraId="710AC7D4" w14:textId="77777777" w:rsidR="000D14B5" w:rsidRDefault="000D14B5">
            <w:pPr>
              <w:pStyle w:val="TableParagraph"/>
            </w:pPr>
          </w:p>
        </w:tc>
      </w:tr>
      <w:tr w:rsidR="000D14B5" w14:paraId="28149151" w14:textId="77777777">
        <w:trPr>
          <w:trHeight w:val="551"/>
        </w:trPr>
        <w:tc>
          <w:tcPr>
            <w:tcW w:w="2952" w:type="dxa"/>
          </w:tcPr>
          <w:p w14:paraId="4EBE88AD" w14:textId="77777777" w:rsidR="000D14B5" w:rsidRDefault="000D14B5">
            <w:pPr>
              <w:pStyle w:val="TableParagraph"/>
            </w:pPr>
          </w:p>
        </w:tc>
        <w:tc>
          <w:tcPr>
            <w:tcW w:w="2952" w:type="dxa"/>
          </w:tcPr>
          <w:p w14:paraId="7E8E3AE6" w14:textId="77777777" w:rsidR="000D14B5" w:rsidRDefault="000D14B5">
            <w:pPr>
              <w:pStyle w:val="TableParagraph"/>
            </w:pPr>
          </w:p>
        </w:tc>
        <w:tc>
          <w:tcPr>
            <w:tcW w:w="2952" w:type="dxa"/>
          </w:tcPr>
          <w:p w14:paraId="31767288" w14:textId="77777777" w:rsidR="000D14B5" w:rsidRDefault="000D14B5">
            <w:pPr>
              <w:pStyle w:val="TableParagraph"/>
            </w:pPr>
          </w:p>
        </w:tc>
      </w:tr>
      <w:tr w:rsidR="000D14B5" w14:paraId="73EBC820" w14:textId="77777777">
        <w:trPr>
          <w:trHeight w:val="551"/>
        </w:trPr>
        <w:tc>
          <w:tcPr>
            <w:tcW w:w="2952" w:type="dxa"/>
          </w:tcPr>
          <w:p w14:paraId="381795F6" w14:textId="77777777" w:rsidR="000D14B5" w:rsidRDefault="000D14B5">
            <w:pPr>
              <w:pStyle w:val="TableParagraph"/>
            </w:pPr>
          </w:p>
        </w:tc>
        <w:tc>
          <w:tcPr>
            <w:tcW w:w="2952" w:type="dxa"/>
          </w:tcPr>
          <w:p w14:paraId="7BE0C76B" w14:textId="77777777" w:rsidR="000D14B5" w:rsidRDefault="000D14B5">
            <w:pPr>
              <w:pStyle w:val="TableParagraph"/>
            </w:pPr>
          </w:p>
        </w:tc>
        <w:tc>
          <w:tcPr>
            <w:tcW w:w="2952" w:type="dxa"/>
          </w:tcPr>
          <w:p w14:paraId="794F57E4" w14:textId="77777777" w:rsidR="000D14B5" w:rsidRDefault="000D14B5">
            <w:pPr>
              <w:pStyle w:val="TableParagraph"/>
            </w:pPr>
          </w:p>
        </w:tc>
      </w:tr>
      <w:tr w:rsidR="000D14B5" w14:paraId="50A87BA7" w14:textId="77777777">
        <w:trPr>
          <w:trHeight w:val="552"/>
        </w:trPr>
        <w:tc>
          <w:tcPr>
            <w:tcW w:w="2952" w:type="dxa"/>
          </w:tcPr>
          <w:p w14:paraId="37696F08" w14:textId="77777777" w:rsidR="000D14B5" w:rsidRDefault="000D14B5">
            <w:pPr>
              <w:pStyle w:val="TableParagraph"/>
            </w:pPr>
          </w:p>
        </w:tc>
        <w:tc>
          <w:tcPr>
            <w:tcW w:w="2952" w:type="dxa"/>
          </w:tcPr>
          <w:p w14:paraId="62D5660A" w14:textId="77777777" w:rsidR="000D14B5" w:rsidRDefault="000D14B5">
            <w:pPr>
              <w:pStyle w:val="TableParagraph"/>
            </w:pPr>
          </w:p>
        </w:tc>
        <w:tc>
          <w:tcPr>
            <w:tcW w:w="2952" w:type="dxa"/>
          </w:tcPr>
          <w:p w14:paraId="2FB86932" w14:textId="77777777" w:rsidR="000D14B5" w:rsidRDefault="000D14B5">
            <w:pPr>
              <w:pStyle w:val="TableParagraph"/>
            </w:pPr>
          </w:p>
        </w:tc>
      </w:tr>
    </w:tbl>
    <w:p w14:paraId="6A9CA35C" w14:textId="77777777" w:rsidR="000D14B5" w:rsidRDefault="000D14B5">
      <w:pPr>
        <w:sectPr w:rsidR="000D14B5">
          <w:headerReference w:type="default" r:id="rId78"/>
          <w:footerReference w:type="default" r:id="rId79"/>
          <w:pgSz w:w="11900" w:h="16840"/>
          <w:pgMar w:top="1320" w:right="420" w:bottom="940" w:left="620" w:header="929" w:footer="744" w:gutter="0"/>
          <w:cols w:space="720"/>
        </w:sectPr>
      </w:pPr>
    </w:p>
    <w:p w14:paraId="1633FDA1" w14:textId="77777777" w:rsidR="000D14B5" w:rsidRDefault="000D14B5">
      <w:pPr>
        <w:pStyle w:val="BodyText"/>
        <w:spacing w:before="5"/>
        <w:rPr>
          <w:sz w:val="26"/>
        </w:rPr>
      </w:pPr>
    </w:p>
    <w:p w14:paraId="6395D0F8" w14:textId="77777777" w:rsidR="000D14B5" w:rsidRDefault="009748A5">
      <w:pPr>
        <w:spacing w:before="88"/>
        <w:ind w:right="198"/>
        <w:jc w:val="center"/>
        <w:rPr>
          <w:b/>
          <w:sz w:val="28"/>
        </w:rPr>
      </w:pPr>
      <w:bookmarkStart w:id="271" w:name="Appendix_J"/>
      <w:bookmarkStart w:id="272" w:name="_bookmark43"/>
      <w:bookmarkEnd w:id="271"/>
      <w:bookmarkEnd w:id="272"/>
      <w:r>
        <w:rPr>
          <w:b/>
          <w:sz w:val="28"/>
        </w:rPr>
        <w:t>Appendix J</w:t>
      </w:r>
    </w:p>
    <w:p w14:paraId="057E9EE0" w14:textId="77777777" w:rsidR="000D14B5" w:rsidRDefault="000D14B5">
      <w:pPr>
        <w:pStyle w:val="BodyText"/>
        <w:spacing w:before="10"/>
        <w:rPr>
          <w:b/>
          <w:sz w:val="23"/>
        </w:rPr>
      </w:pPr>
    </w:p>
    <w:p w14:paraId="65A1B69D" w14:textId="77777777" w:rsidR="000D14B5" w:rsidRDefault="009748A5">
      <w:pPr>
        <w:ind w:right="198"/>
        <w:jc w:val="center"/>
        <w:rPr>
          <w:b/>
          <w:sz w:val="24"/>
        </w:rPr>
      </w:pPr>
      <w:r>
        <w:rPr>
          <w:b/>
          <w:sz w:val="24"/>
        </w:rPr>
        <w:t>Calibration Standards Record Form (KWF: WQ Form 2)</w:t>
      </w:r>
    </w:p>
    <w:p w14:paraId="07E78A91" w14:textId="77777777" w:rsidR="000D14B5" w:rsidRDefault="000D14B5">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0D14B5" w14:paraId="5176E80A" w14:textId="77777777">
        <w:trPr>
          <w:trHeight w:val="476"/>
        </w:trPr>
        <w:tc>
          <w:tcPr>
            <w:tcW w:w="1265" w:type="dxa"/>
          </w:tcPr>
          <w:p w14:paraId="58BB94DF" w14:textId="77777777" w:rsidR="000D14B5" w:rsidRDefault="009748A5">
            <w:pPr>
              <w:pStyle w:val="TableParagraph"/>
              <w:spacing w:before="44"/>
              <w:ind w:left="405"/>
              <w:rPr>
                <w:sz w:val="24"/>
              </w:rPr>
            </w:pPr>
            <w:bookmarkStart w:id="273" w:name="Date"/>
            <w:bookmarkEnd w:id="273"/>
            <w:r>
              <w:rPr>
                <w:sz w:val="24"/>
              </w:rPr>
              <w:t>Date</w:t>
            </w:r>
          </w:p>
        </w:tc>
        <w:tc>
          <w:tcPr>
            <w:tcW w:w="1266" w:type="dxa"/>
          </w:tcPr>
          <w:p w14:paraId="2F4B11B2" w14:textId="77777777" w:rsidR="000D14B5" w:rsidRDefault="009748A5">
            <w:pPr>
              <w:pStyle w:val="TableParagraph"/>
              <w:spacing w:line="274" w:lineRule="exact"/>
              <w:ind w:left="107"/>
              <w:rPr>
                <w:sz w:val="24"/>
              </w:rPr>
            </w:pPr>
            <w:r>
              <w:rPr>
                <w:sz w:val="24"/>
              </w:rPr>
              <w:t>Time</w:t>
            </w:r>
          </w:p>
        </w:tc>
        <w:tc>
          <w:tcPr>
            <w:tcW w:w="1265" w:type="dxa"/>
          </w:tcPr>
          <w:p w14:paraId="6DF2959B" w14:textId="77777777" w:rsidR="000D14B5" w:rsidRDefault="009748A5">
            <w:pPr>
              <w:pStyle w:val="TableParagraph"/>
              <w:spacing w:line="274" w:lineRule="exact"/>
              <w:ind w:left="107"/>
              <w:rPr>
                <w:sz w:val="24"/>
              </w:rPr>
            </w:pPr>
            <w:r>
              <w:rPr>
                <w:sz w:val="24"/>
              </w:rPr>
              <w:t>Action</w:t>
            </w:r>
          </w:p>
        </w:tc>
        <w:tc>
          <w:tcPr>
            <w:tcW w:w="1265" w:type="dxa"/>
          </w:tcPr>
          <w:p w14:paraId="0E624124" w14:textId="77777777" w:rsidR="000D14B5" w:rsidRDefault="009748A5">
            <w:pPr>
              <w:pStyle w:val="TableParagraph"/>
              <w:spacing w:line="274" w:lineRule="exact"/>
              <w:ind w:left="107"/>
              <w:rPr>
                <w:sz w:val="24"/>
              </w:rPr>
            </w:pPr>
            <w:r>
              <w:rPr>
                <w:sz w:val="24"/>
              </w:rPr>
              <w:t>Parameter</w:t>
            </w:r>
          </w:p>
        </w:tc>
        <w:tc>
          <w:tcPr>
            <w:tcW w:w="1576" w:type="dxa"/>
          </w:tcPr>
          <w:p w14:paraId="6A69AFDB" w14:textId="77777777" w:rsidR="000D14B5" w:rsidRDefault="009748A5">
            <w:pPr>
              <w:pStyle w:val="TableParagraph"/>
              <w:spacing w:line="274" w:lineRule="exact"/>
              <w:ind w:left="107"/>
              <w:rPr>
                <w:sz w:val="24"/>
              </w:rPr>
            </w:pPr>
            <w:r>
              <w:rPr>
                <w:sz w:val="24"/>
              </w:rPr>
              <w:t>Concentration</w:t>
            </w:r>
          </w:p>
        </w:tc>
        <w:tc>
          <w:tcPr>
            <w:tcW w:w="1265" w:type="dxa"/>
          </w:tcPr>
          <w:p w14:paraId="738C6415" w14:textId="77777777" w:rsidR="000D14B5" w:rsidRDefault="009748A5">
            <w:pPr>
              <w:pStyle w:val="TableParagraph"/>
              <w:spacing w:line="274" w:lineRule="exact"/>
              <w:ind w:left="106"/>
              <w:rPr>
                <w:sz w:val="24"/>
              </w:rPr>
            </w:pPr>
            <w:r>
              <w:rPr>
                <w:sz w:val="24"/>
              </w:rPr>
              <w:t>Lot</w:t>
            </w:r>
          </w:p>
        </w:tc>
        <w:tc>
          <w:tcPr>
            <w:tcW w:w="1266" w:type="dxa"/>
          </w:tcPr>
          <w:p w14:paraId="6BE87FAC" w14:textId="77777777" w:rsidR="000D14B5" w:rsidRDefault="009748A5">
            <w:pPr>
              <w:pStyle w:val="TableParagraph"/>
              <w:spacing w:line="274" w:lineRule="exact"/>
              <w:ind w:left="106"/>
              <w:rPr>
                <w:sz w:val="24"/>
              </w:rPr>
            </w:pPr>
            <w:r>
              <w:rPr>
                <w:sz w:val="24"/>
              </w:rPr>
              <w:t>Expiration</w:t>
            </w:r>
          </w:p>
        </w:tc>
      </w:tr>
      <w:tr w:rsidR="000D14B5" w14:paraId="2E8D733F" w14:textId="77777777">
        <w:trPr>
          <w:trHeight w:val="276"/>
        </w:trPr>
        <w:tc>
          <w:tcPr>
            <w:tcW w:w="1265" w:type="dxa"/>
          </w:tcPr>
          <w:p w14:paraId="59B09987" w14:textId="77777777" w:rsidR="000D14B5" w:rsidRDefault="000D14B5">
            <w:pPr>
              <w:pStyle w:val="TableParagraph"/>
              <w:rPr>
                <w:sz w:val="20"/>
              </w:rPr>
            </w:pPr>
          </w:p>
        </w:tc>
        <w:tc>
          <w:tcPr>
            <w:tcW w:w="1266" w:type="dxa"/>
          </w:tcPr>
          <w:p w14:paraId="66FEBE56" w14:textId="77777777" w:rsidR="000D14B5" w:rsidRDefault="000D14B5">
            <w:pPr>
              <w:pStyle w:val="TableParagraph"/>
              <w:rPr>
                <w:sz w:val="20"/>
              </w:rPr>
            </w:pPr>
          </w:p>
        </w:tc>
        <w:tc>
          <w:tcPr>
            <w:tcW w:w="1265" w:type="dxa"/>
          </w:tcPr>
          <w:p w14:paraId="55D8D177" w14:textId="77777777" w:rsidR="000D14B5" w:rsidRDefault="000D14B5">
            <w:pPr>
              <w:pStyle w:val="TableParagraph"/>
              <w:rPr>
                <w:sz w:val="20"/>
              </w:rPr>
            </w:pPr>
          </w:p>
        </w:tc>
        <w:tc>
          <w:tcPr>
            <w:tcW w:w="1265" w:type="dxa"/>
          </w:tcPr>
          <w:p w14:paraId="79E8B578" w14:textId="77777777" w:rsidR="000D14B5" w:rsidRDefault="000D14B5">
            <w:pPr>
              <w:pStyle w:val="TableParagraph"/>
              <w:rPr>
                <w:sz w:val="20"/>
              </w:rPr>
            </w:pPr>
          </w:p>
        </w:tc>
        <w:tc>
          <w:tcPr>
            <w:tcW w:w="1576" w:type="dxa"/>
          </w:tcPr>
          <w:p w14:paraId="6F86A45E" w14:textId="77777777" w:rsidR="000D14B5" w:rsidRDefault="000D14B5">
            <w:pPr>
              <w:pStyle w:val="TableParagraph"/>
              <w:rPr>
                <w:sz w:val="20"/>
              </w:rPr>
            </w:pPr>
          </w:p>
        </w:tc>
        <w:tc>
          <w:tcPr>
            <w:tcW w:w="1265" w:type="dxa"/>
          </w:tcPr>
          <w:p w14:paraId="1B5C9A05" w14:textId="77777777" w:rsidR="000D14B5" w:rsidRDefault="000D14B5">
            <w:pPr>
              <w:pStyle w:val="TableParagraph"/>
              <w:rPr>
                <w:sz w:val="20"/>
              </w:rPr>
            </w:pPr>
          </w:p>
        </w:tc>
        <w:tc>
          <w:tcPr>
            <w:tcW w:w="1266" w:type="dxa"/>
          </w:tcPr>
          <w:p w14:paraId="4A8D6CA3" w14:textId="77777777" w:rsidR="000D14B5" w:rsidRDefault="000D14B5">
            <w:pPr>
              <w:pStyle w:val="TableParagraph"/>
              <w:rPr>
                <w:sz w:val="20"/>
              </w:rPr>
            </w:pPr>
          </w:p>
        </w:tc>
      </w:tr>
      <w:tr w:rsidR="000D14B5" w14:paraId="48EA98F6" w14:textId="77777777">
        <w:trPr>
          <w:trHeight w:val="275"/>
        </w:trPr>
        <w:tc>
          <w:tcPr>
            <w:tcW w:w="1265" w:type="dxa"/>
          </w:tcPr>
          <w:p w14:paraId="038AFD0D" w14:textId="77777777" w:rsidR="000D14B5" w:rsidRDefault="000D14B5">
            <w:pPr>
              <w:pStyle w:val="TableParagraph"/>
              <w:rPr>
                <w:sz w:val="20"/>
              </w:rPr>
            </w:pPr>
          </w:p>
        </w:tc>
        <w:tc>
          <w:tcPr>
            <w:tcW w:w="1266" w:type="dxa"/>
          </w:tcPr>
          <w:p w14:paraId="061A81F1" w14:textId="77777777" w:rsidR="000D14B5" w:rsidRDefault="000D14B5">
            <w:pPr>
              <w:pStyle w:val="TableParagraph"/>
              <w:rPr>
                <w:sz w:val="20"/>
              </w:rPr>
            </w:pPr>
          </w:p>
        </w:tc>
        <w:tc>
          <w:tcPr>
            <w:tcW w:w="1265" w:type="dxa"/>
          </w:tcPr>
          <w:p w14:paraId="41F7A017" w14:textId="77777777" w:rsidR="000D14B5" w:rsidRDefault="000D14B5">
            <w:pPr>
              <w:pStyle w:val="TableParagraph"/>
              <w:rPr>
                <w:sz w:val="20"/>
              </w:rPr>
            </w:pPr>
          </w:p>
        </w:tc>
        <w:tc>
          <w:tcPr>
            <w:tcW w:w="1265" w:type="dxa"/>
          </w:tcPr>
          <w:p w14:paraId="53C56C45" w14:textId="77777777" w:rsidR="000D14B5" w:rsidRDefault="000D14B5">
            <w:pPr>
              <w:pStyle w:val="TableParagraph"/>
              <w:rPr>
                <w:sz w:val="20"/>
              </w:rPr>
            </w:pPr>
          </w:p>
        </w:tc>
        <w:tc>
          <w:tcPr>
            <w:tcW w:w="1576" w:type="dxa"/>
          </w:tcPr>
          <w:p w14:paraId="57D76BB5" w14:textId="77777777" w:rsidR="000D14B5" w:rsidRDefault="000D14B5">
            <w:pPr>
              <w:pStyle w:val="TableParagraph"/>
              <w:rPr>
                <w:sz w:val="20"/>
              </w:rPr>
            </w:pPr>
          </w:p>
        </w:tc>
        <w:tc>
          <w:tcPr>
            <w:tcW w:w="1265" w:type="dxa"/>
          </w:tcPr>
          <w:p w14:paraId="7E4BD405" w14:textId="77777777" w:rsidR="000D14B5" w:rsidRDefault="000D14B5">
            <w:pPr>
              <w:pStyle w:val="TableParagraph"/>
              <w:rPr>
                <w:sz w:val="20"/>
              </w:rPr>
            </w:pPr>
          </w:p>
        </w:tc>
        <w:tc>
          <w:tcPr>
            <w:tcW w:w="1266" w:type="dxa"/>
          </w:tcPr>
          <w:p w14:paraId="3E11B8C8" w14:textId="77777777" w:rsidR="000D14B5" w:rsidRDefault="000D14B5">
            <w:pPr>
              <w:pStyle w:val="TableParagraph"/>
              <w:rPr>
                <w:sz w:val="20"/>
              </w:rPr>
            </w:pPr>
          </w:p>
        </w:tc>
      </w:tr>
      <w:tr w:rsidR="000D14B5" w14:paraId="6264C666" w14:textId="77777777">
        <w:trPr>
          <w:trHeight w:val="275"/>
        </w:trPr>
        <w:tc>
          <w:tcPr>
            <w:tcW w:w="1265" w:type="dxa"/>
          </w:tcPr>
          <w:p w14:paraId="6AFAFA12" w14:textId="77777777" w:rsidR="000D14B5" w:rsidRDefault="000D14B5">
            <w:pPr>
              <w:pStyle w:val="TableParagraph"/>
              <w:rPr>
                <w:sz w:val="20"/>
              </w:rPr>
            </w:pPr>
          </w:p>
        </w:tc>
        <w:tc>
          <w:tcPr>
            <w:tcW w:w="1266" w:type="dxa"/>
          </w:tcPr>
          <w:p w14:paraId="3958632D" w14:textId="77777777" w:rsidR="000D14B5" w:rsidRDefault="000D14B5">
            <w:pPr>
              <w:pStyle w:val="TableParagraph"/>
              <w:rPr>
                <w:sz w:val="20"/>
              </w:rPr>
            </w:pPr>
          </w:p>
        </w:tc>
        <w:tc>
          <w:tcPr>
            <w:tcW w:w="1265" w:type="dxa"/>
          </w:tcPr>
          <w:p w14:paraId="0EE178B6" w14:textId="77777777" w:rsidR="000D14B5" w:rsidRDefault="000D14B5">
            <w:pPr>
              <w:pStyle w:val="TableParagraph"/>
              <w:rPr>
                <w:sz w:val="20"/>
              </w:rPr>
            </w:pPr>
          </w:p>
        </w:tc>
        <w:tc>
          <w:tcPr>
            <w:tcW w:w="1265" w:type="dxa"/>
          </w:tcPr>
          <w:p w14:paraId="7AE09CE7" w14:textId="77777777" w:rsidR="000D14B5" w:rsidRDefault="000D14B5">
            <w:pPr>
              <w:pStyle w:val="TableParagraph"/>
              <w:rPr>
                <w:sz w:val="20"/>
              </w:rPr>
            </w:pPr>
          </w:p>
        </w:tc>
        <w:tc>
          <w:tcPr>
            <w:tcW w:w="1576" w:type="dxa"/>
          </w:tcPr>
          <w:p w14:paraId="15F0525E" w14:textId="77777777" w:rsidR="000D14B5" w:rsidRDefault="000D14B5">
            <w:pPr>
              <w:pStyle w:val="TableParagraph"/>
              <w:rPr>
                <w:sz w:val="20"/>
              </w:rPr>
            </w:pPr>
          </w:p>
        </w:tc>
        <w:tc>
          <w:tcPr>
            <w:tcW w:w="1265" w:type="dxa"/>
          </w:tcPr>
          <w:p w14:paraId="3F948AC8" w14:textId="77777777" w:rsidR="000D14B5" w:rsidRDefault="000D14B5">
            <w:pPr>
              <w:pStyle w:val="TableParagraph"/>
              <w:rPr>
                <w:sz w:val="20"/>
              </w:rPr>
            </w:pPr>
          </w:p>
        </w:tc>
        <w:tc>
          <w:tcPr>
            <w:tcW w:w="1266" w:type="dxa"/>
          </w:tcPr>
          <w:p w14:paraId="409D020F" w14:textId="77777777" w:rsidR="000D14B5" w:rsidRDefault="000D14B5">
            <w:pPr>
              <w:pStyle w:val="TableParagraph"/>
              <w:rPr>
                <w:sz w:val="20"/>
              </w:rPr>
            </w:pPr>
          </w:p>
        </w:tc>
      </w:tr>
      <w:tr w:rsidR="000D14B5" w14:paraId="715600F0" w14:textId="77777777">
        <w:trPr>
          <w:trHeight w:val="275"/>
        </w:trPr>
        <w:tc>
          <w:tcPr>
            <w:tcW w:w="1265" w:type="dxa"/>
          </w:tcPr>
          <w:p w14:paraId="4F1C25CC" w14:textId="77777777" w:rsidR="000D14B5" w:rsidRDefault="000D14B5">
            <w:pPr>
              <w:pStyle w:val="TableParagraph"/>
              <w:rPr>
                <w:sz w:val="20"/>
              </w:rPr>
            </w:pPr>
          </w:p>
        </w:tc>
        <w:tc>
          <w:tcPr>
            <w:tcW w:w="1266" w:type="dxa"/>
          </w:tcPr>
          <w:p w14:paraId="05E2EEC9" w14:textId="77777777" w:rsidR="000D14B5" w:rsidRDefault="000D14B5">
            <w:pPr>
              <w:pStyle w:val="TableParagraph"/>
              <w:rPr>
                <w:sz w:val="20"/>
              </w:rPr>
            </w:pPr>
          </w:p>
        </w:tc>
        <w:tc>
          <w:tcPr>
            <w:tcW w:w="1265" w:type="dxa"/>
          </w:tcPr>
          <w:p w14:paraId="6DEF492B" w14:textId="77777777" w:rsidR="000D14B5" w:rsidRDefault="000D14B5">
            <w:pPr>
              <w:pStyle w:val="TableParagraph"/>
              <w:rPr>
                <w:sz w:val="20"/>
              </w:rPr>
            </w:pPr>
          </w:p>
        </w:tc>
        <w:tc>
          <w:tcPr>
            <w:tcW w:w="1265" w:type="dxa"/>
          </w:tcPr>
          <w:p w14:paraId="0FD6E0A6" w14:textId="77777777" w:rsidR="000D14B5" w:rsidRDefault="000D14B5">
            <w:pPr>
              <w:pStyle w:val="TableParagraph"/>
              <w:rPr>
                <w:sz w:val="20"/>
              </w:rPr>
            </w:pPr>
          </w:p>
        </w:tc>
        <w:tc>
          <w:tcPr>
            <w:tcW w:w="1576" w:type="dxa"/>
          </w:tcPr>
          <w:p w14:paraId="4174F4AE" w14:textId="77777777" w:rsidR="000D14B5" w:rsidRDefault="000D14B5">
            <w:pPr>
              <w:pStyle w:val="TableParagraph"/>
              <w:rPr>
                <w:sz w:val="20"/>
              </w:rPr>
            </w:pPr>
          </w:p>
        </w:tc>
        <w:tc>
          <w:tcPr>
            <w:tcW w:w="1265" w:type="dxa"/>
          </w:tcPr>
          <w:p w14:paraId="3EDB8FC7" w14:textId="77777777" w:rsidR="000D14B5" w:rsidRDefault="000D14B5">
            <w:pPr>
              <w:pStyle w:val="TableParagraph"/>
              <w:rPr>
                <w:sz w:val="20"/>
              </w:rPr>
            </w:pPr>
          </w:p>
        </w:tc>
        <w:tc>
          <w:tcPr>
            <w:tcW w:w="1266" w:type="dxa"/>
          </w:tcPr>
          <w:p w14:paraId="08279399" w14:textId="77777777" w:rsidR="000D14B5" w:rsidRDefault="000D14B5">
            <w:pPr>
              <w:pStyle w:val="TableParagraph"/>
              <w:rPr>
                <w:sz w:val="20"/>
              </w:rPr>
            </w:pPr>
          </w:p>
        </w:tc>
      </w:tr>
      <w:tr w:rsidR="000D14B5" w14:paraId="5AC4F738" w14:textId="77777777">
        <w:trPr>
          <w:trHeight w:val="276"/>
        </w:trPr>
        <w:tc>
          <w:tcPr>
            <w:tcW w:w="1265" w:type="dxa"/>
          </w:tcPr>
          <w:p w14:paraId="0B6EE569" w14:textId="77777777" w:rsidR="000D14B5" w:rsidRDefault="000D14B5">
            <w:pPr>
              <w:pStyle w:val="TableParagraph"/>
              <w:rPr>
                <w:sz w:val="20"/>
              </w:rPr>
            </w:pPr>
          </w:p>
        </w:tc>
        <w:tc>
          <w:tcPr>
            <w:tcW w:w="1266" w:type="dxa"/>
          </w:tcPr>
          <w:p w14:paraId="3863A81D" w14:textId="77777777" w:rsidR="000D14B5" w:rsidRDefault="000D14B5">
            <w:pPr>
              <w:pStyle w:val="TableParagraph"/>
              <w:rPr>
                <w:sz w:val="20"/>
              </w:rPr>
            </w:pPr>
          </w:p>
        </w:tc>
        <w:tc>
          <w:tcPr>
            <w:tcW w:w="1265" w:type="dxa"/>
          </w:tcPr>
          <w:p w14:paraId="62353880" w14:textId="77777777" w:rsidR="000D14B5" w:rsidRDefault="000D14B5">
            <w:pPr>
              <w:pStyle w:val="TableParagraph"/>
              <w:rPr>
                <w:sz w:val="20"/>
              </w:rPr>
            </w:pPr>
          </w:p>
        </w:tc>
        <w:tc>
          <w:tcPr>
            <w:tcW w:w="1265" w:type="dxa"/>
          </w:tcPr>
          <w:p w14:paraId="2EC569C8" w14:textId="77777777" w:rsidR="000D14B5" w:rsidRDefault="000D14B5">
            <w:pPr>
              <w:pStyle w:val="TableParagraph"/>
              <w:rPr>
                <w:sz w:val="20"/>
              </w:rPr>
            </w:pPr>
          </w:p>
        </w:tc>
        <w:tc>
          <w:tcPr>
            <w:tcW w:w="1576" w:type="dxa"/>
          </w:tcPr>
          <w:p w14:paraId="6677EAFB" w14:textId="77777777" w:rsidR="000D14B5" w:rsidRDefault="000D14B5">
            <w:pPr>
              <w:pStyle w:val="TableParagraph"/>
              <w:rPr>
                <w:sz w:val="20"/>
              </w:rPr>
            </w:pPr>
          </w:p>
        </w:tc>
        <w:tc>
          <w:tcPr>
            <w:tcW w:w="1265" w:type="dxa"/>
          </w:tcPr>
          <w:p w14:paraId="217E8A68" w14:textId="77777777" w:rsidR="000D14B5" w:rsidRDefault="000D14B5">
            <w:pPr>
              <w:pStyle w:val="TableParagraph"/>
              <w:rPr>
                <w:sz w:val="20"/>
              </w:rPr>
            </w:pPr>
          </w:p>
        </w:tc>
        <w:tc>
          <w:tcPr>
            <w:tcW w:w="1266" w:type="dxa"/>
          </w:tcPr>
          <w:p w14:paraId="0E908EDA" w14:textId="77777777" w:rsidR="000D14B5" w:rsidRDefault="000D14B5">
            <w:pPr>
              <w:pStyle w:val="TableParagraph"/>
              <w:rPr>
                <w:sz w:val="20"/>
              </w:rPr>
            </w:pPr>
          </w:p>
        </w:tc>
      </w:tr>
      <w:tr w:rsidR="000D14B5" w14:paraId="527C49B9" w14:textId="77777777">
        <w:trPr>
          <w:trHeight w:val="275"/>
        </w:trPr>
        <w:tc>
          <w:tcPr>
            <w:tcW w:w="1265" w:type="dxa"/>
          </w:tcPr>
          <w:p w14:paraId="514CF7C2" w14:textId="77777777" w:rsidR="000D14B5" w:rsidRDefault="000D14B5">
            <w:pPr>
              <w:pStyle w:val="TableParagraph"/>
              <w:rPr>
                <w:sz w:val="20"/>
              </w:rPr>
            </w:pPr>
          </w:p>
        </w:tc>
        <w:tc>
          <w:tcPr>
            <w:tcW w:w="1266" w:type="dxa"/>
          </w:tcPr>
          <w:p w14:paraId="10C9B435" w14:textId="77777777" w:rsidR="000D14B5" w:rsidRDefault="000D14B5">
            <w:pPr>
              <w:pStyle w:val="TableParagraph"/>
              <w:rPr>
                <w:sz w:val="20"/>
              </w:rPr>
            </w:pPr>
          </w:p>
        </w:tc>
        <w:tc>
          <w:tcPr>
            <w:tcW w:w="1265" w:type="dxa"/>
          </w:tcPr>
          <w:p w14:paraId="251309DB" w14:textId="77777777" w:rsidR="000D14B5" w:rsidRDefault="000D14B5">
            <w:pPr>
              <w:pStyle w:val="TableParagraph"/>
              <w:rPr>
                <w:sz w:val="20"/>
              </w:rPr>
            </w:pPr>
          </w:p>
        </w:tc>
        <w:tc>
          <w:tcPr>
            <w:tcW w:w="1265" w:type="dxa"/>
          </w:tcPr>
          <w:p w14:paraId="666DDDAA" w14:textId="77777777" w:rsidR="000D14B5" w:rsidRDefault="000D14B5">
            <w:pPr>
              <w:pStyle w:val="TableParagraph"/>
              <w:rPr>
                <w:sz w:val="20"/>
              </w:rPr>
            </w:pPr>
          </w:p>
        </w:tc>
        <w:tc>
          <w:tcPr>
            <w:tcW w:w="1576" w:type="dxa"/>
          </w:tcPr>
          <w:p w14:paraId="1FDDAB0F" w14:textId="77777777" w:rsidR="000D14B5" w:rsidRDefault="000D14B5">
            <w:pPr>
              <w:pStyle w:val="TableParagraph"/>
              <w:rPr>
                <w:sz w:val="20"/>
              </w:rPr>
            </w:pPr>
          </w:p>
        </w:tc>
        <w:tc>
          <w:tcPr>
            <w:tcW w:w="1265" w:type="dxa"/>
          </w:tcPr>
          <w:p w14:paraId="15F8324C" w14:textId="77777777" w:rsidR="000D14B5" w:rsidRDefault="000D14B5">
            <w:pPr>
              <w:pStyle w:val="TableParagraph"/>
              <w:rPr>
                <w:sz w:val="20"/>
              </w:rPr>
            </w:pPr>
          </w:p>
        </w:tc>
        <w:tc>
          <w:tcPr>
            <w:tcW w:w="1266" w:type="dxa"/>
          </w:tcPr>
          <w:p w14:paraId="6DAE4AE6" w14:textId="77777777" w:rsidR="000D14B5" w:rsidRDefault="000D14B5">
            <w:pPr>
              <w:pStyle w:val="TableParagraph"/>
              <w:rPr>
                <w:sz w:val="20"/>
              </w:rPr>
            </w:pPr>
          </w:p>
        </w:tc>
      </w:tr>
      <w:tr w:rsidR="000D14B5" w14:paraId="607552FD" w14:textId="77777777">
        <w:trPr>
          <w:trHeight w:val="275"/>
        </w:trPr>
        <w:tc>
          <w:tcPr>
            <w:tcW w:w="1265" w:type="dxa"/>
          </w:tcPr>
          <w:p w14:paraId="052514E7" w14:textId="77777777" w:rsidR="000D14B5" w:rsidRDefault="000D14B5">
            <w:pPr>
              <w:pStyle w:val="TableParagraph"/>
              <w:rPr>
                <w:sz w:val="20"/>
              </w:rPr>
            </w:pPr>
          </w:p>
        </w:tc>
        <w:tc>
          <w:tcPr>
            <w:tcW w:w="1266" w:type="dxa"/>
          </w:tcPr>
          <w:p w14:paraId="7A9F9B76" w14:textId="77777777" w:rsidR="000D14B5" w:rsidRDefault="000D14B5">
            <w:pPr>
              <w:pStyle w:val="TableParagraph"/>
              <w:rPr>
                <w:sz w:val="20"/>
              </w:rPr>
            </w:pPr>
          </w:p>
        </w:tc>
        <w:tc>
          <w:tcPr>
            <w:tcW w:w="1265" w:type="dxa"/>
          </w:tcPr>
          <w:p w14:paraId="581BEAE3" w14:textId="77777777" w:rsidR="000D14B5" w:rsidRDefault="000D14B5">
            <w:pPr>
              <w:pStyle w:val="TableParagraph"/>
              <w:rPr>
                <w:sz w:val="20"/>
              </w:rPr>
            </w:pPr>
          </w:p>
        </w:tc>
        <w:tc>
          <w:tcPr>
            <w:tcW w:w="1265" w:type="dxa"/>
          </w:tcPr>
          <w:p w14:paraId="420EEB65" w14:textId="77777777" w:rsidR="000D14B5" w:rsidRDefault="000D14B5">
            <w:pPr>
              <w:pStyle w:val="TableParagraph"/>
              <w:rPr>
                <w:sz w:val="20"/>
              </w:rPr>
            </w:pPr>
          </w:p>
        </w:tc>
        <w:tc>
          <w:tcPr>
            <w:tcW w:w="1576" w:type="dxa"/>
          </w:tcPr>
          <w:p w14:paraId="51694EDE" w14:textId="77777777" w:rsidR="000D14B5" w:rsidRDefault="000D14B5">
            <w:pPr>
              <w:pStyle w:val="TableParagraph"/>
              <w:rPr>
                <w:sz w:val="20"/>
              </w:rPr>
            </w:pPr>
          </w:p>
        </w:tc>
        <w:tc>
          <w:tcPr>
            <w:tcW w:w="1265" w:type="dxa"/>
          </w:tcPr>
          <w:p w14:paraId="500377EF" w14:textId="77777777" w:rsidR="000D14B5" w:rsidRDefault="000D14B5">
            <w:pPr>
              <w:pStyle w:val="TableParagraph"/>
              <w:rPr>
                <w:sz w:val="20"/>
              </w:rPr>
            </w:pPr>
          </w:p>
        </w:tc>
        <w:tc>
          <w:tcPr>
            <w:tcW w:w="1266" w:type="dxa"/>
          </w:tcPr>
          <w:p w14:paraId="301CEB22" w14:textId="77777777" w:rsidR="000D14B5" w:rsidRDefault="000D14B5">
            <w:pPr>
              <w:pStyle w:val="TableParagraph"/>
              <w:rPr>
                <w:sz w:val="20"/>
              </w:rPr>
            </w:pPr>
          </w:p>
        </w:tc>
      </w:tr>
      <w:tr w:rsidR="000D14B5" w14:paraId="0612B764" w14:textId="77777777">
        <w:trPr>
          <w:trHeight w:val="276"/>
        </w:trPr>
        <w:tc>
          <w:tcPr>
            <w:tcW w:w="1265" w:type="dxa"/>
          </w:tcPr>
          <w:p w14:paraId="0FFD935F" w14:textId="77777777" w:rsidR="000D14B5" w:rsidRDefault="000D14B5">
            <w:pPr>
              <w:pStyle w:val="TableParagraph"/>
              <w:rPr>
                <w:sz w:val="20"/>
              </w:rPr>
            </w:pPr>
          </w:p>
        </w:tc>
        <w:tc>
          <w:tcPr>
            <w:tcW w:w="1266" w:type="dxa"/>
          </w:tcPr>
          <w:p w14:paraId="0E0B66BA" w14:textId="77777777" w:rsidR="000D14B5" w:rsidRDefault="000D14B5">
            <w:pPr>
              <w:pStyle w:val="TableParagraph"/>
              <w:rPr>
                <w:sz w:val="20"/>
              </w:rPr>
            </w:pPr>
          </w:p>
        </w:tc>
        <w:tc>
          <w:tcPr>
            <w:tcW w:w="1265" w:type="dxa"/>
          </w:tcPr>
          <w:p w14:paraId="66709E6C" w14:textId="77777777" w:rsidR="000D14B5" w:rsidRDefault="000D14B5">
            <w:pPr>
              <w:pStyle w:val="TableParagraph"/>
              <w:rPr>
                <w:sz w:val="20"/>
              </w:rPr>
            </w:pPr>
          </w:p>
        </w:tc>
        <w:tc>
          <w:tcPr>
            <w:tcW w:w="1265" w:type="dxa"/>
          </w:tcPr>
          <w:p w14:paraId="097A7F90" w14:textId="77777777" w:rsidR="000D14B5" w:rsidRDefault="000D14B5">
            <w:pPr>
              <w:pStyle w:val="TableParagraph"/>
              <w:rPr>
                <w:sz w:val="20"/>
              </w:rPr>
            </w:pPr>
          </w:p>
        </w:tc>
        <w:tc>
          <w:tcPr>
            <w:tcW w:w="1576" w:type="dxa"/>
          </w:tcPr>
          <w:p w14:paraId="3B7C6120" w14:textId="77777777" w:rsidR="000D14B5" w:rsidRDefault="000D14B5">
            <w:pPr>
              <w:pStyle w:val="TableParagraph"/>
              <w:rPr>
                <w:sz w:val="20"/>
              </w:rPr>
            </w:pPr>
          </w:p>
        </w:tc>
        <w:tc>
          <w:tcPr>
            <w:tcW w:w="1265" w:type="dxa"/>
          </w:tcPr>
          <w:p w14:paraId="2DA6C9BD" w14:textId="77777777" w:rsidR="000D14B5" w:rsidRDefault="000D14B5">
            <w:pPr>
              <w:pStyle w:val="TableParagraph"/>
              <w:rPr>
                <w:sz w:val="20"/>
              </w:rPr>
            </w:pPr>
          </w:p>
        </w:tc>
        <w:tc>
          <w:tcPr>
            <w:tcW w:w="1266" w:type="dxa"/>
          </w:tcPr>
          <w:p w14:paraId="72962B94" w14:textId="77777777" w:rsidR="000D14B5" w:rsidRDefault="000D14B5">
            <w:pPr>
              <w:pStyle w:val="TableParagraph"/>
              <w:rPr>
                <w:sz w:val="20"/>
              </w:rPr>
            </w:pPr>
          </w:p>
        </w:tc>
      </w:tr>
      <w:tr w:rsidR="000D14B5" w14:paraId="4994139E" w14:textId="77777777">
        <w:trPr>
          <w:trHeight w:val="275"/>
        </w:trPr>
        <w:tc>
          <w:tcPr>
            <w:tcW w:w="1265" w:type="dxa"/>
          </w:tcPr>
          <w:p w14:paraId="17123D17" w14:textId="77777777" w:rsidR="000D14B5" w:rsidRDefault="000D14B5">
            <w:pPr>
              <w:pStyle w:val="TableParagraph"/>
              <w:rPr>
                <w:sz w:val="20"/>
              </w:rPr>
            </w:pPr>
          </w:p>
        </w:tc>
        <w:tc>
          <w:tcPr>
            <w:tcW w:w="1266" w:type="dxa"/>
          </w:tcPr>
          <w:p w14:paraId="31BE52F4" w14:textId="77777777" w:rsidR="000D14B5" w:rsidRDefault="000D14B5">
            <w:pPr>
              <w:pStyle w:val="TableParagraph"/>
              <w:rPr>
                <w:sz w:val="20"/>
              </w:rPr>
            </w:pPr>
          </w:p>
        </w:tc>
        <w:tc>
          <w:tcPr>
            <w:tcW w:w="1265" w:type="dxa"/>
          </w:tcPr>
          <w:p w14:paraId="6D812BEF" w14:textId="77777777" w:rsidR="000D14B5" w:rsidRDefault="000D14B5">
            <w:pPr>
              <w:pStyle w:val="TableParagraph"/>
              <w:rPr>
                <w:sz w:val="20"/>
              </w:rPr>
            </w:pPr>
          </w:p>
        </w:tc>
        <w:tc>
          <w:tcPr>
            <w:tcW w:w="1265" w:type="dxa"/>
          </w:tcPr>
          <w:p w14:paraId="0F7F731A" w14:textId="77777777" w:rsidR="000D14B5" w:rsidRDefault="000D14B5">
            <w:pPr>
              <w:pStyle w:val="TableParagraph"/>
              <w:rPr>
                <w:sz w:val="20"/>
              </w:rPr>
            </w:pPr>
          </w:p>
        </w:tc>
        <w:tc>
          <w:tcPr>
            <w:tcW w:w="1576" w:type="dxa"/>
          </w:tcPr>
          <w:p w14:paraId="276F68EA" w14:textId="77777777" w:rsidR="000D14B5" w:rsidRDefault="000D14B5">
            <w:pPr>
              <w:pStyle w:val="TableParagraph"/>
              <w:rPr>
                <w:sz w:val="20"/>
              </w:rPr>
            </w:pPr>
          </w:p>
        </w:tc>
        <w:tc>
          <w:tcPr>
            <w:tcW w:w="1265" w:type="dxa"/>
          </w:tcPr>
          <w:p w14:paraId="7818A2E2" w14:textId="77777777" w:rsidR="000D14B5" w:rsidRDefault="000D14B5">
            <w:pPr>
              <w:pStyle w:val="TableParagraph"/>
              <w:rPr>
                <w:sz w:val="20"/>
              </w:rPr>
            </w:pPr>
          </w:p>
        </w:tc>
        <w:tc>
          <w:tcPr>
            <w:tcW w:w="1266" w:type="dxa"/>
          </w:tcPr>
          <w:p w14:paraId="642DBC0C" w14:textId="77777777" w:rsidR="000D14B5" w:rsidRDefault="000D14B5">
            <w:pPr>
              <w:pStyle w:val="TableParagraph"/>
              <w:rPr>
                <w:sz w:val="20"/>
              </w:rPr>
            </w:pPr>
          </w:p>
        </w:tc>
      </w:tr>
      <w:tr w:rsidR="000D14B5" w14:paraId="5B04787B" w14:textId="77777777">
        <w:trPr>
          <w:trHeight w:val="275"/>
        </w:trPr>
        <w:tc>
          <w:tcPr>
            <w:tcW w:w="1265" w:type="dxa"/>
          </w:tcPr>
          <w:p w14:paraId="50C16685" w14:textId="77777777" w:rsidR="000D14B5" w:rsidRDefault="000D14B5">
            <w:pPr>
              <w:pStyle w:val="TableParagraph"/>
              <w:rPr>
                <w:sz w:val="20"/>
              </w:rPr>
            </w:pPr>
          </w:p>
        </w:tc>
        <w:tc>
          <w:tcPr>
            <w:tcW w:w="1266" w:type="dxa"/>
          </w:tcPr>
          <w:p w14:paraId="2686D928" w14:textId="77777777" w:rsidR="000D14B5" w:rsidRDefault="000D14B5">
            <w:pPr>
              <w:pStyle w:val="TableParagraph"/>
              <w:rPr>
                <w:sz w:val="20"/>
              </w:rPr>
            </w:pPr>
          </w:p>
        </w:tc>
        <w:tc>
          <w:tcPr>
            <w:tcW w:w="1265" w:type="dxa"/>
          </w:tcPr>
          <w:p w14:paraId="1E458908" w14:textId="77777777" w:rsidR="000D14B5" w:rsidRDefault="000D14B5">
            <w:pPr>
              <w:pStyle w:val="TableParagraph"/>
              <w:rPr>
                <w:sz w:val="20"/>
              </w:rPr>
            </w:pPr>
          </w:p>
        </w:tc>
        <w:tc>
          <w:tcPr>
            <w:tcW w:w="1265" w:type="dxa"/>
          </w:tcPr>
          <w:p w14:paraId="6CA6C5E7" w14:textId="77777777" w:rsidR="000D14B5" w:rsidRDefault="000D14B5">
            <w:pPr>
              <w:pStyle w:val="TableParagraph"/>
              <w:rPr>
                <w:sz w:val="20"/>
              </w:rPr>
            </w:pPr>
          </w:p>
        </w:tc>
        <w:tc>
          <w:tcPr>
            <w:tcW w:w="1576" w:type="dxa"/>
          </w:tcPr>
          <w:p w14:paraId="5503327E" w14:textId="77777777" w:rsidR="000D14B5" w:rsidRDefault="000D14B5">
            <w:pPr>
              <w:pStyle w:val="TableParagraph"/>
              <w:rPr>
                <w:sz w:val="20"/>
              </w:rPr>
            </w:pPr>
          </w:p>
        </w:tc>
        <w:tc>
          <w:tcPr>
            <w:tcW w:w="1265" w:type="dxa"/>
          </w:tcPr>
          <w:p w14:paraId="76B4E41C" w14:textId="77777777" w:rsidR="000D14B5" w:rsidRDefault="000D14B5">
            <w:pPr>
              <w:pStyle w:val="TableParagraph"/>
              <w:rPr>
                <w:sz w:val="20"/>
              </w:rPr>
            </w:pPr>
          </w:p>
        </w:tc>
        <w:tc>
          <w:tcPr>
            <w:tcW w:w="1266" w:type="dxa"/>
          </w:tcPr>
          <w:p w14:paraId="14A00C4C" w14:textId="77777777" w:rsidR="000D14B5" w:rsidRDefault="000D14B5">
            <w:pPr>
              <w:pStyle w:val="TableParagraph"/>
              <w:rPr>
                <w:sz w:val="20"/>
              </w:rPr>
            </w:pPr>
          </w:p>
        </w:tc>
      </w:tr>
      <w:tr w:rsidR="000D14B5" w14:paraId="73B856B3" w14:textId="77777777">
        <w:trPr>
          <w:trHeight w:val="276"/>
        </w:trPr>
        <w:tc>
          <w:tcPr>
            <w:tcW w:w="1265" w:type="dxa"/>
          </w:tcPr>
          <w:p w14:paraId="558EDB5A" w14:textId="77777777" w:rsidR="000D14B5" w:rsidRDefault="000D14B5">
            <w:pPr>
              <w:pStyle w:val="TableParagraph"/>
              <w:rPr>
                <w:sz w:val="20"/>
              </w:rPr>
            </w:pPr>
          </w:p>
        </w:tc>
        <w:tc>
          <w:tcPr>
            <w:tcW w:w="1266" w:type="dxa"/>
          </w:tcPr>
          <w:p w14:paraId="6481EF46" w14:textId="77777777" w:rsidR="000D14B5" w:rsidRDefault="000D14B5">
            <w:pPr>
              <w:pStyle w:val="TableParagraph"/>
              <w:rPr>
                <w:sz w:val="20"/>
              </w:rPr>
            </w:pPr>
          </w:p>
        </w:tc>
        <w:tc>
          <w:tcPr>
            <w:tcW w:w="1265" w:type="dxa"/>
          </w:tcPr>
          <w:p w14:paraId="67C539A0" w14:textId="77777777" w:rsidR="000D14B5" w:rsidRDefault="000D14B5">
            <w:pPr>
              <w:pStyle w:val="TableParagraph"/>
              <w:rPr>
                <w:sz w:val="20"/>
              </w:rPr>
            </w:pPr>
          </w:p>
        </w:tc>
        <w:tc>
          <w:tcPr>
            <w:tcW w:w="1265" w:type="dxa"/>
          </w:tcPr>
          <w:p w14:paraId="1440B03B" w14:textId="77777777" w:rsidR="000D14B5" w:rsidRDefault="000D14B5">
            <w:pPr>
              <w:pStyle w:val="TableParagraph"/>
              <w:rPr>
                <w:sz w:val="20"/>
              </w:rPr>
            </w:pPr>
          </w:p>
        </w:tc>
        <w:tc>
          <w:tcPr>
            <w:tcW w:w="1576" w:type="dxa"/>
          </w:tcPr>
          <w:p w14:paraId="10B579A4" w14:textId="77777777" w:rsidR="000D14B5" w:rsidRDefault="000D14B5">
            <w:pPr>
              <w:pStyle w:val="TableParagraph"/>
              <w:rPr>
                <w:sz w:val="20"/>
              </w:rPr>
            </w:pPr>
          </w:p>
        </w:tc>
        <w:tc>
          <w:tcPr>
            <w:tcW w:w="1265" w:type="dxa"/>
          </w:tcPr>
          <w:p w14:paraId="1D083084" w14:textId="77777777" w:rsidR="000D14B5" w:rsidRDefault="000D14B5">
            <w:pPr>
              <w:pStyle w:val="TableParagraph"/>
              <w:rPr>
                <w:sz w:val="20"/>
              </w:rPr>
            </w:pPr>
          </w:p>
        </w:tc>
        <w:tc>
          <w:tcPr>
            <w:tcW w:w="1266" w:type="dxa"/>
          </w:tcPr>
          <w:p w14:paraId="5E3A0AAC" w14:textId="77777777" w:rsidR="000D14B5" w:rsidRDefault="000D14B5">
            <w:pPr>
              <w:pStyle w:val="TableParagraph"/>
              <w:rPr>
                <w:sz w:val="20"/>
              </w:rPr>
            </w:pPr>
          </w:p>
        </w:tc>
      </w:tr>
      <w:tr w:rsidR="000D14B5" w14:paraId="302FEE47" w14:textId="77777777">
        <w:trPr>
          <w:trHeight w:val="275"/>
        </w:trPr>
        <w:tc>
          <w:tcPr>
            <w:tcW w:w="1265" w:type="dxa"/>
          </w:tcPr>
          <w:p w14:paraId="01E318A7" w14:textId="77777777" w:rsidR="000D14B5" w:rsidRDefault="000D14B5">
            <w:pPr>
              <w:pStyle w:val="TableParagraph"/>
              <w:rPr>
                <w:sz w:val="20"/>
              </w:rPr>
            </w:pPr>
          </w:p>
        </w:tc>
        <w:tc>
          <w:tcPr>
            <w:tcW w:w="1266" w:type="dxa"/>
          </w:tcPr>
          <w:p w14:paraId="00356975" w14:textId="77777777" w:rsidR="000D14B5" w:rsidRDefault="000D14B5">
            <w:pPr>
              <w:pStyle w:val="TableParagraph"/>
              <w:rPr>
                <w:sz w:val="20"/>
              </w:rPr>
            </w:pPr>
          </w:p>
        </w:tc>
        <w:tc>
          <w:tcPr>
            <w:tcW w:w="1265" w:type="dxa"/>
          </w:tcPr>
          <w:p w14:paraId="1C1B561F" w14:textId="77777777" w:rsidR="000D14B5" w:rsidRDefault="000D14B5">
            <w:pPr>
              <w:pStyle w:val="TableParagraph"/>
              <w:rPr>
                <w:sz w:val="20"/>
              </w:rPr>
            </w:pPr>
          </w:p>
        </w:tc>
        <w:tc>
          <w:tcPr>
            <w:tcW w:w="1265" w:type="dxa"/>
          </w:tcPr>
          <w:p w14:paraId="5FC3989A" w14:textId="77777777" w:rsidR="000D14B5" w:rsidRDefault="000D14B5">
            <w:pPr>
              <w:pStyle w:val="TableParagraph"/>
              <w:rPr>
                <w:sz w:val="20"/>
              </w:rPr>
            </w:pPr>
          </w:p>
        </w:tc>
        <w:tc>
          <w:tcPr>
            <w:tcW w:w="1576" w:type="dxa"/>
          </w:tcPr>
          <w:p w14:paraId="6DC24879" w14:textId="77777777" w:rsidR="000D14B5" w:rsidRDefault="000D14B5">
            <w:pPr>
              <w:pStyle w:val="TableParagraph"/>
              <w:rPr>
                <w:sz w:val="20"/>
              </w:rPr>
            </w:pPr>
          </w:p>
        </w:tc>
        <w:tc>
          <w:tcPr>
            <w:tcW w:w="1265" w:type="dxa"/>
          </w:tcPr>
          <w:p w14:paraId="516345D0" w14:textId="77777777" w:rsidR="000D14B5" w:rsidRDefault="000D14B5">
            <w:pPr>
              <w:pStyle w:val="TableParagraph"/>
              <w:rPr>
                <w:sz w:val="20"/>
              </w:rPr>
            </w:pPr>
          </w:p>
        </w:tc>
        <w:tc>
          <w:tcPr>
            <w:tcW w:w="1266" w:type="dxa"/>
          </w:tcPr>
          <w:p w14:paraId="687A2024" w14:textId="77777777" w:rsidR="000D14B5" w:rsidRDefault="000D14B5">
            <w:pPr>
              <w:pStyle w:val="TableParagraph"/>
              <w:rPr>
                <w:sz w:val="20"/>
              </w:rPr>
            </w:pPr>
          </w:p>
        </w:tc>
      </w:tr>
      <w:tr w:rsidR="000D14B5" w14:paraId="175342C6" w14:textId="77777777">
        <w:trPr>
          <w:trHeight w:val="275"/>
        </w:trPr>
        <w:tc>
          <w:tcPr>
            <w:tcW w:w="1265" w:type="dxa"/>
          </w:tcPr>
          <w:p w14:paraId="39D4F488" w14:textId="77777777" w:rsidR="000D14B5" w:rsidRDefault="000D14B5">
            <w:pPr>
              <w:pStyle w:val="TableParagraph"/>
              <w:rPr>
                <w:sz w:val="20"/>
              </w:rPr>
            </w:pPr>
          </w:p>
        </w:tc>
        <w:tc>
          <w:tcPr>
            <w:tcW w:w="1266" w:type="dxa"/>
          </w:tcPr>
          <w:p w14:paraId="39B5DDF9" w14:textId="77777777" w:rsidR="000D14B5" w:rsidRDefault="000D14B5">
            <w:pPr>
              <w:pStyle w:val="TableParagraph"/>
              <w:rPr>
                <w:sz w:val="20"/>
              </w:rPr>
            </w:pPr>
          </w:p>
        </w:tc>
        <w:tc>
          <w:tcPr>
            <w:tcW w:w="1265" w:type="dxa"/>
          </w:tcPr>
          <w:p w14:paraId="111167C3" w14:textId="77777777" w:rsidR="000D14B5" w:rsidRDefault="000D14B5">
            <w:pPr>
              <w:pStyle w:val="TableParagraph"/>
              <w:rPr>
                <w:sz w:val="20"/>
              </w:rPr>
            </w:pPr>
          </w:p>
        </w:tc>
        <w:tc>
          <w:tcPr>
            <w:tcW w:w="1265" w:type="dxa"/>
          </w:tcPr>
          <w:p w14:paraId="63C65032" w14:textId="77777777" w:rsidR="000D14B5" w:rsidRDefault="000D14B5">
            <w:pPr>
              <w:pStyle w:val="TableParagraph"/>
              <w:rPr>
                <w:sz w:val="20"/>
              </w:rPr>
            </w:pPr>
          </w:p>
        </w:tc>
        <w:tc>
          <w:tcPr>
            <w:tcW w:w="1576" w:type="dxa"/>
          </w:tcPr>
          <w:p w14:paraId="49FF7C62" w14:textId="77777777" w:rsidR="000D14B5" w:rsidRDefault="000D14B5">
            <w:pPr>
              <w:pStyle w:val="TableParagraph"/>
              <w:rPr>
                <w:sz w:val="20"/>
              </w:rPr>
            </w:pPr>
          </w:p>
        </w:tc>
        <w:tc>
          <w:tcPr>
            <w:tcW w:w="1265" w:type="dxa"/>
          </w:tcPr>
          <w:p w14:paraId="69539CDB" w14:textId="77777777" w:rsidR="000D14B5" w:rsidRDefault="000D14B5">
            <w:pPr>
              <w:pStyle w:val="TableParagraph"/>
              <w:rPr>
                <w:sz w:val="20"/>
              </w:rPr>
            </w:pPr>
          </w:p>
        </w:tc>
        <w:tc>
          <w:tcPr>
            <w:tcW w:w="1266" w:type="dxa"/>
          </w:tcPr>
          <w:p w14:paraId="47B574EB" w14:textId="77777777" w:rsidR="000D14B5" w:rsidRDefault="000D14B5">
            <w:pPr>
              <w:pStyle w:val="TableParagraph"/>
              <w:rPr>
                <w:sz w:val="20"/>
              </w:rPr>
            </w:pPr>
          </w:p>
        </w:tc>
      </w:tr>
      <w:tr w:rsidR="000D14B5" w14:paraId="2285CA9B" w14:textId="77777777">
        <w:trPr>
          <w:trHeight w:val="276"/>
        </w:trPr>
        <w:tc>
          <w:tcPr>
            <w:tcW w:w="1265" w:type="dxa"/>
          </w:tcPr>
          <w:p w14:paraId="703572E1" w14:textId="77777777" w:rsidR="000D14B5" w:rsidRDefault="000D14B5">
            <w:pPr>
              <w:pStyle w:val="TableParagraph"/>
              <w:rPr>
                <w:sz w:val="20"/>
              </w:rPr>
            </w:pPr>
          </w:p>
        </w:tc>
        <w:tc>
          <w:tcPr>
            <w:tcW w:w="1266" w:type="dxa"/>
          </w:tcPr>
          <w:p w14:paraId="4D85107B" w14:textId="77777777" w:rsidR="000D14B5" w:rsidRDefault="000D14B5">
            <w:pPr>
              <w:pStyle w:val="TableParagraph"/>
              <w:rPr>
                <w:sz w:val="20"/>
              </w:rPr>
            </w:pPr>
          </w:p>
        </w:tc>
        <w:tc>
          <w:tcPr>
            <w:tcW w:w="1265" w:type="dxa"/>
          </w:tcPr>
          <w:p w14:paraId="04D62A82" w14:textId="77777777" w:rsidR="000D14B5" w:rsidRDefault="000D14B5">
            <w:pPr>
              <w:pStyle w:val="TableParagraph"/>
              <w:rPr>
                <w:sz w:val="20"/>
              </w:rPr>
            </w:pPr>
          </w:p>
        </w:tc>
        <w:tc>
          <w:tcPr>
            <w:tcW w:w="1265" w:type="dxa"/>
          </w:tcPr>
          <w:p w14:paraId="27297F51" w14:textId="77777777" w:rsidR="000D14B5" w:rsidRDefault="000D14B5">
            <w:pPr>
              <w:pStyle w:val="TableParagraph"/>
              <w:rPr>
                <w:sz w:val="20"/>
              </w:rPr>
            </w:pPr>
          </w:p>
        </w:tc>
        <w:tc>
          <w:tcPr>
            <w:tcW w:w="1576" w:type="dxa"/>
          </w:tcPr>
          <w:p w14:paraId="7E0601D7" w14:textId="77777777" w:rsidR="000D14B5" w:rsidRDefault="000D14B5">
            <w:pPr>
              <w:pStyle w:val="TableParagraph"/>
              <w:rPr>
                <w:sz w:val="20"/>
              </w:rPr>
            </w:pPr>
          </w:p>
        </w:tc>
        <w:tc>
          <w:tcPr>
            <w:tcW w:w="1265" w:type="dxa"/>
          </w:tcPr>
          <w:p w14:paraId="478196E2" w14:textId="77777777" w:rsidR="000D14B5" w:rsidRDefault="000D14B5">
            <w:pPr>
              <w:pStyle w:val="TableParagraph"/>
              <w:rPr>
                <w:sz w:val="20"/>
              </w:rPr>
            </w:pPr>
          </w:p>
        </w:tc>
        <w:tc>
          <w:tcPr>
            <w:tcW w:w="1266" w:type="dxa"/>
          </w:tcPr>
          <w:p w14:paraId="518626A8" w14:textId="77777777" w:rsidR="000D14B5" w:rsidRDefault="000D14B5">
            <w:pPr>
              <w:pStyle w:val="TableParagraph"/>
              <w:rPr>
                <w:sz w:val="20"/>
              </w:rPr>
            </w:pPr>
          </w:p>
        </w:tc>
      </w:tr>
      <w:tr w:rsidR="000D14B5" w14:paraId="7B8418CC" w14:textId="77777777">
        <w:trPr>
          <w:trHeight w:val="275"/>
        </w:trPr>
        <w:tc>
          <w:tcPr>
            <w:tcW w:w="1265" w:type="dxa"/>
          </w:tcPr>
          <w:p w14:paraId="01BA7268" w14:textId="77777777" w:rsidR="000D14B5" w:rsidRDefault="000D14B5">
            <w:pPr>
              <w:pStyle w:val="TableParagraph"/>
              <w:rPr>
                <w:sz w:val="20"/>
              </w:rPr>
            </w:pPr>
          </w:p>
        </w:tc>
        <w:tc>
          <w:tcPr>
            <w:tcW w:w="1266" w:type="dxa"/>
          </w:tcPr>
          <w:p w14:paraId="68C3A7F1" w14:textId="77777777" w:rsidR="000D14B5" w:rsidRDefault="000D14B5">
            <w:pPr>
              <w:pStyle w:val="TableParagraph"/>
              <w:rPr>
                <w:sz w:val="20"/>
              </w:rPr>
            </w:pPr>
          </w:p>
        </w:tc>
        <w:tc>
          <w:tcPr>
            <w:tcW w:w="1265" w:type="dxa"/>
          </w:tcPr>
          <w:p w14:paraId="350EB02E" w14:textId="77777777" w:rsidR="000D14B5" w:rsidRDefault="000D14B5">
            <w:pPr>
              <w:pStyle w:val="TableParagraph"/>
              <w:rPr>
                <w:sz w:val="20"/>
              </w:rPr>
            </w:pPr>
          </w:p>
        </w:tc>
        <w:tc>
          <w:tcPr>
            <w:tcW w:w="1265" w:type="dxa"/>
          </w:tcPr>
          <w:p w14:paraId="0F89A736" w14:textId="77777777" w:rsidR="000D14B5" w:rsidRDefault="000D14B5">
            <w:pPr>
              <w:pStyle w:val="TableParagraph"/>
              <w:rPr>
                <w:sz w:val="20"/>
              </w:rPr>
            </w:pPr>
          </w:p>
        </w:tc>
        <w:tc>
          <w:tcPr>
            <w:tcW w:w="1576" w:type="dxa"/>
          </w:tcPr>
          <w:p w14:paraId="2EE07592" w14:textId="77777777" w:rsidR="000D14B5" w:rsidRDefault="000D14B5">
            <w:pPr>
              <w:pStyle w:val="TableParagraph"/>
              <w:rPr>
                <w:sz w:val="20"/>
              </w:rPr>
            </w:pPr>
          </w:p>
        </w:tc>
        <w:tc>
          <w:tcPr>
            <w:tcW w:w="1265" w:type="dxa"/>
          </w:tcPr>
          <w:p w14:paraId="740B294B" w14:textId="77777777" w:rsidR="000D14B5" w:rsidRDefault="000D14B5">
            <w:pPr>
              <w:pStyle w:val="TableParagraph"/>
              <w:rPr>
                <w:sz w:val="20"/>
              </w:rPr>
            </w:pPr>
          </w:p>
        </w:tc>
        <w:tc>
          <w:tcPr>
            <w:tcW w:w="1266" w:type="dxa"/>
          </w:tcPr>
          <w:p w14:paraId="6B3C187B" w14:textId="77777777" w:rsidR="000D14B5" w:rsidRDefault="000D14B5">
            <w:pPr>
              <w:pStyle w:val="TableParagraph"/>
              <w:rPr>
                <w:sz w:val="20"/>
              </w:rPr>
            </w:pPr>
          </w:p>
        </w:tc>
      </w:tr>
      <w:tr w:rsidR="000D14B5" w14:paraId="00CD6C47" w14:textId="77777777">
        <w:trPr>
          <w:trHeight w:val="275"/>
        </w:trPr>
        <w:tc>
          <w:tcPr>
            <w:tcW w:w="1265" w:type="dxa"/>
          </w:tcPr>
          <w:p w14:paraId="15B83C87" w14:textId="77777777" w:rsidR="000D14B5" w:rsidRDefault="000D14B5">
            <w:pPr>
              <w:pStyle w:val="TableParagraph"/>
              <w:rPr>
                <w:sz w:val="20"/>
              </w:rPr>
            </w:pPr>
          </w:p>
        </w:tc>
        <w:tc>
          <w:tcPr>
            <w:tcW w:w="1266" w:type="dxa"/>
          </w:tcPr>
          <w:p w14:paraId="57F6C89B" w14:textId="77777777" w:rsidR="000D14B5" w:rsidRDefault="000D14B5">
            <w:pPr>
              <w:pStyle w:val="TableParagraph"/>
              <w:rPr>
                <w:sz w:val="20"/>
              </w:rPr>
            </w:pPr>
          </w:p>
        </w:tc>
        <w:tc>
          <w:tcPr>
            <w:tcW w:w="1265" w:type="dxa"/>
          </w:tcPr>
          <w:p w14:paraId="317AB9AD" w14:textId="77777777" w:rsidR="000D14B5" w:rsidRDefault="000D14B5">
            <w:pPr>
              <w:pStyle w:val="TableParagraph"/>
              <w:rPr>
                <w:sz w:val="20"/>
              </w:rPr>
            </w:pPr>
          </w:p>
        </w:tc>
        <w:tc>
          <w:tcPr>
            <w:tcW w:w="1265" w:type="dxa"/>
          </w:tcPr>
          <w:p w14:paraId="4C31F3BE" w14:textId="77777777" w:rsidR="000D14B5" w:rsidRDefault="000D14B5">
            <w:pPr>
              <w:pStyle w:val="TableParagraph"/>
              <w:rPr>
                <w:sz w:val="20"/>
              </w:rPr>
            </w:pPr>
          </w:p>
        </w:tc>
        <w:tc>
          <w:tcPr>
            <w:tcW w:w="1576" w:type="dxa"/>
          </w:tcPr>
          <w:p w14:paraId="3360AE52" w14:textId="77777777" w:rsidR="000D14B5" w:rsidRDefault="000D14B5">
            <w:pPr>
              <w:pStyle w:val="TableParagraph"/>
              <w:rPr>
                <w:sz w:val="20"/>
              </w:rPr>
            </w:pPr>
          </w:p>
        </w:tc>
        <w:tc>
          <w:tcPr>
            <w:tcW w:w="1265" w:type="dxa"/>
          </w:tcPr>
          <w:p w14:paraId="1F0C41A7" w14:textId="77777777" w:rsidR="000D14B5" w:rsidRDefault="000D14B5">
            <w:pPr>
              <w:pStyle w:val="TableParagraph"/>
              <w:rPr>
                <w:sz w:val="20"/>
              </w:rPr>
            </w:pPr>
          </w:p>
        </w:tc>
        <w:tc>
          <w:tcPr>
            <w:tcW w:w="1266" w:type="dxa"/>
          </w:tcPr>
          <w:p w14:paraId="343F708C" w14:textId="77777777" w:rsidR="000D14B5" w:rsidRDefault="000D14B5">
            <w:pPr>
              <w:pStyle w:val="TableParagraph"/>
              <w:rPr>
                <w:sz w:val="20"/>
              </w:rPr>
            </w:pPr>
          </w:p>
        </w:tc>
      </w:tr>
      <w:tr w:rsidR="000D14B5" w14:paraId="6BE73BFF" w14:textId="77777777">
        <w:trPr>
          <w:trHeight w:val="276"/>
        </w:trPr>
        <w:tc>
          <w:tcPr>
            <w:tcW w:w="1265" w:type="dxa"/>
          </w:tcPr>
          <w:p w14:paraId="63BF82DC" w14:textId="77777777" w:rsidR="000D14B5" w:rsidRDefault="000D14B5">
            <w:pPr>
              <w:pStyle w:val="TableParagraph"/>
              <w:rPr>
                <w:sz w:val="20"/>
              </w:rPr>
            </w:pPr>
          </w:p>
        </w:tc>
        <w:tc>
          <w:tcPr>
            <w:tcW w:w="1266" w:type="dxa"/>
          </w:tcPr>
          <w:p w14:paraId="450C0C10" w14:textId="77777777" w:rsidR="000D14B5" w:rsidRDefault="000D14B5">
            <w:pPr>
              <w:pStyle w:val="TableParagraph"/>
              <w:rPr>
                <w:sz w:val="20"/>
              </w:rPr>
            </w:pPr>
          </w:p>
        </w:tc>
        <w:tc>
          <w:tcPr>
            <w:tcW w:w="1265" w:type="dxa"/>
          </w:tcPr>
          <w:p w14:paraId="7A379475" w14:textId="77777777" w:rsidR="000D14B5" w:rsidRDefault="000D14B5">
            <w:pPr>
              <w:pStyle w:val="TableParagraph"/>
              <w:rPr>
                <w:sz w:val="20"/>
              </w:rPr>
            </w:pPr>
          </w:p>
        </w:tc>
        <w:tc>
          <w:tcPr>
            <w:tcW w:w="1265" w:type="dxa"/>
          </w:tcPr>
          <w:p w14:paraId="414733C1" w14:textId="77777777" w:rsidR="000D14B5" w:rsidRDefault="000D14B5">
            <w:pPr>
              <w:pStyle w:val="TableParagraph"/>
              <w:rPr>
                <w:sz w:val="20"/>
              </w:rPr>
            </w:pPr>
          </w:p>
        </w:tc>
        <w:tc>
          <w:tcPr>
            <w:tcW w:w="1576" w:type="dxa"/>
          </w:tcPr>
          <w:p w14:paraId="639958A4" w14:textId="77777777" w:rsidR="000D14B5" w:rsidRDefault="000D14B5">
            <w:pPr>
              <w:pStyle w:val="TableParagraph"/>
              <w:rPr>
                <w:sz w:val="20"/>
              </w:rPr>
            </w:pPr>
          </w:p>
        </w:tc>
        <w:tc>
          <w:tcPr>
            <w:tcW w:w="1265" w:type="dxa"/>
          </w:tcPr>
          <w:p w14:paraId="0CEA6A24" w14:textId="77777777" w:rsidR="000D14B5" w:rsidRDefault="000D14B5">
            <w:pPr>
              <w:pStyle w:val="TableParagraph"/>
              <w:rPr>
                <w:sz w:val="20"/>
              </w:rPr>
            </w:pPr>
          </w:p>
        </w:tc>
        <w:tc>
          <w:tcPr>
            <w:tcW w:w="1266" w:type="dxa"/>
          </w:tcPr>
          <w:p w14:paraId="17F6A366" w14:textId="77777777" w:rsidR="000D14B5" w:rsidRDefault="000D14B5">
            <w:pPr>
              <w:pStyle w:val="TableParagraph"/>
              <w:rPr>
                <w:sz w:val="20"/>
              </w:rPr>
            </w:pPr>
          </w:p>
        </w:tc>
      </w:tr>
      <w:tr w:rsidR="000D14B5" w14:paraId="7C4B1C43" w14:textId="77777777">
        <w:trPr>
          <w:trHeight w:val="275"/>
        </w:trPr>
        <w:tc>
          <w:tcPr>
            <w:tcW w:w="1265" w:type="dxa"/>
          </w:tcPr>
          <w:p w14:paraId="20F58B77" w14:textId="77777777" w:rsidR="000D14B5" w:rsidRDefault="000D14B5">
            <w:pPr>
              <w:pStyle w:val="TableParagraph"/>
              <w:rPr>
                <w:sz w:val="20"/>
              </w:rPr>
            </w:pPr>
          </w:p>
        </w:tc>
        <w:tc>
          <w:tcPr>
            <w:tcW w:w="1266" w:type="dxa"/>
          </w:tcPr>
          <w:p w14:paraId="06F42861" w14:textId="77777777" w:rsidR="000D14B5" w:rsidRDefault="000D14B5">
            <w:pPr>
              <w:pStyle w:val="TableParagraph"/>
              <w:rPr>
                <w:sz w:val="20"/>
              </w:rPr>
            </w:pPr>
          </w:p>
        </w:tc>
        <w:tc>
          <w:tcPr>
            <w:tcW w:w="1265" w:type="dxa"/>
          </w:tcPr>
          <w:p w14:paraId="5FBDC40A" w14:textId="77777777" w:rsidR="000D14B5" w:rsidRDefault="000D14B5">
            <w:pPr>
              <w:pStyle w:val="TableParagraph"/>
              <w:rPr>
                <w:sz w:val="20"/>
              </w:rPr>
            </w:pPr>
          </w:p>
        </w:tc>
        <w:tc>
          <w:tcPr>
            <w:tcW w:w="1265" w:type="dxa"/>
          </w:tcPr>
          <w:p w14:paraId="0E169352" w14:textId="77777777" w:rsidR="000D14B5" w:rsidRDefault="000D14B5">
            <w:pPr>
              <w:pStyle w:val="TableParagraph"/>
              <w:rPr>
                <w:sz w:val="20"/>
              </w:rPr>
            </w:pPr>
          </w:p>
        </w:tc>
        <w:tc>
          <w:tcPr>
            <w:tcW w:w="1576" w:type="dxa"/>
          </w:tcPr>
          <w:p w14:paraId="131E628B" w14:textId="77777777" w:rsidR="000D14B5" w:rsidRDefault="000D14B5">
            <w:pPr>
              <w:pStyle w:val="TableParagraph"/>
              <w:rPr>
                <w:sz w:val="20"/>
              </w:rPr>
            </w:pPr>
          </w:p>
        </w:tc>
        <w:tc>
          <w:tcPr>
            <w:tcW w:w="1265" w:type="dxa"/>
          </w:tcPr>
          <w:p w14:paraId="0FB7395A" w14:textId="77777777" w:rsidR="000D14B5" w:rsidRDefault="000D14B5">
            <w:pPr>
              <w:pStyle w:val="TableParagraph"/>
              <w:rPr>
                <w:sz w:val="20"/>
              </w:rPr>
            </w:pPr>
          </w:p>
        </w:tc>
        <w:tc>
          <w:tcPr>
            <w:tcW w:w="1266" w:type="dxa"/>
          </w:tcPr>
          <w:p w14:paraId="031FF6C9" w14:textId="77777777" w:rsidR="000D14B5" w:rsidRDefault="000D14B5">
            <w:pPr>
              <w:pStyle w:val="TableParagraph"/>
              <w:rPr>
                <w:sz w:val="20"/>
              </w:rPr>
            </w:pPr>
          </w:p>
        </w:tc>
      </w:tr>
      <w:tr w:rsidR="000D14B5" w14:paraId="2DAF8EBC" w14:textId="77777777">
        <w:trPr>
          <w:trHeight w:val="275"/>
        </w:trPr>
        <w:tc>
          <w:tcPr>
            <w:tcW w:w="1265" w:type="dxa"/>
          </w:tcPr>
          <w:p w14:paraId="68882CBA" w14:textId="77777777" w:rsidR="000D14B5" w:rsidRDefault="000D14B5">
            <w:pPr>
              <w:pStyle w:val="TableParagraph"/>
              <w:rPr>
                <w:sz w:val="20"/>
              </w:rPr>
            </w:pPr>
          </w:p>
        </w:tc>
        <w:tc>
          <w:tcPr>
            <w:tcW w:w="1266" w:type="dxa"/>
          </w:tcPr>
          <w:p w14:paraId="4B28CC30" w14:textId="77777777" w:rsidR="000D14B5" w:rsidRDefault="000D14B5">
            <w:pPr>
              <w:pStyle w:val="TableParagraph"/>
              <w:rPr>
                <w:sz w:val="20"/>
              </w:rPr>
            </w:pPr>
          </w:p>
        </w:tc>
        <w:tc>
          <w:tcPr>
            <w:tcW w:w="1265" w:type="dxa"/>
          </w:tcPr>
          <w:p w14:paraId="772E2780" w14:textId="77777777" w:rsidR="000D14B5" w:rsidRDefault="000D14B5">
            <w:pPr>
              <w:pStyle w:val="TableParagraph"/>
              <w:rPr>
                <w:sz w:val="20"/>
              </w:rPr>
            </w:pPr>
          </w:p>
        </w:tc>
        <w:tc>
          <w:tcPr>
            <w:tcW w:w="1265" w:type="dxa"/>
          </w:tcPr>
          <w:p w14:paraId="40AE4014" w14:textId="77777777" w:rsidR="000D14B5" w:rsidRDefault="000D14B5">
            <w:pPr>
              <w:pStyle w:val="TableParagraph"/>
              <w:rPr>
                <w:sz w:val="20"/>
              </w:rPr>
            </w:pPr>
          </w:p>
        </w:tc>
        <w:tc>
          <w:tcPr>
            <w:tcW w:w="1576" w:type="dxa"/>
          </w:tcPr>
          <w:p w14:paraId="77DD0C5D" w14:textId="77777777" w:rsidR="000D14B5" w:rsidRDefault="000D14B5">
            <w:pPr>
              <w:pStyle w:val="TableParagraph"/>
              <w:rPr>
                <w:sz w:val="20"/>
              </w:rPr>
            </w:pPr>
          </w:p>
        </w:tc>
        <w:tc>
          <w:tcPr>
            <w:tcW w:w="1265" w:type="dxa"/>
          </w:tcPr>
          <w:p w14:paraId="76304876" w14:textId="77777777" w:rsidR="000D14B5" w:rsidRDefault="000D14B5">
            <w:pPr>
              <w:pStyle w:val="TableParagraph"/>
              <w:rPr>
                <w:sz w:val="20"/>
              </w:rPr>
            </w:pPr>
          </w:p>
        </w:tc>
        <w:tc>
          <w:tcPr>
            <w:tcW w:w="1266" w:type="dxa"/>
          </w:tcPr>
          <w:p w14:paraId="3558E0A9" w14:textId="77777777" w:rsidR="000D14B5" w:rsidRDefault="000D14B5">
            <w:pPr>
              <w:pStyle w:val="TableParagraph"/>
              <w:rPr>
                <w:sz w:val="20"/>
              </w:rPr>
            </w:pPr>
          </w:p>
        </w:tc>
      </w:tr>
      <w:tr w:rsidR="000D14B5" w14:paraId="6A4ADEC4" w14:textId="77777777">
        <w:trPr>
          <w:trHeight w:val="276"/>
        </w:trPr>
        <w:tc>
          <w:tcPr>
            <w:tcW w:w="1265" w:type="dxa"/>
          </w:tcPr>
          <w:p w14:paraId="430385E2" w14:textId="77777777" w:rsidR="000D14B5" w:rsidRDefault="000D14B5">
            <w:pPr>
              <w:pStyle w:val="TableParagraph"/>
              <w:rPr>
                <w:sz w:val="20"/>
              </w:rPr>
            </w:pPr>
          </w:p>
        </w:tc>
        <w:tc>
          <w:tcPr>
            <w:tcW w:w="1266" w:type="dxa"/>
          </w:tcPr>
          <w:p w14:paraId="793402CB" w14:textId="77777777" w:rsidR="000D14B5" w:rsidRDefault="000D14B5">
            <w:pPr>
              <w:pStyle w:val="TableParagraph"/>
              <w:rPr>
                <w:sz w:val="20"/>
              </w:rPr>
            </w:pPr>
          </w:p>
        </w:tc>
        <w:tc>
          <w:tcPr>
            <w:tcW w:w="1265" w:type="dxa"/>
          </w:tcPr>
          <w:p w14:paraId="5B5C21D3" w14:textId="77777777" w:rsidR="000D14B5" w:rsidRDefault="000D14B5">
            <w:pPr>
              <w:pStyle w:val="TableParagraph"/>
              <w:rPr>
                <w:sz w:val="20"/>
              </w:rPr>
            </w:pPr>
          </w:p>
        </w:tc>
        <w:tc>
          <w:tcPr>
            <w:tcW w:w="1265" w:type="dxa"/>
          </w:tcPr>
          <w:p w14:paraId="788A940F" w14:textId="77777777" w:rsidR="000D14B5" w:rsidRDefault="000D14B5">
            <w:pPr>
              <w:pStyle w:val="TableParagraph"/>
              <w:rPr>
                <w:sz w:val="20"/>
              </w:rPr>
            </w:pPr>
          </w:p>
        </w:tc>
        <w:tc>
          <w:tcPr>
            <w:tcW w:w="1576" w:type="dxa"/>
          </w:tcPr>
          <w:p w14:paraId="775EFFAD" w14:textId="77777777" w:rsidR="000D14B5" w:rsidRDefault="000D14B5">
            <w:pPr>
              <w:pStyle w:val="TableParagraph"/>
              <w:rPr>
                <w:sz w:val="20"/>
              </w:rPr>
            </w:pPr>
          </w:p>
        </w:tc>
        <w:tc>
          <w:tcPr>
            <w:tcW w:w="1265" w:type="dxa"/>
          </w:tcPr>
          <w:p w14:paraId="12839659" w14:textId="77777777" w:rsidR="000D14B5" w:rsidRDefault="000D14B5">
            <w:pPr>
              <w:pStyle w:val="TableParagraph"/>
              <w:rPr>
                <w:sz w:val="20"/>
              </w:rPr>
            </w:pPr>
          </w:p>
        </w:tc>
        <w:tc>
          <w:tcPr>
            <w:tcW w:w="1266" w:type="dxa"/>
          </w:tcPr>
          <w:p w14:paraId="5D2B899B" w14:textId="77777777" w:rsidR="000D14B5" w:rsidRDefault="000D14B5">
            <w:pPr>
              <w:pStyle w:val="TableParagraph"/>
              <w:rPr>
                <w:sz w:val="20"/>
              </w:rPr>
            </w:pPr>
          </w:p>
        </w:tc>
      </w:tr>
      <w:tr w:rsidR="000D14B5" w14:paraId="29C2B829" w14:textId="77777777">
        <w:trPr>
          <w:trHeight w:val="275"/>
        </w:trPr>
        <w:tc>
          <w:tcPr>
            <w:tcW w:w="1265" w:type="dxa"/>
          </w:tcPr>
          <w:p w14:paraId="5550EEC7" w14:textId="77777777" w:rsidR="000D14B5" w:rsidRDefault="000D14B5">
            <w:pPr>
              <w:pStyle w:val="TableParagraph"/>
              <w:rPr>
                <w:sz w:val="20"/>
              </w:rPr>
            </w:pPr>
          </w:p>
        </w:tc>
        <w:tc>
          <w:tcPr>
            <w:tcW w:w="1266" w:type="dxa"/>
          </w:tcPr>
          <w:p w14:paraId="1CE51F83" w14:textId="77777777" w:rsidR="000D14B5" w:rsidRDefault="000D14B5">
            <w:pPr>
              <w:pStyle w:val="TableParagraph"/>
              <w:rPr>
                <w:sz w:val="20"/>
              </w:rPr>
            </w:pPr>
          </w:p>
        </w:tc>
        <w:tc>
          <w:tcPr>
            <w:tcW w:w="1265" w:type="dxa"/>
          </w:tcPr>
          <w:p w14:paraId="1CF6A88D" w14:textId="77777777" w:rsidR="000D14B5" w:rsidRDefault="000D14B5">
            <w:pPr>
              <w:pStyle w:val="TableParagraph"/>
              <w:rPr>
                <w:sz w:val="20"/>
              </w:rPr>
            </w:pPr>
          </w:p>
        </w:tc>
        <w:tc>
          <w:tcPr>
            <w:tcW w:w="1265" w:type="dxa"/>
          </w:tcPr>
          <w:p w14:paraId="3DACF965" w14:textId="77777777" w:rsidR="000D14B5" w:rsidRDefault="000D14B5">
            <w:pPr>
              <w:pStyle w:val="TableParagraph"/>
              <w:rPr>
                <w:sz w:val="20"/>
              </w:rPr>
            </w:pPr>
          </w:p>
        </w:tc>
        <w:tc>
          <w:tcPr>
            <w:tcW w:w="1576" w:type="dxa"/>
          </w:tcPr>
          <w:p w14:paraId="2FE87F2B" w14:textId="77777777" w:rsidR="000D14B5" w:rsidRDefault="000D14B5">
            <w:pPr>
              <w:pStyle w:val="TableParagraph"/>
              <w:rPr>
                <w:sz w:val="20"/>
              </w:rPr>
            </w:pPr>
          </w:p>
        </w:tc>
        <w:tc>
          <w:tcPr>
            <w:tcW w:w="1265" w:type="dxa"/>
          </w:tcPr>
          <w:p w14:paraId="0563688B" w14:textId="77777777" w:rsidR="000D14B5" w:rsidRDefault="000D14B5">
            <w:pPr>
              <w:pStyle w:val="TableParagraph"/>
              <w:rPr>
                <w:sz w:val="20"/>
              </w:rPr>
            </w:pPr>
          </w:p>
        </w:tc>
        <w:tc>
          <w:tcPr>
            <w:tcW w:w="1266" w:type="dxa"/>
          </w:tcPr>
          <w:p w14:paraId="51AE60C1" w14:textId="77777777" w:rsidR="000D14B5" w:rsidRDefault="000D14B5">
            <w:pPr>
              <w:pStyle w:val="TableParagraph"/>
              <w:rPr>
                <w:sz w:val="20"/>
              </w:rPr>
            </w:pPr>
          </w:p>
        </w:tc>
      </w:tr>
      <w:tr w:rsidR="000D14B5" w14:paraId="39C66D83" w14:textId="77777777">
        <w:trPr>
          <w:trHeight w:val="275"/>
        </w:trPr>
        <w:tc>
          <w:tcPr>
            <w:tcW w:w="1265" w:type="dxa"/>
          </w:tcPr>
          <w:p w14:paraId="2E1FD3E3" w14:textId="77777777" w:rsidR="000D14B5" w:rsidRDefault="000D14B5">
            <w:pPr>
              <w:pStyle w:val="TableParagraph"/>
              <w:rPr>
                <w:sz w:val="20"/>
              </w:rPr>
            </w:pPr>
          </w:p>
        </w:tc>
        <w:tc>
          <w:tcPr>
            <w:tcW w:w="1266" w:type="dxa"/>
          </w:tcPr>
          <w:p w14:paraId="161080E3" w14:textId="77777777" w:rsidR="000D14B5" w:rsidRDefault="000D14B5">
            <w:pPr>
              <w:pStyle w:val="TableParagraph"/>
              <w:rPr>
                <w:sz w:val="20"/>
              </w:rPr>
            </w:pPr>
          </w:p>
        </w:tc>
        <w:tc>
          <w:tcPr>
            <w:tcW w:w="1265" w:type="dxa"/>
          </w:tcPr>
          <w:p w14:paraId="122D3AA4" w14:textId="77777777" w:rsidR="000D14B5" w:rsidRDefault="000D14B5">
            <w:pPr>
              <w:pStyle w:val="TableParagraph"/>
              <w:rPr>
                <w:sz w:val="20"/>
              </w:rPr>
            </w:pPr>
          </w:p>
        </w:tc>
        <w:tc>
          <w:tcPr>
            <w:tcW w:w="1265" w:type="dxa"/>
          </w:tcPr>
          <w:p w14:paraId="6C2F6591" w14:textId="77777777" w:rsidR="000D14B5" w:rsidRDefault="000D14B5">
            <w:pPr>
              <w:pStyle w:val="TableParagraph"/>
              <w:rPr>
                <w:sz w:val="20"/>
              </w:rPr>
            </w:pPr>
          </w:p>
        </w:tc>
        <w:tc>
          <w:tcPr>
            <w:tcW w:w="1576" w:type="dxa"/>
          </w:tcPr>
          <w:p w14:paraId="71584A28" w14:textId="77777777" w:rsidR="000D14B5" w:rsidRDefault="000D14B5">
            <w:pPr>
              <w:pStyle w:val="TableParagraph"/>
              <w:rPr>
                <w:sz w:val="20"/>
              </w:rPr>
            </w:pPr>
          </w:p>
        </w:tc>
        <w:tc>
          <w:tcPr>
            <w:tcW w:w="1265" w:type="dxa"/>
          </w:tcPr>
          <w:p w14:paraId="6321E2AE" w14:textId="77777777" w:rsidR="000D14B5" w:rsidRDefault="000D14B5">
            <w:pPr>
              <w:pStyle w:val="TableParagraph"/>
              <w:rPr>
                <w:sz w:val="20"/>
              </w:rPr>
            </w:pPr>
          </w:p>
        </w:tc>
        <w:tc>
          <w:tcPr>
            <w:tcW w:w="1266" w:type="dxa"/>
          </w:tcPr>
          <w:p w14:paraId="26021AAF" w14:textId="77777777" w:rsidR="000D14B5" w:rsidRDefault="000D14B5">
            <w:pPr>
              <w:pStyle w:val="TableParagraph"/>
              <w:rPr>
                <w:sz w:val="20"/>
              </w:rPr>
            </w:pPr>
          </w:p>
        </w:tc>
      </w:tr>
      <w:tr w:rsidR="000D14B5" w14:paraId="272E9A1A" w14:textId="77777777">
        <w:trPr>
          <w:trHeight w:val="275"/>
        </w:trPr>
        <w:tc>
          <w:tcPr>
            <w:tcW w:w="1265" w:type="dxa"/>
          </w:tcPr>
          <w:p w14:paraId="0C640E70" w14:textId="77777777" w:rsidR="000D14B5" w:rsidRDefault="000D14B5">
            <w:pPr>
              <w:pStyle w:val="TableParagraph"/>
              <w:rPr>
                <w:sz w:val="20"/>
              </w:rPr>
            </w:pPr>
          </w:p>
        </w:tc>
        <w:tc>
          <w:tcPr>
            <w:tcW w:w="1266" w:type="dxa"/>
          </w:tcPr>
          <w:p w14:paraId="758A9BFA" w14:textId="77777777" w:rsidR="000D14B5" w:rsidRDefault="000D14B5">
            <w:pPr>
              <w:pStyle w:val="TableParagraph"/>
              <w:rPr>
                <w:sz w:val="20"/>
              </w:rPr>
            </w:pPr>
          </w:p>
        </w:tc>
        <w:tc>
          <w:tcPr>
            <w:tcW w:w="1265" w:type="dxa"/>
          </w:tcPr>
          <w:p w14:paraId="618EB5FC" w14:textId="77777777" w:rsidR="000D14B5" w:rsidRDefault="000D14B5">
            <w:pPr>
              <w:pStyle w:val="TableParagraph"/>
              <w:rPr>
                <w:sz w:val="20"/>
              </w:rPr>
            </w:pPr>
          </w:p>
        </w:tc>
        <w:tc>
          <w:tcPr>
            <w:tcW w:w="1265" w:type="dxa"/>
          </w:tcPr>
          <w:p w14:paraId="3AE8819A" w14:textId="77777777" w:rsidR="000D14B5" w:rsidRDefault="000D14B5">
            <w:pPr>
              <w:pStyle w:val="TableParagraph"/>
              <w:rPr>
                <w:sz w:val="20"/>
              </w:rPr>
            </w:pPr>
          </w:p>
        </w:tc>
        <w:tc>
          <w:tcPr>
            <w:tcW w:w="1576" w:type="dxa"/>
          </w:tcPr>
          <w:p w14:paraId="04C0D0DC" w14:textId="77777777" w:rsidR="000D14B5" w:rsidRDefault="000D14B5">
            <w:pPr>
              <w:pStyle w:val="TableParagraph"/>
              <w:rPr>
                <w:sz w:val="20"/>
              </w:rPr>
            </w:pPr>
          </w:p>
        </w:tc>
        <w:tc>
          <w:tcPr>
            <w:tcW w:w="1265" w:type="dxa"/>
          </w:tcPr>
          <w:p w14:paraId="74192837" w14:textId="77777777" w:rsidR="000D14B5" w:rsidRDefault="000D14B5">
            <w:pPr>
              <w:pStyle w:val="TableParagraph"/>
              <w:rPr>
                <w:sz w:val="20"/>
              </w:rPr>
            </w:pPr>
          </w:p>
        </w:tc>
        <w:tc>
          <w:tcPr>
            <w:tcW w:w="1266" w:type="dxa"/>
          </w:tcPr>
          <w:p w14:paraId="0428AAD7" w14:textId="77777777" w:rsidR="000D14B5" w:rsidRDefault="000D14B5">
            <w:pPr>
              <w:pStyle w:val="TableParagraph"/>
              <w:rPr>
                <w:sz w:val="20"/>
              </w:rPr>
            </w:pPr>
          </w:p>
        </w:tc>
      </w:tr>
      <w:tr w:rsidR="000D14B5" w14:paraId="1A4F43B3" w14:textId="77777777">
        <w:trPr>
          <w:trHeight w:val="276"/>
        </w:trPr>
        <w:tc>
          <w:tcPr>
            <w:tcW w:w="1265" w:type="dxa"/>
          </w:tcPr>
          <w:p w14:paraId="41DAA06D" w14:textId="77777777" w:rsidR="000D14B5" w:rsidRDefault="000D14B5">
            <w:pPr>
              <w:pStyle w:val="TableParagraph"/>
              <w:rPr>
                <w:sz w:val="20"/>
              </w:rPr>
            </w:pPr>
          </w:p>
        </w:tc>
        <w:tc>
          <w:tcPr>
            <w:tcW w:w="1266" w:type="dxa"/>
          </w:tcPr>
          <w:p w14:paraId="7B494C49" w14:textId="77777777" w:rsidR="000D14B5" w:rsidRDefault="000D14B5">
            <w:pPr>
              <w:pStyle w:val="TableParagraph"/>
              <w:rPr>
                <w:sz w:val="20"/>
              </w:rPr>
            </w:pPr>
          </w:p>
        </w:tc>
        <w:tc>
          <w:tcPr>
            <w:tcW w:w="1265" w:type="dxa"/>
          </w:tcPr>
          <w:p w14:paraId="460092CA" w14:textId="77777777" w:rsidR="000D14B5" w:rsidRDefault="000D14B5">
            <w:pPr>
              <w:pStyle w:val="TableParagraph"/>
              <w:rPr>
                <w:sz w:val="20"/>
              </w:rPr>
            </w:pPr>
          </w:p>
        </w:tc>
        <w:tc>
          <w:tcPr>
            <w:tcW w:w="1265" w:type="dxa"/>
          </w:tcPr>
          <w:p w14:paraId="1F0C3C68" w14:textId="77777777" w:rsidR="000D14B5" w:rsidRDefault="000D14B5">
            <w:pPr>
              <w:pStyle w:val="TableParagraph"/>
              <w:rPr>
                <w:sz w:val="20"/>
              </w:rPr>
            </w:pPr>
          </w:p>
        </w:tc>
        <w:tc>
          <w:tcPr>
            <w:tcW w:w="1576" w:type="dxa"/>
          </w:tcPr>
          <w:p w14:paraId="33762046" w14:textId="77777777" w:rsidR="000D14B5" w:rsidRDefault="000D14B5">
            <w:pPr>
              <w:pStyle w:val="TableParagraph"/>
              <w:rPr>
                <w:sz w:val="20"/>
              </w:rPr>
            </w:pPr>
          </w:p>
        </w:tc>
        <w:tc>
          <w:tcPr>
            <w:tcW w:w="1265" w:type="dxa"/>
          </w:tcPr>
          <w:p w14:paraId="55C0E3A3" w14:textId="77777777" w:rsidR="000D14B5" w:rsidRDefault="000D14B5">
            <w:pPr>
              <w:pStyle w:val="TableParagraph"/>
              <w:rPr>
                <w:sz w:val="20"/>
              </w:rPr>
            </w:pPr>
          </w:p>
        </w:tc>
        <w:tc>
          <w:tcPr>
            <w:tcW w:w="1266" w:type="dxa"/>
          </w:tcPr>
          <w:p w14:paraId="63E9C59F" w14:textId="77777777" w:rsidR="000D14B5" w:rsidRDefault="000D14B5">
            <w:pPr>
              <w:pStyle w:val="TableParagraph"/>
              <w:rPr>
                <w:sz w:val="20"/>
              </w:rPr>
            </w:pPr>
          </w:p>
        </w:tc>
      </w:tr>
      <w:tr w:rsidR="000D14B5" w14:paraId="7D389FA8" w14:textId="77777777">
        <w:trPr>
          <w:trHeight w:val="275"/>
        </w:trPr>
        <w:tc>
          <w:tcPr>
            <w:tcW w:w="1265" w:type="dxa"/>
          </w:tcPr>
          <w:p w14:paraId="6DE4E2D2" w14:textId="77777777" w:rsidR="000D14B5" w:rsidRDefault="000D14B5">
            <w:pPr>
              <w:pStyle w:val="TableParagraph"/>
              <w:rPr>
                <w:sz w:val="20"/>
              </w:rPr>
            </w:pPr>
          </w:p>
        </w:tc>
        <w:tc>
          <w:tcPr>
            <w:tcW w:w="1266" w:type="dxa"/>
          </w:tcPr>
          <w:p w14:paraId="00DE865B" w14:textId="77777777" w:rsidR="000D14B5" w:rsidRDefault="000D14B5">
            <w:pPr>
              <w:pStyle w:val="TableParagraph"/>
              <w:rPr>
                <w:sz w:val="20"/>
              </w:rPr>
            </w:pPr>
          </w:p>
        </w:tc>
        <w:tc>
          <w:tcPr>
            <w:tcW w:w="1265" w:type="dxa"/>
          </w:tcPr>
          <w:p w14:paraId="73D51278" w14:textId="77777777" w:rsidR="000D14B5" w:rsidRDefault="000D14B5">
            <w:pPr>
              <w:pStyle w:val="TableParagraph"/>
              <w:rPr>
                <w:sz w:val="20"/>
              </w:rPr>
            </w:pPr>
          </w:p>
        </w:tc>
        <w:tc>
          <w:tcPr>
            <w:tcW w:w="1265" w:type="dxa"/>
          </w:tcPr>
          <w:p w14:paraId="50327563" w14:textId="77777777" w:rsidR="000D14B5" w:rsidRDefault="000D14B5">
            <w:pPr>
              <w:pStyle w:val="TableParagraph"/>
              <w:rPr>
                <w:sz w:val="20"/>
              </w:rPr>
            </w:pPr>
          </w:p>
        </w:tc>
        <w:tc>
          <w:tcPr>
            <w:tcW w:w="1576" w:type="dxa"/>
          </w:tcPr>
          <w:p w14:paraId="3ACE3CA5" w14:textId="77777777" w:rsidR="000D14B5" w:rsidRDefault="000D14B5">
            <w:pPr>
              <w:pStyle w:val="TableParagraph"/>
              <w:rPr>
                <w:sz w:val="20"/>
              </w:rPr>
            </w:pPr>
          </w:p>
        </w:tc>
        <w:tc>
          <w:tcPr>
            <w:tcW w:w="1265" w:type="dxa"/>
          </w:tcPr>
          <w:p w14:paraId="14F94C14" w14:textId="77777777" w:rsidR="000D14B5" w:rsidRDefault="000D14B5">
            <w:pPr>
              <w:pStyle w:val="TableParagraph"/>
              <w:rPr>
                <w:sz w:val="20"/>
              </w:rPr>
            </w:pPr>
          </w:p>
        </w:tc>
        <w:tc>
          <w:tcPr>
            <w:tcW w:w="1266" w:type="dxa"/>
          </w:tcPr>
          <w:p w14:paraId="3AE84F57" w14:textId="77777777" w:rsidR="000D14B5" w:rsidRDefault="000D14B5">
            <w:pPr>
              <w:pStyle w:val="TableParagraph"/>
              <w:rPr>
                <w:sz w:val="20"/>
              </w:rPr>
            </w:pPr>
          </w:p>
        </w:tc>
      </w:tr>
      <w:tr w:rsidR="000D14B5" w14:paraId="231EFC5A" w14:textId="77777777">
        <w:trPr>
          <w:trHeight w:val="275"/>
        </w:trPr>
        <w:tc>
          <w:tcPr>
            <w:tcW w:w="1265" w:type="dxa"/>
          </w:tcPr>
          <w:p w14:paraId="0051F52F" w14:textId="77777777" w:rsidR="000D14B5" w:rsidRDefault="000D14B5">
            <w:pPr>
              <w:pStyle w:val="TableParagraph"/>
              <w:rPr>
                <w:sz w:val="20"/>
              </w:rPr>
            </w:pPr>
          </w:p>
        </w:tc>
        <w:tc>
          <w:tcPr>
            <w:tcW w:w="1266" w:type="dxa"/>
          </w:tcPr>
          <w:p w14:paraId="6337B702" w14:textId="77777777" w:rsidR="000D14B5" w:rsidRDefault="000D14B5">
            <w:pPr>
              <w:pStyle w:val="TableParagraph"/>
              <w:rPr>
                <w:sz w:val="20"/>
              </w:rPr>
            </w:pPr>
          </w:p>
        </w:tc>
        <w:tc>
          <w:tcPr>
            <w:tcW w:w="1265" w:type="dxa"/>
          </w:tcPr>
          <w:p w14:paraId="6B74A4A3" w14:textId="77777777" w:rsidR="000D14B5" w:rsidRDefault="000D14B5">
            <w:pPr>
              <w:pStyle w:val="TableParagraph"/>
              <w:rPr>
                <w:sz w:val="20"/>
              </w:rPr>
            </w:pPr>
          </w:p>
        </w:tc>
        <w:tc>
          <w:tcPr>
            <w:tcW w:w="1265" w:type="dxa"/>
          </w:tcPr>
          <w:p w14:paraId="74DCF26E" w14:textId="77777777" w:rsidR="000D14B5" w:rsidRDefault="000D14B5">
            <w:pPr>
              <w:pStyle w:val="TableParagraph"/>
              <w:rPr>
                <w:sz w:val="20"/>
              </w:rPr>
            </w:pPr>
          </w:p>
        </w:tc>
        <w:tc>
          <w:tcPr>
            <w:tcW w:w="1576" w:type="dxa"/>
          </w:tcPr>
          <w:p w14:paraId="5B4D517B" w14:textId="77777777" w:rsidR="000D14B5" w:rsidRDefault="000D14B5">
            <w:pPr>
              <w:pStyle w:val="TableParagraph"/>
              <w:rPr>
                <w:sz w:val="20"/>
              </w:rPr>
            </w:pPr>
          </w:p>
        </w:tc>
        <w:tc>
          <w:tcPr>
            <w:tcW w:w="1265" w:type="dxa"/>
          </w:tcPr>
          <w:p w14:paraId="403BCEB3" w14:textId="77777777" w:rsidR="000D14B5" w:rsidRDefault="000D14B5">
            <w:pPr>
              <w:pStyle w:val="TableParagraph"/>
              <w:rPr>
                <w:sz w:val="20"/>
              </w:rPr>
            </w:pPr>
          </w:p>
        </w:tc>
        <w:tc>
          <w:tcPr>
            <w:tcW w:w="1266" w:type="dxa"/>
          </w:tcPr>
          <w:p w14:paraId="51757BE6" w14:textId="77777777" w:rsidR="000D14B5" w:rsidRDefault="000D14B5">
            <w:pPr>
              <w:pStyle w:val="TableParagraph"/>
              <w:rPr>
                <w:sz w:val="20"/>
              </w:rPr>
            </w:pPr>
          </w:p>
        </w:tc>
      </w:tr>
      <w:tr w:rsidR="000D14B5" w14:paraId="2FCA05C5" w14:textId="77777777">
        <w:trPr>
          <w:trHeight w:val="276"/>
        </w:trPr>
        <w:tc>
          <w:tcPr>
            <w:tcW w:w="1265" w:type="dxa"/>
          </w:tcPr>
          <w:p w14:paraId="76C3BB58" w14:textId="77777777" w:rsidR="000D14B5" w:rsidRDefault="000D14B5">
            <w:pPr>
              <w:pStyle w:val="TableParagraph"/>
              <w:rPr>
                <w:sz w:val="20"/>
              </w:rPr>
            </w:pPr>
          </w:p>
        </w:tc>
        <w:tc>
          <w:tcPr>
            <w:tcW w:w="1266" w:type="dxa"/>
          </w:tcPr>
          <w:p w14:paraId="4DF71714" w14:textId="77777777" w:rsidR="000D14B5" w:rsidRDefault="000D14B5">
            <w:pPr>
              <w:pStyle w:val="TableParagraph"/>
              <w:rPr>
                <w:sz w:val="20"/>
              </w:rPr>
            </w:pPr>
          </w:p>
        </w:tc>
        <w:tc>
          <w:tcPr>
            <w:tcW w:w="1265" w:type="dxa"/>
          </w:tcPr>
          <w:p w14:paraId="1B3D3AB3" w14:textId="77777777" w:rsidR="000D14B5" w:rsidRDefault="000D14B5">
            <w:pPr>
              <w:pStyle w:val="TableParagraph"/>
              <w:rPr>
                <w:sz w:val="20"/>
              </w:rPr>
            </w:pPr>
          </w:p>
        </w:tc>
        <w:tc>
          <w:tcPr>
            <w:tcW w:w="1265" w:type="dxa"/>
          </w:tcPr>
          <w:p w14:paraId="1701B61A" w14:textId="77777777" w:rsidR="000D14B5" w:rsidRDefault="000D14B5">
            <w:pPr>
              <w:pStyle w:val="TableParagraph"/>
              <w:rPr>
                <w:sz w:val="20"/>
              </w:rPr>
            </w:pPr>
          </w:p>
        </w:tc>
        <w:tc>
          <w:tcPr>
            <w:tcW w:w="1576" w:type="dxa"/>
          </w:tcPr>
          <w:p w14:paraId="37B3CB74" w14:textId="77777777" w:rsidR="000D14B5" w:rsidRDefault="000D14B5">
            <w:pPr>
              <w:pStyle w:val="TableParagraph"/>
              <w:rPr>
                <w:sz w:val="20"/>
              </w:rPr>
            </w:pPr>
          </w:p>
        </w:tc>
        <w:tc>
          <w:tcPr>
            <w:tcW w:w="1265" w:type="dxa"/>
          </w:tcPr>
          <w:p w14:paraId="0790E9FA" w14:textId="77777777" w:rsidR="000D14B5" w:rsidRDefault="000D14B5">
            <w:pPr>
              <w:pStyle w:val="TableParagraph"/>
              <w:rPr>
                <w:sz w:val="20"/>
              </w:rPr>
            </w:pPr>
          </w:p>
        </w:tc>
        <w:tc>
          <w:tcPr>
            <w:tcW w:w="1266" w:type="dxa"/>
          </w:tcPr>
          <w:p w14:paraId="5D6CBE36" w14:textId="77777777" w:rsidR="000D14B5" w:rsidRDefault="000D14B5">
            <w:pPr>
              <w:pStyle w:val="TableParagraph"/>
              <w:rPr>
                <w:sz w:val="20"/>
              </w:rPr>
            </w:pPr>
          </w:p>
        </w:tc>
      </w:tr>
      <w:tr w:rsidR="000D14B5" w14:paraId="39B59AB0" w14:textId="77777777">
        <w:trPr>
          <w:trHeight w:val="275"/>
        </w:trPr>
        <w:tc>
          <w:tcPr>
            <w:tcW w:w="1265" w:type="dxa"/>
          </w:tcPr>
          <w:p w14:paraId="744C1C79" w14:textId="77777777" w:rsidR="000D14B5" w:rsidRDefault="000D14B5">
            <w:pPr>
              <w:pStyle w:val="TableParagraph"/>
              <w:rPr>
                <w:sz w:val="20"/>
              </w:rPr>
            </w:pPr>
          </w:p>
        </w:tc>
        <w:tc>
          <w:tcPr>
            <w:tcW w:w="1266" w:type="dxa"/>
          </w:tcPr>
          <w:p w14:paraId="26ED39DB" w14:textId="77777777" w:rsidR="000D14B5" w:rsidRDefault="000D14B5">
            <w:pPr>
              <w:pStyle w:val="TableParagraph"/>
              <w:rPr>
                <w:sz w:val="20"/>
              </w:rPr>
            </w:pPr>
          </w:p>
        </w:tc>
        <w:tc>
          <w:tcPr>
            <w:tcW w:w="1265" w:type="dxa"/>
          </w:tcPr>
          <w:p w14:paraId="75D14F9C" w14:textId="77777777" w:rsidR="000D14B5" w:rsidRDefault="000D14B5">
            <w:pPr>
              <w:pStyle w:val="TableParagraph"/>
              <w:rPr>
                <w:sz w:val="20"/>
              </w:rPr>
            </w:pPr>
          </w:p>
        </w:tc>
        <w:tc>
          <w:tcPr>
            <w:tcW w:w="1265" w:type="dxa"/>
          </w:tcPr>
          <w:p w14:paraId="79E817B1" w14:textId="77777777" w:rsidR="000D14B5" w:rsidRDefault="000D14B5">
            <w:pPr>
              <w:pStyle w:val="TableParagraph"/>
              <w:rPr>
                <w:sz w:val="20"/>
              </w:rPr>
            </w:pPr>
          </w:p>
        </w:tc>
        <w:tc>
          <w:tcPr>
            <w:tcW w:w="1576" w:type="dxa"/>
          </w:tcPr>
          <w:p w14:paraId="57E1E39A" w14:textId="77777777" w:rsidR="000D14B5" w:rsidRDefault="000D14B5">
            <w:pPr>
              <w:pStyle w:val="TableParagraph"/>
              <w:rPr>
                <w:sz w:val="20"/>
              </w:rPr>
            </w:pPr>
          </w:p>
        </w:tc>
        <w:tc>
          <w:tcPr>
            <w:tcW w:w="1265" w:type="dxa"/>
          </w:tcPr>
          <w:p w14:paraId="0FE55FFE" w14:textId="77777777" w:rsidR="000D14B5" w:rsidRDefault="000D14B5">
            <w:pPr>
              <w:pStyle w:val="TableParagraph"/>
              <w:rPr>
                <w:sz w:val="20"/>
              </w:rPr>
            </w:pPr>
          </w:p>
        </w:tc>
        <w:tc>
          <w:tcPr>
            <w:tcW w:w="1266" w:type="dxa"/>
          </w:tcPr>
          <w:p w14:paraId="6DA04CF7" w14:textId="77777777" w:rsidR="000D14B5" w:rsidRDefault="000D14B5">
            <w:pPr>
              <w:pStyle w:val="TableParagraph"/>
              <w:rPr>
                <w:sz w:val="20"/>
              </w:rPr>
            </w:pPr>
          </w:p>
        </w:tc>
      </w:tr>
      <w:tr w:rsidR="000D14B5" w14:paraId="24F5D8CF" w14:textId="77777777">
        <w:trPr>
          <w:trHeight w:val="275"/>
        </w:trPr>
        <w:tc>
          <w:tcPr>
            <w:tcW w:w="1265" w:type="dxa"/>
          </w:tcPr>
          <w:p w14:paraId="06FC2EA1" w14:textId="77777777" w:rsidR="000D14B5" w:rsidRDefault="000D14B5">
            <w:pPr>
              <w:pStyle w:val="TableParagraph"/>
              <w:rPr>
                <w:sz w:val="20"/>
              </w:rPr>
            </w:pPr>
          </w:p>
        </w:tc>
        <w:tc>
          <w:tcPr>
            <w:tcW w:w="1266" w:type="dxa"/>
          </w:tcPr>
          <w:p w14:paraId="13957E0E" w14:textId="77777777" w:rsidR="000D14B5" w:rsidRDefault="000D14B5">
            <w:pPr>
              <w:pStyle w:val="TableParagraph"/>
              <w:rPr>
                <w:sz w:val="20"/>
              </w:rPr>
            </w:pPr>
          </w:p>
        </w:tc>
        <w:tc>
          <w:tcPr>
            <w:tcW w:w="1265" w:type="dxa"/>
          </w:tcPr>
          <w:p w14:paraId="69118EF7" w14:textId="77777777" w:rsidR="000D14B5" w:rsidRDefault="000D14B5">
            <w:pPr>
              <w:pStyle w:val="TableParagraph"/>
              <w:rPr>
                <w:sz w:val="20"/>
              </w:rPr>
            </w:pPr>
          </w:p>
        </w:tc>
        <w:tc>
          <w:tcPr>
            <w:tcW w:w="1265" w:type="dxa"/>
          </w:tcPr>
          <w:p w14:paraId="61A67631" w14:textId="77777777" w:rsidR="000D14B5" w:rsidRDefault="000D14B5">
            <w:pPr>
              <w:pStyle w:val="TableParagraph"/>
              <w:rPr>
                <w:sz w:val="20"/>
              </w:rPr>
            </w:pPr>
          </w:p>
        </w:tc>
        <w:tc>
          <w:tcPr>
            <w:tcW w:w="1576" w:type="dxa"/>
          </w:tcPr>
          <w:p w14:paraId="4A11152F" w14:textId="77777777" w:rsidR="000D14B5" w:rsidRDefault="000D14B5">
            <w:pPr>
              <w:pStyle w:val="TableParagraph"/>
              <w:rPr>
                <w:sz w:val="20"/>
              </w:rPr>
            </w:pPr>
          </w:p>
        </w:tc>
        <w:tc>
          <w:tcPr>
            <w:tcW w:w="1265" w:type="dxa"/>
          </w:tcPr>
          <w:p w14:paraId="0C668EAF" w14:textId="77777777" w:rsidR="000D14B5" w:rsidRDefault="000D14B5">
            <w:pPr>
              <w:pStyle w:val="TableParagraph"/>
              <w:rPr>
                <w:sz w:val="20"/>
              </w:rPr>
            </w:pPr>
          </w:p>
        </w:tc>
        <w:tc>
          <w:tcPr>
            <w:tcW w:w="1266" w:type="dxa"/>
          </w:tcPr>
          <w:p w14:paraId="557C848C" w14:textId="77777777" w:rsidR="000D14B5" w:rsidRDefault="000D14B5">
            <w:pPr>
              <w:pStyle w:val="TableParagraph"/>
              <w:rPr>
                <w:sz w:val="20"/>
              </w:rPr>
            </w:pPr>
          </w:p>
        </w:tc>
      </w:tr>
      <w:tr w:rsidR="000D14B5" w14:paraId="657B6D6C" w14:textId="77777777">
        <w:trPr>
          <w:trHeight w:val="276"/>
        </w:trPr>
        <w:tc>
          <w:tcPr>
            <w:tcW w:w="1265" w:type="dxa"/>
          </w:tcPr>
          <w:p w14:paraId="068B50E6" w14:textId="77777777" w:rsidR="000D14B5" w:rsidRDefault="000D14B5">
            <w:pPr>
              <w:pStyle w:val="TableParagraph"/>
              <w:rPr>
                <w:sz w:val="20"/>
              </w:rPr>
            </w:pPr>
          </w:p>
        </w:tc>
        <w:tc>
          <w:tcPr>
            <w:tcW w:w="1266" w:type="dxa"/>
          </w:tcPr>
          <w:p w14:paraId="29AB36E9" w14:textId="77777777" w:rsidR="000D14B5" w:rsidRDefault="000D14B5">
            <w:pPr>
              <w:pStyle w:val="TableParagraph"/>
              <w:rPr>
                <w:sz w:val="20"/>
              </w:rPr>
            </w:pPr>
          </w:p>
        </w:tc>
        <w:tc>
          <w:tcPr>
            <w:tcW w:w="1265" w:type="dxa"/>
          </w:tcPr>
          <w:p w14:paraId="28665AB1" w14:textId="77777777" w:rsidR="000D14B5" w:rsidRDefault="000D14B5">
            <w:pPr>
              <w:pStyle w:val="TableParagraph"/>
              <w:rPr>
                <w:sz w:val="20"/>
              </w:rPr>
            </w:pPr>
          </w:p>
        </w:tc>
        <w:tc>
          <w:tcPr>
            <w:tcW w:w="1265" w:type="dxa"/>
          </w:tcPr>
          <w:p w14:paraId="79B20E2A" w14:textId="77777777" w:rsidR="000D14B5" w:rsidRDefault="000D14B5">
            <w:pPr>
              <w:pStyle w:val="TableParagraph"/>
              <w:rPr>
                <w:sz w:val="20"/>
              </w:rPr>
            </w:pPr>
          </w:p>
        </w:tc>
        <w:tc>
          <w:tcPr>
            <w:tcW w:w="1576" w:type="dxa"/>
          </w:tcPr>
          <w:p w14:paraId="3ED6679B" w14:textId="77777777" w:rsidR="000D14B5" w:rsidRDefault="000D14B5">
            <w:pPr>
              <w:pStyle w:val="TableParagraph"/>
              <w:rPr>
                <w:sz w:val="20"/>
              </w:rPr>
            </w:pPr>
          </w:p>
        </w:tc>
        <w:tc>
          <w:tcPr>
            <w:tcW w:w="1265" w:type="dxa"/>
          </w:tcPr>
          <w:p w14:paraId="42517302" w14:textId="77777777" w:rsidR="000D14B5" w:rsidRDefault="000D14B5">
            <w:pPr>
              <w:pStyle w:val="TableParagraph"/>
              <w:rPr>
                <w:sz w:val="20"/>
              </w:rPr>
            </w:pPr>
          </w:p>
        </w:tc>
        <w:tc>
          <w:tcPr>
            <w:tcW w:w="1266" w:type="dxa"/>
          </w:tcPr>
          <w:p w14:paraId="49B5FB6D" w14:textId="77777777" w:rsidR="000D14B5" w:rsidRDefault="000D14B5">
            <w:pPr>
              <w:pStyle w:val="TableParagraph"/>
              <w:rPr>
                <w:sz w:val="20"/>
              </w:rPr>
            </w:pPr>
          </w:p>
        </w:tc>
      </w:tr>
      <w:tr w:rsidR="000D14B5" w14:paraId="45D3306D" w14:textId="77777777">
        <w:trPr>
          <w:trHeight w:val="275"/>
        </w:trPr>
        <w:tc>
          <w:tcPr>
            <w:tcW w:w="1265" w:type="dxa"/>
          </w:tcPr>
          <w:p w14:paraId="4B21A67E" w14:textId="77777777" w:rsidR="000D14B5" w:rsidRDefault="000D14B5">
            <w:pPr>
              <w:pStyle w:val="TableParagraph"/>
              <w:rPr>
                <w:sz w:val="20"/>
              </w:rPr>
            </w:pPr>
          </w:p>
        </w:tc>
        <w:tc>
          <w:tcPr>
            <w:tcW w:w="1266" w:type="dxa"/>
          </w:tcPr>
          <w:p w14:paraId="64FD1CF1" w14:textId="77777777" w:rsidR="000D14B5" w:rsidRDefault="000D14B5">
            <w:pPr>
              <w:pStyle w:val="TableParagraph"/>
              <w:rPr>
                <w:sz w:val="20"/>
              </w:rPr>
            </w:pPr>
          </w:p>
        </w:tc>
        <w:tc>
          <w:tcPr>
            <w:tcW w:w="1265" w:type="dxa"/>
          </w:tcPr>
          <w:p w14:paraId="5D4C3C57" w14:textId="77777777" w:rsidR="000D14B5" w:rsidRDefault="000D14B5">
            <w:pPr>
              <w:pStyle w:val="TableParagraph"/>
              <w:rPr>
                <w:sz w:val="20"/>
              </w:rPr>
            </w:pPr>
          </w:p>
        </w:tc>
        <w:tc>
          <w:tcPr>
            <w:tcW w:w="1265" w:type="dxa"/>
          </w:tcPr>
          <w:p w14:paraId="50B3B9EF" w14:textId="77777777" w:rsidR="000D14B5" w:rsidRDefault="000D14B5">
            <w:pPr>
              <w:pStyle w:val="TableParagraph"/>
              <w:rPr>
                <w:sz w:val="20"/>
              </w:rPr>
            </w:pPr>
          </w:p>
        </w:tc>
        <w:tc>
          <w:tcPr>
            <w:tcW w:w="1576" w:type="dxa"/>
          </w:tcPr>
          <w:p w14:paraId="19F0E7FC" w14:textId="77777777" w:rsidR="000D14B5" w:rsidRDefault="000D14B5">
            <w:pPr>
              <w:pStyle w:val="TableParagraph"/>
              <w:rPr>
                <w:sz w:val="20"/>
              </w:rPr>
            </w:pPr>
          </w:p>
        </w:tc>
        <w:tc>
          <w:tcPr>
            <w:tcW w:w="1265" w:type="dxa"/>
          </w:tcPr>
          <w:p w14:paraId="4A006013" w14:textId="77777777" w:rsidR="000D14B5" w:rsidRDefault="000D14B5">
            <w:pPr>
              <w:pStyle w:val="TableParagraph"/>
              <w:rPr>
                <w:sz w:val="20"/>
              </w:rPr>
            </w:pPr>
          </w:p>
        </w:tc>
        <w:tc>
          <w:tcPr>
            <w:tcW w:w="1266" w:type="dxa"/>
          </w:tcPr>
          <w:p w14:paraId="0B729538" w14:textId="77777777" w:rsidR="000D14B5" w:rsidRDefault="000D14B5">
            <w:pPr>
              <w:pStyle w:val="TableParagraph"/>
              <w:rPr>
                <w:sz w:val="20"/>
              </w:rPr>
            </w:pPr>
          </w:p>
        </w:tc>
      </w:tr>
    </w:tbl>
    <w:p w14:paraId="51F5B072" w14:textId="77777777" w:rsidR="000D14B5" w:rsidRDefault="000D14B5">
      <w:pPr>
        <w:rPr>
          <w:sz w:val="20"/>
        </w:rPr>
        <w:sectPr w:rsidR="000D14B5">
          <w:headerReference w:type="default" r:id="rId80"/>
          <w:footerReference w:type="default" r:id="rId81"/>
          <w:pgSz w:w="11900" w:h="16840"/>
          <w:pgMar w:top="1320" w:right="420" w:bottom="940" w:left="620" w:header="929" w:footer="744" w:gutter="0"/>
          <w:cols w:space="720"/>
        </w:sectPr>
      </w:pPr>
    </w:p>
    <w:p w14:paraId="597EE000" w14:textId="77777777" w:rsidR="000D14B5" w:rsidRDefault="000D14B5">
      <w:pPr>
        <w:pStyle w:val="BodyText"/>
        <w:spacing w:before="5"/>
        <w:rPr>
          <w:b/>
          <w:sz w:val="26"/>
        </w:rPr>
      </w:pPr>
    </w:p>
    <w:p w14:paraId="736450FD" w14:textId="77777777" w:rsidR="000D14B5" w:rsidRDefault="009748A5">
      <w:pPr>
        <w:spacing w:before="88" w:line="320" w:lineRule="exact"/>
        <w:ind w:right="200"/>
        <w:jc w:val="center"/>
        <w:rPr>
          <w:b/>
          <w:sz w:val="28"/>
        </w:rPr>
      </w:pPr>
      <w:bookmarkStart w:id="274" w:name="Appendix_K"/>
      <w:bookmarkStart w:id="275" w:name="_bookmark44"/>
      <w:bookmarkEnd w:id="274"/>
      <w:bookmarkEnd w:id="275"/>
      <w:r>
        <w:rPr>
          <w:b/>
          <w:sz w:val="28"/>
        </w:rPr>
        <w:t>Appendix K</w:t>
      </w:r>
    </w:p>
    <w:p w14:paraId="6A83F6D0" w14:textId="77777777" w:rsidR="000D14B5" w:rsidRDefault="009748A5">
      <w:pPr>
        <w:spacing w:line="320" w:lineRule="exact"/>
        <w:ind w:right="199"/>
        <w:jc w:val="center"/>
        <w:rPr>
          <w:sz w:val="28"/>
        </w:rPr>
      </w:pPr>
      <w:r>
        <w:rPr>
          <w:sz w:val="28"/>
        </w:rPr>
        <w:t>References:</w:t>
      </w:r>
    </w:p>
    <w:p w14:paraId="63A081F8" w14:textId="77777777" w:rsidR="000D14B5" w:rsidRDefault="000D14B5">
      <w:pPr>
        <w:pStyle w:val="BodyText"/>
        <w:spacing w:before="1"/>
      </w:pPr>
    </w:p>
    <w:p w14:paraId="1FA70354" w14:textId="77777777" w:rsidR="000D14B5" w:rsidRDefault="009748A5">
      <w:pPr>
        <w:pStyle w:val="BodyText"/>
        <w:ind w:left="532" w:right="1448"/>
      </w:pPr>
      <w:r>
        <w:t xml:space="preserve">ADEC Division of Water, Water Quality Standards and Restoration, Water Quality Reports: </w:t>
      </w:r>
      <w:hyperlink r:id="rId82">
        <w:r>
          <w:rPr>
            <w:u w:val="single"/>
          </w:rPr>
          <w:t>https://dec.alaska.gov/water/water-quality/reports</w:t>
        </w:r>
      </w:hyperlink>
    </w:p>
    <w:p w14:paraId="65376722" w14:textId="77777777" w:rsidR="000D14B5" w:rsidRDefault="000D14B5">
      <w:pPr>
        <w:pStyle w:val="BodyText"/>
        <w:spacing w:before="2"/>
        <w:rPr>
          <w:sz w:val="16"/>
        </w:rPr>
      </w:pPr>
    </w:p>
    <w:p w14:paraId="197C7758" w14:textId="77777777" w:rsidR="000D14B5" w:rsidRDefault="009748A5">
      <w:pPr>
        <w:pStyle w:val="BodyText"/>
        <w:spacing w:before="90"/>
        <w:ind w:left="532" w:right="1449"/>
      </w:pPr>
      <w:r>
        <w:t xml:space="preserve">ADEC Division of Water, Water Quality Standards and Restoration, Alaska Monitoring and Assessment Program Surveys: </w:t>
      </w:r>
      <w:hyperlink r:id="rId83" w:anchor="projectTables">
        <w:r>
          <w:rPr>
            <w:u w:val="single"/>
          </w:rPr>
          <w:t>https://dec.alaska.gov/water/water-</w:t>
        </w:r>
      </w:hyperlink>
      <w:r>
        <w:t xml:space="preserve"> </w:t>
      </w:r>
      <w:hyperlink r:id="rId84" w:anchor="projectTables">
        <w:r>
          <w:rPr>
            <w:u w:val="single"/>
          </w:rPr>
          <w:t>quality/monitoring/surveys/#projectTables</w:t>
        </w:r>
      </w:hyperlink>
    </w:p>
    <w:p w14:paraId="56FB2556" w14:textId="77777777" w:rsidR="000D14B5" w:rsidRDefault="000D14B5">
      <w:pPr>
        <w:pStyle w:val="BodyText"/>
        <w:rPr>
          <w:sz w:val="20"/>
        </w:rPr>
      </w:pPr>
    </w:p>
    <w:p w14:paraId="7BD4412F" w14:textId="77777777" w:rsidR="000D14B5" w:rsidRDefault="000D14B5">
      <w:pPr>
        <w:pStyle w:val="BodyText"/>
        <w:spacing w:before="10"/>
        <w:rPr>
          <w:sz w:val="19"/>
        </w:rPr>
      </w:pPr>
    </w:p>
    <w:p w14:paraId="18D5AC53" w14:textId="77777777" w:rsidR="000D14B5" w:rsidRDefault="001A7025">
      <w:pPr>
        <w:spacing w:before="92"/>
        <w:ind w:left="532"/>
        <w:rPr>
          <w:sz w:val="20"/>
        </w:rPr>
      </w:pPr>
      <w:hyperlink r:id="rId85">
        <w:r w:rsidR="009748A5">
          <w:rPr>
            <w:sz w:val="20"/>
            <w:u w:val="single"/>
          </w:rPr>
          <w:t>http://dnr.alaska.gov/parks/plans/krsmapln/kenrvpln.htm</w:t>
        </w:r>
      </w:hyperlink>
    </w:p>
    <w:p w14:paraId="5840B68E" w14:textId="77777777" w:rsidR="000D14B5" w:rsidRDefault="000D14B5">
      <w:pPr>
        <w:pStyle w:val="BodyText"/>
        <w:rPr>
          <w:sz w:val="20"/>
        </w:rPr>
      </w:pPr>
    </w:p>
    <w:p w14:paraId="45A84D96" w14:textId="77777777" w:rsidR="000D14B5" w:rsidRDefault="000D14B5">
      <w:pPr>
        <w:pStyle w:val="BodyText"/>
        <w:spacing w:before="3"/>
        <w:rPr>
          <w:sz w:val="20"/>
        </w:rPr>
      </w:pPr>
    </w:p>
    <w:p w14:paraId="64B551D3" w14:textId="77777777" w:rsidR="000D14B5" w:rsidRDefault="009748A5">
      <w:pPr>
        <w:pStyle w:val="BodyText"/>
        <w:spacing w:before="90"/>
        <w:ind w:left="532"/>
      </w:pPr>
      <w:r>
        <w:t>ADF&amp;G. 1992. Kenai River Water Quality Investigation Completion Report V.P. Litchfield and</w:t>
      </w:r>
    </w:p>
    <w:p w14:paraId="1B10FFCB" w14:textId="77777777" w:rsidR="000D14B5" w:rsidRDefault="009748A5">
      <w:pPr>
        <w:pStyle w:val="BodyText"/>
        <w:ind w:left="532"/>
      </w:pPr>
      <w:r>
        <w:t>G.B. Kyle FRED Report Number 123</w:t>
      </w:r>
    </w:p>
    <w:p w14:paraId="7631D70D" w14:textId="77777777" w:rsidR="000D14B5" w:rsidRDefault="000D14B5">
      <w:pPr>
        <w:pStyle w:val="BodyText"/>
      </w:pPr>
    </w:p>
    <w:p w14:paraId="7113F26C" w14:textId="77777777" w:rsidR="000D14B5" w:rsidRDefault="009748A5">
      <w:pPr>
        <w:pStyle w:val="BodyText"/>
        <w:ind w:left="532" w:right="1356"/>
      </w:pPr>
      <w:r>
        <w:t>ADNR. 1998. Kenai River Comprehensive Management Plan. Alaska Department of Natural Resources, Division of Land, Division of Parks &amp; Outdoor Recreation.</w:t>
      </w:r>
    </w:p>
    <w:p w14:paraId="25481E3C" w14:textId="77777777" w:rsidR="000D14B5" w:rsidRDefault="000D14B5">
      <w:pPr>
        <w:pStyle w:val="BodyText"/>
      </w:pPr>
    </w:p>
    <w:p w14:paraId="5ABCA728" w14:textId="77777777" w:rsidR="000D14B5" w:rsidRDefault="009748A5">
      <w:pPr>
        <w:pStyle w:val="BodyText"/>
        <w:ind w:left="532" w:right="1262"/>
      </w:pPr>
      <w:r>
        <w:t>CIK. 2009. Stream Temperature Monitoring Network for Cook Inlet Salmon Streams FY2009 Working Draft. Pg.</w:t>
      </w:r>
      <w:r>
        <w:rPr>
          <w:spacing w:val="-1"/>
        </w:rPr>
        <w:t xml:space="preserve"> </w:t>
      </w:r>
      <w:r>
        <w:t>1-21.</w:t>
      </w:r>
    </w:p>
    <w:p w14:paraId="12658EB0" w14:textId="77777777" w:rsidR="000D14B5" w:rsidRDefault="000D14B5">
      <w:pPr>
        <w:pStyle w:val="BodyText"/>
      </w:pPr>
    </w:p>
    <w:p w14:paraId="5D1FB1A7" w14:textId="77777777" w:rsidR="000D14B5" w:rsidRDefault="009748A5">
      <w:pPr>
        <w:pStyle w:val="BodyText"/>
        <w:ind w:left="532" w:right="1202"/>
      </w:pPr>
      <w:r>
        <w:t>CIK. 2010. Stream Temperature Monitoring Network for Cook Inlet Salmon Streams FY 2010 Working Draft. Pg.</w:t>
      </w:r>
      <w:r>
        <w:rPr>
          <w:spacing w:val="-1"/>
        </w:rPr>
        <w:t xml:space="preserve"> </w:t>
      </w:r>
      <w:r>
        <w:t>1-36.</w:t>
      </w:r>
    </w:p>
    <w:p w14:paraId="23EF4AF5" w14:textId="77777777" w:rsidR="000D14B5" w:rsidRDefault="000D14B5">
      <w:pPr>
        <w:pStyle w:val="BodyText"/>
      </w:pPr>
    </w:p>
    <w:p w14:paraId="2E1B5313" w14:textId="77777777" w:rsidR="000D14B5" w:rsidRDefault="009748A5">
      <w:pPr>
        <w:pStyle w:val="BodyText"/>
        <w:ind w:left="532" w:right="996"/>
      </w:pPr>
      <w:r>
        <w:t>CIK. 2012. Stream Temperature Monitoring Network for Cook Inlet Salmon Streams 2012 Data. Pg. 1-20.</w:t>
      </w:r>
    </w:p>
    <w:p w14:paraId="694ED0F9" w14:textId="77777777" w:rsidR="000D14B5" w:rsidRDefault="000D14B5">
      <w:pPr>
        <w:pStyle w:val="BodyText"/>
      </w:pPr>
    </w:p>
    <w:p w14:paraId="0FB3CED4" w14:textId="77777777" w:rsidR="000D14B5" w:rsidRDefault="009748A5">
      <w:pPr>
        <w:pStyle w:val="BodyText"/>
        <w:ind w:left="532" w:right="949"/>
      </w:pPr>
      <w:r>
        <w:t>CIK. 2013. Stream Temperature Monitoring Network for Cook Inlet Salmon Streams 2008-2012. Synthesis. Pg. 1-33.</w:t>
      </w:r>
    </w:p>
    <w:p w14:paraId="001263DA" w14:textId="77777777" w:rsidR="000D14B5" w:rsidRDefault="000D14B5">
      <w:pPr>
        <w:pStyle w:val="BodyText"/>
      </w:pPr>
    </w:p>
    <w:p w14:paraId="5C8D4496" w14:textId="77777777" w:rsidR="000D14B5" w:rsidRDefault="009748A5">
      <w:pPr>
        <w:pStyle w:val="BodyText"/>
        <w:ind w:left="532" w:right="3322"/>
      </w:pPr>
      <w:r>
        <w:t xml:space="preserve">EPA, National Water Quality Monitoring Council, Water Quality Portal: </w:t>
      </w:r>
      <w:hyperlink r:id="rId86">
        <w:r>
          <w:rPr>
            <w:u w:val="single"/>
          </w:rPr>
          <w:t>https://www.waterqualitydata.us/</w:t>
        </w:r>
      </w:hyperlink>
    </w:p>
    <w:p w14:paraId="328D16A5" w14:textId="77777777" w:rsidR="000D14B5" w:rsidRDefault="000D14B5">
      <w:pPr>
        <w:pStyle w:val="BodyText"/>
        <w:spacing w:before="2"/>
        <w:rPr>
          <w:sz w:val="16"/>
        </w:rPr>
      </w:pPr>
    </w:p>
    <w:p w14:paraId="69AA8B7C" w14:textId="77777777" w:rsidR="000D14B5" w:rsidRDefault="009748A5">
      <w:pPr>
        <w:pStyle w:val="BodyText"/>
        <w:spacing w:before="90"/>
        <w:ind w:left="532" w:right="3908"/>
      </w:pPr>
      <w:r>
        <w:t xml:space="preserve">FWS. 1997. Upper Kenai River Cooperative Plan. </w:t>
      </w:r>
      <w:hyperlink r:id="rId87">
        <w:r>
          <w:rPr>
            <w:u w:val="single"/>
          </w:rPr>
          <w:t>https://catalog.data.gov/dataset/upper-kenai-river-cooperative-plan</w:t>
        </w:r>
      </w:hyperlink>
    </w:p>
    <w:p w14:paraId="4EB60231" w14:textId="77777777" w:rsidR="000D14B5" w:rsidRDefault="000D14B5">
      <w:pPr>
        <w:pStyle w:val="BodyText"/>
        <w:spacing w:before="2"/>
        <w:rPr>
          <w:sz w:val="16"/>
        </w:rPr>
      </w:pPr>
    </w:p>
    <w:p w14:paraId="377EEC17" w14:textId="77777777" w:rsidR="000D14B5" w:rsidRDefault="009748A5">
      <w:pPr>
        <w:pStyle w:val="BodyText"/>
        <w:spacing w:before="90"/>
        <w:ind w:left="532"/>
      </w:pPr>
      <w:r>
        <w:rPr>
          <w:u w:val="single"/>
        </w:rPr>
        <w:t>KWF. 2012. Turbidity Monitoring on the Lower Kenai River, 2008-2010. Pg</w:t>
      </w:r>
    </w:p>
    <w:p w14:paraId="1B34037A" w14:textId="77777777" w:rsidR="000D14B5" w:rsidRDefault="000D14B5">
      <w:pPr>
        <w:pStyle w:val="BodyText"/>
        <w:spacing w:before="2"/>
        <w:rPr>
          <w:sz w:val="16"/>
        </w:rPr>
      </w:pPr>
    </w:p>
    <w:p w14:paraId="35761FFC" w14:textId="77777777" w:rsidR="000D14B5" w:rsidRDefault="009748A5">
      <w:pPr>
        <w:pStyle w:val="BodyText"/>
        <w:spacing w:before="90"/>
        <w:ind w:left="531" w:right="751"/>
      </w:pPr>
      <w:r>
        <w:t>KWF. 2017. A review of potential zinc and copper pollution sources in the Kenai River Watershed. Pg. 1-22.</w:t>
      </w:r>
    </w:p>
    <w:p w14:paraId="0FB5D706" w14:textId="77777777" w:rsidR="000D14B5" w:rsidRDefault="000D14B5">
      <w:pPr>
        <w:pStyle w:val="BodyText"/>
        <w:spacing w:before="11"/>
        <w:rPr>
          <w:sz w:val="23"/>
        </w:rPr>
      </w:pPr>
    </w:p>
    <w:p w14:paraId="4E06B7CD" w14:textId="77777777" w:rsidR="000D14B5" w:rsidRDefault="009748A5">
      <w:pPr>
        <w:pStyle w:val="BodyText"/>
        <w:ind w:left="532" w:right="1323"/>
      </w:pPr>
      <w:r>
        <w:t>KWF. 2017. Kenai River Watershed Zinc and Copper Pollution: A summary of data analysis, literature, review results, and suggested actions. Pg. 1-17.</w:t>
      </w:r>
    </w:p>
    <w:p w14:paraId="72C61D45" w14:textId="77777777" w:rsidR="000D14B5" w:rsidRDefault="000D14B5">
      <w:pPr>
        <w:pStyle w:val="BodyText"/>
      </w:pPr>
    </w:p>
    <w:p w14:paraId="355DCC30" w14:textId="77777777" w:rsidR="000D14B5" w:rsidRDefault="009748A5">
      <w:pPr>
        <w:pStyle w:val="BodyText"/>
        <w:ind w:left="532" w:right="1449"/>
      </w:pPr>
      <w:r>
        <w:t>KWF. 2015. Water quality assessment of the Kenai Watershed from July 2000 to July 2014. Orejuela, E.O., pg. 1-374.</w:t>
      </w:r>
    </w:p>
    <w:p w14:paraId="6A6F2B78" w14:textId="77777777" w:rsidR="000D14B5" w:rsidRDefault="000D14B5">
      <w:pPr>
        <w:sectPr w:rsidR="000D14B5">
          <w:headerReference w:type="default" r:id="rId88"/>
          <w:footerReference w:type="default" r:id="rId89"/>
          <w:pgSz w:w="11900" w:h="16840"/>
          <w:pgMar w:top="1320" w:right="420" w:bottom="940" w:left="620" w:header="929" w:footer="744" w:gutter="0"/>
          <w:cols w:space="720"/>
        </w:sectPr>
      </w:pPr>
    </w:p>
    <w:p w14:paraId="45E39939" w14:textId="7694F088" w:rsidR="000D14B5" w:rsidRDefault="00C561A2">
      <w:pPr>
        <w:spacing w:line="206" w:lineRule="exact"/>
        <w:ind w:right="730"/>
        <w:jc w:val="right"/>
        <w:rPr>
          <w:sz w:val="18"/>
        </w:rPr>
      </w:pPr>
      <w:r>
        <w:rPr>
          <w:sz w:val="18"/>
        </w:rPr>
        <w:lastRenderedPageBreak/>
        <w:t>July</w:t>
      </w:r>
      <w:r w:rsidR="00CF182D">
        <w:rPr>
          <w:sz w:val="18"/>
        </w:rPr>
        <w:t>, 2022 QAPP v4</w:t>
      </w:r>
    </w:p>
    <w:p w14:paraId="0E38EA4F" w14:textId="08D72F72" w:rsidR="007043C9" w:rsidRDefault="007043C9">
      <w:pPr>
        <w:spacing w:line="206" w:lineRule="exact"/>
        <w:ind w:right="730"/>
        <w:jc w:val="right"/>
        <w:rPr>
          <w:sz w:val="18"/>
        </w:rPr>
      </w:pPr>
    </w:p>
    <w:p w14:paraId="403E4F68" w14:textId="43E5639A" w:rsidR="007B035B" w:rsidRDefault="007B035B" w:rsidP="007B035B">
      <w:pPr>
        <w:pStyle w:val="Heading1"/>
      </w:pPr>
      <w:r>
        <w:t>Appendix K: References</w:t>
      </w:r>
      <w:ins w:id="276" w:author="Benjamin Meyer" w:date="2022-07-19T14:49:00Z">
        <w:r w:rsidR="008631EA">
          <w:t xml:space="preserve"> Continued</w:t>
        </w:r>
      </w:ins>
    </w:p>
    <w:p w14:paraId="13DB72A2" w14:textId="77777777" w:rsidR="007B035B" w:rsidRDefault="007B035B" w:rsidP="007043C9">
      <w:pPr>
        <w:spacing w:line="240" w:lineRule="exact"/>
        <w:ind w:left="720" w:right="730" w:hanging="720"/>
        <w:jc w:val="right"/>
        <w:rPr>
          <w:sz w:val="18"/>
        </w:rPr>
      </w:pPr>
    </w:p>
    <w:p w14:paraId="20DDB0DE" w14:textId="77777777" w:rsidR="007B035B" w:rsidRDefault="007B035B" w:rsidP="007043C9">
      <w:pPr>
        <w:spacing w:line="240" w:lineRule="exact"/>
        <w:ind w:left="720" w:right="730" w:hanging="720"/>
        <w:jc w:val="right"/>
        <w:rPr>
          <w:sz w:val="18"/>
        </w:rPr>
      </w:pPr>
    </w:p>
    <w:p w14:paraId="0C39E5A2" w14:textId="6093E178" w:rsidR="004D249F" w:rsidRDefault="007043C9" w:rsidP="00CF182D">
      <w:pPr>
        <w:spacing w:line="240" w:lineRule="exact"/>
        <w:ind w:left="720" w:right="730" w:hanging="720"/>
        <w:rPr>
          <w:noProof/>
          <w:sz w:val="24"/>
          <w:szCs w:val="24"/>
        </w:rPr>
      </w:pPr>
      <w:r w:rsidRPr="00CF182D">
        <w:rPr>
          <w:sz w:val="24"/>
          <w:szCs w:val="24"/>
        </w:rPr>
        <w:fldChar w:fldCharType="begin" w:fldLock="1"/>
      </w:r>
      <w:r w:rsidR="004D249F">
        <w:rPr>
          <w:sz w:val="24"/>
          <w:szCs w:val="24"/>
        </w:rPr>
        <w:instrText>ADDIN paperpile_bibliography &lt;pp-bibliography&gt;&lt;first-reference-indices&gt;&lt;formatting&gt;1&lt;/formatting&gt;&lt;space-after&gt;1&lt;/space-after&gt;&lt;/first-reference-indices&gt;&lt;/pp-bibliography&gt; \* MERGEFORMAT</w:instrText>
      </w:r>
      <w:r w:rsidRPr="00CF182D">
        <w:rPr>
          <w:sz w:val="24"/>
          <w:szCs w:val="24"/>
        </w:rPr>
        <w:fldChar w:fldCharType="separate"/>
      </w:r>
      <w:r w:rsidR="004D249F">
        <w:rPr>
          <w:noProof/>
          <w:sz w:val="24"/>
          <w:szCs w:val="24"/>
        </w:rPr>
        <w:t>ADEC. 2022a. “Kenai River Water Quality Monitoring Activities.” 2022. https://dec.alaska.gov/water/nonpoint-source-control/waters-in-the-spotlight/kenai-river-water-quality-monitoring-activities/.</w:t>
      </w:r>
    </w:p>
    <w:p w14:paraId="61039BA0" w14:textId="77777777" w:rsidR="004D249F" w:rsidRDefault="004D249F" w:rsidP="00CF182D">
      <w:pPr>
        <w:spacing w:line="240" w:lineRule="exact"/>
        <w:ind w:left="720" w:right="730" w:hanging="720"/>
        <w:rPr>
          <w:noProof/>
          <w:sz w:val="24"/>
          <w:szCs w:val="24"/>
        </w:rPr>
      </w:pPr>
      <w:r>
        <w:rPr>
          <w:noProof/>
          <w:sz w:val="24"/>
          <w:szCs w:val="24"/>
        </w:rPr>
        <w:t>———. 2022b. “Water Quality Standards and Restoration, Water Quality Reports.” February 15, 2022. https://dec.alaska.gov/water/water-quality/reports.</w:t>
      </w:r>
    </w:p>
    <w:p w14:paraId="6BA092F3" w14:textId="77777777" w:rsidR="004D249F" w:rsidRDefault="004D249F" w:rsidP="00CF182D">
      <w:pPr>
        <w:spacing w:line="240" w:lineRule="exact"/>
        <w:ind w:left="720" w:right="730" w:hanging="720"/>
        <w:rPr>
          <w:noProof/>
          <w:sz w:val="24"/>
          <w:szCs w:val="24"/>
        </w:rPr>
      </w:pPr>
      <w:r>
        <w:rPr>
          <w:noProof/>
          <w:sz w:val="24"/>
          <w:szCs w:val="24"/>
        </w:rPr>
        <w:t>AKDNR. 1997. “Kenai River Comprehensive Management Plan.” http://dnr.alaska.gov/parks/plans/krsmapln/krsma_1997_complete.pdf.</w:t>
      </w:r>
    </w:p>
    <w:p w14:paraId="3F743066" w14:textId="77777777" w:rsidR="004D249F" w:rsidRDefault="004D249F" w:rsidP="00CF182D">
      <w:pPr>
        <w:spacing w:line="240" w:lineRule="exact"/>
        <w:ind w:left="720" w:right="730" w:hanging="720"/>
        <w:rPr>
          <w:noProof/>
          <w:sz w:val="24"/>
          <w:szCs w:val="24"/>
        </w:rPr>
      </w:pPr>
      <w:r>
        <w:rPr>
          <w:noProof/>
          <w:sz w:val="24"/>
          <w:szCs w:val="24"/>
        </w:rPr>
        <w:t>Guerron Orejuela, Edgar. 2016. “Water Quality Assessment of the Kenai River Watershed from July 2000 to July 2014.” Kenai Watershed Forum. https://dec.alaska.gov/media/16756/kenai-river-baseline-monitoring-report-final-zncuappendix.pdf.</w:t>
      </w:r>
    </w:p>
    <w:p w14:paraId="7504B71E" w14:textId="77777777" w:rsidR="004D249F" w:rsidRDefault="004D249F" w:rsidP="00CF182D">
      <w:pPr>
        <w:spacing w:line="240" w:lineRule="exact"/>
        <w:ind w:left="720" w:right="730" w:hanging="720"/>
        <w:rPr>
          <w:noProof/>
          <w:sz w:val="24"/>
          <w:szCs w:val="24"/>
        </w:rPr>
      </w:pPr>
      <w:r>
        <w:rPr>
          <w:noProof/>
          <w:sz w:val="24"/>
          <w:szCs w:val="24"/>
        </w:rPr>
        <w:t>Litchfield, V. P., and G. B. Kyle. 1992. “Kenai River Water Quality Investigation Completion Report.” 123. Alaska Department of Fish and Game. http://www.adfg.alaska.gov/fedaidpdfs/FRED.123.pdf.</w:t>
      </w:r>
    </w:p>
    <w:p w14:paraId="3120416C" w14:textId="77777777" w:rsidR="004D249F" w:rsidRDefault="004D249F" w:rsidP="00CF182D">
      <w:pPr>
        <w:spacing w:line="240" w:lineRule="exact"/>
        <w:ind w:left="720" w:right="730" w:hanging="720"/>
        <w:rPr>
          <w:noProof/>
          <w:sz w:val="24"/>
          <w:szCs w:val="24"/>
        </w:rPr>
      </w:pPr>
      <w:r>
        <w:rPr>
          <w:noProof/>
          <w:sz w:val="24"/>
          <w:szCs w:val="24"/>
        </w:rPr>
        <w:t>Martin, Michelle, Joe Charbonnet, Elizabeth Jones, Jim Czarnezki, and Robert Ruffner. 2011. “Turbidity Monitoring on the Lower Kenai River, 2008-2010.” Kenai Watershed Forum.</w:t>
      </w:r>
    </w:p>
    <w:p w14:paraId="5DCBF437" w14:textId="77777777" w:rsidR="004D249F" w:rsidRDefault="004D249F" w:rsidP="00CF182D">
      <w:pPr>
        <w:spacing w:line="240" w:lineRule="exact"/>
        <w:ind w:left="720" w:right="730" w:hanging="720"/>
        <w:rPr>
          <w:noProof/>
          <w:sz w:val="24"/>
          <w:szCs w:val="24"/>
        </w:rPr>
      </w:pPr>
      <w:r>
        <w:rPr>
          <w:noProof/>
          <w:sz w:val="24"/>
          <w:szCs w:val="24"/>
        </w:rPr>
        <w:t>Mauger, Sue. 2013. “Cook Inlet Stream Temp Network Synthesis Report 2008-2012.” Cook Inletekeeper. https://inletkeeper.org/wp-content/uploads/2017/03/Cook-Inlet-Stream-Temp-Network-Synthesis-Report.pdf.</w:t>
      </w:r>
    </w:p>
    <w:p w14:paraId="6C5AFAFB" w14:textId="77777777" w:rsidR="004D249F" w:rsidRDefault="004D249F" w:rsidP="00CF182D">
      <w:pPr>
        <w:spacing w:line="240" w:lineRule="exact"/>
        <w:ind w:left="720" w:right="730" w:hanging="720"/>
        <w:rPr>
          <w:noProof/>
          <w:sz w:val="24"/>
          <w:szCs w:val="24"/>
        </w:rPr>
      </w:pPr>
      <w:r>
        <w:rPr>
          <w:noProof/>
          <w:sz w:val="24"/>
          <w:szCs w:val="24"/>
        </w:rPr>
        <w:t xml:space="preserve">Mauger, Sue, Rebecca Shaftel, Jason C. Leppi, and Daniel J. Rinella. 2017. “Summer Temperature Regimes in Southcentral Alaska Streams: Watershed Drivers of Variation and Potential Implications for Pacific Salmon.” </w:t>
      </w:r>
      <w:r w:rsidRPr="004D249F">
        <w:rPr>
          <w:i/>
          <w:noProof/>
          <w:sz w:val="24"/>
          <w:szCs w:val="24"/>
        </w:rPr>
        <w:t>Canadian Journal of Fisheries and Aquatic Sciences. Journal Canadien Des Sciences Halieutiques et Aquatiques</w:t>
      </w:r>
      <w:r>
        <w:rPr>
          <w:noProof/>
          <w:sz w:val="24"/>
          <w:szCs w:val="24"/>
        </w:rPr>
        <w:t xml:space="preserve"> 74 (5): 702–15.</w:t>
      </w:r>
    </w:p>
    <w:p w14:paraId="412F38EB" w14:textId="77777777" w:rsidR="004D249F" w:rsidRDefault="004D249F" w:rsidP="00CF182D">
      <w:pPr>
        <w:spacing w:line="240" w:lineRule="exact"/>
        <w:ind w:left="720" w:right="730" w:hanging="720"/>
        <w:rPr>
          <w:noProof/>
          <w:sz w:val="24"/>
          <w:szCs w:val="24"/>
        </w:rPr>
      </w:pPr>
      <w:r>
        <w:rPr>
          <w:noProof/>
          <w:sz w:val="24"/>
          <w:szCs w:val="24"/>
        </w:rPr>
        <w:t>McCard, Jennifer J. 2007. “Water Quality Assessment of the Kenai River Watershed from July 2000 to July 2006.” Kenai Watershed Forum.</w:t>
      </w:r>
    </w:p>
    <w:p w14:paraId="4243D286" w14:textId="72AF74F0" w:rsidR="007043C9" w:rsidRPr="00CF182D" w:rsidRDefault="004D249F" w:rsidP="00CF182D">
      <w:pPr>
        <w:spacing w:line="240" w:lineRule="exact"/>
        <w:ind w:left="720" w:right="730" w:hanging="720"/>
        <w:rPr>
          <w:noProof/>
          <w:sz w:val="24"/>
          <w:szCs w:val="24"/>
        </w:rPr>
      </w:pPr>
      <w:r>
        <w:rPr>
          <w:noProof/>
          <w:sz w:val="24"/>
          <w:szCs w:val="24"/>
        </w:rPr>
        <w:t>USFWS. 1997. “Upper Kenai River Cooperative Plan.” https://www.fws.gov/uploadedFiles/UpperKenaiRiverCoop_Plan_1997.pdf.</w:t>
      </w:r>
      <w:r w:rsidR="007043C9" w:rsidRPr="00CF182D">
        <w:rPr>
          <w:sz w:val="24"/>
          <w:szCs w:val="24"/>
        </w:rPr>
        <w:fldChar w:fldCharType="end"/>
      </w:r>
    </w:p>
    <w:p w14:paraId="77D085CF" w14:textId="77777777" w:rsidR="007B035B" w:rsidRDefault="007B035B" w:rsidP="007043C9">
      <w:pPr>
        <w:spacing w:line="240" w:lineRule="exact"/>
        <w:ind w:left="720" w:right="730" w:hanging="720"/>
        <w:jc w:val="right"/>
        <w:rPr>
          <w:sz w:val="18"/>
        </w:rPr>
      </w:pPr>
    </w:p>
    <w:sectPr w:rsidR="007B035B">
      <w:headerReference w:type="default" r:id="rId90"/>
      <w:footerReference w:type="default" r:id="rId91"/>
      <w:pgSz w:w="11900" w:h="16840"/>
      <w:pgMar w:top="1320" w:right="420" w:bottom="940" w:left="620" w:header="929" w:footer="74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Benjamin Meyer" w:date="2022-02-17T16:41:00Z" w:initials="BM">
    <w:p w14:paraId="098FD488" w14:textId="77777777" w:rsidR="001A7025" w:rsidRDefault="001A7025">
      <w:pPr>
        <w:pStyle w:val="CommentText"/>
      </w:pPr>
      <w:r>
        <w:rPr>
          <w:rStyle w:val="CommentReference"/>
        </w:rPr>
        <w:annotationRef/>
      </w:r>
      <w:r>
        <w:t>Get updated signatures and dates</w:t>
      </w:r>
    </w:p>
  </w:comment>
  <w:comment w:id="32" w:author="Benjamin Meyer" w:date="2022-07-18T07:26:00Z" w:initials="BM">
    <w:p w14:paraId="17843AEC" w14:textId="6DEB6F44" w:rsidR="001A7025" w:rsidRDefault="001A7025">
      <w:pPr>
        <w:pStyle w:val="CommentText"/>
      </w:pPr>
      <w:r>
        <w:rPr>
          <w:rStyle w:val="CommentReference"/>
        </w:rPr>
        <w:annotationRef/>
      </w:r>
      <w:r>
        <w:t xml:space="preserve">This figure requires revision and additional detail. The draft version of the new figure can be downloaded as a powerpoint file at </w:t>
      </w:r>
      <w:hyperlink r:id="rId1" w:history="1">
        <w:r w:rsidRPr="00832A07">
          <w:rPr>
            <w:rStyle w:val="Hyperlink"/>
          </w:rPr>
          <w:t>https://bit.ly/qapp_2022_fig5</w:t>
        </w:r>
      </w:hyperlink>
    </w:p>
  </w:comment>
  <w:comment w:id="38" w:author="Benjamin Meyer" w:date="2022-07-18T07:51:00Z" w:initials="BM">
    <w:p w14:paraId="519FE85E" w14:textId="603DD0C8" w:rsidR="001A7025" w:rsidRDefault="001A7025">
      <w:pPr>
        <w:pStyle w:val="CommentText"/>
      </w:pPr>
      <w:r>
        <w:rPr>
          <w:rStyle w:val="CommentReference"/>
        </w:rPr>
        <w:annotationRef/>
      </w:r>
      <w:r>
        <w:t>This whole section (A6) will require revision to better reflect and summarize the above three project elements. The three task headline section titles should match the list of the above three items</w:t>
      </w:r>
    </w:p>
  </w:comment>
  <w:comment w:id="124" w:author="Benjamin Meyer" w:date="2022-07-18T07:56:00Z" w:initials="BM">
    <w:p w14:paraId="3D6352CC" w14:textId="0F768EB4" w:rsidR="001A7025" w:rsidRDefault="001A7025">
      <w:pPr>
        <w:pStyle w:val="CommentText"/>
      </w:pPr>
      <w:r>
        <w:rPr>
          <w:rStyle w:val="CommentReference"/>
        </w:rPr>
        <w:annotationRef/>
      </w:r>
      <w:r>
        <w:t>Also removed coordinates for sites specific to Cu/Zn project</w:t>
      </w:r>
    </w:p>
  </w:comment>
  <w:comment w:id="178" w:author="Benjamin Meyer" w:date="2022-08-22T16:15:00Z" w:initials="BM">
    <w:p w14:paraId="3F7C815F" w14:textId="32DAF489" w:rsidR="001A7025" w:rsidRDefault="001A7025">
      <w:pPr>
        <w:pStyle w:val="CommentText"/>
      </w:pPr>
      <w:r>
        <w:rPr>
          <w:rStyle w:val="CommentReference"/>
        </w:rPr>
        <w:annotationRef/>
      </w:r>
      <w:r>
        <w:t>Please comment if this statement is correct and belongs here</w:t>
      </w:r>
    </w:p>
  </w:comment>
  <w:comment w:id="206" w:author="Benjamin Meyer" w:date="2022-02-18T12:25:00Z" w:initials="BM">
    <w:p w14:paraId="47DEF37A" w14:textId="200C24A7" w:rsidR="001A7025" w:rsidRDefault="001A7025">
      <w:pPr>
        <w:pStyle w:val="CommentText"/>
      </w:pPr>
      <w:r>
        <w:rPr>
          <w:rStyle w:val="CommentReference"/>
        </w:rPr>
        <w:annotationRef/>
      </w:r>
      <w:r>
        <w:t>Re-do diagram (in stand-alone jpg image) and text to make extra steps explicit: BM submits to AWQMS, DEC reviews and uplifts to EPA</w:t>
      </w:r>
    </w:p>
  </w:comment>
  <w:comment w:id="207" w:author="Benjamin Meyer" w:date="2022-07-19T15:51:00Z" w:initials="BM">
    <w:p w14:paraId="2ED937BF" w14:textId="77777777" w:rsidR="001A7025" w:rsidRDefault="001A7025" w:rsidP="00B34B0D">
      <w:pPr>
        <w:pStyle w:val="CommentText"/>
      </w:pPr>
      <w:r>
        <w:rPr>
          <w:rStyle w:val="CommentReference"/>
        </w:rPr>
        <w:annotationRef/>
      </w:r>
      <w:r>
        <w:t xml:space="preserve">Planning to combine the figure below with figure 1. Download most current draft as powerpoint file at </w:t>
      </w:r>
      <w:hyperlink r:id="rId2" w:history="1">
        <w:r w:rsidRPr="00832A07">
          <w:rPr>
            <w:rStyle w:val="Hyperlink"/>
          </w:rPr>
          <w:t>https://bit.ly/qapp_2022_fig5</w:t>
        </w:r>
      </w:hyperlink>
    </w:p>
    <w:p w14:paraId="4BB479B2" w14:textId="72155EF2" w:rsidR="001A7025" w:rsidRDefault="001A702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8FD488" w15:done="0"/>
  <w15:commentEx w15:paraId="17843AEC" w15:done="0"/>
  <w15:commentEx w15:paraId="519FE85E" w15:done="0"/>
  <w15:commentEx w15:paraId="3D6352CC" w15:done="0"/>
  <w15:commentEx w15:paraId="3F7C815F" w15:done="0"/>
  <w15:commentEx w15:paraId="47DEF37A" w15:done="0"/>
  <w15:commentEx w15:paraId="4BB479B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A9D6C0" w14:textId="77777777" w:rsidR="00647C64" w:rsidRDefault="00647C64">
      <w:r>
        <w:separator/>
      </w:r>
    </w:p>
  </w:endnote>
  <w:endnote w:type="continuationSeparator" w:id="0">
    <w:p w14:paraId="40D99D02" w14:textId="77777777" w:rsidR="00647C64" w:rsidRDefault="00647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6770468"/>
      <w:docPartObj>
        <w:docPartGallery w:val="Page Numbers (Bottom of Page)"/>
        <w:docPartUnique/>
      </w:docPartObj>
    </w:sdtPr>
    <w:sdtEndPr>
      <w:rPr>
        <w:noProof/>
      </w:rPr>
    </w:sdtEndPr>
    <w:sdtContent>
      <w:p w14:paraId="3A023168" w14:textId="1F2646D6" w:rsidR="001A7025" w:rsidRDefault="001A7025">
        <w:pPr>
          <w:pStyle w:val="Footer"/>
        </w:pPr>
        <w:r>
          <w:fldChar w:fldCharType="begin"/>
        </w:r>
        <w:r>
          <w:instrText xml:space="preserve"> PAGE   \* MERGEFORMAT </w:instrText>
        </w:r>
        <w:r>
          <w:fldChar w:fldCharType="separate"/>
        </w:r>
        <w:r w:rsidR="00775614">
          <w:rPr>
            <w:noProof/>
          </w:rPr>
          <w:t>13</w:t>
        </w:r>
        <w:r>
          <w:rPr>
            <w:noProof/>
          </w:rPr>
          <w:fldChar w:fldCharType="end"/>
        </w:r>
      </w:p>
    </w:sdtContent>
  </w:sdt>
  <w:p w14:paraId="68F938E7" w14:textId="6853FAD9" w:rsidR="001A7025" w:rsidRDefault="001A7025">
    <w:pPr>
      <w:pStyle w:val="BodyText"/>
      <w:spacing w:line="14" w:lineRule="auto"/>
      <w:rPr>
        <w:sz w:val="15"/>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268617"/>
      <w:docPartObj>
        <w:docPartGallery w:val="Page Numbers (Bottom of Page)"/>
        <w:docPartUnique/>
      </w:docPartObj>
    </w:sdtPr>
    <w:sdtEndPr>
      <w:rPr>
        <w:noProof/>
      </w:rPr>
    </w:sdtEndPr>
    <w:sdtContent>
      <w:p w14:paraId="441FC11C" w14:textId="00B70C0E" w:rsidR="001A7025" w:rsidRDefault="001A7025">
        <w:pPr>
          <w:pStyle w:val="Footer"/>
        </w:pPr>
        <w:r>
          <w:fldChar w:fldCharType="begin"/>
        </w:r>
        <w:r>
          <w:instrText xml:space="preserve"> PAGE   \* MERGEFORMAT </w:instrText>
        </w:r>
        <w:r>
          <w:fldChar w:fldCharType="separate"/>
        </w:r>
        <w:r w:rsidR="00775614">
          <w:rPr>
            <w:noProof/>
          </w:rPr>
          <w:t>41</w:t>
        </w:r>
        <w:r>
          <w:rPr>
            <w:noProof/>
          </w:rPr>
          <w:fldChar w:fldCharType="end"/>
        </w:r>
      </w:p>
    </w:sdtContent>
  </w:sdt>
  <w:p w14:paraId="15A2E53A" w14:textId="5C83B767" w:rsidR="001A7025" w:rsidRDefault="001A7025">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9344176"/>
      <w:docPartObj>
        <w:docPartGallery w:val="Page Numbers (Bottom of Page)"/>
        <w:docPartUnique/>
      </w:docPartObj>
    </w:sdtPr>
    <w:sdtEndPr>
      <w:rPr>
        <w:noProof/>
      </w:rPr>
    </w:sdtEndPr>
    <w:sdtContent>
      <w:p w14:paraId="0380EFEB" w14:textId="74783182" w:rsidR="001A7025" w:rsidRDefault="001A7025">
        <w:pPr>
          <w:pStyle w:val="Footer"/>
        </w:pPr>
        <w:r>
          <w:fldChar w:fldCharType="begin"/>
        </w:r>
        <w:r>
          <w:instrText xml:space="preserve"> PAGE   \* MERGEFORMAT </w:instrText>
        </w:r>
        <w:r>
          <w:fldChar w:fldCharType="separate"/>
        </w:r>
        <w:r w:rsidR="00775614">
          <w:rPr>
            <w:noProof/>
          </w:rPr>
          <w:t>42</w:t>
        </w:r>
        <w:r>
          <w:rPr>
            <w:noProof/>
          </w:rPr>
          <w:fldChar w:fldCharType="end"/>
        </w:r>
      </w:p>
    </w:sdtContent>
  </w:sdt>
  <w:p w14:paraId="1C4BE3B0" w14:textId="1926E08B" w:rsidR="001A7025" w:rsidRDefault="001A7025">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87D46"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905024" behindDoc="1" locked="0" layoutInCell="1" allowOverlap="1" wp14:anchorId="677E13A7" wp14:editId="6AC4EE78">
              <wp:simplePos x="0" y="0"/>
              <wp:positionH relativeFrom="page">
                <wp:posOffset>5145405</wp:posOffset>
              </wp:positionH>
              <wp:positionV relativeFrom="page">
                <wp:posOffset>6939915</wp:posOffset>
              </wp:positionV>
              <wp:extent cx="216535" cy="166370"/>
              <wp:effectExtent l="0" t="0" r="0" b="0"/>
              <wp:wrapNone/>
              <wp:docPr id="2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ED5C" w14:textId="77777777" w:rsidR="001A7025" w:rsidRDefault="001A7025">
                          <w:pPr>
                            <w:spacing w:before="12"/>
                            <w:ind w:left="20"/>
                            <w:rPr>
                              <w:sz w:val="20"/>
                            </w:rPr>
                          </w:pPr>
                          <w:r>
                            <w:rPr>
                              <w:sz w:val="20"/>
                            </w:rPr>
                            <w:t>C-2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7E13A7" id="_x0000_t202" coordsize="21600,21600" o:spt="202" path="m,l,21600r21600,l21600,xe">
              <v:stroke joinstyle="miter"/>
              <v:path gradientshapeok="t" o:connecttype="rect"/>
            </v:shapetype>
            <v:shape id="Text Box 22" o:spid="_x0000_s1067" type="#_x0000_t202" style="position:absolute;margin-left:405.15pt;margin-top:546.45pt;width:17.05pt;height:13.1pt;z-index:-194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5lgtAIAALI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" filled="f" stroked="f">
              <v:textbox inset="0,0,0,0">
                <w:txbxContent>
                  <w:p w14:paraId="4A71ED5C" w14:textId="77777777" w:rsidR="001A7025" w:rsidRDefault="001A7025">
                    <w:pPr>
                      <w:spacing w:before="12"/>
                      <w:ind w:left="20"/>
                      <w:rPr>
                        <w:sz w:val="20"/>
                      </w:rPr>
                    </w:pPr>
                    <w:r>
                      <w:rPr>
                        <w:sz w:val="20"/>
                      </w:rPr>
                      <w:t>C-2</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4690478"/>
      <w:docPartObj>
        <w:docPartGallery w:val="Page Numbers (Bottom of Page)"/>
        <w:docPartUnique/>
      </w:docPartObj>
    </w:sdtPr>
    <w:sdtEndPr>
      <w:rPr>
        <w:noProof/>
      </w:rPr>
    </w:sdtEndPr>
    <w:sdtContent>
      <w:p w14:paraId="2917523A" w14:textId="42EA2022" w:rsidR="001A7025" w:rsidRDefault="001A7025">
        <w:pPr>
          <w:pStyle w:val="Footer"/>
        </w:pPr>
        <w:r>
          <w:fldChar w:fldCharType="begin"/>
        </w:r>
        <w:r>
          <w:instrText xml:space="preserve"> PAGE   \* MERGEFORMAT </w:instrText>
        </w:r>
        <w:r>
          <w:fldChar w:fldCharType="separate"/>
        </w:r>
        <w:r w:rsidR="00775614">
          <w:rPr>
            <w:noProof/>
          </w:rPr>
          <w:t>45</w:t>
        </w:r>
        <w:r>
          <w:rPr>
            <w:noProof/>
          </w:rPr>
          <w:fldChar w:fldCharType="end"/>
        </w:r>
      </w:p>
    </w:sdtContent>
  </w:sdt>
  <w:p w14:paraId="5F54DCF3" w14:textId="408428A0" w:rsidR="001A7025" w:rsidRDefault="001A7025">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4316984"/>
      <w:docPartObj>
        <w:docPartGallery w:val="Page Numbers (Bottom of Page)"/>
        <w:docPartUnique/>
      </w:docPartObj>
    </w:sdtPr>
    <w:sdtEndPr>
      <w:rPr>
        <w:noProof/>
      </w:rPr>
    </w:sdtEndPr>
    <w:sdtContent>
      <w:p w14:paraId="7EF49DE4" w14:textId="71B78BE6" w:rsidR="001A7025" w:rsidRDefault="001A7025">
        <w:pPr>
          <w:pStyle w:val="Footer"/>
        </w:pPr>
        <w:r>
          <w:fldChar w:fldCharType="begin"/>
        </w:r>
        <w:r>
          <w:instrText xml:space="preserve"> PAGE   \* MERGEFORMAT </w:instrText>
        </w:r>
        <w:r>
          <w:fldChar w:fldCharType="separate"/>
        </w:r>
        <w:r w:rsidR="00775614">
          <w:rPr>
            <w:noProof/>
          </w:rPr>
          <w:t>46</w:t>
        </w:r>
        <w:r>
          <w:rPr>
            <w:noProof/>
          </w:rPr>
          <w:fldChar w:fldCharType="end"/>
        </w:r>
      </w:p>
    </w:sdtContent>
  </w:sdt>
  <w:p w14:paraId="4331CA5C" w14:textId="25EFE36D" w:rsidR="001A7025" w:rsidRDefault="001A7025">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740535"/>
      <w:docPartObj>
        <w:docPartGallery w:val="Page Numbers (Bottom of Page)"/>
        <w:docPartUnique/>
      </w:docPartObj>
    </w:sdtPr>
    <w:sdtEndPr>
      <w:rPr>
        <w:noProof/>
      </w:rPr>
    </w:sdtEndPr>
    <w:sdtContent>
      <w:p w14:paraId="099344C6" w14:textId="42888F64" w:rsidR="001A7025" w:rsidRDefault="001A7025">
        <w:pPr>
          <w:pStyle w:val="Footer"/>
        </w:pPr>
        <w:r>
          <w:fldChar w:fldCharType="begin"/>
        </w:r>
        <w:r>
          <w:instrText xml:space="preserve"> PAGE   \* MERGEFORMAT </w:instrText>
        </w:r>
        <w:r>
          <w:fldChar w:fldCharType="separate"/>
        </w:r>
        <w:r w:rsidR="00775614">
          <w:rPr>
            <w:noProof/>
          </w:rPr>
          <w:t>47</w:t>
        </w:r>
        <w:r>
          <w:rPr>
            <w:noProof/>
          </w:rPr>
          <w:fldChar w:fldCharType="end"/>
        </w:r>
      </w:p>
    </w:sdtContent>
  </w:sdt>
  <w:p w14:paraId="0C714D90" w14:textId="1AE97752" w:rsidR="001A7025" w:rsidRDefault="001A7025">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470849"/>
      <w:docPartObj>
        <w:docPartGallery w:val="Page Numbers (Bottom of Page)"/>
        <w:docPartUnique/>
      </w:docPartObj>
    </w:sdtPr>
    <w:sdtEndPr>
      <w:rPr>
        <w:noProof/>
      </w:rPr>
    </w:sdtEndPr>
    <w:sdtContent>
      <w:p w14:paraId="7CC28A0F" w14:textId="18080E67" w:rsidR="001A7025" w:rsidRDefault="001A7025">
        <w:pPr>
          <w:pStyle w:val="Footer"/>
        </w:pPr>
        <w:r>
          <w:fldChar w:fldCharType="begin"/>
        </w:r>
        <w:r>
          <w:instrText xml:space="preserve"> PAGE   \* MERGEFORMAT </w:instrText>
        </w:r>
        <w:r>
          <w:fldChar w:fldCharType="separate"/>
        </w:r>
        <w:r w:rsidR="00775614">
          <w:rPr>
            <w:noProof/>
          </w:rPr>
          <w:t>48</w:t>
        </w:r>
        <w:r>
          <w:rPr>
            <w:noProof/>
          </w:rPr>
          <w:fldChar w:fldCharType="end"/>
        </w:r>
      </w:p>
    </w:sdtContent>
  </w:sdt>
  <w:p w14:paraId="0E27E5C8" w14:textId="3369CBF7" w:rsidR="001A7025" w:rsidRDefault="001A7025">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505121"/>
      <w:docPartObj>
        <w:docPartGallery w:val="Page Numbers (Bottom of Page)"/>
        <w:docPartUnique/>
      </w:docPartObj>
    </w:sdtPr>
    <w:sdtEndPr>
      <w:rPr>
        <w:noProof/>
      </w:rPr>
    </w:sdtEndPr>
    <w:sdtContent>
      <w:p w14:paraId="3A5D078E" w14:textId="642ADA37" w:rsidR="001A7025" w:rsidRDefault="001A7025">
        <w:pPr>
          <w:pStyle w:val="Footer"/>
        </w:pPr>
        <w:r>
          <w:fldChar w:fldCharType="begin"/>
        </w:r>
        <w:r>
          <w:instrText xml:space="preserve"> PAGE   \* MERGEFORMAT </w:instrText>
        </w:r>
        <w:r>
          <w:fldChar w:fldCharType="separate"/>
        </w:r>
        <w:r w:rsidR="00775614">
          <w:rPr>
            <w:noProof/>
          </w:rPr>
          <w:t>49</w:t>
        </w:r>
        <w:r>
          <w:rPr>
            <w:noProof/>
          </w:rPr>
          <w:fldChar w:fldCharType="end"/>
        </w:r>
      </w:p>
    </w:sdtContent>
  </w:sdt>
  <w:p w14:paraId="7E0DDEDD" w14:textId="77777777" w:rsidR="001A7025" w:rsidRDefault="001A7025">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05657"/>
      <w:docPartObj>
        <w:docPartGallery w:val="Page Numbers (Bottom of Page)"/>
        <w:docPartUnique/>
      </w:docPartObj>
    </w:sdtPr>
    <w:sdtEndPr>
      <w:rPr>
        <w:noProof/>
      </w:rPr>
    </w:sdtEndPr>
    <w:sdtContent>
      <w:p w14:paraId="467A7471" w14:textId="10D71B8B" w:rsidR="001A7025" w:rsidRDefault="001A7025">
        <w:pPr>
          <w:pStyle w:val="Footer"/>
        </w:pPr>
        <w:r>
          <w:fldChar w:fldCharType="begin"/>
        </w:r>
        <w:r>
          <w:instrText xml:space="preserve"> PAGE   \* MERGEFORMAT </w:instrText>
        </w:r>
        <w:r>
          <w:fldChar w:fldCharType="separate"/>
        </w:r>
        <w:r w:rsidR="00775614">
          <w:rPr>
            <w:noProof/>
          </w:rPr>
          <w:t>50</w:t>
        </w:r>
        <w:r>
          <w:rPr>
            <w:noProof/>
          </w:rPr>
          <w:fldChar w:fldCharType="end"/>
        </w:r>
      </w:p>
    </w:sdtContent>
  </w:sdt>
  <w:p w14:paraId="1E87B987" w14:textId="5223E7A5" w:rsidR="001A7025" w:rsidRDefault="001A7025">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604423"/>
      <w:docPartObj>
        <w:docPartGallery w:val="Page Numbers (Bottom of Page)"/>
        <w:docPartUnique/>
      </w:docPartObj>
    </w:sdtPr>
    <w:sdtEndPr>
      <w:rPr>
        <w:noProof/>
      </w:rPr>
    </w:sdtEndPr>
    <w:sdtContent>
      <w:p w14:paraId="61321119" w14:textId="15BE3811" w:rsidR="001A7025" w:rsidRDefault="001A7025">
        <w:pPr>
          <w:pStyle w:val="Footer"/>
        </w:pPr>
        <w:r>
          <w:fldChar w:fldCharType="begin"/>
        </w:r>
        <w:r>
          <w:instrText xml:space="preserve"> PAGE   \* MERGEFORMAT </w:instrText>
        </w:r>
        <w:r>
          <w:fldChar w:fldCharType="separate"/>
        </w:r>
        <w:r w:rsidR="00775614">
          <w:rPr>
            <w:noProof/>
          </w:rPr>
          <w:t>55</w:t>
        </w:r>
        <w:r>
          <w:rPr>
            <w:noProof/>
          </w:rPr>
          <w:fldChar w:fldCharType="end"/>
        </w:r>
      </w:p>
    </w:sdtContent>
  </w:sdt>
  <w:p w14:paraId="17C724A6" w14:textId="30BD1742" w:rsidR="001A7025" w:rsidRDefault="001A702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7875"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897344" behindDoc="1" locked="0" layoutInCell="1" allowOverlap="1" wp14:anchorId="4E0BE977" wp14:editId="3A085D10">
              <wp:simplePos x="0" y="0"/>
              <wp:positionH relativeFrom="page">
                <wp:posOffset>5242560</wp:posOffset>
              </wp:positionH>
              <wp:positionV relativeFrom="page">
                <wp:posOffset>6793865</wp:posOffset>
              </wp:positionV>
              <wp:extent cx="204470" cy="16637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89AD5" w14:textId="1F87EC30" w:rsidR="001A7025" w:rsidRDefault="001A7025">
                          <w:pPr>
                            <w:spacing w:before="12"/>
                            <w:ind w:left="60"/>
                            <w:rPr>
                              <w:sz w:val="20"/>
                            </w:rPr>
                          </w:pPr>
                          <w:r>
                            <w:fldChar w:fldCharType="begin"/>
                          </w:r>
                          <w:r>
                            <w:rPr>
                              <w:sz w:val="20"/>
                            </w:rPr>
                            <w:instrText xml:space="preserve"> PAGE </w:instrText>
                          </w:r>
                          <w:r>
                            <w:fldChar w:fldCharType="separate"/>
                          </w:r>
                          <w:r w:rsidR="00775614">
                            <w:rPr>
                              <w:noProof/>
                              <w:sz w:val="20"/>
                            </w:rP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0BE977" id="_x0000_t202" coordsize="21600,21600" o:spt="202" path="m,l,21600r21600,l21600,xe">
              <v:stroke joinstyle="miter"/>
              <v:path gradientshapeok="t" o:connecttype="rect"/>
            </v:shapetype>
            <v:shape id="Text Box 37" o:spid="_x0000_s1058" type="#_x0000_t202" style="position:absolute;margin-left:412.8pt;margin-top:534.95pt;width:16.1pt;height:13.1pt;z-index:-194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rwIAALE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" filled="f" stroked="f">
              <v:textbox inset="0,0,0,0">
                <w:txbxContent>
                  <w:p w14:paraId="78E89AD5" w14:textId="1F87EC30" w:rsidR="001A7025" w:rsidRDefault="001A7025">
                    <w:pPr>
                      <w:spacing w:before="12"/>
                      <w:ind w:left="60"/>
                      <w:rPr>
                        <w:sz w:val="20"/>
                      </w:rPr>
                    </w:pPr>
                    <w:r>
                      <w:fldChar w:fldCharType="begin"/>
                    </w:r>
                    <w:r>
                      <w:rPr>
                        <w:sz w:val="20"/>
                      </w:rPr>
                      <w:instrText xml:space="preserve"> PAGE </w:instrText>
                    </w:r>
                    <w:r>
                      <w:fldChar w:fldCharType="separate"/>
                    </w:r>
                    <w:r w:rsidR="00775614">
                      <w:rPr>
                        <w:noProof/>
                        <w:sz w:val="20"/>
                      </w:rPr>
                      <w:t>0</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9349361"/>
      <w:docPartObj>
        <w:docPartGallery w:val="Page Numbers (Bottom of Page)"/>
        <w:docPartUnique/>
      </w:docPartObj>
    </w:sdtPr>
    <w:sdtEndPr>
      <w:rPr>
        <w:noProof/>
      </w:rPr>
    </w:sdtEndPr>
    <w:sdtContent>
      <w:p w14:paraId="5F575608" w14:textId="080D9C48" w:rsidR="001A7025" w:rsidRDefault="001A7025">
        <w:pPr>
          <w:pStyle w:val="Footer"/>
        </w:pPr>
        <w:r>
          <w:fldChar w:fldCharType="begin"/>
        </w:r>
        <w:r>
          <w:instrText xml:space="preserve"> PAGE   \* MERGEFORMAT </w:instrText>
        </w:r>
        <w:r>
          <w:fldChar w:fldCharType="separate"/>
        </w:r>
        <w:r w:rsidR="00775614">
          <w:rPr>
            <w:noProof/>
          </w:rPr>
          <w:t>56</w:t>
        </w:r>
        <w:r>
          <w:rPr>
            <w:noProof/>
          </w:rPr>
          <w:fldChar w:fldCharType="end"/>
        </w:r>
      </w:p>
    </w:sdtContent>
  </w:sdt>
  <w:p w14:paraId="71863252" w14:textId="2CDE184F" w:rsidR="001A7025" w:rsidRDefault="001A7025">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319809"/>
      <w:docPartObj>
        <w:docPartGallery w:val="Page Numbers (Bottom of Page)"/>
        <w:docPartUnique/>
      </w:docPartObj>
    </w:sdtPr>
    <w:sdtEndPr>
      <w:rPr>
        <w:noProof/>
      </w:rPr>
    </w:sdtEndPr>
    <w:sdtContent>
      <w:p w14:paraId="0426E4DA" w14:textId="17D0FDDA" w:rsidR="001A7025" w:rsidRDefault="001A7025">
        <w:pPr>
          <w:pStyle w:val="Footer"/>
        </w:pPr>
        <w:r>
          <w:fldChar w:fldCharType="begin"/>
        </w:r>
        <w:r>
          <w:instrText xml:space="preserve"> PAGE   \* MERGEFORMAT </w:instrText>
        </w:r>
        <w:r>
          <w:fldChar w:fldCharType="separate"/>
        </w:r>
        <w:r w:rsidR="00775614">
          <w:rPr>
            <w:noProof/>
          </w:rPr>
          <w:t>57</w:t>
        </w:r>
        <w:r>
          <w:rPr>
            <w:noProof/>
          </w:rPr>
          <w:fldChar w:fldCharType="end"/>
        </w:r>
      </w:p>
    </w:sdtContent>
  </w:sdt>
  <w:p w14:paraId="644AC2B4" w14:textId="79567080" w:rsidR="001A7025" w:rsidRDefault="001A7025">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367192"/>
      <w:docPartObj>
        <w:docPartGallery w:val="Page Numbers (Bottom of Page)"/>
        <w:docPartUnique/>
      </w:docPartObj>
    </w:sdtPr>
    <w:sdtEndPr>
      <w:rPr>
        <w:noProof/>
      </w:rPr>
    </w:sdtEndPr>
    <w:sdtContent>
      <w:p w14:paraId="7B58FB1E" w14:textId="49F16DB3" w:rsidR="001A7025" w:rsidRDefault="001A7025">
        <w:pPr>
          <w:pStyle w:val="Footer"/>
        </w:pPr>
        <w:r>
          <w:fldChar w:fldCharType="begin"/>
        </w:r>
        <w:r>
          <w:instrText xml:space="preserve"> PAGE   \* MERGEFORMAT </w:instrText>
        </w:r>
        <w:r>
          <w:fldChar w:fldCharType="separate"/>
        </w:r>
        <w:r w:rsidR="00775614">
          <w:rPr>
            <w:noProof/>
          </w:rPr>
          <w:t>58</w:t>
        </w:r>
        <w:r>
          <w:rPr>
            <w:noProof/>
          </w:rPr>
          <w:fldChar w:fldCharType="end"/>
        </w:r>
      </w:p>
    </w:sdtContent>
  </w:sdt>
  <w:p w14:paraId="5FFA7228" w14:textId="06580F8B" w:rsidR="001A7025" w:rsidRDefault="001A7025">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0A668"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915776" behindDoc="1" locked="0" layoutInCell="1" allowOverlap="1" wp14:anchorId="659FE57A" wp14:editId="423364D8">
              <wp:simplePos x="0" y="0"/>
              <wp:positionH relativeFrom="page">
                <wp:posOffset>3582670</wp:posOffset>
              </wp:positionH>
              <wp:positionV relativeFrom="page">
                <wp:posOffset>10078085</wp:posOffset>
              </wp:positionV>
              <wp:extent cx="238760" cy="1663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7272" w14:textId="77777777" w:rsidR="001A7025" w:rsidRDefault="001A7025">
                          <w:pPr>
                            <w:spacing w:before="12"/>
                            <w:ind w:left="20"/>
                            <w:rPr>
                              <w:sz w:val="20"/>
                            </w:rPr>
                          </w:pPr>
                          <w:r>
                            <w:rPr>
                              <w:sz w:val="20"/>
                            </w:rPr>
                            <w:t>H-</w:t>
                          </w:r>
                          <w:r>
                            <w:rPr>
                              <w:spacing w:val="-27"/>
                              <w:sz w:val="20"/>
                            </w:rPr>
                            <w:t xml:space="preserve"> </w:t>
                          </w:r>
                          <w:r>
                            <w:rPr>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FE57A" id="_x0000_t202" coordsize="21600,21600" o:spt="202" path="m,l,21600r21600,l21600,xe">
              <v:stroke joinstyle="miter"/>
              <v:path gradientshapeok="t" o:connecttype="rect"/>
            </v:shapetype>
            <v:shape id="Text Box 1" o:spid="_x0000_s1079" type="#_x0000_t202" style="position:absolute;margin-left:282.1pt;margin-top:793.55pt;width:18.8pt;height:13.1pt;z-index:-194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LySsQIAALA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" filled="f" stroked="f">
              <v:textbox inset="0,0,0,0">
                <w:txbxContent>
                  <w:p w14:paraId="500D7272" w14:textId="77777777" w:rsidR="005B7CBD" w:rsidRDefault="005B7CBD">
                    <w:pPr>
                      <w:spacing w:before="12"/>
                      <w:ind w:left="20"/>
                      <w:rPr>
                        <w:sz w:val="20"/>
                      </w:rPr>
                    </w:pPr>
                    <w:r>
                      <w:rPr>
                        <w:sz w:val="20"/>
                      </w:rPr>
                      <w:t>H-</w:t>
                    </w:r>
                    <w:r>
                      <w:rPr>
                        <w:spacing w:val="-27"/>
                        <w:sz w:val="20"/>
                      </w:rPr>
                      <w:t xml:space="preserve"> </w:t>
                    </w:r>
                    <w:r>
                      <w:rPr>
                        <w:sz w:val="20"/>
                      </w:rPr>
                      <w:t>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925B7"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898368" behindDoc="1" locked="0" layoutInCell="1" allowOverlap="1" wp14:anchorId="28A0885C" wp14:editId="319C038B">
              <wp:simplePos x="0" y="0"/>
              <wp:positionH relativeFrom="page">
                <wp:posOffset>5151120</wp:posOffset>
              </wp:positionH>
              <wp:positionV relativeFrom="page">
                <wp:posOffset>6793865</wp:posOffset>
              </wp:positionV>
              <wp:extent cx="204470" cy="166370"/>
              <wp:effectExtent l="0" t="0" r="0" b="0"/>
              <wp:wrapNone/>
              <wp:docPr id="4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77FB6" w14:textId="158C1ECB" w:rsidR="001A7025" w:rsidRDefault="001A7025">
                          <w:pPr>
                            <w:spacing w:before="12"/>
                            <w:ind w:left="60"/>
                            <w:rPr>
                              <w:sz w:val="20"/>
                            </w:rPr>
                          </w:pPr>
                          <w:r>
                            <w:fldChar w:fldCharType="begin"/>
                          </w:r>
                          <w:r>
                            <w:rPr>
                              <w:sz w:val="20"/>
                            </w:rPr>
                            <w:instrText xml:space="preserve"> PAGE </w:instrText>
                          </w:r>
                          <w:r>
                            <w:fldChar w:fldCharType="separate"/>
                          </w:r>
                          <w:r w:rsidR="00775614">
                            <w:rPr>
                              <w:noProof/>
                              <w:sz w:val="20"/>
                            </w:rP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0885C" id="_x0000_t202" coordsize="21600,21600" o:spt="202" path="m,l,21600r21600,l21600,xe">
              <v:stroke joinstyle="miter"/>
              <v:path gradientshapeok="t" o:connecttype="rect"/>
            </v:shapetype>
            <v:shape id="Text Box 35" o:spid="_x0000_s1060" type="#_x0000_t202" style="position:absolute;margin-left:405.6pt;margin-top:534.95pt;width:16.1pt;height:13.1pt;z-index:-194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EpsA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" filled="f" stroked="f">
              <v:textbox inset="0,0,0,0">
                <w:txbxContent>
                  <w:p w14:paraId="3DE77FB6" w14:textId="158C1ECB" w:rsidR="001A7025" w:rsidRDefault="001A7025">
                    <w:pPr>
                      <w:spacing w:before="12"/>
                      <w:ind w:left="60"/>
                      <w:rPr>
                        <w:sz w:val="20"/>
                      </w:rPr>
                    </w:pPr>
                    <w:r>
                      <w:fldChar w:fldCharType="begin"/>
                    </w:r>
                    <w:r>
                      <w:rPr>
                        <w:sz w:val="20"/>
                      </w:rPr>
                      <w:instrText xml:space="preserve"> PAGE </w:instrText>
                    </w:r>
                    <w:r>
                      <w:fldChar w:fldCharType="separate"/>
                    </w:r>
                    <w:r w:rsidR="00775614">
                      <w:rPr>
                        <w:noProof/>
                        <w:sz w:val="20"/>
                      </w:rPr>
                      <w:t>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E8B69"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899392" behindDoc="1" locked="0" layoutInCell="1" allowOverlap="1" wp14:anchorId="4F8A8706" wp14:editId="106ACE65">
              <wp:simplePos x="0" y="0"/>
              <wp:positionH relativeFrom="page">
                <wp:posOffset>5151120</wp:posOffset>
              </wp:positionH>
              <wp:positionV relativeFrom="page">
                <wp:posOffset>6939915</wp:posOffset>
              </wp:positionV>
              <wp:extent cx="204470" cy="166370"/>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F2EA5" w14:textId="029C185B" w:rsidR="001A7025" w:rsidRDefault="001A7025">
                          <w:pPr>
                            <w:spacing w:before="12"/>
                            <w:ind w:left="60"/>
                            <w:rPr>
                              <w:sz w:val="20"/>
                            </w:rPr>
                          </w:pPr>
                          <w:r>
                            <w:fldChar w:fldCharType="begin"/>
                          </w:r>
                          <w:r>
                            <w:rPr>
                              <w:sz w:val="20"/>
                            </w:rPr>
                            <w:instrText xml:space="preserve"> PAGE </w:instrText>
                          </w:r>
                          <w:r>
                            <w:fldChar w:fldCharType="separate"/>
                          </w:r>
                          <w:r w:rsidR="00775614">
                            <w:rPr>
                              <w:noProof/>
                              <w:sz w:val="20"/>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A8706" id="_x0000_t202" coordsize="21600,21600" o:spt="202" path="m,l,21600r21600,l21600,xe">
              <v:stroke joinstyle="miter"/>
              <v:path gradientshapeok="t" o:connecttype="rect"/>
            </v:shapetype>
            <v:shape id="_x0000_s1062" type="#_x0000_t202" style="position:absolute;margin-left:405.6pt;margin-top:546.45pt;width:16.1pt;height:13.1pt;z-index:-194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2mrw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" filled="f" stroked="f">
              <v:textbox inset="0,0,0,0">
                <w:txbxContent>
                  <w:p w14:paraId="421F2EA5" w14:textId="029C185B" w:rsidR="001A7025" w:rsidRDefault="001A7025">
                    <w:pPr>
                      <w:spacing w:before="12"/>
                      <w:ind w:left="60"/>
                      <w:rPr>
                        <w:sz w:val="20"/>
                      </w:rPr>
                    </w:pPr>
                    <w:r>
                      <w:fldChar w:fldCharType="begin"/>
                    </w:r>
                    <w:r>
                      <w:rPr>
                        <w:sz w:val="20"/>
                      </w:rPr>
                      <w:instrText xml:space="preserve"> PAGE </w:instrText>
                    </w:r>
                    <w:r>
                      <w:fldChar w:fldCharType="separate"/>
                    </w:r>
                    <w:r w:rsidR="00775614">
                      <w:rPr>
                        <w:noProof/>
                        <w:sz w:val="20"/>
                      </w:rP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91" w:author="Benjamin Meyer" w:date="2022-07-19T14:47:00Z"/>
  <w:sdt>
    <w:sdtPr>
      <w:id w:val="-639726638"/>
      <w:docPartObj>
        <w:docPartGallery w:val="Page Numbers (Bottom of Page)"/>
        <w:docPartUnique/>
      </w:docPartObj>
    </w:sdtPr>
    <w:sdtEndPr>
      <w:rPr>
        <w:noProof/>
      </w:rPr>
    </w:sdtEndPr>
    <w:sdtContent>
      <w:customXmlInsRangeEnd w:id="91"/>
      <w:p w14:paraId="5402C139" w14:textId="099EAD9E" w:rsidR="001A7025" w:rsidRDefault="001A7025">
        <w:pPr>
          <w:pStyle w:val="Footer"/>
          <w:rPr>
            <w:ins w:id="92" w:author="Benjamin Meyer" w:date="2022-07-19T14:47:00Z"/>
          </w:rPr>
        </w:pPr>
        <w:ins w:id="93" w:author="Benjamin Meyer" w:date="2022-07-19T14:47:00Z">
          <w:r>
            <w:fldChar w:fldCharType="begin"/>
          </w:r>
          <w:r>
            <w:instrText xml:space="preserve"> PAGE   \* MERGEFORMAT </w:instrText>
          </w:r>
          <w:r>
            <w:fldChar w:fldCharType="separate"/>
          </w:r>
        </w:ins>
        <w:r w:rsidR="00775614">
          <w:rPr>
            <w:noProof/>
          </w:rPr>
          <w:t>6</w:t>
        </w:r>
        <w:ins w:id="94" w:author="Benjamin Meyer" w:date="2022-07-19T14:47:00Z">
          <w:r>
            <w:rPr>
              <w:noProof/>
            </w:rPr>
            <w:fldChar w:fldCharType="end"/>
          </w:r>
        </w:ins>
      </w:p>
      <w:customXmlInsRangeStart w:id="95" w:author="Benjamin Meyer" w:date="2022-07-19T14:47:00Z"/>
    </w:sdtContent>
  </w:sdt>
  <w:customXmlInsRangeEnd w:id="95"/>
  <w:p w14:paraId="77373ECE" w14:textId="64BB910E" w:rsidR="001A7025" w:rsidRDefault="001A7025">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266460"/>
      <w:docPartObj>
        <w:docPartGallery w:val="Page Numbers (Bottom of Page)"/>
        <w:docPartUnique/>
      </w:docPartObj>
    </w:sdtPr>
    <w:sdtEndPr>
      <w:rPr>
        <w:noProof/>
      </w:rPr>
    </w:sdtEndPr>
    <w:sdtContent>
      <w:p w14:paraId="63D04EC9" w14:textId="57FD35BF" w:rsidR="001A7025" w:rsidRDefault="001A7025">
        <w:pPr>
          <w:pStyle w:val="Footer"/>
        </w:pPr>
        <w:r>
          <w:fldChar w:fldCharType="begin"/>
        </w:r>
        <w:r>
          <w:instrText xml:space="preserve"> PAGE   \* MERGEFORMAT </w:instrText>
        </w:r>
        <w:r>
          <w:fldChar w:fldCharType="separate"/>
        </w:r>
        <w:r w:rsidR="00775614">
          <w:rPr>
            <w:noProof/>
          </w:rPr>
          <w:t>31</w:t>
        </w:r>
        <w:r>
          <w:rPr>
            <w:noProof/>
          </w:rPr>
          <w:fldChar w:fldCharType="end"/>
        </w:r>
      </w:p>
    </w:sdtContent>
  </w:sdt>
  <w:p w14:paraId="3F217046" w14:textId="06BEE127" w:rsidR="001A7025" w:rsidRDefault="001A7025">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528706"/>
      <w:docPartObj>
        <w:docPartGallery w:val="Page Numbers (Bottom of Page)"/>
        <w:docPartUnique/>
      </w:docPartObj>
    </w:sdtPr>
    <w:sdtEndPr>
      <w:rPr>
        <w:noProof/>
      </w:rPr>
    </w:sdtEndPr>
    <w:sdtContent>
      <w:p w14:paraId="6F335210" w14:textId="32E68AEA" w:rsidR="001A7025" w:rsidRDefault="001A7025">
        <w:pPr>
          <w:pStyle w:val="Footer"/>
        </w:pPr>
        <w:r>
          <w:fldChar w:fldCharType="begin"/>
        </w:r>
        <w:r>
          <w:instrText xml:space="preserve"> PAGE   \* MERGEFORMAT </w:instrText>
        </w:r>
        <w:r>
          <w:fldChar w:fldCharType="separate"/>
        </w:r>
        <w:r w:rsidR="00775614">
          <w:rPr>
            <w:noProof/>
          </w:rPr>
          <w:t>32</w:t>
        </w:r>
        <w:r>
          <w:rPr>
            <w:noProof/>
          </w:rPr>
          <w:fldChar w:fldCharType="end"/>
        </w:r>
      </w:p>
    </w:sdtContent>
  </w:sdt>
  <w:p w14:paraId="61510661" w14:textId="77777777" w:rsidR="001A7025" w:rsidRDefault="001A7025">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7159457"/>
      <w:docPartObj>
        <w:docPartGallery w:val="Page Numbers (Bottom of Page)"/>
        <w:docPartUnique/>
      </w:docPartObj>
    </w:sdtPr>
    <w:sdtEndPr>
      <w:rPr>
        <w:noProof/>
      </w:rPr>
    </w:sdtEndPr>
    <w:sdtContent>
      <w:p w14:paraId="0CDF7424" w14:textId="4253C32F" w:rsidR="001A7025" w:rsidRDefault="001A7025" w:rsidP="004911DB">
        <w:pPr>
          <w:pStyle w:val="Footer"/>
        </w:pPr>
        <w:r>
          <w:fldChar w:fldCharType="begin"/>
        </w:r>
        <w:r>
          <w:instrText xml:space="preserve"> PAGE   \* MERGEFORMAT </w:instrText>
        </w:r>
        <w:r>
          <w:fldChar w:fldCharType="separate"/>
        </w:r>
        <w:r w:rsidR="00775614">
          <w:rPr>
            <w:noProof/>
          </w:rPr>
          <w:t>38</w:t>
        </w:r>
        <w:r>
          <w:rPr>
            <w:noProof/>
          </w:rPr>
          <w:fldChar w:fldCharType="end"/>
        </w:r>
      </w:p>
    </w:sdtContent>
  </w:sdt>
  <w:p w14:paraId="73772DCA" w14:textId="4D94051D" w:rsidR="001A7025" w:rsidRDefault="001A7025" w:rsidP="004911DB">
    <w:pPr>
      <w:pStyle w:val="Footer"/>
      <w:ind w:left="720"/>
      <w:jc w:val="center"/>
    </w:pPr>
    <w:r>
      <w:t>B-1</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950009"/>
      <w:docPartObj>
        <w:docPartGallery w:val="Page Numbers (Bottom of Page)"/>
        <w:docPartUnique/>
      </w:docPartObj>
    </w:sdtPr>
    <w:sdtEndPr>
      <w:rPr>
        <w:noProof/>
      </w:rPr>
    </w:sdtEndPr>
    <w:sdtContent>
      <w:p w14:paraId="4B74A618" w14:textId="6E32B011" w:rsidR="001A7025" w:rsidRDefault="001A7025">
        <w:pPr>
          <w:pStyle w:val="Footer"/>
        </w:pPr>
        <w:r>
          <w:fldChar w:fldCharType="begin"/>
        </w:r>
        <w:r>
          <w:instrText xml:space="preserve"> PAGE   \* MERGEFORMAT </w:instrText>
        </w:r>
        <w:r>
          <w:fldChar w:fldCharType="separate"/>
        </w:r>
        <w:r w:rsidR="00775614">
          <w:rPr>
            <w:noProof/>
          </w:rPr>
          <w:t>40</w:t>
        </w:r>
        <w:r>
          <w:rPr>
            <w:noProof/>
          </w:rPr>
          <w:fldChar w:fldCharType="end"/>
        </w:r>
      </w:p>
    </w:sdtContent>
  </w:sdt>
  <w:p w14:paraId="324AAFB5" w14:textId="72406437" w:rsidR="001A7025" w:rsidRDefault="001A702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E761BF" w14:textId="77777777" w:rsidR="00647C64" w:rsidRDefault="00647C64">
      <w:r>
        <w:separator/>
      </w:r>
    </w:p>
  </w:footnote>
  <w:footnote w:type="continuationSeparator" w:id="0">
    <w:p w14:paraId="34B77A76" w14:textId="77777777" w:rsidR="00647C64" w:rsidRDefault="00647C64">
      <w:r>
        <w:continuationSeparator/>
      </w:r>
    </w:p>
  </w:footnote>
  <w:footnote w:id="1">
    <w:p w14:paraId="48A3513E" w14:textId="0B4DA80F" w:rsidR="001A7025" w:rsidRDefault="001A7025" w:rsidP="00274B87">
      <w:pPr>
        <w:pStyle w:val="FootnoteText"/>
        <w:ind w:left="720"/>
      </w:pPr>
      <w:ins w:id="57" w:author="Benjamin Meyer" w:date="2022-08-22T15:36:00Z">
        <w:r w:rsidRPr="00D14AB6">
          <w:t>*</w:t>
        </w:r>
        <w:r>
          <w:t xml:space="preserve"> </w:t>
        </w:r>
      </w:ins>
      <w:ins w:id="58" w:author="Benjamin Meyer" w:date="2022-08-22T15:37:00Z">
        <w:r>
          <w:t>All</w:t>
        </w:r>
      </w:ins>
      <w:ins w:id="59" w:author="Benjamin Meyer" w:date="2022-08-22T15:36:00Z">
        <w:r>
          <w:t xml:space="preserve"> measurements used to calculate</w:t>
        </w:r>
      </w:ins>
      <w:ins w:id="60" w:author="Benjamin Meyer" w:date="2022-08-22T15:37:00Z">
        <w:r>
          <w:t xml:space="preserve"> pr</w:t>
        </w:r>
      </w:ins>
      <w:ins w:id="61" w:author="Benjamin Meyer" w:date="2022-08-22T15:40:00Z">
        <w:r>
          <w:t xml:space="preserve">ecision / </w:t>
        </w:r>
      </w:ins>
      <w:ins w:id="62" w:author="Benjamin Meyer" w:date="2022-08-22T15:41:00Z">
        <w:r>
          <w:t>RPD</w:t>
        </w:r>
      </w:ins>
      <w:ins w:id="63" w:author="Benjamin Meyer" w:date="2022-08-22T15:42:00Z">
        <w:r>
          <w:t xml:space="preserve"> must be above practical quantitation limit </w:t>
        </w:r>
      </w:ins>
      <w:ins w:id="64" w:author="Benjamin Meyer" w:date="2022-08-22T15:44:00Z">
        <w:r>
          <w:t>(PQL) and/or reporting limit (RL)</w:t>
        </w:r>
      </w:ins>
    </w:p>
  </w:footnote>
  <w:footnote w:id="2">
    <w:p w14:paraId="2B32E2C5" w14:textId="76CFDD2A" w:rsidR="001A7025" w:rsidRDefault="001A7025">
      <w:pPr>
        <w:pStyle w:val="FootnoteText"/>
      </w:pPr>
      <w:ins w:id="73" w:author="Benjamin Meyer" w:date="2022-08-22T15:47:00Z">
        <w:r>
          <w:rPr>
            <w:rStyle w:val="FootnoteReference"/>
          </w:rPr>
          <w:t>*</w:t>
        </w:r>
      </w:ins>
      <w:ins w:id="74" w:author="Benjamin Meyer" w:date="2022-08-22T15:45:00Z">
        <w:r>
          <w:t xml:space="preserve"> All measurements used to calculate precision / RPD must be above practical quantitation limit (PQL) and/or reporting limit (RL)</w:t>
        </w:r>
      </w:ins>
    </w:p>
  </w:footnote>
  <w:footnote w:id="3">
    <w:p w14:paraId="7F84F805" w14:textId="59F7A098" w:rsidR="001A7025" w:rsidRDefault="001A7025">
      <w:pPr>
        <w:pStyle w:val="FootnoteText"/>
      </w:pPr>
      <w:ins w:id="77" w:author="Benjamin Meyer" w:date="2022-08-22T15:47:00Z">
        <w:r>
          <w:rPr>
            <w:rStyle w:val="FootnoteReference"/>
          </w:rPr>
          <w:t>*</w:t>
        </w:r>
        <w:r>
          <w:t xml:space="preserve"> All measurements used to calculate precision / RPD must be above practical quantitation limit (PQL) and/or reporting limit (RL)</w:t>
        </w:r>
      </w:ins>
    </w:p>
  </w:footnote>
  <w:footnote w:id="4">
    <w:p w14:paraId="2FD754AE" w14:textId="58DA55C7" w:rsidR="001A7025" w:rsidRDefault="001A7025">
      <w:pPr>
        <w:pStyle w:val="FootnoteText"/>
      </w:pPr>
      <w:ins w:id="85" w:author="Benjamin Meyer" w:date="2022-08-22T15:48:00Z">
        <w:r>
          <w:rPr>
            <w:rStyle w:val="FootnoteReference"/>
          </w:rPr>
          <w:footnoteRef/>
        </w:r>
        <w:r>
          <w:t xml:space="preserve"> </w:t>
        </w:r>
      </w:ins>
      <w:ins w:id="86" w:author="Benjamin Meyer" w:date="2022-08-22T15:49:00Z">
        <w:r>
          <w:t>All measurements used to calculate precision / RPD must be above practical quantitation limit (PQL) and/or reporting limit (RL)</w:t>
        </w:r>
      </w:ins>
    </w:p>
  </w:footnote>
  <w:footnote w:id="5">
    <w:p w14:paraId="19D665A7" w14:textId="77777777" w:rsidR="001A7025" w:rsidRPr="00EA6E5A" w:rsidRDefault="001A7025" w:rsidP="007F6044">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028B7"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896320" behindDoc="1" locked="0" layoutInCell="1" allowOverlap="1" wp14:anchorId="31831D62" wp14:editId="0E0AFE5D">
              <wp:simplePos x="0" y="0"/>
              <wp:positionH relativeFrom="page">
                <wp:posOffset>4876800</wp:posOffset>
              </wp:positionH>
              <wp:positionV relativeFrom="page">
                <wp:posOffset>577215</wp:posOffset>
              </wp:positionV>
              <wp:extent cx="2232025" cy="283845"/>
              <wp:effectExtent l="0" t="0" r="0" b="0"/>
              <wp:wrapNone/>
              <wp:docPr id="4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EC869"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02EB6088" w14:textId="0C6AE11E" w:rsidR="001A7025" w:rsidRDefault="001A7025">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831D62" id="_x0000_t202" coordsize="21600,21600" o:spt="202" path="m,l,21600r21600,l21600,xe">
              <v:stroke joinstyle="miter"/>
              <v:path gradientshapeok="t" o:connecttype="rect"/>
            </v:shapetype>
            <v:shape id="Text Box 39" o:spid="_x0000_s1057" type="#_x0000_t202" style="position:absolute;margin-left:384pt;margin-top:45.45pt;width:175.75pt;height:22.35pt;z-index:-194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AD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LjDhpoUcPdNDoVgxoFpv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" filled="f" stroked="f">
              <v:textbox inset="0,0,0,0">
                <w:txbxContent>
                  <w:p w14:paraId="67CEC869"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02EB6088" w14:textId="0C6AE11E" w:rsidR="001A7025" w:rsidRDefault="001A7025">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A8258" w14:textId="77777777" w:rsidR="001A7025" w:rsidRDefault="001A7025">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22FDC" w14:textId="77777777" w:rsidR="001A7025" w:rsidRDefault="001A7025">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0834C" w14:textId="77777777" w:rsidR="001A7025" w:rsidRDefault="001A7025">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2197A"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905536" behindDoc="1" locked="0" layoutInCell="1" allowOverlap="1" wp14:anchorId="1FFD54A7" wp14:editId="54A5433D">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9A35B" w14:textId="77777777" w:rsidR="001A7025" w:rsidRDefault="001A702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48CB88B" w14:textId="0C5718A7" w:rsidR="001A7025" w:rsidRDefault="001A7025">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D54A7" id="_x0000_t202" coordsize="21600,21600" o:spt="202" path="m,l,21600r21600,l21600,xe">
              <v:stroke joinstyle="miter"/>
              <v:path gradientshapeok="t" o:connecttype="rect"/>
            </v:shapetype>
            <v:shape id="Text Box 21" o:spid="_x0000_s1068" type="#_x0000_t202" style="position:absolute;margin-left:375.2pt;margin-top:45.45pt;width:162.95pt;height:32.7pt;z-index:-194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Bt7vdKzAgAAswUA&#10;AA4AAAAAAAAAAAAAAAAALgIAAGRycy9lMm9Eb2MueG1sUEsBAi0AFAAGAAgAAAAhAKB9JY/fAAAA&#10;CwEAAA8AAAAAAAAAAAAAAAAADQUAAGRycy9kb3ducmV2LnhtbFBLBQYAAAAABAAEAPMAAAAZBgAA&#10;AAA=&#10;" filled="f" stroked="f">
              <v:textbox inset="0,0,0,0">
                <w:txbxContent>
                  <w:p w14:paraId="4AC9A35B" w14:textId="77777777" w:rsidR="001A7025" w:rsidRDefault="001A702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48CB88B" w14:textId="0C5718A7" w:rsidR="001A7025" w:rsidRDefault="001A7025">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1E1BB"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906560" behindDoc="1" locked="0" layoutInCell="1" allowOverlap="1" wp14:anchorId="6AB8A81C" wp14:editId="491622FF">
              <wp:simplePos x="0" y="0"/>
              <wp:positionH relativeFrom="page">
                <wp:posOffset>5039360</wp:posOffset>
              </wp:positionH>
              <wp:positionV relativeFrom="page">
                <wp:posOffset>577215</wp:posOffset>
              </wp:positionV>
              <wp:extent cx="2069465" cy="41529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E059" w14:textId="77777777" w:rsidR="001A7025" w:rsidRDefault="001A702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CD39D23" w14:textId="76DBA2D8" w:rsidR="001A7025" w:rsidRDefault="001A7025">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8A81C" id="_x0000_t202" coordsize="21600,21600" o:spt="202" path="m,l,21600r21600,l21600,xe">
              <v:stroke joinstyle="miter"/>
              <v:path gradientshapeok="t" o:connecttype="rect"/>
            </v:shapetype>
            <v:shape id="Text Box 19" o:spid="_x0000_s1069" type="#_x0000_t202" style="position:absolute;margin-left:396.8pt;margin-top:45.45pt;width:162.95pt;height:32.7pt;z-index:-194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" filled="f" stroked="f">
              <v:textbox inset="0,0,0,0">
                <w:txbxContent>
                  <w:p w14:paraId="3E48E059" w14:textId="77777777" w:rsidR="001A7025" w:rsidRDefault="001A702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CD39D23" w14:textId="76DBA2D8" w:rsidR="001A7025" w:rsidRDefault="001A7025">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32E9F"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907584" behindDoc="1" locked="0" layoutInCell="1" allowOverlap="1" wp14:anchorId="3955A04A" wp14:editId="24F2FBD2">
              <wp:simplePos x="0" y="0"/>
              <wp:positionH relativeFrom="page">
                <wp:posOffset>4765040</wp:posOffset>
              </wp:positionH>
              <wp:positionV relativeFrom="page">
                <wp:posOffset>577215</wp:posOffset>
              </wp:positionV>
              <wp:extent cx="2069465" cy="415290"/>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04174" w14:textId="77777777" w:rsidR="001A7025" w:rsidRDefault="001A702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21BF48E" w14:textId="3F69C49C" w:rsidR="001A7025" w:rsidRDefault="001A7025">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5A04A" id="_x0000_t202" coordsize="21600,21600" o:spt="202" path="m,l,21600r21600,l21600,xe">
              <v:stroke joinstyle="miter"/>
              <v:path gradientshapeok="t" o:connecttype="rect"/>
            </v:shapetype>
            <v:shape id="Text Box 17" o:spid="_x0000_s1070" type="#_x0000_t202" style="position:absolute;margin-left:375.2pt;margin-top:45.45pt;width:162.95pt;height:32.7pt;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" filled="f" stroked="f">
              <v:textbox inset="0,0,0,0">
                <w:txbxContent>
                  <w:p w14:paraId="6E404174" w14:textId="77777777" w:rsidR="001A7025" w:rsidRDefault="001A702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21BF48E" w14:textId="3F69C49C" w:rsidR="001A7025" w:rsidRDefault="001A7025">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0730B"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908608" behindDoc="1" locked="0" layoutInCell="1" allowOverlap="1" wp14:anchorId="504CAEA4" wp14:editId="28D4ACC9">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1859" w14:textId="77777777" w:rsidR="001A7025" w:rsidRDefault="001A702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0440218" w14:textId="28B1F9A4" w:rsidR="001A7025" w:rsidRDefault="001A7025">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CAEA4" id="_x0000_t202" coordsize="21600,21600" o:spt="202" path="m,l,21600r21600,l21600,xe">
              <v:stroke joinstyle="miter"/>
              <v:path gradientshapeok="t" o:connecttype="rect"/>
            </v:shapetype>
            <v:shape id="_x0000_s1071" type="#_x0000_t202" style="position:absolute;margin-left:375.2pt;margin-top:45.45pt;width:162.95pt;height:32.7pt;z-index:-1940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nKfCpbUCAACz&#10;BQAADgAAAAAAAAAAAAAAAAAuAgAAZHJzL2Uyb0RvYy54bWxQSwECLQAUAAYACAAAACEAoH0lj98A&#10;AAALAQAADwAAAAAAAAAAAAAAAAAPBQAAZHJzL2Rvd25yZXYueG1sUEsFBgAAAAAEAAQA8wAAABsG&#10;AAAAAA==&#10;" filled="f" stroked="f">
              <v:textbox inset="0,0,0,0">
                <w:txbxContent>
                  <w:p w14:paraId="6CC51859" w14:textId="77777777" w:rsidR="001A7025" w:rsidRDefault="001A702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0440218" w14:textId="28B1F9A4" w:rsidR="001A7025" w:rsidRDefault="001A7025">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1C35"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909632" behindDoc="1" locked="0" layoutInCell="1" allowOverlap="1" wp14:anchorId="13742E0B" wp14:editId="6B17062E">
              <wp:simplePos x="0" y="0"/>
              <wp:positionH relativeFrom="page">
                <wp:posOffset>4602480</wp:posOffset>
              </wp:positionH>
              <wp:positionV relativeFrom="page">
                <wp:posOffset>577215</wp:posOffset>
              </wp:positionV>
              <wp:extent cx="2232025" cy="283845"/>
              <wp:effectExtent l="0" t="0" r="0" b="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DF47F"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35797ABD" w14:textId="77777777" w:rsidR="001A7025" w:rsidRDefault="001A7025">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42E0B" id="_x0000_t202" coordsize="21600,21600" o:spt="202" path="m,l,21600r21600,l21600,xe">
              <v:stroke joinstyle="miter"/>
              <v:path gradientshapeok="t" o:connecttype="rect"/>
            </v:shapetype>
            <v:shape id="Text Box 13" o:spid="_x0000_s1072" type="#_x0000_t202" style="position:absolute;margin-left:362.4pt;margin-top:45.45pt;width:175.75pt;height:22.35pt;z-index:-194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sgw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" filled="f" stroked="f">
              <v:textbox inset="0,0,0,0">
                <w:txbxContent>
                  <w:p w14:paraId="3E5DF47F"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35797ABD" w14:textId="77777777" w:rsidR="001A7025" w:rsidRDefault="001A7025">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B1720"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910144" behindDoc="1" locked="0" layoutInCell="1" allowOverlap="1" wp14:anchorId="6D54F6AA" wp14:editId="6F87BD95">
              <wp:simplePos x="0" y="0"/>
              <wp:positionH relativeFrom="page">
                <wp:posOffset>4602480</wp:posOffset>
              </wp:positionH>
              <wp:positionV relativeFrom="page">
                <wp:posOffset>577215</wp:posOffset>
              </wp:positionV>
              <wp:extent cx="2232025" cy="283845"/>
              <wp:effectExtent l="0" t="0" r="0" b="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C4490"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088F2B12" w14:textId="77777777" w:rsidR="001A7025" w:rsidRDefault="001A7025">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4F6AA" id="_x0000_t202" coordsize="21600,21600" o:spt="202" path="m,l,21600r21600,l21600,xe">
              <v:stroke joinstyle="miter"/>
              <v:path gradientshapeok="t" o:connecttype="rect"/>
            </v:shapetype>
            <v:shape id="Text Box 12" o:spid="_x0000_s1073" type="#_x0000_t202" style="position:absolute;margin-left:362.4pt;margin-top:45.45pt;width:175.75pt;height:22.35pt;z-index:-194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3xsQIAALM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" filled="f" stroked="f">
              <v:textbox inset="0,0,0,0">
                <w:txbxContent>
                  <w:p w14:paraId="446C4490"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088F2B12" w14:textId="77777777" w:rsidR="001A7025" w:rsidRDefault="001A7025">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118BB"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911168" behindDoc="1" locked="0" layoutInCell="1" allowOverlap="1" wp14:anchorId="11A9A5CC" wp14:editId="344A30E4">
              <wp:simplePos x="0" y="0"/>
              <wp:positionH relativeFrom="page">
                <wp:posOffset>4765040</wp:posOffset>
              </wp:positionH>
              <wp:positionV relativeFrom="page">
                <wp:posOffset>577215</wp:posOffset>
              </wp:positionV>
              <wp:extent cx="2069465" cy="415290"/>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0FE73" w14:textId="77777777" w:rsidR="001A7025" w:rsidRDefault="001A702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BFE50FA" w14:textId="0A27C6AB" w:rsidR="001A7025" w:rsidRDefault="001A7025">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A9A5CC" id="_x0000_t202" coordsize="21600,21600" o:spt="202" path="m,l,21600r21600,l21600,xe">
              <v:stroke joinstyle="miter"/>
              <v:path gradientshapeok="t" o:connecttype="rect"/>
            </v:shapetype>
            <v:shape id="Text Box 10" o:spid="_x0000_s1074" type="#_x0000_t202" style="position:absolute;margin-left:375.2pt;margin-top:45.45pt;width:162.95pt;height:32.7pt;z-index:-194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UOswIAALM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GSyVQ6zAgAAswUA&#10;AA4AAAAAAAAAAAAAAAAALgIAAGRycy9lMm9Eb2MueG1sUEsBAi0AFAAGAAgAAAAhAKB9JY/fAAAA&#10;CwEAAA8AAAAAAAAAAAAAAAAADQUAAGRycy9kb3ducmV2LnhtbFBLBQYAAAAABAAEAPMAAAAZBgAA&#10;AAA=&#10;" filled="f" stroked="f">
              <v:textbox inset="0,0,0,0">
                <w:txbxContent>
                  <w:p w14:paraId="4910FE73" w14:textId="77777777" w:rsidR="001A7025" w:rsidRDefault="001A702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BFE50FA" w14:textId="0A27C6AB" w:rsidR="001A7025" w:rsidRDefault="001A7025">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9C55C" w14:textId="77777777" w:rsidR="001A7025" w:rsidRDefault="001A7025">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2AB3E"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912192" behindDoc="1" locked="0" layoutInCell="1" allowOverlap="1" wp14:anchorId="613FAD1E" wp14:editId="62E1491D">
              <wp:simplePos x="0" y="0"/>
              <wp:positionH relativeFrom="page">
                <wp:posOffset>4602480</wp:posOffset>
              </wp:positionH>
              <wp:positionV relativeFrom="page">
                <wp:posOffset>577215</wp:posOffset>
              </wp:positionV>
              <wp:extent cx="2232025" cy="283845"/>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3671"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1DCF714F" w14:textId="2247BFF9" w:rsidR="001A7025" w:rsidRDefault="001A7025">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3FAD1E" id="_x0000_t202" coordsize="21600,21600" o:spt="202" path="m,l,21600r21600,l21600,xe">
              <v:stroke joinstyle="miter"/>
              <v:path gradientshapeok="t" o:connecttype="rect"/>
            </v:shapetype>
            <v:shape id="Text Box 8" o:spid="_x0000_s1075" type="#_x0000_t202" style="position:absolute;margin-left:362.4pt;margin-top:45.45pt;width:175.75pt;height:22.35pt;z-index:-194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PJsb6bACAACyBQAA&#10;DgAAAAAAAAAAAAAAAAAuAgAAZHJzL2Uyb0RvYy54bWxQSwECLQAUAAYACAAAACEAwK1CSuEAAAAL&#10;AQAADwAAAAAAAAAAAAAAAAAKBQAAZHJzL2Rvd25yZXYueG1sUEsFBgAAAAAEAAQA8wAAABgGAAAA&#10;AA==&#10;" filled="f" stroked="f">
              <v:textbox inset="0,0,0,0">
                <w:txbxContent>
                  <w:p w14:paraId="47623671"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1DCF714F" w14:textId="2247BFF9" w:rsidR="001A7025" w:rsidRDefault="001A7025">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78BF0"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913216" behindDoc="1" locked="0" layoutInCell="1" allowOverlap="1" wp14:anchorId="13379BA2" wp14:editId="575A5012">
              <wp:simplePos x="0" y="0"/>
              <wp:positionH relativeFrom="page">
                <wp:posOffset>4602480</wp:posOffset>
              </wp:positionH>
              <wp:positionV relativeFrom="page">
                <wp:posOffset>577215</wp:posOffset>
              </wp:positionV>
              <wp:extent cx="2232025" cy="2838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DEA27"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5E8CB188" w14:textId="0AAEF558" w:rsidR="001A7025" w:rsidRDefault="001A7025">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379BA2" id="_x0000_t202" coordsize="21600,21600" o:spt="202" path="m,l,21600r21600,l21600,xe">
              <v:stroke joinstyle="miter"/>
              <v:path gradientshapeok="t" o:connecttype="rect"/>
            </v:shapetype>
            <v:shape id="Text Box 6" o:spid="_x0000_s1076" type="#_x0000_t202" style="position:absolute;margin-left:362.4pt;margin-top:45.45pt;width:175.75pt;height:22.35pt;z-index:-19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LpsAIAALI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IBPC6bACAACyBQAA&#10;DgAAAAAAAAAAAAAAAAAuAgAAZHJzL2Uyb0RvYy54bWxQSwECLQAUAAYACAAAACEAwK1CSuEAAAAL&#10;AQAADwAAAAAAAAAAAAAAAAAKBQAAZHJzL2Rvd25yZXYueG1sUEsFBgAAAAAEAAQA8wAAABgGAAAA&#10;AA==&#10;" filled="f" stroked="f">
              <v:textbox inset="0,0,0,0">
                <w:txbxContent>
                  <w:p w14:paraId="297DEA27"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5E8CB188" w14:textId="0AAEF558" w:rsidR="001A7025" w:rsidRDefault="001A7025">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125C9"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914240" behindDoc="1" locked="0" layoutInCell="1" allowOverlap="1" wp14:anchorId="1D4A7C7E" wp14:editId="4D96AF7C">
              <wp:simplePos x="0" y="0"/>
              <wp:positionH relativeFrom="page">
                <wp:posOffset>4602480</wp:posOffset>
              </wp:positionH>
              <wp:positionV relativeFrom="page">
                <wp:posOffset>577215</wp:posOffset>
              </wp:positionV>
              <wp:extent cx="2232025" cy="28384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44F27"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3FFD72F2" w14:textId="4C7B650C" w:rsidR="001A7025" w:rsidRDefault="001A7025">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A7C7E" id="_x0000_t202" coordsize="21600,21600" o:spt="202" path="m,l,21600r21600,l21600,xe">
              <v:stroke joinstyle="miter"/>
              <v:path gradientshapeok="t" o:connecttype="rect"/>
            </v:shapetype>
            <v:shape id="Text Box 4" o:spid="_x0000_s1077" type="#_x0000_t202" style="position:absolute;margin-left:362.4pt;margin-top:45.45pt;width:175.75pt;height:22.35pt;z-index:-194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yUwuvrACAACxBQAA&#10;DgAAAAAAAAAAAAAAAAAuAgAAZHJzL2Uyb0RvYy54bWxQSwECLQAUAAYACAAAACEAwK1CSuEAAAAL&#10;AQAADwAAAAAAAAAAAAAAAAAKBQAAZHJzL2Rvd25yZXYueG1sUEsFBgAAAAAEAAQA8wAAABgGAAAA&#10;AA==&#10;" filled="f" stroked="f">
              <v:textbox inset="0,0,0,0">
                <w:txbxContent>
                  <w:p w14:paraId="44244F27"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3FFD72F2" w14:textId="4C7B650C" w:rsidR="001A7025" w:rsidRDefault="001A7025">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C0524"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915264" behindDoc="1" locked="0" layoutInCell="1" allowOverlap="1" wp14:anchorId="627BE860" wp14:editId="468E8C0F">
              <wp:simplePos x="0" y="0"/>
              <wp:positionH relativeFrom="page">
                <wp:posOffset>4765040</wp:posOffset>
              </wp:positionH>
              <wp:positionV relativeFrom="page">
                <wp:posOffset>577215</wp:posOffset>
              </wp:positionV>
              <wp:extent cx="2069465" cy="2838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6EDD5" w14:textId="77777777" w:rsidR="001A7025" w:rsidRDefault="001A7025">
                          <w:pPr>
                            <w:spacing w:before="12"/>
                            <w:ind w:left="20" w:right="-1" w:firstLine="1449"/>
                            <w:rPr>
                              <w:sz w:val="18"/>
                            </w:rPr>
                          </w:pPr>
                          <w:r>
                            <w:rPr>
                              <w:sz w:val="18"/>
                            </w:rPr>
                            <w:t>Kenai Watershed Forum Kenai River Watershed Monitoring Program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BE860" id="_x0000_t202" coordsize="21600,21600" o:spt="202" path="m,l,21600r21600,l21600,xe">
              <v:stroke joinstyle="miter"/>
              <v:path gradientshapeok="t" o:connecttype="rect"/>
            </v:shapetype>
            <v:shape id="Text Box 2" o:spid="_x0000_s1078" type="#_x0000_t202" style="position:absolute;margin-left:375.2pt;margin-top:45.45pt;width:162.95pt;height:22.35pt;z-index:-194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IGsAIAALE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" filled="f" stroked="f">
              <v:textbox inset="0,0,0,0">
                <w:txbxContent>
                  <w:p w14:paraId="73F6EDD5" w14:textId="77777777" w:rsidR="005B7CBD" w:rsidRDefault="005B7CBD">
                    <w:pPr>
                      <w:spacing w:before="12"/>
                      <w:ind w:left="20" w:right="-1" w:firstLine="1449"/>
                      <w:rPr>
                        <w:sz w:val="18"/>
                      </w:rPr>
                    </w:pPr>
                    <w:r>
                      <w:rPr>
                        <w:sz w:val="18"/>
                      </w:rPr>
                      <w:t>Kenai Watershed Forum Kenai River Watershed Monitoring Program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D6296"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897856" behindDoc="1" locked="0" layoutInCell="1" allowOverlap="1" wp14:anchorId="6DE6F8B0" wp14:editId="50DF7BE3">
              <wp:simplePos x="0" y="0"/>
              <wp:positionH relativeFrom="page">
                <wp:posOffset>7373620</wp:posOffset>
              </wp:positionH>
              <wp:positionV relativeFrom="page">
                <wp:posOffset>577215</wp:posOffset>
              </wp:positionV>
              <wp:extent cx="2232025" cy="283845"/>
              <wp:effectExtent l="0" t="0" r="0" b="0"/>
              <wp:wrapNone/>
              <wp:docPr id="4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70B76"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277F72A7" w14:textId="77777777" w:rsidR="001A7025" w:rsidRDefault="001A7025">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E6F8B0" id="_x0000_t202" coordsize="21600,21600" o:spt="202" path="m,l,21600r21600,l21600,xe">
              <v:stroke joinstyle="miter"/>
              <v:path gradientshapeok="t" o:connecttype="rect"/>
            </v:shapetype>
            <v:shape id="Text Box 36" o:spid="_x0000_s1059" type="#_x0000_t202" style="position:absolute;margin-left:580.6pt;margin-top:45.45pt;width:175.75pt;height:22.35pt;z-index:-19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tq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" filled="f" stroked="f">
              <v:textbox inset="0,0,0,0">
                <w:txbxContent>
                  <w:p w14:paraId="33F70B76"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277F72A7" w14:textId="77777777" w:rsidR="001A7025" w:rsidRDefault="001A7025">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B7970"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898880" behindDoc="1" locked="0" layoutInCell="1" allowOverlap="1" wp14:anchorId="4940C855" wp14:editId="555240BD">
              <wp:simplePos x="0" y="0"/>
              <wp:positionH relativeFrom="page">
                <wp:posOffset>7373620</wp:posOffset>
              </wp:positionH>
              <wp:positionV relativeFrom="page">
                <wp:posOffset>577215</wp:posOffset>
              </wp:positionV>
              <wp:extent cx="2232025" cy="283845"/>
              <wp:effectExtent l="0" t="0" r="0" b="0"/>
              <wp:wrapNone/>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F85C8"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4FDC1303" w14:textId="30DF82A6" w:rsidR="001A7025" w:rsidRDefault="001A7025">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0C855" id="_x0000_t202" coordsize="21600,21600" o:spt="202" path="m,l,21600r21600,l21600,xe">
              <v:stroke joinstyle="miter"/>
              <v:path gradientshapeok="t" o:connecttype="rect"/>
            </v:shapetype>
            <v:shape id="Text Box 34" o:spid="_x0000_s1061" type="#_x0000_t202" style="position:absolute;margin-left:580.6pt;margin-top:45.45pt;width:175.75pt;height:22.35pt;z-index:-19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oCsQIAALI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" filled="f" stroked="f">
              <v:textbox inset="0,0,0,0">
                <w:txbxContent>
                  <w:p w14:paraId="319F85C8"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4FDC1303" w14:textId="30DF82A6" w:rsidR="001A7025" w:rsidRDefault="001A7025">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63147"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899904" behindDoc="1" locked="0" layoutInCell="1" allowOverlap="1" wp14:anchorId="6C7CAAAB" wp14:editId="05AC41E2">
              <wp:simplePos x="0" y="0"/>
              <wp:positionH relativeFrom="page">
                <wp:posOffset>4582160</wp:posOffset>
              </wp:positionH>
              <wp:positionV relativeFrom="page">
                <wp:posOffset>577215</wp:posOffset>
              </wp:positionV>
              <wp:extent cx="2232025" cy="283845"/>
              <wp:effectExtent l="0" t="0" r="0" b="0"/>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C4D34"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1DAA962A" w14:textId="28BAE52C" w:rsidR="001A7025" w:rsidRDefault="001A7025">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CAAAB" id="_x0000_t202" coordsize="21600,21600" o:spt="202" path="m,l,21600r21600,l21600,xe">
              <v:stroke joinstyle="miter"/>
              <v:path gradientshapeok="t" o:connecttype="rect"/>
            </v:shapetype>
            <v:shape id="Text Box 32" o:spid="_x0000_s1063" type="#_x0000_t202" style="position:absolute;margin-left:360.8pt;margin-top:45.45pt;width:175.75pt;height:22.35pt;z-index:-194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zN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vBvo2FiW7EvBPl&#10;IyhYChAYyBQGHxi1kN8x6mGIpFh9OxBJMWrec3gFZuJMhpyM3WQQXsDVFGuMRnOjx8l06CTb14A8&#10;vjMu1vBSKmZF/JTF6X3BYLBcTkPMTJ7Lf+v1NGpXv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KehXM2yAgAAsgUA&#10;AA4AAAAAAAAAAAAAAAAALgIAAGRycy9lMm9Eb2MueG1sUEsBAi0AFAAGAAgAAAAhAI5DxvngAAAA&#10;CwEAAA8AAAAAAAAAAAAAAAAADAUAAGRycy9kb3ducmV2LnhtbFBLBQYAAAAABAAEAPMAAAAZBgAA&#10;AAA=&#10;" filled="f" stroked="f">
              <v:textbox inset="0,0,0,0">
                <w:txbxContent>
                  <w:p w14:paraId="4A7C4D34"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1DAA962A" w14:textId="28BAE52C" w:rsidR="001A7025" w:rsidRDefault="001A7025">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D5C8"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900928" behindDoc="1" locked="0" layoutInCell="1" allowOverlap="1" wp14:anchorId="563E2B34" wp14:editId="2A0C5317">
              <wp:simplePos x="0" y="0"/>
              <wp:positionH relativeFrom="page">
                <wp:posOffset>4236720</wp:posOffset>
              </wp:positionH>
              <wp:positionV relativeFrom="page">
                <wp:posOffset>577215</wp:posOffset>
              </wp:positionV>
              <wp:extent cx="2232025" cy="283845"/>
              <wp:effectExtent l="0" t="0" r="0" b="0"/>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0592B"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3FE9C972" w14:textId="77777777" w:rsidR="001A7025" w:rsidRDefault="001A7025">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3E2B34" id="_x0000_t202" coordsize="21600,21600" o:spt="202" path="m,l,21600r21600,l21600,xe">
              <v:stroke joinstyle="miter"/>
              <v:path gradientshapeok="t" o:connecttype="rect"/>
            </v:shapetype>
            <v:shape id="Text Box 30" o:spid="_x0000_s1064" type="#_x0000_t202" style="position:absolute;margin-left:333.6pt;margin-top:45.45pt;width:175.75pt;height:22.35pt;z-index:-194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sqswIAALI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" filled="f" stroked="f">
              <v:textbox inset="0,0,0,0">
                <w:txbxContent>
                  <w:p w14:paraId="7D80592B"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3FE9C972" w14:textId="77777777" w:rsidR="001A7025" w:rsidRDefault="001A7025">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7AAB"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901952" behindDoc="1" locked="0" layoutInCell="1" allowOverlap="1" wp14:anchorId="7891DFD1" wp14:editId="0F444E03">
              <wp:simplePos x="0" y="0"/>
              <wp:positionH relativeFrom="page">
                <wp:posOffset>4236720</wp:posOffset>
              </wp:positionH>
              <wp:positionV relativeFrom="page">
                <wp:posOffset>577215</wp:posOffset>
              </wp:positionV>
              <wp:extent cx="2232025" cy="283845"/>
              <wp:effectExtent l="0" t="0" r="0" b="0"/>
              <wp:wrapNone/>
              <wp:docPr id="3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49847"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6072CECE" w14:textId="77777777" w:rsidR="001A7025" w:rsidRDefault="001A7025">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1DFD1" id="_x0000_t202" coordsize="21600,21600" o:spt="202" path="m,l,21600r21600,l21600,xe">
              <v:stroke joinstyle="miter"/>
              <v:path gradientshapeok="t" o:connecttype="rect"/>
            </v:shapetype>
            <v:shape id="Text Box 28" o:spid="_x0000_s1065" type="#_x0000_t202" style="position:absolute;margin-left:333.6pt;margin-top:45.45pt;width:175.75pt;height:22.35pt;z-index:-194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" filled="f" stroked="f">
              <v:textbox inset="0,0,0,0">
                <w:txbxContent>
                  <w:p w14:paraId="57A49847" w14:textId="77777777" w:rsidR="001A7025" w:rsidRDefault="001A7025">
                    <w:pPr>
                      <w:spacing w:before="12"/>
                      <w:ind w:left="20"/>
                      <w:rPr>
                        <w:sz w:val="18"/>
                      </w:rPr>
                    </w:pPr>
                    <w:r>
                      <w:rPr>
                        <w:sz w:val="18"/>
                      </w:rPr>
                      <w:t>Kenai River Water Quality Monitoring</w:t>
                    </w:r>
                    <w:r>
                      <w:rPr>
                        <w:spacing w:val="-13"/>
                        <w:sz w:val="18"/>
                      </w:rPr>
                      <w:t xml:space="preserve"> </w:t>
                    </w:r>
                    <w:r>
                      <w:rPr>
                        <w:sz w:val="18"/>
                      </w:rPr>
                      <w:t>Program</w:t>
                    </w:r>
                  </w:p>
                  <w:p w14:paraId="6072CECE" w14:textId="77777777" w:rsidR="001A7025" w:rsidRDefault="001A7025">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67449" w14:textId="77777777" w:rsidR="001A7025" w:rsidRPr="00447864" w:rsidRDefault="001A7025" w:rsidP="00D859C7">
    <w:pPr>
      <w:pStyle w:val="Header"/>
      <w:jc w:val="center"/>
      <w:rPr>
        <w:i/>
        <w:sz w:val="20"/>
      </w:rPr>
    </w:pPr>
    <w:r w:rsidRPr="00447864">
      <w:rPr>
        <w:i/>
        <w:sz w:val="20"/>
      </w:rPr>
      <w:t>Kenai River Baseline Wate</w:t>
    </w:r>
    <w:r>
      <w:rPr>
        <w:i/>
        <w:sz w:val="20"/>
      </w:rPr>
      <w:t>r Quality Sampling Procedures, Updated June 2022</w:t>
    </w:r>
  </w:p>
  <w:p w14:paraId="7FA7EC55" w14:textId="77777777" w:rsidR="001A7025" w:rsidRDefault="001A702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2E64E" w14:textId="77777777" w:rsidR="001A7025" w:rsidRDefault="001A7025">
    <w:pPr>
      <w:pStyle w:val="BodyText"/>
      <w:spacing w:line="14" w:lineRule="auto"/>
      <w:rPr>
        <w:sz w:val="20"/>
      </w:rPr>
    </w:pPr>
    <w:r>
      <w:rPr>
        <w:noProof/>
      </w:rPr>
      <mc:AlternateContent>
        <mc:Choice Requires="wps">
          <w:drawing>
            <wp:anchor distT="0" distB="0" distL="114300" distR="114300" simplePos="0" relativeHeight="483902976" behindDoc="1" locked="0" layoutInCell="1" allowOverlap="1" wp14:anchorId="01E5E9FC" wp14:editId="6C4E2996">
              <wp:simplePos x="0" y="0"/>
              <wp:positionH relativeFrom="page">
                <wp:posOffset>4765040</wp:posOffset>
              </wp:positionH>
              <wp:positionV relativeFrom="page">
                <wp:posOffset>577215</wp:posOffset>
              </wp:positionV>
              <wp:extent cx="2069465" cy="415290"/>
              <wp:effectExtent l="0" t="0" r="0" b="0"/>
              <wp:wrapNone/>
              <wp:docPr id="3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4E4A0" w14:textId="77777777" w:rsidR="001A7025" w:rsidRDefault="001A702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B0378E9" w14:textId="0D073B13" w:rsidR="001A7025" w:rsidRDefault="001A7025">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5E9FC" id="_x0000_t202" coordsize="21600,21600" o:spt="202" path="m,l,21600r21600,l21600,xe">
              <v:stroke joinstyle="miter"/>
              <v:path gradientshapeok="t" o:connecttype="rect"/>
            </v:shapetype>
            <v:shape id="Text Box 26" o:spid="_x0000_s1066" type="#_x0000_t202" style="position:absolute;margin-left:375.2pt;margin-top:45.45pt;width:162.95pt;height:32.7pt;z-index:-194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5a1R/7UCAACy&#10;BQAADgAAAAAAAAAAAAAAAAAuAgAAZHJzL2Uyb0RvYy54bWxQSwECLQAUAAYACAAAACEAoH0lj98A&#10;AAALAQAADwAAAAAAAAAAAAAAAAAPBQAAZHJzL2Rvd25yZXYueG1sUEsFBgAAAAAEAAQA8wAAABsG&#10;AAAAAA==&#10;" filled="f" stroked="f">
              <v:textbox inset="0,0,0,0">
                <w:txbxContent>
                  <w:p w14:paraId="0144E4A0" w14:textId="77777777" w:rsidR="001A7025" w:rsidRDefault="001A702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B0378E9" w14:textId="0D073B13" w:rsidR="001A7025" w:rsidRDefault="001A7025">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C7162"/>
    <w:multiLevelType w:val="hybridMultilevel"/>
    <w:tmpl w:val="0BB0D17E"/>
    <w:lvl w:ilvl="0" w:tplc="89D675F2">
      <w:start w:val="1"/>
      <w:numFmt w:val="decimal"/>
      <w:lvlText w:val="%1."/>
      <w:lvlJc w:val="left"/>
      <w:pPr>
        <w:ind w:left="1252" w:hanging="360"/>
        <w:jc w:val="right"/>
      </w:pPr>
      <w:rPr>
        <w:rFonts w:ascii="Times New Roman" w:eastAsia="Times New Roman" w:hAnsi="Times New Roman" w:cs="Times New Roman" w:hint="default"/>
        <w:spacing w:val="-2"/>
        <w:w w:val="100"/>
        <w:sz w:val="24"/>
        <w:szCs w:val="24"/>
        <w:lang w:val="en-US" w:eastAsia="en-US" w:bidi="ar-SA"/>
      </w:rPr>
    </w:lvl>
    <w:lvl w:ilvl="1" w:tplc="2D964F6C">
      <w:numFmt w:val="bullet"/>
      <w:lvlText w:val="•"/>
      <w:lvlJc w:val="left"/>
      <w:pPr>
        <w:ind w:left="2219" w:hanging="360"/>
      </w:pPr>
      <w:rPr>
        <w:rFonts w:hint="default"/>
        <w:lang w:val="en-US" w:eastAsia="en-US" w:bidi="ar-SA"/>
      </w:rPr>
    </w:lvl>
    <w:lvl w:ilvl="2" w:tplc="427AAF8E">
      <w:numFmt w:val="bullet"/>
      <w:lvlText w:val="•"/>
      <w:lvlJc w:val="left"/>
      <w:pPr>
        <w:ind w:left="3178" w:hanging="360"/>
      </w:pPr>
      <w:rPr>
        <w:rFonts w:hint="default"/>
        <w:lang w:val="en-US" w:eastAsia="en-US" w:bidi="ar-SA"/>
      </w:rPr>
    </w:lvl>
    <w:lvl w:ilvl="3" w:tplc="5BC656A8">
      <w:numFmt w:val="bullet"/>
      <w:lvlText w:val="•"/>
      <w:lvlJc w:val="left"/>
      <w:pPr>
        <w:ind w:left="4138" w:hanging="360"/>
      </w:pPr>
      <w:rPr>
        <w:rFonts w:hint="default"/>
        <w:lang w:val="en-US" w:eastAsia="en-US" w:bidi="ar-SA"/>
      </w:rPr>
    </w:lvl>
    <w:lvl w:ilvl="4" w:tplc="FA2C08A2">
      <w:numFmt w:val="bullet"/>
      <w:lvlText w:val="•"/>
      <w:lvlJc w:val="left"/>
      <w:pPr>
        <w:ind w:left="5097" w:hanging="360"/>
      </w:pPr>
      <w:rPr>
        <w:rFonts w:hint="default"/>
        <w:lang w:val="en-US" w:eastAsia="en-US" w:bidi="ar-SA"/>
      </w:rPr>
    </w:lvl>
    <w:lvl w:ilvl="5" w:tplc="75A00EB8">
      <w:numFmt w:val="bullet"/>
      <w:lvlText w:val="•"/>
      <w:lvlJc w:val="left"/>
      <w:pPr>
        <w:ind w:left="6057" w:hanging="360"/>
      </w:pPr>
      <w:rPr>
        <w:rFonts w:hint="default"/>
        <w:lang w:val="en-US" w:eastAsia="en-US" w:bidi="ar-SA"/>
      </w:rPr>
    </w:lvl>
    <w:lvl w:ilvl="6" w:tplc="2A90237E">
      <w:numFmt w:val="bullet"/>
      <w:lvlText w:val="•"/>
      <w:lvlJc w:val="left"/>
      <w:pPr>
        <w:ind w:left="7016" w:hanging="360"/>
      </w:pPr>
      <w:rPr>
        <w:rFonts w:hint="default"/>
        <w:lang w:val="en-US" w:eastAsia="en-US" w:bidi="ar-SA"/>
      </w:rPr>
    </w:lvl>
    <w:lvl w:ilvl="7" w:tplc="036CC668">
      <w:numFmt w:val="bullet"/>
      <w:lvlText w:val="•"/>
      <w:lvlJc w:val="left"/>
      <w:pPr>
        <w:ind w:left="7976" w:hanging="360"/>
      </w:pPr>
      <w:rPr>
        <w:rFonts w:hint="default"/>
        <w:lang w:val="en-US" w:eastAsia="en-US" w:bidi="ar-SA"/>
      </w:rPr>
    </w:lvl>
    <w:lvl w:ilvl="8" w:tplc="12440ABC">
      <w:numFmt w:val="bullet"/>
      <w:lvlText w:val="•"/>
      <w:lvlJc w:val="left"/>
      <w:pPr>
        <w:ind w:left="8935" w:hanging="360"/>
      </w:pPr>
      <w:rPr>
        <w:rFonts w:hint="default"/>
        <w:lang w:val="en-US" w:eastAsia="en-US" w:bidi="ar-SA"/>
      </w:rPr>
    </w:lvl>
  </w:abstractNum>
  <w:abstractNum w:abstractNumId="1" w15:restartNumberingAfterBreak="0">
    <w:nsid w:val="06080F1E"/>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768CC"/>
    <w:multiLevelType w:val="hybridMultilevel"/>
    <w:tmpl w:val="45ECFE82"/>
    <w:lvl w:ilvl="0" w:tplc="6E46E9CC">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FE18A024">
      <w:start w:val="1"/>
      <w:numFmt w:val="lowerLetter"/>
      <w:lvlText w:val="%2."/>
      <w:lvlJc w:val="left"/>
      <w:pPr>
        <w:ind w:left="1912" w:hanging="360"/>
      </w:pPr>
      <w:rPr>
        <w:rFonts w:ascii="Times New Roman" w:eastAsia="Times New Roman" w:hAnsi="Times New Roman" w:cs="Times New Roman" w:hint="default"/>
        <w:spacing w:val="-2"/>
        <w:w w:val="100"/>
        <w:sz w:val="24"/>
        <w:szCs w:val="24"/>
        <w:lang w:val="en-US" w:eastAsia="en-US" w:bidi="ar-SA"/>
      </w:rPr>
    </w:lvl>
    <w:lvl w:ilvl="2" w:tplc="09869D4C">
      <w:numFmt w:val="bullet"/>
      <w:lvlText w:val="•"/>
      <w:lvlJc w:val="left"/>
      <w:pPr>
        <w:ind w:left="2808" w:hanging="360"/>
      </w:pPr>
      <w:rPr>
        <w:rFonts w:hint="default"/>
        <w:lang w:val="en-US" w:eastAsia="en-US" w:bidi="ar-SA"/>
      </w:rPr>
    </w:lvl>
    <w:lvl w:ilvl="3" w:tplc="17EAAC08">
      <w:numFmt w:val="bullet"/>
      <w:lvlText w:val="•"/>
      <w:lvlJc w:val="left"/>
      <w:pPr>
        <w:ind w:left="3696" w:hanging="360"/>
      </w:pPr>
      <w:rPr>
        <w:rFonts w:hint="default"/>
        <w:lang w:val="en-US" w:eastAsia="en-US" w:bidi="ar-SA"/>
      </w:rPr>
    </w:lvl>
    <w:lvl w:ilvl="4" w:tplc="4582D990">
      <w:numFmt w:val="bullet"/>
      <w:lvlText w:val="•"/>
      <w:lvlJc w:val="left"/>
      <w:pPr>
        <w:ind w:left="4584" w:hanging="360"/>
      </w:pPr>
      <w:rPr>
        <w:rFonts w:hint="default"/>
        <w:lang w:val="en-US" w:eastAsia="en-US" w:bidi="ar-SA"/>
      </w:rPr>
    </w:lvl>
    <w:lvl w:ilvl="5" w:tplc="19DA12F2">
      <w:numFmt w:val="bullet"/>
      <w:lvlText w:val="•"/>
      <w:lvlJc w:val="left"/>
      <w:pPr>
        <w:ind w:left="5473" w:hanging="360"/>
      </w:pPr>
      <w:rPr>
        <w:rFonts w:hint="default"/>
        <w:lang w:val="en-US" w:eastAsia="en-US" w:bidi="ar-SA"/>
      </w:rPr>
    </w:lvl>
    <w:lvl w:ilvl="6" w:tplc="4A982FE4">
      <w:numFmt w:val="bullet"/>
      <w:lvlText w:val="•"/>
      <w:lvlJc w:val="left"/>
      <w:pPr>
        <w:ind w:left="6361" w:hanging="360"/>
      </w:pPr>
      <w:rPr>
        <w:rFonts w:hint="default"/>
        <w:lang w:val="en-US" w:eastAsia="en-US" w:bidi="ar-SA"/>
      </w:rPr>
    </w:lvl>
    <w:lvl w:ilvl="7" w:tplc="C338EF36">
      <w:numFmt w:val="bullet"/>
      <w:lvlText w:val="•"/>
      <w:lvlJc w:val="left"/>
      <w:pPr>
        <w:ind w:left="7249" w:hanging="360"/>
      </w:pPr>
      <w:rPr>
        <w:rFonts w:hint="default"/>
        <w:lang w:val="en-US" w:eastAsia="en-US" w:bidi="ar-SA"/>
      </w:rPr>
    </w:lvl>
    <w:lvl w:ilvl="8" w:tplc="83141F08">
      <w:numFmt w:val="bullet"/>
      <w:lvlText w:val="•"/>
      <w:lvlJc w:val="left"/>
      <w:pPr>
        <w:ind w:left="8137" w:hanging="360"/>
      </w:pPr>
      <w:rPr>
        <w:rFonts w:hint="default"/>
        <w:lang w:val="en-US" w:eastAsia="en-US" w:bidi="ar-SA"/>
      </w:rPr>
    </w:lvl>
  </w:abstractNum>
  <w:abstractNum w:abstractNumId="4" w15:restartNumberingAfterBreak="0">
    <w:nsid w:val="0CB77150"/>
    <w:multiLevelType w:val="hybridMultilevel"/>
    <w:tmpl w:val="BE1CC9E8"/>
    <w:lvl w:ilvl="0" w:tplc="4B380FBE">
      <w:start w:val="1"/>
      <w:numFmt w:val="decimal"/>
      <w:lvlText w:val="%1."/>
      <w:lvlJc w:val="left"/>
      <w:pPr>
        <w:ind w:left="1192" w:hanging="360"/>
      </w:pPr>
      <w:rPr>
        <w:rFonts w:hint="default"/>
        <w:b/>
        <w:bCs/>
        <w:i/>
        <w:spacing w:val="-2"/>
        <w:w w:val="100"/>
        <w:lang w:val="en-US" w:eastAsia="en-US" w:bidi="ar-SA"/>
      </w:rPr>
    </w:lvl>
    <w:lvl w:ilvl="1" w:tplc="5DF2AA8E">
      <w:start w:val="1"/>
      <w:numFmt w:val="lowerLetter"/>
      <w:lvlText w:val="%2."/>
      <w:lvlJc w:val="left"/>
      <w:pPr>
        <w:ind w:left="1912" w:hanging="360"/>
      </w:pPr>
      <w:rPr>
        <w:rFonts w:ascii="Times New Roman" w:eastAsia="Times New Roman" w:hAnsi="Times New Roman" w:cs="Times New Roman" w:hint="default"/>
        <w:spacing w:val="-2"/>
        <w:w w:val="100"/>
        <w:sz w:val="24"/>
        <w:szCs w:val="24"/>
        <w:lang w:val="en-US" w:eastAsia="en-US" w:bidi="ar-SA"/>
      </w:rPr>
    </w:lvl>
    <w:lvl w:ilvl="2" w:tplc="7658A54A">
      <w:numFmt w:val="bullet"/>
      <w:lvlText w:val="•"/>
      <w:lvlJc w:val="left"/>
      <w:pPr>
        <w:ind w:left="2808" w:hanging="360"/>
      </w:pPr>
      <w:rPr>
        <w:rFonts w:hint="default"/>
        <w:lang w:val="en-US" w:eastAsia="en-US" w:bidi="ar-SA"/>
      </w:rPr>
    </w:lvl>
    <w:lvl w:ilvl="3" w:tplc="B01A5906">
      <w:numFmt w:val="bullet"/>
      <w:lvlText w:val="•"/>
      <w:lvlJc w:val="left"/>
      <w:pPr>
        <w:ind w:left="3696" w:hanging="360"/>
      </w:pPr>
      <w:rPr>
        <w:rFonts w:hint="default"/>
        <w:lang w:val="en-US" w:eastAsia="en-US" w:bidi="ar-SA"/>
      </w:rPr>
    </w:lvl>
    <w:lvl w:ilvl="4" w:tplc="C812DAA8">
      <w:numFmt w:val="bullet"/>
      <w:lvlText w:val="•"/>
      <w:lvlJc w:val="left"/>
      <w:pPr>
        <w:ind w:left="4584" w:hanging="360"/>
      </w:pPr>
      <w:rPr>
        <w:rFonts w:hint="default"/>
        <w:lang w:val="en-US" w:eastAsia="en-US" w:bidi="ar-SA"/>
      </w:rPr>
    </w:lvl>
    <w:lvl w:ilvl="5" w:tplc="0780261A">
      <w:numFmt w:val="bullet"/>
      <w:lvlText w:val="•"/>
      <w:lvlJc w:val="left"/>
      <w:pPr>
        <w:ind w:left="5473" w:hanging="360"/>
      </w:pPr>
      <w:rPr>
        <w:rFonts w:hint="default"/>
        <w:lang w:val="en-US" w:eastAsia="en-US" w:bidi="ar-SA"/>
      </w:rPr>
    </w:lvl>
    <w:lvl w:ilvl="6" w:tplc="2FD8F35E">
      <w:numFmt w:val="bullet"/>
      <w:lvlText w:val="•"/>
      <w:lvlJc w:val="left"/>
      <w:pPr>
        <w:ind w:left="6361" w:hanging="360"/>
      </w:pPr>
      <w:rPr>
        <w:rFonts w:hint="default"/>
        <w:lang w:val="en-US" w:eastAsia="en-US" w:bidi="ar-SA"/>
      </w:rPr>
    </w:lvl>
    <w:lvl w:ilvl="7" w:tplc="0862FD5C">
      <w:numFmt w:val="bullet"/>
      <w:lvlText w:val="•"/>
      <w:lvlJc w:val="left"/>
      <w:pPr>
        <w:ind w:left="7249" w:hanging="360"/>
      </w:pPr>
      <w:rPr>
        <w:rFonts w:hint="default"/>
        <w:lang w:val="en-US" w:eastAsia="en-US" w:bidi="ar-SA"/>
      </w:rPr>
    </w:lvl>
    <w:lvl w:ilvl="8" w:tplc="60CE5B66">
      <w:numFmt w:val="bullet"/>
      <w:lvlText w:val="•"/>
      <w:lvlJc w:val="left"/>
      <w:pPr>
        <w:ind w:left="8137" w:hanging="360"/>
      </w:pPr>
      <w:rPr>
        <w:rFonts w:hint="default"/>
        <w:lang w:val="en-US" w:eastAsia="en-US" w:bidi="ar-SA"/>
      </w:rPr>
    </w:lvl>
  </w:abstractNum>
  <w:abstractNum w:abstractNumId="5" w15:restartNumberingAfterBreak="0">
    <w:nsid w:val="0E8713C4"/>
    <w:multiLevelType w:val="hybridMultilevel"/>
    <w:tmpl w:val="959ADD52"/>
    <w:lvl w:ilvl="0" w:tplc="A6A8E7C8">
      <w:start w:val="800"/>
      <w:numFmt w:val="bullet"/>
      <w:lvlText w:val=""/>
      <w:lvlJc w:val="left"/>
      <w:pPr>
        <w:ind w:left="720" w:hanging="360"/>
      </w:pPr>
      <w:rPr>
        <w:rFonts w:ascii="Symbol" w:eastAsia="Times"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7"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44BD2"/>
    <w:multiLevelType w:val="multilevel"/>
    <w:tmpl w:val="C6763FD4"/>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1EB35D9C"/>
    <w:multiLevelType w:val="hybridMultilevel"/>
    <w:tmpl w:val="D01A1C4E"/>
    <w:lvl w:ilvl="0" w:tplc="1FD6BC66">
      <w:numFmt w:val="bullet"/>
      <w:lvlText w:val=""/>
      <w:lvlJc w:val="left"/>
      <w:pPr>
        <w:ind w:left="1048" w:hanging="360"/>
      </w:pPr>
      <w:rPr>
        <w:rFonts w:ascii="Wingdings" w:eastAsia="Wingdings" w:hAnsi="Wingdings" w:cs="Wingdings" w:hint="default"/>
        <w:w w:val="100"/>
        <w:sz w:val="24"/>
        <w:szCs w:val="24"/>
        <w:lang w:val="en-US" w:eastAsia="en-US" w:bidi="ar-SA"/>
      </w:rPr>
    </w:lvl>
    <w:lvl w:ilvl="1" w:tplc="249CF680">
      <w:numFmt w:val="bullet"/>
      <w:lvlText w:val="•"/>
      <w:lvlJc w:val="left"/>
      <w:pPr>
        <w:ind w:left="1927" w:hanging="360"/>
      </w:pPr>
      <w:rPr>
        <w:rFonts w:hint="default"/>
        <w:lang w:val="en-US" w:eastAsia="en-US" w:bidi="ar-SA"/>
      </w:rPr>
    </w:lvl>
    <w:lvl w:ilvl="2" w:tplc="49D8495A">
      <w:numFmt w:val="bullet"/>
      <w:lvlText w:val="•"/>
      <w:lvlJc w:val="left"/>
      <w:pPr>
        <w:ind w:left="2814" w:hanging="360"/>
      </w:pPr>
      <w:rPr>
        <w:rFonts w:hint="default"/>
        <w:lang w:val="en-US" w:eastAsia="en-US" w:bidi="ar-SA"/>
      </w:rPr>
    </w:lvl>
    <w:lvl w:ilvl="3" w:tplc="8AE633DA">
      <w:numFmt w:val="bullet"/>
      <w:lvlText w:val="•"/>
      <w:lvlJc w:val="left"/>
      <w:pPr>
        <w:ind w:left="3702" w:hanging="360"/>
      </w:pPr>
      <w:rPr>
        <w:rFonts w:hint="default"/>
        <w:lang w:val="en-US" w:eastAsia="en-US" w:bidi="ar-SA"/>
      </w:rPr>
    </w:lvl>
    <w:lvl w:ilvl="4" w:tplc="80FA6024">
      <w:numFmt w:val="bullet"/>
      <w:lvlText w:val="•"/>
      <w:lvlJc w:val="left"/>
      <w:pPr>
        <w:ind w:left="4589" w:hanging="360"/>
      </w:pPr>
      <w:rPr>
        <w:rFonts w:hint="default"/>
        <w:lang w:val="en-US" w:eastAsia="en-US" w:bidi="ar-SA"/>
      </w:rPr>
    </w:lvl>
    <w:lvl w:ilvl="5" w:tplc="D4A8C514">
      <w:numFmt w:val="bullet"/>
      <w:lvlText w:val="•"/>
      <w:lvlJc w:val="left"/>
      <w:pPr>
        <w:ind w:left="5477" w:hanging="360"/>
      </w:pPr>
      <w:rPr>
        <w:rFonts w:hint="default"/>
        <w:lang w:val="en-US" w:eastAsia="en-US" w:bidi="ar-SA"/>
      </w:rPr>
    </w:lvl>
    <w:lvl w:ilvl="6" w:tplc="3D486A02">
      <w:numFmt w:val="bullet"/>
      <w:lvlText w:val="•"/>
      <w:lvlJc w:val="left"/>
      <w:pPr>
        <w:ind w:left="6364" w:hanging="360"/>
      </w:pPr>
      <w:rPr>
        <w:rFonts w:hint="default"/>
        <w:lang w:val="en-US" w:eastAsia="en-US" w:bidi="ar-SA"/>
      </w:rPr>
    </w:lvl>
    <w:lvl w:ilvl="7" w:tplc="70BA09AC">
      <w:numFmt w:val="bullet"/>
      <w:lvlText w:val="•"/>
      <w:lvlJc w:val="left"/>
      <w:pPr>
        <w:ind w:left="7252" w:hanging="360"/>
      </w:pPr>
      <w:rPr>
        <w:rFonts w:hint="default"/>
        <w:lang w:val="en-US" w:eastAsia="en-US" w:bidi="ar-SA"/>
      </w:rPr>
    </w:lvl>
    <w:lvl w:ilvl="8" w:tplc="7A1CF5F4">
      <w:numFmt w:val="bullet"/>
      <w:lvlText w:val="•"/>
      <w:lvlJc w:val="left"/>
      <w:pPr>
        <w:ind w:left="8139" w:hanging="360"/>
      </w:pPr>
      <w:rPr>
        <w:rFonts w:hint="default"/>
        <w:lang w:val="en-US" w:eastAsia="en-US" w:bidi="ar-SA"/>
      </w:rPr>
    </w:lvl>
  </w:abstractNum>
  <w:abstractNum w:abstractNumId="11"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55190"/>
    <w:multiLevelType w:val="hybridMultilevel"/>
    <w:tmpl w:val="995E2B84"/>
    <w:lvl w:ilvl="0" w:tplc="EA289BA8">
      <w:numFmt w:val="bullet"/>
      <w:lvlText w:val=""/>
      <w:lvlJc w:val="left"/>
      <w:pPr>
        <w:ind w:left="1252" w:hanging="360"/>
      </w:pPr>
      <w:rPr>
        <w:rFonts w:ascii="Symbol" w:eastAsia="Symbol" w:hAnsi="Symbol" w:cs="Symbol" w:hint="default"/>
        <w:w w:val="100"/>
        <w:sz w:val="24"/>
        <w:szCs w:val="24"/>
        <w:lang w:val="en-US" w:eastAsia="en-US" w:bidi="ar-SA"/>
      </w:rPr>
    </w:lvl>
    <w:lvl w:ilvl="1" w:tplc="F4AC2870">
      <w:numFmt w:val="bullet"/>
      <w:lvlText w:val="•"/>
      <w:lvlJc w:val="left"/>
      <w:pPr>
        <w:ind w:left="2219" w:hanging="360"/>
      </w:pPr>
      <w:rPr>
        <w:rFonts w:hint="default"/>
        <w:lang w:val="en-US" w:eastAsia="en-US" w:bidi="ar-SA"/>
      </w:rPr>
    </w:lvl>
    <w:lvl w:ilvl="2" w:tplc="9A52E262">
      <w:numFmt w:val="bullet"/>
      <w:lvlText w:val="•"/>
      <w:lvlJc w:val="left"/>
      <w:pPr>
        <w:ind w:left="3178" w:hanging="360"/>
      </w:pPr>
      <w:rPr>
        <w:rFonts w:hint="default"/>
        <w:lang w:val="en-US" w:eastAsia="en-US" w:bidi="ar-SA"/>
      </w:rPr>
    </w:lvl>
    <w:lvl w:ilvl="3" w:tplc="79FA0BD6">
      <w:numFmt w:val="bullet"/>
      <w:lvlText w:val="•"/>
      <w:lvlJc w:val="left"/>
      <w:pPr>
        <w:ind w:left="4138" w:hanging="360"/>
      </w:pPr>
      <w:rPr>
        <w:rFonts w:hint="default"/>
        <w:lang w:val="en-US" w:eastAsia="en-US" w:bidi="ar-SA"/>
      </w:rPr>
    </w:lvl>
    <w:lvl w:ilvl="4" w:tplc="8E04D444">
      <w:numFmt w:val="bullet"/>
      <w:lvlText w:val="•"/>
      <w:lvlJc w:val="left"/>
      <w:pPr>
        <w:ind w:left="5097" w:hanging="360"/>
      </w:pPr>
      <w:rPr>
        <w:rFonts w:hint="default"/>
        <w:lang w:val="en-US" w:eastAsia="en-US" w:bidi="ar-SA"/>
      </w:rPr>
    </w:lvl>
    <w:lvl w:ilvl="5" w:tplc="EBAEFF4E">
      <w:numFmt w:val="bullet"/>
      <w:lvlText w:val="•"/>
      <w:lvlJc w:val="left"/>
      <w:pPr>
        <w:ind w:left="6057" w:hanging="360"/>
      </w:pPr>
      <w:rPr>
        <w:rFonts w:hint="default"/>
        <w:lang w:val="en-US" w:eastAsia="en-US" w:bidi="ar-SA"/>
      </w:rPr>
    </w:lvl>
    <w:lvl w:ilvl="6" w:tplc="109EF5CE">
      <w:numFmt w:val="bullet"/>
      <w:lvlText w:val="•"/>
      <w:lvlJc w:val="left"/>
      <w:pPr>
        <w:ind w:left="7016" w:hanging="360"/>
      </w:pPr>
      <w:rPr>
        <w:rFonts w:hint="default"/>
        <w:lang w:val="en-US" w:eastAsia="en-US" w:bidi="ar-SA"/>
      </w:rPr>
    </w:lvl>
    <w:lvl w:ilvl="7" w:tplc="60B44206">
      <w:numFmt w:val="bullet"/>
      <w:lvlText w:val="•"/>
      <w:lvlJc w:val="left"/>
      <w:pPr>
        <w:ind w:left="7976" w:hanging="360"/>
      </w:pPr>
      <w:rPr>
        <w:rFonts w:hint="default"/>
        <w:lang w:val="en-US" w:eastAsia="en-US" w:bidi="ar-SA"/>
      </w:rPr>
    </w:lvl>
    <w:lvl w:ilvl="8" w:tplc="42762294">
      <w:numFmt w:val="bullet"/>
      <w:lvlText w:val="•"/>
      <w:lvlJc w:val="left"/>
      <w:pPr>
        <w:ind w:left="8935" w:hanging="360"/>
      </w:pPr>
      <w:rPr>
        <w:rFonts w:hint="default"/>
        <w:lang w:val="en-US" w:eastAsia="en-US" w:bidi="ar-SA"/>
      </w:rPr>
    </w:lvl>
  </w:abstractNum>
  <w:abstractNum w:abstractNumId="13" w15:restartNumberingAfterBreak="0">
    <w:nsid w:val="260A0275"/>
    <w:multiLevelType w:val="hybridMultilevel"/>
    <w:tmpl w:val="D3C0EB10"/>
    <w:lvl w:ilvl="0" w:tplc="86DAD6A4">
      <w:start w:val="1"/>
      <w:numFmt w:val="decimal"/>
      <w:lvlText w:val="%1."/>
      <w:lvlJc w:val="left"/>
      <w:pPr>
        <w:ind w:left="1612" w:hanging="360"/>
      </w:pPr>
      <w:rPr>
        <w:rFonts w:ascii="Times New Roman" w:eastAsia="Times New Roman" w:hAnsi="Times New Roman" w:cs="Times New Roman" w:hint="default"/>
        <w:spacing w:val="-2"/>
        <w:w w:val="100"/>
        <w:sz w:val="24"/>
        <w:szCs w:val="24"/>
        <w:lang w:val="en-US" w:eastAsia="en-US" w:bidi="ar-SA"/>
      </w:rPr>
    </w:lvl>
    <w:lvl w:ilvl="1" w:tplc="D2DCF53E">
      <w:numFmt w:val="bullet"/>
      <w:lvlText w:val="•"/>
      <w:lvlJc w:val="left"/>
      <w:pPr>
        <w:ind w:left="2543" w:hanging="360"/>
      </w:pPr>
      <w:rPr>
        <w:rFonts w:hint="default"/>
        <w:lang w:val="en-US" w:eastAsia="en-US" w:bidi="ar-SA"/>
      </w:rPr>
    </w:lvl>
    <w:lvl w:ilvl="2" w:tplc="01A2FECA">
      <w:numFmt w:val="bullet"/>
      <w:lvlText w:val="•"/>
      <w:lvlJc w:val="left"/>
      <w:pPr>
        <w:ind w:left="3466" w:hanging="360"/>
      </w:pPr>
      <w:rPr>
        <w:rFonts w:hint="default"/>
        <w:lang w:val="en-US" w:eastAsia="en-US" w:bidi="ar-SA"/>
      </w:rPr>
    </w:lvl>
    <w:lvl w:ilvl="3" w:tplc="591CEDE8">
      <w:numFmt w:val="bullet"/>
      <w:lvlText w:val="•"/>
      <w:lvlJc w:val="left"/>
      <w:pPr>
        <w:ind w:left="4390" w:hanging="360"/>
      </w:pPr>
      <w:rPr>
        <w:rFonts w:hint="default"/>
        <w:lang w:val="en-US" w:eastAsia="en-US" w:bidi="ar-SA"/>
      </w:rPr>
    </w:lvl>
    <w:lvl w:ilvl="4" w:tplc="8BF6BEEC">
      <w:numFmt w:val="bullet"/>
      <w:lvlText w:val="•"/>
      <w:lvlJc w:val="left"/>
      <w:pPr>
        <w:ind w:left="5313" w:hanging="360"/>
      </w:pPr>
      <w:rPr>
        <w:rFonts w:hint="default"/>
        <w:lang w:val="en-US" w:eastAsia="en-US" w:bidi="ar-SA"/>
      </w:rPr>
    </w:lvl>
    <w:lvl w:ilvl="5" w:tplc="F7F03B58">
      <w:numFmt w:val="bullet"/>
      <w:lvlText w:val="•"/>
      <w:lvlJc w:val="left"/>
      <w:pPr>
        <w:ind w:left="6237" w:hanging="360"/>
      </w:pPr>
      <w:rPr>
        <w:rFonts w:hint="default"/>
        <w:lang w:val="en-US" w:eastAsia="en-US" w:bidi="ar-SA"/>
      </w:rPr>
    </w:lvl>
    <w:lvl w:ilvl="6" w:tplc="E8B29382">
      <w:numFmt w:val="bullet"/>
      <w:lvlText w:val="•"/>
      <w:lvlJc w:val="left"/>
      <w:pPr>
        <w:ind w:left="7160" w:hanging="360"/>
      </w:pPr>
      <w:rPr>
        <w:rFonts w:hint="default"/>
        <w:lang w:val="en-US" w:eastAsia="en-US" w:bidi="ar-SA"/>
      </w:rPr>
    </w:lvl>
    <w:lvl w:ilvl="7" w:tplc="7C8A5510">
      <w:numFmt w:val="bullet"/>
      <w:lvlText w:val="•"/>
      <w:lvlJc w:val="left"/>
      <w:pPr>
        <w:ind w:left="8084" w:hanging="360"/>
      </w:pPr>
      <w:rPr>
        <w:rFonts w:hint="default"/>
        <w:lang w:val="en-US" w:eastAsia="en-US" w:bidi="ar-SA"/>
      </w:rPr>
    </w:lvl>
    <w:lvl w:ilvl="8" w:tplc="A37A0F8C">
      <w:numFmt w:val="bullet"/>
      <w:lvlText w:val="•"/>
      <w:lvlJc w:val="left"/>
      <w:pPr>
        <w:ind w:left="9007" w:hanging="360"/>
      </w:pPr>
      <w:rPr>
        <w:rFonts w:hint="default"/>
        <w:lang w:val="en-US" w:eastAsia="en-US" w:bidi="ar-SA"/>
      </w:rPr>
    </w:lvl>
  </w:abstractNum>
  <w:abstractNum w:abstractNumId="14"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5"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8"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1"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2" w15:restartNumberingAfterBreak="0">
    <w:nsid w:val="36F16A82"/>
    <w:multiLevelType w:val="hybridMultilevel"/>
    <w:tmpl w:val="A4C48F10"/>
    <w:lvl w:ilvl="0" w:tplc="C9DC7BBC">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48707648">
      <w:numFmt w:val="bullet"/>
      <w:lvlText w:val="•"/>
      <w:lvlJc w:val="left"/>
      <w:pPr>
        <w:ind w:left="2071" w:hanging="360"/>
      </w:pPr>
      <w:rPr>
        <w:rFonts w:hint="default"/>
        <w:lang w:val="en-US" w:eastAsia="en-US" w:bidi="ar-SA"/>
      </w:rPr>
    </w:lvl>
    <w:lvl w:ilvl="2" w:tplc="42F4EE68">
      <w:numFmt w:val="bullet"/>
      <w:lvlText w:val="•"/>
      <w:lvlJc w:val="left"/>
      <w:pPr>
        <w:ind w:left="2942" w:hanging="360"/>
      </w:pPr>
      <w:rPr>
        <w:rFonts w:hint="default"/>
        <w:lang w:val="en-US" w:eastAsia="en-US" w:bidi="ar-SA"/>
      </w:rPr>
    </w:lvl>
    <w:lvl w:ilvl="3" w:tplc="96CCA6DE">
      <w:numFmt w:val="bullet"/>
      <w:lvlText w:val="•"/>
      <w:lvlJc w:val="left"/>
      <w:pPr>
        <w:ind w:left="3814" w:hanging="360"/>
      </w:pPr>
      <w:rPr>
        <w:rFonts w:hint="default"/>
        <w:lang w:val="en-US" w:eastAsia="en-US" w:bidi="ar-SA"/>
      </w:rPr>
    </w:lvl>
    <w:lvl w:ilvl="4" w:tplc="266A32B0">
      <w:numFmt w:val="bullet"/>
      <w:lvlText w:val="•"/>
      <w:lvlJc w:val="left"/>
      <w:pPr>
        <w:ind w:left="4685" w:hanging="360"/>
      </w:pPr>
      <w:rPr>
        <w:rFonts w:hint="default"/>
        <w:lang w:val="en-US" w:eastAsia="en-US" w:bidi="ar-SA"/>
      </w:rPr>
    </w:lvl>
    <w:lvl w:ilvl="5" w:tplc="12046EC0">
      <w:numFmt w:val="bullet"/>
      <w:lvlText w:val="•"/>
      <w:lvlJc w:val="left"/>
      <w:pPr>
        <w:ind w:left="5557" w:hanging="360"/>
      </w:pPr>
      <w:rPr>
        <w:rFonts w:hint="default"/>
        <w:lang w:val="en-US" w:eastAsia="en-US" w:bidi="ar-SA"/>
      </w:rPr>
    </w:lvl>
    <w:lvl w:ilvl="6" w:tplc="497804AE">
      <w:numFmt w:val="bullet"/>
      <w:lvlText w:val="•"/>
      <w:lvlJc w:val="left"/>
      <w:pPr>
        <w:ind w:left="6428" w:hanging="360"/>
      </w:pPr>
      <w:rPr>
        <w:rFonts w:hint="default"/>
        <w:lang w:val="en-US" w:eastAsia="en-US" w:bidi="ar-SA"/>
      </w:rPr>
    </w:lvl>
    <w:lvl w:ilvl="7" w:tplc="DF86D0CE">
      <w:numFmt w:val="bullet"/>
      <w:lvlText w:val="•"/>
      <w:lvlJc w:val="left"/>
      <w:pPr>
        <w:ind w:left="7300" w:hanging="360"/>
      </w:pPr>
      <w:rPr>
        <w:rFonts w:hint="default"/>
        <w:lang w:val="en-US" w:eastAsia="en-US" w:bidi="ar-SA"/>
      </w:rPr>
    </w:lvl>
    <w:lvl w:ilvl="8" w:tplc="EA82FDC0">
      <w:numFmt w:val="bullet"/>
      <w:lvlText w:val="•"/>
      <w:lvlJc w:val="left"/>
      <w:pPr>
        <w:ind w:left="8171" w:hanging="360"/>
      </w:pPr>
      <w:rPr>
        <w:rFonts w:hint="default"/>
        <w:lang w:val="en-US" w:eastAsia="en-US" w:bidi="ar-SA"/>
      </w:rPr>
    </w:lvl>
  </w:abstractNum>
  <w:abstractNum w:abstractNumId="23" w15:restartNumberingAfterBreak="0">
    <w:nsid w:val="37E1002D"/>
    <w:multiLevelType w:val="hybridMultilevel"/>
    <w:tmpl w:val="082CE58A"/>
    <w:lvl w:ilvl="0" w:tplc="A2784D6E">
      <w:start w:val="1"/>
      <w:numFmt w:val="upperLetter"/>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24" w15:restartNumberingAfterBreak="0">
    <w:nsid w:val="3B9327E6"/>
    <w:multiLevelType w:val="hybridMultilevel"/>
    <w:tmpl w:val="5DE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153427"/>
    <w:multiLevelType w:val="hybridMultilevel"/>
    <w:tmpl w:val="CF94F1BE"/>
    <w:lvl w:ilvl="0" w:tplc="8A7A05E6">
      <w:start w:val="1"/>
      <w:numFmt w:val="decimal"/>
      <w:lvlText w:val="%1."/>
      <w:lvlJc w:val="left"/>
      <w:pPr>
        <w:ind w:left="832" w:hanging="360"/>
      </w:pPr>
      <w:rPr>
        <w:rFonts w:ascii="Times New Roman" w:eastAsia="Times New Roman" w:hAnsi="Times New Roman" w:cs="Times New Roman" w:hint="default"/>
        <w:spacing w:val="-2"/>
        <w:w w:val="100"/>
        <w:sz w:val="24"/>
        <w:szCs w:val="24"/>
        <w:lang w:val="en-US" w:eastAsia="en-US" w:bidi="ar-SA"/>
      </w:rPr>
    </w:lvl>
    <w:lvl w:ilvl="1" w:tplc="8DD832AE">
      <w:start w:val="1"/>
      <w:numFmt w:val="lowerLetter"/>
      <w:lvlText w:val="%2."/>
      <w:lvlJc w:val="left"/>
      <w:pPr>
        <w:ind w:left="1552" w:hanging="360"/>
      </w:pPr>
      <w:rPr>
        <w:rFonts w:ascii="Times New Roman" w:eastAsia="Times New Roman" w:hAnsi="Times New Roman" w:cs="Times New Roman" w:hint="default"/>
        <w:spacing w:val="-2"/>
        <w:w w:val="100"/>
        <w:sz w:val="24"/>
        <w:szCs w:val="24"/>
        <w:lang w:val="en-US" w:eastAsia="en-US" w:bidi="ar-SA"/>
      </w:rPr>
    </w:lvl>
    <w:lvl w:ilvl="2" w:tplc="A384AAF4">
      <w:numFmt w:val="bullet"/>
      <w:lvlText w:val="•"/>
      <w:lvlJc w:val="left"/>
      <w:pPr>
        <w:ind w:left="2488" w:hanging="360"/>
      </w:pPr>
      <w:rPr>
        <w:rFonts w:hint="default"/>
        <w:lang w:val="en-US" w:eastAsia="en-US" w:bidi="ar-SA"/>
      </w:rPr>
    </w:lvl>
    <w:lvl w:ilvl="3" w:tplc="01266DDC">
      <w:numFmt w:val="bullet"/>
      <w:lvlText w:val="•"/>
      <w:lvlJc w:val="left"/>
      <w:pPr>
        <w:ind w:left="3416" w:hanging="360"/>
      </w:pPr>
      <w:rPr>
        <w:rFonts w:hint="default"/>
        <w:lang w:val="en-US" w:eastAsia="en-US" w:bidi="ar-SA"/>
      </w:rPr>
    </w:lvl>
    <w:lvl w:ilvl="4" w:tplc="328EECD6">
      <w:numFmt w:val="bullet"/>
      <w:lvlText w:val="•"/>
      <w:lvlJc w:val="left"/>
      <w:pPr>
        <w:ind w:left="4344" w:hanging="360"/>
      </w:pPr>
      <w:rPr>
        <w:rFonts w:hint="default"/>
        <w:lang w:val="en-US" w:eastAsia="en-US" w:bidi="ar-SA"/>
      </w:rPr>
    </w:lvl>
    <w:lvl w:ilvl="5" w:tplc="50C0601A">
      <w:numFmt w:val="bullet"/>
      <w:lvlText w:val="•"/>
      <w:lvlJc w:val="left"/>
      <w:pPr>
        <w:ind w:left="5273" w:hanging="360"/>
      </w:pPr>
      <w:rPr>
        <w:rFonts w:hint="default"/>
        <w:lang w:val="en-US" w:eastAsia="en-US" w:bidi="ar-SA"/>
      </w:rPr>
    </w:lvl>
    <w:lvl w:ilvl="6" w:tplc="2D0C9DE0">
      <w:numFmt w:val="bullet"/>
      <w:lvlText w:val="•"/>
      <w:lvlJc w:val="left"/>
      <w:pPr>
        <w:ind w:left="6201" w:hanging="360"/>
      </w:pPr>
      <w:rPr>
        <w:rFonts w:hint="default"/>
        <w:lang w:val="en-US" w:eastAsia="en-US" w:bidi="ar-SA"/>
      </w:rPr>
    </w:lvl>
    <w:lvl w:ilvl="7" w:tplc="37147300">
      <w:numFmt w:val="bullet"/>
      <w:lvlText w:val="•"/>
      <w:lvlJc w:val="left"/>
      <w:pPr>
        <w:ind w:left="7129" w:hanging="360"/>
      </w:pPr>
      <w:rPr>
        <w:rFonts w:hint="default"/>
        <w:lang w:val="en-US" w:eastAsia="en-US" w:bidi="ar-SA"/>
      </w:rPr>
    </w:lvl>
    <w:lvl w:ilvl="8" w:tplc="22E05AF0">
      <w:numFmt w:val="bullet"/>
      <w:lvlText w:val="•"/>
      <w:lvlJc w:val="left"/>
      <w:pPr>
        <w:ind w:left="8057" w:hanging="360"/>
      </w:pPr>
      <w:rPr>
        <w:rFonts w:hint="default"/>
        <w:lang w:val="en-US" w:eastAsia="en-US" w:bidi="ar-SA"/>
      </w:rPr>
    </w:lvl>
  </w:abstractNum>
  <w:abstractNum w:abstractNumId="26" w15:restartNumberingAfterBreak="0">
    <w:nsid w:val="3C704DF3"/>
    <w:multiLevelType w:val="hybridMultilevel"/>
    <w:tmpl w:val="465EF264"/>
    <w:lvl w:ilvl="0" w:tplc="82C65072">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79D8E7C4">
      <w:numFmt w:val="bullet"/>
      <w:lvlText w:val="•"/>
      <w:lvlJc w:val="left"/>
      <w:pPr>
        <w:ind w:left="2071" w:hanging="360"/>
      </w:pPr>
      <w:rPr>
        <w:rFonts w:hint="default"/>
        <w:lang w:val="en-US" w:eastAsia="en-US" w:bidi="ar-SA"/>
      </w:rPr>
    </w:lvl>
    <w:lvl w:ilvl="2" w:tplc="0AC6CACA">
      <w:numFmt w:val="bullet"/>
      <w:lvlText w:val="•"/>
      <w:lvlJc w:val="left"/>
      <w:pPr>
        <w:ind w:left="2942" w:hanging="360"/>
      </w:pPr>
      <w:rPr>
        <w:rFonts w:hint="default"/>
        <w:lang w:val="en-US" w:eastAsia="en-US" w:bidi="ar-SA"/>
      </w:rPr>
    </w:lvl>
    <w:lvl w:ilvl="3" w:tplc="1F16DBEA">
      <w:numFmt w:val="bullet"/>
      <w:lvlText w:val="•"/>
      <w:lvlJc w:val="left"/>
      <w:pPr>
        <w:ind w:left="3814" w:hanging="360"/>
      </w:pPr>
      <w:rPr>
        <w:rFonts w:hint="default"/>
        <w:lang w:val="en-US" w:eastAsia="en-US" w:bidi="ar-SA"/>
      </w:rPr>
    </w:lvl>
    <w:lvl w:ilvl="4" w:tplc="26085832">
      <w:numFmt w:val="bullet"/>
      <w:lvlText w:val="•"/>
      <w:lvlJc w:val="left"/>
      <w:pPr>
        <w:ind w:left="4685" w:hanging="360"/>
      </w:pPr>
      <w:rPr>
        <w:rFonts w:hint="default"/>
        <w:lang w:val="en-US" w:eastAsia="en-US" w:bidi="ar-SA"/>
      </w:rPr>
    </w:lvl>
    <w:lvl w:ilvl="5" w:tplc="EA567682">
      <w:numFmt w:val="bullet"/>
      <w:lvlText w:val="•"/>
      <w:lvlJc w:val="left"/>
      <w:pPr>
        <w:ind w:left="5557" w:hanging="360"/>
      </w:pPr>
      <w:rPr>
        <w:rFonts w:hint="default"/>
        <w:lang w:val="en-US" w:eastAsia="en-US" w:bidi="ar-SA"/>
      </w:rPr>
    </w:lvl>
    <w:lvl w:ilvl="6" w:tplc="E7DEEA9E">
      <w:numFmt w:val="bullet"/>
      <w:lvlText w:val="•"/>
      <w:lvlJc w:val="left"/>
      <w:pPr>
        <w:ind w:left="6428" w:hanging="360"/>
      </w:pPr>
      <w:rPr>
        <w:rFonts w:hint="default"/>
        <w:lang w:val="en-US" w:eastAsia="en-US" w:bidi="ar-SA"/>
      </w:rPr>
    </w:lvl>
    <w:lvl w:ilvl="7" w:tplc="3F2E21B8">
      <w:numFmt w:val="bullet"/>
      <w:lvlText w:val="•"/>
      <w:lvlJc w:val="left"/>
      <w:pPr>
        <w:ind w:left="7300" w:hanging="360"/>
      </w:pPr>
      <w:rPr>
        <w:rFonts w:hint="default"/>
        <w:lang w:val="en-US" w:eastAsia="en-US" w:bidi="ar-SA"/>
      </w:rPr>
    </w:lvl>
    <w:lvl w:ilvl="8" w:tplc="1ABAB06A">
      <w:numFmt w:val="bullet"/>
      <w:lvlText w:val="•"/>
      <w:lvlJc w:val="left"/>
      <w:pPr>
        <w:ind w:left="8171" w:hanging="360"/>
      </w:pPr>
      <w:rPr>
        <w:rFonts w:hint="default"/>
        <w:lang w:val="en-US" w:eastAsia="en-US" w:bidi="ar-SA"/>
      </w:rPr>
    </w:lvl>
  </w:abstractNum>
  <w:abstractNum w:abstractNumId="27" w15:restartNumberingAfterBreak="0">
    <w:nsid w:val="3FA42E34"/>
    <w:multiLevelType w:val="hybridMultilevel"/>
    <w:tmpl w:val="1214D4FA"/>
    <w:lvl w:ilvl="0" w:tplc="BFF6EA7A">
      <w:start w:val="800"/>
      <w:numFmt w:val="bullet"/>
      <w:lvlText w:val=""/>
      <w:lvlJc w:val="left"/>
      <w:pPr>
        <w:ind w:left="1080" w:hanging="360"/>
      </w:pPr>
      <w:rPr>
        <w:rFonts w:ascii="Symbol" w:eastAsia="Times"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0B21DB8"/>
    <w:multiLevelType w:val="hybridMultilevel"/>
    <w:tmpl w:val="C0203330"/>
    <w:lvl w:ilvl="0" w:tplc="2200CF66">
      <w:numFmt w:val="bullet"/>
      <w:lvlText w:val=""/>
      <w:lvlJc w:val="left"/>
      <w:pPr>
        <w:ind w:left="1048" w:hanging="360"/>
      </w:pPr>
      <w:rPr>
        <w:rFonts w:ascii="Symbol" w:eastAsia="Symbol" w:hAnsi="Symbol" w:cs="Symbol" w:hint="default"/>
        <w:w w:val="100"/>
        <w:sz w:val="24"/>
        <w:szCs w:val="24"/>
        <w:lang w:val="en-US" w:eastAsia="en-US" w:bidi="ar-SA"/>
      </w:rPr>
    </w:lvl>
    <w:lvl w:ilvl="1" w:tplc="33407678">
      <w:numFmt w:val="bullet"/>
      <w:lvlText w:val="•"/>
      <w:lvlJc w:val="left"/>
      <w:pPr>
        <w:ind w:left="1927" w:hanging="360"/>
      </w:pPr>
      <w:rPr>
        <w:rFonts w:hint="default"/>
        <w:lang w:val="en-US" w:eastAsia="en-US" w:bidi="ar-SA"/>
      </w:rPr>
    </w:lvl>
    <w:lvl w:ilvl="2" w:tplc="52B8EDBC">
      <w:numFmt w:val="bullet"/>
      <w:lvlText w:val="•"/>
      <w:lvlJc w:val="left"/>
      <w:pPr>
        <w:ind w:left="2814" w:hanging="360"/>
      </w:pPr>
      <w:rPr>
        <w:rFonts w:hint="default"/>
        <w:lang w:val="en-US" w:eastAsia="en-US" w:bidi="ar-SA"/>
      </w:rPr>
    </w:lvl>
    <w:lvl w:ilvl="3" w:tplc="E5629820">
      <w:numFmt w:val="bullet"/>
      <w:lvlText w:val="•"/>
      <w:lvlJc w:val="left"/>
      <w:pPr>
        <w:ind w:left="3702" w:hanging="360"/>
      </w:pPr>
      <w:rPr>
        <w:rFonts w:hint="default"/>
        <w:lang w:val="en-US" w:eastAsia="en-US" w:bidi="ar-SA"/>
      </w:rPr>
    </w:lvl>
    <w:lvl w:ilvl="4" w:tplc="71449C1A">
      <w:numFmt w:val="bullet"/>
      <w:lvlText w:val="•"/>
      <w:lvlJc w:val="left"/>
      <w:pPr>
        <w:ind w:left="4589" w:hanging="360"/>
      </w:pPr>
      <w:rPr>
        <w:rFonts w:hint="default"/>
        <w:lang w:val="en-US" w:eastAsia="en-US" w:bidi="ar-SA"/>
      </w:rPr>
    </w:lvl>
    <w:lvl w:ilvl="5" w:tplc="1C5E8370">
      <w:numFmt w:val="bullet"/>
      <w:lvlText w:val="•"/>
      <w:lvlJc w:val="left"/>
      <w:pPr>
        <w:ind w:left="5477" w:hanging="360"/>
      </w:pPr>
      <w:rPr>
        <w:rFonts w:hint="default"/>
        <w:lang w:val="en-US" w:eastAsia="en-US" w:bidi="ar-SA"/>
      </w:rPr>
    </w:lvl>
    <w:lvl w:ilvl="6" w:tplc="07546F46">
      <w:numFmt w:val="bullet"/>
      <w:lvlText w:val="•"/>
      <w:lvlJc w:val="left"/>
      <w:pPr>
        <w:ind w:left="6364" w:hanging="360"/>
      </w:pPr>
      <w:rPr>
        <w:rFonts w:hint="default"/>
        <w:lang w:val="en-US" w:eastAsia="en-US" w:bidi="ar-SA"/>
      </w:rPr>
    </w:lvl>
    <w:lvl w:ilvl="7" w:tplc="61E04728">
      <w:numFmt w:val="bullet"/>
      <w:lvlText w:val="•"/>
      <w:lvlJc w:val="left"/>
      <w:pPr>
        <w:ind w:left="7252" w:hanging="360"/>
      </w:pPr>
      <w:rPr>
        <w:rFonts w:hint="default"/>
        <w:lang w:val="en-US" w:eastAsia="en-US" w:bidi="ar-SA"/>
      </w:rPr>
    </w:lvl>
    <w:lvl w:ilvl="8" w:tplc="27F42844">
      <w:numFmt w:val="bullet"/>
      <w:lvlText w:val="•"/>
      <w:lvlJc w:val="left"/>
      <w:pPr>
        <w:ind w:left="8139" w:hanging="360"/>
      </w:pPr>
      <w:rPr>
        <w:rFonts w:hint="default"/>
        <w:lang w:val="en-US" w:eastAsia="en-US" w:bidi="ar-SA"/>
      </w:rPr>
    </w:lvl>
  </w:abstractNum>
  <w:abstractNum w:abstractNumId="29"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32"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33" w15:restartNumberingAfterBreak="0">
    <w:nsid w:val="4E1128CC"/>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34"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5" w15:restartNumberingAfterBreak="0">
    <w:nsid w:val="5130641D"/>
    <w:multiLevelType w:val="hybridMultilevel"/>
    <w:tmpl w:val="FB2C6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A0660B"/>
    <w:multiLevelType w:val="hybridMultilevel"/>
    <w:tmpl w:val="0EC03940"/>
    <w:lvl w:ilvl="0" w:tplc="BBD0A706">
      <w:start w:val="6"/>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41FE05E8">
      <w:numFmt w:val="bullet"/>
      <w:lvlText w:val="•"/>
      <w:lvlJc w:val="left"/>
      <w:pPr>
        <w:ind w:left="2071" w:hanging="360"/>
      </w:pPr>
      <w:rPr>
        <w:rFonts w:hint="default"/>
        <w:lang w:val="en-US" w:eastAsia="en-US" w:bidi="ar-SA"/>
      </w:rPr>
    </w:lvl>
    <w:lvl w:ilvl="2" w:tplc="184C76CA">
      <w:numFmt w:val="bullet"/>
      <w:lvlText w:val="•"/>
      <w:lvlJc w:val="left"/>
      <w:pPr>
        <w:ind w:left="2942" w:hanging="360"/>
      </w:pPr>
      <w:rPr>
        <w:rFonts w:hint="default"/>
        <w:lang w:val="en-US" w:eastAsia="en-US" w:bidi="ar-SA"/>
      </w:rPr>
    </w:lvl>
    <w:lvl w:ilvl="3" w:tplc="7E4C89F6">
      <w:numFmt w:val="bullet"/>
      <w:lvlText w:val="•"/>
      <w:lvlJc w:val="left"/>
      <w:pPr>
        <w:ind w:left="3814" w:hanging="360"/>
      </w:pPr>
      <w:rPr>
        <w:rFonts w:hint="default"/>
        <w:lang w:val="en-US" w:eastAsia="en-US" w:bidi="ar-SA"/>
      </w:rPr>
    </w:lvl>
    <w:lvl w:ilvl="4" w:tplc="1E82BC1E">
      <w:numFmt w:val="bullet"/>
      <w:lvlText w:val="•"/>
      <w:lvlJc w:val="left"/>
      <w:pPr>
        <w:ind w:left="4685" w:hanging="360"/>
      </w:pPr>
      <w:rPr>
        <w:rFonts w:hint="default"/>
        <w:lang w:val="en-US" w:eastAsia="en-US" w:bidi="ar-SA"/>
      </w:rPr>
    </w:lvl>
    <w:lvl w:ilvl="5" w:tplc="4CBC2A4C">
      <w:numFmt w:val="bullet"/>
      <w:lvlText w:val="•"/>
      <w:lvlJc w:val="left"/>
      <w:pPr>
        <w:ind w:left="5557" w:hanging="360"/>
      </w:pPr>
      <w:rPr>
        <w:rFonts w:hint="default"/>
        <w:lang w:val="en-US" w:eastAsia="en-US" w:bidi="ar-SA"/>
      </w:rPr>
    </w:lvl>
    <w:lvl w:ilvl="6" w:tplc="F4C4C3E2">
      <w:numFmt w:val="bullet"/>
      <w:lvlText w:val="•"/>
      <w:lvlJc w:val="left"/>
      <w:pPr>
        <w:ind w:left="6428" w:hanging="360"/>
      </w:pPr>
      <w:rPr>
        <w:rFonts w:hint="default"/>
        <w:lang w:val="en-US" w:eastAsia="en-US" w:bidi="ar-SA"/>
      </w:rPr>
    </w:lvl>
    <w:lvl w:ilvl="7" w:tplc="5C9EADFA">
      <w:numFmt w:val="bullet"/>
      <w:lvlText w:val="•"/>
      <w:lvlJc w:val="left"/>
      <w:pPr>
        <w:ind w:left="7300" w:hanging="360"/>
      </w:pPr>
      <w:rPr>
        <w:rFonts w:hint="default"/>
        <w:lang w:val="en-US" w:eastAsia="en-US" w:bidi="ar-SA"/>
      </w:rPr>
    </w:lvl>
    <w:lvl w:ilvl="8" w:tplc="E3027AE4">
      <w:numFmt w:val="bullet"/>
      <w:lvlText w:val="•"/>
      <w:lvlJc w:val="left"/>
      <w:pPr>
        <w:ind w:left="8171" w:hanging="360"/>
      </w:pPr>
      <w:rPr>
        <w:rFonts w:hint="default"/>
        <w:lang w:val="en-US" w:eastAsia="en-US" w:bidi="ar-SA"/>
      </w:rPr>
    </w:lvl>
  </w:abstractNum>
  <w:abstractNum w:abstractNumId="40" w15:restartNumberingAfterBreak="0">
    <w:nsid w:val="5E5A5E52"/>
    <w:multiLevelType w:val="hybridMultilevel"/>
    <w:tmpl w:val="5C44FEEA"/>
    <w:lvl w:ilvl="0" w:tplc="DA0A4A84">
      <w:start w:val="1"/>
      <w:numFmt w:val="decimal"/>
      <w:lvlText w:val="%1."/>
      <w:lvlJc w:val="left"/>
      <w:pPr>
        <w:ind w:left="1612" w:hanging="360"/>
      </w:pPr>
      <w:rPr>
        <w:rFonts w:ascii="Times New Roman" w:eastAsia="Times New Roman" w:hAnsi="Times New Roman" w:cs="Times New Roman" w:hint="default"/>
        <w:spacing w:val="-2"/>
        <w:w w:val="100"/>
        <w:sz w:val="24"/>
        <w:szCs w:val="24"/>
        <w:lang w:val="en-US" w:eastAsia="en-US" w:bidi="ar-SA"/>
      </w:rPr>
    </w:lvl>
    <w:lvl w:ilvl="1" w:tplc="2DEE5672">
      <w:numFmt w:val="bullet"/>
      <w:lvlText w:val="•"/>
      <w:lvlJc w:val="left"/>
      <w:pPr>
        <w:ind w:left="2543" w:hanging="360"/>
      </w:pPr>
      <w:rPr>
        <w:rFonts w:hint="default"/>
        <w:lang w:val="en-US" w:eastAsia="en-US" w:bidi="ar-SA"/>
      </w:rPr>
    </w:lvl>
    <w:lvl w:ilvl="2" w:tplc="C26A0216">
      <w:numFmt w:val="bullet"/>
      <w:lvlText w:val="•"/>
      <w:lvlJc w:val="left"/>
      <w:pPr>
        <w:ind w:left="3466" w:hanging="360"/>
      </w:pPr>
      <w:rPr>
        <w:rFonts w:hint="default"/>
        <w:lang w:val="en-US" w:eastAsia="en-US" w:bidi="ar-SA"/>
      </w:rPr>
    </w:lvl>
    <w:lvl w:ilvl="3" w:tplc="838860A6">
      <w:numFmt w:val="bullet"/>
      <w:lvlText w:val="•"/>
      <w:lvlJc w:val="left"/>
      <w:pPr>
        <w:ind w:left="4390" w:hanging="360"/>
      </w:pPr>
      <w:rPr>
        <w:rFonts w:hint="default"/>
        <w:lang w:val="en-US" w:eastAsia="en-US" w:bidi="ar-SA"/>
      </w:rPr>
    </w:lvl>
    <w:lvl w:ilvl="4" w:tplc="41DE6FC0">
      <w:numFmt w:val="bullet"/>
      <w:lvlText w:val="•"/>
      <w:lvlJc w:val="left"/>
      <w:pPr>
        <w:ind w:left="5313" w:hanging="360"/>
      </w:pPr>
      <w:rPr>
        <w:rFonts w:hint="default"/>
        <w:lang w:val="en-US" w:eastAsia="en-US" w:bidi="ar-SA"/>
      </w:rPr>
    </w:lvl>
    <w:lvl w:ilvl="5" w:tplc="918C3DF2">
      <w:numFmt w:val="bullet"/>
      <w:lvlText w:val="•"/>
      <w:lvlJc w:val="left"/>
      <w:pPr>
        <w:ind w:left="6237" w:hanging="360"/>
      </w:pPr>
      <w:rPr>
        <w:rFonts w:hint="default"/>
        <w:lang w:val="en-US" w:eastAsia="en-US" w:bidi="ar-SA"/>
      </w:rPr>
    </w:lvl>
    <w:lvl w:ilvl="6" w:tplc="F03AA10E">
      <w:numFmt w:val="bullet"/>
      <w:lvlText w:val="•"/>
      <w:lvlJc w:val="left"/>
      <w:pPr>
        <w:ind w:left="7160" w:hanging="360"/>
      </w:pPr>
      <w:rPr>
        <w:rFonts w:hint="default"/>
        <w:lang w:val="en-US" w:eastAsia="en-US" w:bidi="ar-SA"/>
      </w:rPr>
    </w:lvl>
    <w:lvl w:ilvl="7" w:tplc="48CC3A84">
      <w:numFmt w:val="bullet"/>
      <w:lvlText w:val="•"/>
      <w:lvlJc w:val="left"/>
      <w:pPr>
        <w:ind w:left="8084" w:hanging="360"/>
      </w:pPr>
      <w:rPr>
        <w:rFonts w:hint="default"/>
        <w:lang w:val="en-US" w:eastAsia="en-US" w:bidi="ar-SA"/>
      </w:rPr>
    </w:lvl>
    <w:lvl w:ilvl="8" w:tplc="61D494B2">
      <w:numFmt w:val="bullet"/>
      <w:lvlText w:val="•"/>
      <w:lvlJc w:val="left"/>
      <w:pPr>
        <w:ind w:left="9007" w:hanging="360"/>
      </w:pPr>
      <w:rPr>
        <w:rFonts w:hint="default"/>
        <w:lang w:val="en-US" w:eastAsia="en-US" w:bidi="ar-SA"/>
      </w:rPr>
    </w:lvl>
  </w:abstractNum>
  <w:abstractNum w:abstractNumId="41" w15:restartNumberingAfterBreak="0">
    <w:nsid w:val="671E342C"/>
    <w:multiLevelType w:val="hybridMultilevel"/>
    <w:tmpl w:val="73587990"/>
    <w:lvl w:ilvl="0" w:tplc="EEB66B54">
      <w:start w:val="1"/>
      <w:numFmt w:val="decimal"/>
      <w:lvlText w:val="%1."/>
      <w:lvlJc w:val="left"/>
      <w:pPr>
        <w:ind w:left="1192" w:hanging="360"/>
      </w:pPr>
      <w:rPr>
        <w:rFonts w:hint="default"/>
        <w:b/>
        <w:bCs/>
        <w:i/>
        <w:spacing w:val="-2"/>
        <w:w w:val="100"/>
        <w:lang w:val="en-US" w:eastAsia="en-US" w:bidi="ar-SA"/>
      </w:rPr>
    </w:lvl>
    <w:lvl w:ilvl="1" w:tplc="D8B4050C">
      <w:start w:val="1"/>
      <w:numFmt w:val="decimal"/>
      <w:lvlText w:val="%2."/>
      <w:lvlJc w:val="left"/>
      <w:pPr>
        <w:ind w:left="1972" w:hanging="720"/>
      </w:pPr>
      <w:rPr>
        <w:rFonts w:ascii="Times New Roman" w:eastAsia="Times New Roman" w:hAnsi="Times New Roman" w:cs="Times New Roman" w:hint="default"/>
        <w:spacing w:val="-2"/>
        <w:w w:val="100"/>
        <w:sz w:val="24"/>
        <w:szCs w:val="24"/>
        <w:lang w:val="en-US" w:eastAsia="en-US" w:bidi="ar-SA"/>
      </w:rPr>
    </w:lvl>
    <w:lvl w:ilvl="2" w:tplc="E9A62A4A">
      <w:numFmt w:val="bullet"/>
      <w:lvlText w:val="•"/>
      <w:lvlJc w:val="left"/>
      <w:pPr>
        <w:ind w:left="2861" w:hanging="720"/>
      </w:pPr>
      <w:rPr>
        <w:rFonts w:hint="default"/>
        <w:lang w:val="en-US" w:eastAsia="en-US" w:bidi="ar-SA"/>
      </w:rPr>
    </w:lvl>
    <w:lvl w:ilvl="3" w:tplc="A55E788C">
      <w:numFmt w:val="bullet"/>
      <w:lvlText w:val="•"/>
      <w:lvlJc w:val="left"/>
      <w:pPr>
        <w:ind w:left="3743" w:hanging="720"/>
      </w:pPr>
      <w:rPr>
        <w:rFonts w:hint="default"/>
        <w:lang w:val="en-US" w:eastAsia="en-US" w:bidi="ar-SA"/>
      </w:rPr>
    </w:lvl>
    <w:lvl w:ilvl="4" w:tplc="F35471FE">
      <w:numFmt w:val="bullet"/>
      <w:lvlText w:val="•"/>
      <w:lvlJc w:val="left"/>
      <w:pPr>
        <w:ind w:left="4624" w:hanging="720"/>
      </w:pPr>
      <w:rPr>
        <w:rFonts w:hint="default"/>
        <w:lang w:val="en-US" w:eastAsia="en-US" w:bidi="ar-SA"/>
      </w:rPr>
    </w:lvl>
    <w:lvl w:ilvl="5" w:tplc="C018C9D6">
      <w:numFmt w:val="bullet"/>
      <w:lvlText w:val="•"/>
      <w:lvlJc w:val="left"/>
      <w:pPr>
        <w:ind w:left="5506" w:hanging="720"/>
      </w:pPr>
      <w:rPr>
        <w:rFonts w:hint="default"/>
        <w:lang w:val="en-US" w:eastAsia="en-US" w:bidi="ar-SA"/>
      </w:rPr>
    </w:lvl>
    <w:lvl w:ilvl="6" w:tplc="8CDA13EE">
      <w:numFmt w:val="bullet"/>
      <w:lvlText w:val="•"/>
      <w:lvlJc w:val="left"/>
      <w:pPr>
        <w:ind w:left="6388" w:hanging="720"/>
      </w:pPr>
      <w:rPr>
        <w:rFonts w:hint="default"/>
        <w:lang w:val="en-US" w:eastAsia="en-US" w:bidi="ar-SA"/>
      </w:rPr>
    </w:lvl>
    <w:lvl w:ilvl="7" w:tplc="0792C768">
      <w:numFmt w:val="bullet"/>
      <w:lvlText w:val="•"/>
      <w:lvlJc w:val="left"/>
      <w:pPr>
        <w:ind w:left="7269" w:hanging="720"/>
      </w:pPr>
      <w:rPr>
        <w:rFonts w:hint="default"/>
        <w:lang w:val="en-US" w:eastAsia="en-US" w:bidi="ar-SA"/>
      </w:rPr>
    </w:lvl>
    <w:lvl w:ilvl="8" w:tplc="98E64A90">
      <w:numFmt w:val="bullet"/>
      <w:lvlText w:val="•"/>
      <w:lvlJc w:val="left"/>
      <w:pPr>
        <w:ind w:left="8151" w:hanging="720"/>
      </w:pPr>
      <w:rPr>
        <w:rFonts w:hint="default"/>
        <w:lang w:val="en-US" w:eastAsia="en-US" w:bidi="ar-SA"/>
      </w:rPr>
    </w:lvl>
  </w:abstractNum>
  <w:abstractNum w:abstractNumId="42"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3"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5" w15:restartNumberingAfterBreak="0">
    <w:nsid w:val="767F49DB"/>
    <w:multiLevelType w:val="hybridMultilevel"/>
    <w:tmpl w:val="1444FCCC"/>
    <w:lvl w:ilvl="0" w:tplc="D82248D0">
      <w:start w:val="1"/>
      <w:numFmt w:val="decimal"/>
      <w:lvlText w:val="%1."/>
      <w:lvlJc w:val="left"/>
      <w:pPr>
        <w:ind w:left="1192" w:hanging="360"/>
      </w:pPr>
      <w:rPr>
        <w:rFonts w:hint="default"/>
        <w:b/>
        <w:bCs/>
        <w:i/>
        <w:spacing w:val="-2"/>
        <w:w w:val="100"/>
        <w:lang w:val="en-US" w:eastAsia="en-US" w:bidi="ar-SA"/>
      </w:rPr>
    </w:lvl>
    <w:lvl w:ilvl="1" w:tplc="D8327070">
      <w:numFmt w:val="bullet"/>
      <w:lvlText w:val="•"/>
      <w:lvlJc w:val="left"/>
      <w:pPr>
        <w:ind w:left="2071" w:hanging="360"/>
      </w:pPr>
      <w:rPr>
        <w:rFonts w:hint="default"/>
        <w:lang w:val="en-US" w:eastAsia="en-US" w:bidi="ar-SA"/>
      </w:rPr>
    </w:lvl>
    <w:lvl w:ilvl="2" w:tplc="F1DC16A8">
      <w:numFmt w:val="bullet"/>
      <w:lvlText w:val="•"/>
      <w:lvlJc w:val="left"/>
      <w:pPr>
        <w:ind w:left="2942" w:hanging="360"/>
      </w:pPr>
      <w:rPr>
        <w:rFonts w:hint="default"/>
        <w:lang w:val="en-US" w:eastAsia="en-US" w:bidi="ar-SA"/>
      </w:rPr>
    </w:lvl>
    <w:lvl w:ilvl="3" w:tplc="A4C49DBE">
      <w:numFmt w:val="bullet"/>
      <w:lvlText w:val="•"/>
      <w:lvlJc w:val="left"/>
      <w:pPr>
        <w:ind w:left="3814" w:hanging="360"/>
      </w:pPr>
      <w:rPr>
        <w:rFonts w:hint="default"/>
        <w:lang w:val="en-US" w:eastAsia="en-US" w:bidi="ar-SA"/>
      </w:rPr>
    </w:lvl>
    <w:lvl w:ilvl="4" w:tplc="2F30B9D8">
      <w:numFmt w:val="bullet"/>
      <w:lvlText w:val="•"/>
      <w:lvlJc w:val="left"/>
      <w:pPr>
        <w:ind w:left="4685" w:hanging="360"/>
      </w:pPr>
      <w:rPr>
        <w:rFonts w:hint="default"/>
        <w:lang w:val="en-US" w:eastAsia="en-US" w:bidi="ar-SA"/>
      </w:rPr>
    </w:lvl>
    <w:lvl w:ilvl="5" w:tplc="2B024C78">
      <w:numFmt w:val="bullet"/>
      <w:lvlText w:val="•"/>
      <w:lvlJc w:val="left"/>
      <w:pPr>
        <w:ind w:left="5557" w:hanging="360"/>
      </w:pPr>
      <w:rPr>
        <w:rFonts w:hint="default"/>
        <w:lang w:val="en-US" w:eastAsia="en-US" w:bidi="ar-SA"/>
      </w:rPr>
    </w:lvl>
    <w:lvl w:ilvl="6" w:tplc="1D7A511E">
      <w:numFmt w:val="bullet"/>
      <w:lvlText w:val="•"/>
      <w:lvlJc w:val="left"/>
      <w:pPr>
        <w:ind w:left="6428" w:hanging="360"/>
      </w:pPr>
      <w:rPr>
        <w:rFonts w:hint="default"/>
        <w:lang w:val="en-US" w:eastAsia="en-US" w:bidi="ar-SA"/>
      </w:rPr>
    </w:lvl>
    <w:lvl w:ilvl="7" w:tplc="62805C6C">
      <w:numFmt w:val="bullet"/>
      <w:lvlText w:val="•"/>
      <w:lvlJc w:val="left"/>
      <w:pPr>
        <w:ind w:left="7300" w:hanging="360"/>
      </w:pPr>
      <w:rPr>
        <w:rFonts w:hint="default"/>
        <w:lang w:val="en-US" w:eastAsia="en-US" w:bidi="ar-SA"/>
      </w:rPr>
    </w:lvl>
    <w:lvl w:ilvl="8" w:tplc="2C3E8D20">
      <w:numFmt w:val="bullet"/>
      <w:lvlText w:val="•"/>
      <w:lvlJc w:val="left"/>
      <w:pPr>
        <w:ind w:left="8171" w:hanging="360"/>
      </w:pPr>
      <w:rPr>
        <w:rFonts w:hint="default"/>
        <w:lang w:val="en-US" w:eastAsia="en-US" w:bidi="ar-SA"/>
      </w:rPr>
    </w:lvl>
  </w:abstractNum>
  <w:abstractNum w:abstractNumId="46" w15:restartNumberingAfterBreak="0">
    <w:nsid w:val="7996454F"/>
    <w:multiLevelType w:val="hybridMultilevel"/>
    <w:tmpl w:val="3782DB7A"/>
    <w:lvl w:ilvl="0" w:tplc="56C65630">
      <w:start w:val="1"/>
      <w:numFmt w:val="decimal"/>
      <w:lvlText w:val="%1."/>
      <w:lvlJc w:val="left"/>
      <w:pPr>
        <w:ind w:left="1192" w:hanging="360"/>
      </w:pPr>
      <w:rPr>
        <w:rFonts w:ascii="Times New Roman" w:eastAsia="Times New Roman" w:hAnsi="Times New Roman" w:cs="Times New Roman" w:hint="default"/>
        <w:spacing w:val="-2"/>
        <w:w w:val="100"/>
        <w:sz w:val="24"/>
        <w:szCs w:val="24"/>
        <w:lang w:val="en-US" w:eastAsia="en-US" w:bidi="ar-SA"/>
      </w:rPr>
    </w:lvl>
    <w:lvl w:ilvl="1" w:tplc="0756CF8E">
      <w:numFmt w:val="bullet"/>
      <w:lvlText w:val="•"/>
      <w:lvlJc w:val="left"/>
      <w:pPr>
        <w:ind w:left="2071" w:hanging="360"/>
      </w:pPr>
      <w:rPr>
        <w:rFonts w:hint="default"/>
        <w:lang w:val="en-US" w:eastAsia="en-US" w:bidi="ar-SA"/>
      </w:rPr>
    </w:lvl>
    <w:lvl w:ilvl="2" w:tplc="FDE28EAA">
      <w:numFmt w:val="bullet"/>
      <w:lvlText w:val="•"/>
      <w:lvlJc w:val="left"/>
      <w:pPr>
        <w:ind w:left="2942" w:hanging="360"/>
      </w:pPr>
      <w:rPr>
        <w:rFonts w:hint="default"/>
        <w:lang w:val="en-US" w:eastAsia="en-US" w:bidi="ar-SA"/>
      </w:rPr>
    </w:lvl>
    <w:lvl w:ilvl="3" w:tplc="8B5A7DFA">
      <w:numFmt w:val="bullet"/>
      <w:lvlText w:val="•"/>
      <w:lvlJc w:val="left"/>
      <w:pPr>
        <w:ind w:left="3814" w:hanging="360"/>
      </w:pPr>
      <w:rPr>
        <w:rFonts w:hint="default"/>
        <w:lang w:val="en-US" w:eastAsia="en-US" w:bidi="ar-SA"/>
      </w:rPr>
    </w:lvl>
    <w:lvl w:ilvl="4" w:tplc="5C8E472C">
      <w:numFmt w:val="bullet"/>
      <w:lvlText w:val="•"/>
      <w:lvlJc w:val="left"/>
      <w:pPr>
        <w:ind w:left="4685" w:hanging="360"/>
      </w:pPr>
      <w:rPr>
        <w:rFonts w:hint="default"/>
        <w:lang w:val="en-US" w:eastAsia="en-US" w:bidi="ar-SA"/>
      </w:rPr>
    </w:lvl>
    <w:lvl w:ilvl="5" w:tplc="AF0A9438">
      <w:numFmt w:val="bullet"/>
      <w:lvlText w:val="•"/>
      <w:lvlJc w:val="left"/>
      <w:pPr>
        <w:ind w:left="5557" w:hanging="360"/>
      </w:pPr>
      <w:rPr>
        <w:rFonts w:hint="default"/>
        <w:lang w:val="en-US" w:eastAsia="en-US" w:bidi="ar-SA"/>
      </w:rPr>
    </w:lvl>
    <w:lvl w:ilvl="6" w:tplc="B434B114">
      <w:numFmt w:val="bullet"/>
      <w:lvlText w:val="•"/>
      <w:lvlJc w:val="left"/>
      <w:pPr>
        <w:ind w:left="6428" w:hanging="360"/>
      </w:pPr>
      <w:rPr>
        <w:rFonts w:hint="default"/>
        <w:lang w:val="en-US" w:eastAsia="en-US" w:bidi="ar-SA"/>
      </w:rPr>
    </w:lvl>
    <w:lvl w:ilvl="7" w:tplc="00FE8D06">
      <w:numFmt w:val="bullet"/>
      <w:lvlText w:val="•"/>
      <w:lvlJc w:val="left"/>
      <w:pPr>
        <w:ind w:left="7300" w:hanging="360"/>
      </w:pPr>
      <w:rPr>
        <w:rFonts w:hint="default"/>
        <w:lang w:val="en-US" w:eastAsia="en-US" w:bidi="ar-SA"/>
      </w:rPr>
    </w:lvl>
    <w:lvl w:ilvl="8" w:tplc="95D48476">
      <w:numFmt w:val="bullet"/>
      <w:lvlText w:val="•"/>
      <w:lvlJc w:val="left"/>
      <w:pPr>
        <w:ind w:left="8171" w:hanging="360"/>
      </w:pPr>
      <w:rPr>
        <w:rFonts w:hint="default"/>
        <w:lang w:val="en-US" w:eastAsia="en-US" w:bidi="ar-SA"/>
      </w:rPr>
    </w:lvl>
  </w:abstractNum>
  <w:abstractNum w:abstractNumId="47" w15:restartNumberingAfterBreak="0">
    <w:nsid w:val="7B2A5E52"/>
    <w:multiLevelType w:val="hybridMultilevel"/>
    <w:tmpl w:val="6596B6E2"/>
    <w:lvl w:ilvl="0" w:tplc="8F567BB8">
      <w:start w:val="1"/>
      <w:numFmt w:val="decimal"/>
      <w:lvlText w:val="%1."/>
      <w:lvlJc w:val="left"/>
      <w:pPr>
        <w:ind w:left="1972" w:hanging="720"/>
      </w:pPr>
      <w:rPr>
        <w:rFonts w:ascii="Times New Roman" w:eastAsia="Times New Roman" w:hAnsi="Times New Roman" w:cs="Times New Roman" w:hint="default"/>
        <w:spacing w:val="-2"/>
        <w:w w:val="100"/>
        <w:sz w:val="24"/>
        <w:szCs w:val="24"/>
        <w:lang w:val="en-US" w:eastAsia="en-US" w:bidi="ar-SA"/>
      </w:rPr>
    </w:lvl>
    <w:lvl w:ilvl="1" w:tplc="D9285740">
      <w:start w:val="1"/>
      <w:numFmt w:val="decimal"/>
      <w:lvlText w:val="%2."/>
      <w:lvlJc w:val="left"/>
      <w:pPr>
        <w:ind w:left="2332" w:hanging="360"/>
      </w:pPr>
      <w:rPr>
        <w:rFonts w:ascii="Times New Roman" w:eastAsia="Times New Roman" w:hAnsi="Times New Roman" w:cs="Times New Roman" w:hint="default"/>
        <w:spacing w:val="-2"/>
        <w:w w:val="100"/>
        <w:sz w:val="24"/>
        <w:szCs w:val="24"/>
        <w:lang w:val="en-US" w:eastAsia="en-US" w:bidi="ar-SA"/>
      </w:rPr>
    </w:lvl>
    <w:lvl w:ilvl="2" w:tplc="A642E176">
      <w:numFmt w:val="bullet"/>
      <w:lvlText w:val="•"/>
      <w:lvlJc w:val="left"/>
      <w:pPr>
        <w:ind w:left="3286" w:hanging="360"/>
      </w:pPr>
      <w:rPr>
        <w:rFonts w:hint="default"/>
        <w:lang w:val="en-US" w:eastAsia="en-US" w:bidi="ar-SA"/>
      </w:rPr>
    </w:lvl>
    <w:lvl w:ilvl="3" w:tplc="F5FEBEEC">
      <w:numFmt w:val="bullet"/>
      <w:lvlText w:val="•"/>
      <w:lvlJc w:val="left"/>
      <w:pPr>
        <w:ind w:left="4232" w:hanging="360"/>
      </w:pPr>
      <w:rPr>
        <w:rFonts w:hint="default"/>
        <w:lang w:val="en-US" w:eastAsia="en-US" w:bidi="ar-SA"/>
      </w:rPr>
    </w:lvl>
    <w:lvl w:ilvl="4" w:tplc="1422D9EC">
      <w:numFmt w:val="bullet"/>
      <w:lvlText w:val="•"/>
      <w:lvlJc w:val="left"/>
      <w:pPr>
        <w:ind w:left="5178" w:hanging="360"/>
      </w:pPr>
      <w:rPr>
        <w:rFonts w:hint="default"/>
        <w:lang w:val="en-US" w:eastAsia="en-US" w:bidi="ar-SA"/>
      </w:rPr>
    </w:lvl>
    <w:lvl w:ilvl="5" w:tplc="B76C1ED8">
      <w:numFmt w:val="bullet"/>
      <w:lvlText w:val="•"/>
      <w:lvlJc w:val="left"/>
      <w:pPr>
        <w:ind w:left="6124" w:hanging="360"/>
      </w:pPr>
      <w:rPr>
        <w:rFonts w:hint="default"/>
        <w:lang w:val="en-US" w:eastAsia="en-US" w:bidi="ar-SA"/>
      </w:rPr>
    </w:lvl>
    <w:lvl w:ilvl="6" w:tplc="C1266B70">
      <w:numFmt w:val="bullet"/>
      <w:lvlText w:val="•"/>
      <w:lvlJc w:val="left"/>
      <w:pPr>
        <w:ind w:left="7070" w:hanging="360"/>
      </w:pPr>
      <w:rPr>
        <w:rFonts w:hint="default"/>
        <w:lang w:val="en-US" w:eastAsia="en-US" w:bidi="ar-SA"/>
      </w:rPr>
    </w:lvl>
    <w:lvl w:ilvl="7" w:tplc="40B86312">
      <w:numFmt w:val="bullet"/>
      <w:lvlText w:val="•"/>
      <w:lvlJc w:val="left"/>
      <w:pPr>
        <w:ind w:left="8016" w:hanging="360"/>
      </w:pPr>
      <w:rPr>
        <w:rFonts w:hint="default"/>
        <w:lang w:val="en-US" w:eastAsia="en-US" w:bidi="ar-SA"/>
      </w:rPr>
    </w:lvl>
    <w:lvl w:ilvl="8" w:tplc="13F055D6">
      <w:numFmt w:val="bullet"/>
      <w:lvlText w:val="•"/>
      <w:lvlJc w:val="left"/>
      <w:pPr>
        <w:ind w:left="8962" w:hanging="360"/>
      </w:pPr>
      <w:rPr>
        <w:rFonts w:hint="default"/>
        <w:lang w:val="en-US" w:eastAsia="en-US" w:bidi="ar-SA"/>
      </w:rPr>
    </w:lvl>
  </w:abstractNum>
  <w:abstractNum w:abstractNumId="48"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abstractNum w:abstractNumId="49" w15:restartNumberingAfterBreak="0">
    <w:nsid w:val="7F966571"/>
    <w:multiLevelType w:val="hybridMultilevel"/>
    <w:tmpl w:val="F2D0B2D8"/>
    <w:lvl w:ilvl="0" w:tplc="BE682988">
      <w:start w:val="1"/>
      <w:numFmt w:val="decimal"/>
      <w:lvlText w:val="%1."/>
      <w:lvlJc w:val="left"/>
      <w:pPr>
        <w:ind w:left="832" w:hanging="360"/>
      </w:pPr>
      <w:rPr>
        <w:rFonts w:ascii="Times New Roman" w:eastAsia="Times New Roman" w:hAnsi="Times New Roman" w:cs="Times New Roman" w:hint="default"/>
        <w:spacing w:val="-2"/>
        <w:w w:val="100"/>
        <w:sz w:val="24"/>
        <w:szCs w:val="24"/>
        <w:lang w:val="en-US" w:eastAsia="en-US" w:bidi="ar-SA"/>
      </w:rPr>
    </w:lvl>
    <w:lvl w:ilvl="1" w:tplc="B0A682F2">
      <w:start w:val="1"/>
      <w:numFmt w:val="decimal"/>
      <w:lvlText w:val="%2."/>
      <w:lvlJc w:val="left"/>
      <w:pPr>
        <w:ind w:left="1192" w:hanging="360"/>
      </w:pPr>
      <w:rPr>
        <w:rFonts w:hint="default"/>
        <w:b/>
        <w:bCs/>
        <w:i/>
        <w:spacing w:val="-2"/>
        <w:w w:val="100"/>
        <w:lang w:val="en-US" w:eastAsia="en-US" w:bidi="ar-SA"/>
      </w:rPr>
    </w:lvl>
    <w:lvl w:ilvl="2" w:tplc="EEF8284E">
      <w:numFmt w:val="bullet"/>
      <w:lvlText w:val="•"/>
      <w:lvlJc w:val="left"/>
      <w:pPr>
        <w:ind w:left="2168" w:hanging="360"/>
      </w:pPr>
      <w:rPr>
        <w:rFonts w:hint="default"/>
        <w:lang w:val="en-US" w:eastAsia="en-US" w:bidi="ar-SA"/>
      </w:rPr>
    </w:lvl>
    <w:lvl w:ilvl="3" w:tplc="8D825042">
      <w:numFmt w:val="bullet"/>
      <w:lvlText w:val="•"/>
      <w:lvlJc w:val="left"/>
      <w:pPr>
        <w:ind w:left="3136" w:hanging="360"/>
      </w:pPr>
      <w:rPr>
        <w:rFonts w:hint="default"/>
        <w:lang w:val="en-US" w:eastAsia="en-US" w:bidi="ar-SA"/>
      </w:rPr>
    </w:lvl>
    <w:lvl w:ilvl="4" w:tplc="533C9484">
      <w:numFmt w:val="bullet"/>
      <w:lvlText w:val="•"/>
      <w:lvlJc w:val="left"/>
      <w:pPr>
        <w:ind w:left="4104" w:hanging="360"/>
      </w:pPr>
      <w:rPr>
        <w:rFonts w:hint="default"/>
        <w:lang w:val="en-US" w:eastAsia="en-US" w:bidi="ar-SA"/>
      </w:rPr>
    </w:lvl>
    <w:lvl w:ilvl="5" w:tplc="1090C140">
      <w:numFmt w:val="bullet"/>
      <w:lvlText w:val="•"/>
      <w:lvlJc w:val="left"/>
      <w:pPr>
        <w:ind w:left="5073" w:hanging="360"/>
      </w:pPr>
      <w:rPr>
        <w:rFonts w:hint="default"/>
        <w:lang w:val="en-US" w:eastAsia="en-US" w:bidi="ar-SA"/>
      </w:rPr>
    </w:lvl>
    <w:lvl w:ilvl="6" w:tplc="47588EE8">
      <w:numFmt w:val="bullet"/>
      <w:lvlText w:val="•"/>
      <w:lvlJc w:val="left"/>
      <w:pPr>
        <w:ind w:left="6041" w:hanging="360"/>
      </w:pPr>
      <w:rPr>
        <w:rFonts w:hint="default"/>
        <w:lang w:val="en-US" w:eastAsia="en-US" w:bidi="ar-SA"/>
      </w:rPr>
    </w:lvl>
    <w:lvl w:ilvl="7" w:tplc="C85CE4CE">
      <w:numFmt w:val="bullet"/>
      <w:lvlText w:val="•"/>
      <w:lvlJc w:val="left"/>
      <w:pPr>
        <w:ind w:left="7009" w:hanging="360"/>
      </w:pPr>
      <w:rPr>
        <w:rFonts w:hint="default"/>
        <w:lang w:val="en-US" w:eastAsia="en-US" w:bidi="ar-SA"/>
      </w:rPr>
    </w:lvl>
    <w:lvl w:ilvl="8" w:tplc="33F4680E">
      <w:numFmt w:val="bullet"/>
      <w:lvlText w:val="•"/>
      <w:lvlJc w:val="left"/>
      <w:pPr>
        <w:ind w:left="7977" w:hanging="360"/>
      </w:pPr>
      <w:rPr>
        <w:rFonts w:hint="default"/>
        <w:lang w:val="en-US" w:eastAsia="en-US" w:bidi="ar-SA"/>
      </w:rPr>
    </w:lvl>
  </w:abstractNum>
  <w:num w:numId="1">
    <w:abstractNumId w:val="46"/>
  </w:num>
  <w:num w:numId="2">
    <w:abstractNumId w:val="0"/>
  </w:num>
  <w:num w:numId="3">
    <w:abstractNumId w:val="13"/>
  </w:num>
  <w:num w:numId="4">
    <w:abstractNumId w:val="40"/>
  </w:num>
  <w:num w:numId="5">
    <w:abstractNumId w:val="47"/>
  </w:num>
  <w:num w:numId="6">
    <w:abstractNumId w:val="12"/>
  </w:num>
  <w:num w:numId="7">
    <w:abstractNumId w:val="41"/>
  </w:num>
  <w:num w:numId="8">
    <w:abstractNumId w:val="49"/>
  </w:num>
  <w:num w:numId="9">
    <w:abstractNumId w:val="25"/>
  </w:num>
  <w:num w:numId="10">
    <w:abstractNumId w:val="4"/>
  </w:num>
  <w:num w:numId="11">
    <w:abstractNumId w:val="39"/>
  </w:num>
  <w:num w:numId="12">
    <w:abstractNumId w:val="3"/>
  </w:num>
  <w:num w:numId="13">
    <w:abstractNumId w:val="45"/>
  </w:num>
  <w:num w:numId="14">
    <w:abstractNumId w:val="26"/>
  </w:num>
  <w:num w:numId="15">
    <w:abstractNumId w:val="22"/>
  </w:num>
  <w:num w:numId="16">
    <w:abstractNumId w:val="21"/>
  </w:num>
  <w:num w:numId="17">
    <w:abstractNumId w:val="20"/>
  </w:num>
  <w:num w:numId="18">
    <w:abstractNumId w:val="32"/>
  </w:num>
  <w:num w:numId="19">
    <w:abstractNumId w:val="14"/>
  </w:num>
  <w:num w:numId="20">
    <w:abstractNumId w:val="48"/>
  </w:num>
  <w:num w:numId="21">
    <w:abstractNumId w:val="6"/>
  </w:num>
  <w:num w:numId="22">
    <w:abstractNumId w:val="44"/>
  </w:num>
  <w:num w:numId="23">
    <w:abstractNumId w:val="28"/>
  </w:num>
  <w:num w:numId="24">
    <w:abstractNumId w:val="10"/>
  </w:num>
  <w:num w:numId="25">
    <w:abstractNumId w:val="17"/>
  </w:num>
  <w:num w:numId="26">
    <w:abstractNumId w:val="8"/>
  </w:num>
  <w:num w:numId="27">
    <w:abstractNumId w:val="23"/>
  </w:num>
  <w:num w:numId="28">
    <w:abstractNumId w:val="31"/>
  </w:num>
  <w:num w:numId="29">
    <w:abstractNumId w:val="33"/>
  </w:num>
  <w:num w:numId="30">
    <w:abstractNumId w:val="16"/>
  </w:num>
  <w:num w:numId="31">
    <w:abstractNumId w:val="30"/>
  </w:num>
  <w:num w:numId="32">
    <w:abstractNumId w:val="7"/>
  </w:num>
  <w:num w:numId="33">
    <w:abstractNumId w:val="43"/>
  </w:num>
  <w:num w:numId="34">
    <w:abstractNumId w:val="9"/>
  </w:num>
  <w:num w:numId="35">
    <w:abstractNumId w:val="34"/>
  </w:num>
  <w:num w:numId="36">
    <w:abstractNumId w:val="42"/>
  </w:num>
  <w:num w:numId="37">
    <w:abstractNumId w:val="15"/>
  </w:num>
  <w:num w:numId="38">
    <w:abstractNumId w:val="38"/>
  </w:num>
  <w:num w:numId="39">
    <w:abstractNumId w:val="37"/>
  </w:num>
  <w:num w:numId="40">
    <w:abstractNumId w:val="2"/>
  </w:num>
  <w:num w:numId="41">
    <w:abstractNumId w:val="29"/>
  </w:num>
  <w:num w:numId="42">
    <w:abstractNumId w:val="35"/>
  </w:num>
  <w:num w:numId="43">
    <w:abstractNumId w:val="36"/>
  </w:num>
  <w:num w:numId="44">
    <w:abstractNumId w:val="18"/>
  </w:num>
  <w:num w:numId="45">
    <w:abstractNumId w:val="1"/>
  </w:num>
  <w:num w:numId="46">
    <w:abstractNumId w:val="11"/>
  </w:num>
  <w:num w:numId="47">
    <w:abstractNumId w:val="19"/>
  </w:num>
  <w:num w:numId="48">
    <w:abstractNumId w:val="24"/>
  </w:num>
  <w:num w:numId="49">
    <w:abstractNumId w:val="5"/>
  </w:num>
  <w:num w:numId="5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L295Y255U645S356"/>
    <w:docVar w:name="paperpile-doc-name" w:val="DRAFT_QAPP_KenaiRiverWatershed_Baseline_20220824.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0D14B5"/>
    <w:rsid w:val="0001263F"/>
    <w:rsid w:val="00032DC7"/>
    <w:rsid w:val="00064D70"/>
    <w:rsid w:val="00073593"/>
    <w:rsid w:val="000D14B5"/>
    <w:rsid w:val="000D7D6F"/>
    <w:rsid w:val="00186878"/>
    <w:rsid w:val="001A7025"/>
    <w:rsid w:val="00274B87"/>
    <w:rsid w:val="0027779C"/>
    <w:rsid w:val="002800FF"/>
    <w:rsid w:val="002926A4"/>
    <w:rsid w:val="002B619C"/>
    <w:rsid w:val="002F2A16"/>
    <w:rsid w:val="003459F3"/>
    <w:rsid w:val="00403FF0"/>
    <w:rsid w:val="00434CF1"/>
    <w:rsid w:val="004405C8"/>
    <w:rsid w:val="0044246A"/>
    <w:rsid w:val="004670E0"/>
    <w:rsid w:val="004911DB"/>
    <w:rsid w:val="00494FFD"/>
    <w:rsid w:val="004D249F"/>
    <w:rsid w:val="00504626"/>
    <w:rsid w:val="005B7CBD"/>
    <w:rsid w:val="006077CD"/>
    <w:rsid w:val="00636933"/>
    <w:rsid w:val="00647C64"/>
    <w:rsid w:val="00672EB1"/>
    <w:rsid w:val="007043C9"/>
    <w:rsid w:val="00724F1E"/>
    <w:rsid w:val="007647A2"/>
    <w:rsid w:val="00775614"/>
    <w:rsid w:val="007B035B"/>
    <w:rsid w:val="007F6044"/>
    <w:rsid w:val="00832A07"/>
    <w:rsid w:val="008631EA"/>
    <w:rsid w:val="0088566D"/>
    <w:rsid w:val="00892788"/>
    <w:rsid w:val="008E7EA5"/>
    <w:rsid w:val="009748A5"/>
    <w:rsid w:val="009E16E3"/>
    <w:rsid w:val="009F2D54"/>
    <w:rsid w:val="009F72AC"/>
    <w:rsid w:val="00A97F78"/>
    <w:rsid w:val="00AD2EC2"/>
    <w:rsid w:val="00AD6708"/>
    <w:rsid w:val="00AE57CF"/>
    <w:rsid w:val="00B25F72"/>
    <w:rsid w:val="00B34ACF"/>
    <w:rsid w:val="00B34B0D"/>
    <w:rsid w:val="00B46D30"/>
    <w:rsid w:val="00B515CF"/>
    <w:rsid w:val="00B90285"/>
    <w:rsid w:val="00BE2DF2"/>
    <w:rsid w:val="00C561A2"/>
    <w:rsid w:val="00C85FF6"/>
    <w:rsid w:val="00CF182D"/>
    <w:rsid w:val="00D14AB6"/>
    <w:rsid w:val="00D32FB6"/>
    <w:rsid w:val="00D859C7"/>
    <w:rsid w:val="00DD2708"/>
    <w:rsid w:val="00DD5AEA"/>
    <w:rsid w:val="00DF3A31"/>
    <w:rsid w:val="00E07811"/>
    <w:rsid w:val="00E1026B"/>
    <w:rsid w:val="00E10D31"/>
    <w:rsid w:val="00E42A4F"/>
    <w:rsid w:val="00E52445"/>
    <w:rsid w:val="00E55D8F"/>
    <w:rsid w:val="00E72980"/>
    <w:rsid w:val="00EA036E"/>
    <w:rsid w:val="00F465DC"/>
    <w:rsid w:val="00F92DAC"/>
    <w:rsid w:val="00FE26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1CE17"/>
  <w15:docId w15:val="{9CDA4977-0ABA-407C-A107-CB7930DC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88"/>
      <w:outlineLvl w:val="0"/>
    </w:pPr>
    <w:rPr>
      <w:b/>
      <w:bCs/>
      <w:sz w:val="24"/>
      <w:szCs w:val="24"/>
    </w:rPr>
  </w:style>
  <w:style w:type="paragraph" w:styleId="Heading2">
    <w:name w:val="heading 2"/>
    <w:basedOn w:val="Normal"/>
    <w:uiPriority w:val="1"/>
    <w:qFormat/>
    <w:pPr>
      <w:spacing w:line="275" w:lineRule="exact"/>
      <w:ind w:left="688"/>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1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left="224" w:right="282"/>
      <w:jc w:val="center"/>
    </w:pPr>
    <w:rPr>
      <w:b/>
      <w:bCs/>
      <w:sz w:val="48"/>
      <w:szCs w:val="48"/>
    </w:rPr>
  </w:style>
  <w:style w:type="paragraph" w:styleId="ListParagraph">
    <w:name w:val="List Paragraph"/>
    <w:basedOn w:val="Normal"/>
    <w:uiPriority w:val="1"/>
    <w:qFormat/>
    <w:pPr>
      <w:ind w:left="1192"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729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2980"/>
    <w:rPr>
      <w:rFonts w:ascii="Segoe UI" w:eastAsia="Times New Roman" w:hAnsi="Segoe UI" w:cs="Segoe UI"/>
      <w:sz w:val="18"/>
      <w:szCs w:val="18"/>
    </w:rPr>
  </w:style>
  <w:style w:type="character" w:styleId="Hyperlink">
    <w:name w:val="Hyperlink"/>
    <w:basedOn w:val="DefaultParagraphFont"/>
    <w:uiPriority w:val="99"/>
    <w:unhideWhenUsed/>
    <w:rsid w:val="00E72980"/>
    <w:rPr>
      <w:color w:val="0000FF" w:themeColor="hyperlink"/>
      <w:u w:val="single"/>
    </w:rPr>
  </w:style>
  <w:style w:type="character" w:styleId="CommentReference">
    <w:name w:val="annotation reference"/>
    <w:basedOn w:val="DefaultParagraphFont"/>
    <w:uiPriority w:val="99"/>
    <w:semiHidden/>
    <w:unhideWhenUsed/>
    <w:rsid w:val="00E72980"/>
    <w:rPr>
      <w:sz w:val="16"/>
      <w:szCs w:val="16"/>
    </w:rPr>
  </w:style>
  <w:style w:type="paragraph" w:styleId="CommentText">
    <w:name w:val="annotation text"/>
    <w:basedOn w:val="Normal"/>
    <w:link w:val="CommentTextChar"/>
    <w:uiPriority w:val="99"/>
    <w:semiHidden/>
    <w:unhideWhenUsed/>
    <w:rsid w:val="00E72980"/>
    <w:rPr>
      <w:sz w:val="20"/>
      <w:szCs w:val="20"/>
    </w:rPr>
  </w:style>
  <w:style w:type="character" w:customStyle="1" w:styleId="CommentTextChar">
    <w:name w:val="Comment Text Char"/>
    <w:basedOn w:val="DefaultParagraphFont"/>
    <w:link w:val="CommentText"/>
    <w:uiPriority w:val="99"/>
    <w:semiHidden/>
    <w:rsid w:val="00E729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2980"/>
    <w:rPr>
      <w:b/>
      <w:bCs/>
    </w:rPr>
  </w:style>
  <w:style w:type="character" w:customStyle="1" w:styleId="CommentSubjectChar">
    <w:name w:val="Comment Subject Char"/>
    <w:basedOn w:val="CommentTextChar"/>
    <w:link w:val="CommentSubject"/>
    <w:uiPriority w:val="99"/>
    <w:semiHidden/>
    <w:rsid w:val="00E729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E07811"/>
    <w:pPr>
      <w:tabs>
        <w:tab w:val="center" w:pos="4680"/>
        <w:tab w:val="right" w:pos="9360"/>
      </w:tabs>
    </w:pPr>
  </w:style>
  <w:style w:type="character" w:customStyle="1" w:styleId="HeaderChar">
    <w:name w:val="Header Char"/>
    <w:basedOn w:val="DefaultParagraphFont"/>
    <w:link w:val="Header"/>
    <w:uiPriority w:val="99"/>
    <w:rsid w:val="00E07811"/>
    <w:rPr>
      <w:rFonts w:ascii="Times New Roman" w:eastAsia="Times New Roman" w:hAnsi="Times New Roman" w:cs="Times New Roman"/>
    </w:rPr>
  </w:style>
  <w:style w:type="paragraph" w:styleId="Footer">
    <w:name w:val="footer"/>
    <w:basedOn w:val="Normal"/>
    <w:link w:val="FooterChar"/>
    <w:uiPriority w:val="99"/>
    <w:unhideWhenUsed/>
    <w:rsid w:val="00E07811"/>
    <w:pPr>
      <w:tabs>
        <w:tab w:val="center" w:pos="4680"/>
        <w:tab w:val="right" w:pos="9360"/>
      </w:tabs>
    </w:pPr>
  </w:style>
  <w:style w:type="character" w:customStyle="1" w:styleId="FooterChar">
    <w:name w:val="Footer Char"/>
    <w:basedOn w:val="DefaultParagraphFont"/>
    <w:link w:val="Footer"/>
    <w:uiPriority w:val="99"/>
    <w:rsid w:val="00E07811"/>
    <w:rPr>
      <w:rFonts w:ascii="Times New Roman" w:eastAsia="Times New Roman" w:hAnsi="Times New Roman" w:cs="Times New Roman"/>
    </w:rPr>
  </w:style>
  <w:style w:type="paragraph" w:styleId="TOCHeading">
    <w:name w:val="TOC Heading"/>
    <w:basedOn w:val="Heading1"/>
    <w:next w:val="Normal"/>
    <w:uiPriority w:val="39"/>
    <w:unhideWhenUsed/>
    <w:qFormat/>
    <w:rsid w:val="00F92DA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F92DAC"/>
    <w:pPr>
      <w:spacing w:after="100"/>
      <w:ind w:left="220"/>
    </w:pPr>
  </w:style>
  <w:style w:type="paragraph" w:styleId="TOC3">
    <w:name w:val="toc 3"/>
    <w:basedOn w:val="Normal"/>
    <w:next w:val="Normal"/>
    <w:autoRedefine/>
    <w:uiPriority w:val="39"/>
    <w:unhideWhenUsed/>
    <w:rsid w:val="00F92DAC"/>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32A07"/>
    <w:rPr>
      <w:color w:val="800080" w:themeColor="followedHyperlink"/>
      <w:u w:val="single"/>
    </w:rPr>
  </w:style>
  <w:style w:type="paragraph" w:styleId="z-TopofForm">
    <w:name w:val="HTML Top of Form"/>
    <w:basedOn w:val="Normal"/>
    <w:next w:val="Normal"/>
    <w:link w:val="z-TopofFormChar"/>
    <w:hidden/>
    <w:uiPriority w:val="99"/>
    <w:semiHidden/>
    <w:unhideWhenUsed/>
    <w:rsid w:val="009F72AC"/>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F72A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F72AC"/>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F72AC"/>
    <w:rPr>
      <w:rFonts w:ascii="Arial" w:eastAsia="Times New Roman" w:hAnsi="Arial" w:cs="Arial"/>
      <w:vanish/>
      <w:sz w:val="16"/>
      <w:szCs w:val="16"/>
    </w:rPr>
  </w:style>
  <w:style w:type="character" w:styleId="PlaceholderText">
    <w:name w:val="Placeholder Text"/>
    <w:basedOn w:val="DefaultParagraphFont"/>
    <w:uiPriority w:val="99"/>
    <w:semiHidden/>
    <w:rsid w:val="00064D70"/>
    <w:rPr>
      <w:color w:val="808080"/>
    </w:rPr>
  </w:style>
  <w:style w:type="paragraph" w:styleId="FootnoteText">
    <w:name w:val="footnote text"/>
    <w:basedOn w:val="Normal"/>
    <w:link w:val="FootnoteTextChar"/>
    <w:uiPriority w:val="99"/>
    <w:semiHidden/>
    <w:unhideWhenUsed/>
    <w:rsid w:val="007F6044"/>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semiHidden/>
    <w:rsid w:val="007F6044"/>
    <w:rPr>
      <w:rFonts w:ascii="Times" w:eastAsia="Times" w:hAnsi="Times" w:cs="Times New Roman"/>
      <w:sz w:val="20"/>
      <w:szCs w:val="20"/>
    </w:rPr>
  </w:style>
  <w:style w:type="character" w:styleId="FootnoteReference">
    <w:name w:val="footnote reference"/>
    <w:basedOn w:val="DefaultParagraphFont"/>
    <w:uiPriority w:val="99"/>
    <w:semiHidden/>
    <w:unhideWhenUsed/>
    <w:rsid w:val="007F60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805819">
      <w:bodyDiv w:val="1"/>
      <w:marLeft w:val="0"/>
      <w:marRight w:val="0"/>
      <w:marTop w:val="0"/>
      <w:marBottom w:val="0"/>
      <w:divBdr>
        <w:top w:val="none" w:sz="0" w:space="0" w:color="auto"/>
        <w:left w:val="none" w:sz="0" w:space="0" w:color="auto"/>
        <w:bottom w:val="none" w:sz="0" w:space="0" w:color="auto"/>
        <w:right w:val="none" w:sz="0" w:space="0" w:color="auto"/>
      </w:divBdr>
      <w:divsChild>
        <w:div w:id="1676154718">
          <w:marLeft w:val="0"/>
          <w:marRight w:val="0"/>
          <w:marTop w:val="0"/>
          <w:marBottom w:val="0"/>
          <w:divBdr>
            <w:top w:val="none" w:sz="0" w:space="0" w:color="auto"/>
            <w:left w:val="none" w:sz="0" w:space="0" w:color="auto"/>
            <w:bottom w:val="none" w:sz="0" w:space="0" w:color="auto"/>
            <w:right w:val="none" w:sz="0" w:space="0" w:color="auto"/>
          </w:divBdr>
          <w:divsChild>
            <w:div w:id="1440755104">
              <w:marLeft w:val="0"/>
              <w:marRight w:val="0"/>
              <w:marTop w:val="0"/>
              <w:marBottom w:val="0"/>
              <w:divBdr>
                <w:top w:val="none" w:sz="0" w:space="0" w:color="auto"/>
                <w:left w:val="none" w:sz="0" w:space="0" w:color="auto"/>
                <w:bottom w:val="none" w:sz="0" w:space="0" w:color="auto"/>
                <w:right w:val="none" w:sz="0" w:space="0" w:color="auto"/>
              </w:divBdr>
              <w:divsChild>
                <w:div w:id="687636284">
                  <w:marLeft w:val="0"/>
                  <w:marRight w:val="0"/>
                  <w:marTop w:val="0"/>
                  <w:marBottom w:val="0"/>
                  <w:divBdr>
                    <w:top w:val="none" w:sz="0" w:space="0" w:color="auto"/>
                    <w:left w:val="none" w:sz="0" w:space="0" w:color="auto"/>
                    <w:bottom w:val="none" w:sz="0" w:space="0" w:color="auto"/>
                    <w:right w:val="none" w:sz="0" w:space="0" w:color="auto"/>
                  </w:divBdr>
                  <w:divsChild>
                    <w:div w:id="1719282575">
                      <w:marLeft w:val="0"/>
                      <w:marRight w:val="0"/>
                      <w:marTop w:val="0"/>
                      <w:marBottom w:val="0"/>
                      <w:divBdr>
                        <w:top w:val="none" w:sz="0" w:space="0" w:color="auto"/>
                        <w:left w:val="none" w:sz="0" w:space="0" w:color="auto"/>
                        <w:bottom w:val="none" w:sz="0" w:space="0" w:color="auto"/>
                        <w:right w:val="none" w:sz="0" w:space="0" w:color="auto"/>
                      </w:divBdr>
                      <w:divsChild>
                        <w:div w:id="634413322">
                          <w:marLeft w:val="0"/>
                          <w:marRight w:val="0"/>
                          <w:marTop w:val="0"/>
                          <w:marBottom w:val="0"/>
                          <w:divBdr>
                            <w:top w:val="none" w:sz="0" w:space="0" w:color="auto"/>
                            <w:left w:val="none" w:sz="0" w:space="0" w:color="auto"/>
                            <w:bottom w:val="none" w:sz="0" w:space="0" w:color="auto"/>
                            <w:right w:val="none" w:sz="0" w:space="0" w:color="auto"/>
                          </w:divBdr>
                          <w:divsChild>
                            <w:div w:id="150799962">
                              <w:marLeft w:val="0"/>
                              <w:marRight w:val="0"/>
                              <w:marTop w:val="0"/>
                              <w:marBottom w:val="0"/>
                              <w:divBdr>
                                <w:top w:val="none" w:sz="0" w:space="0" w:color="auto"/>
                                <w:left w:val="none" w:sz="0" w:space="0" w:color="auto"/>
                                <w:bottom w:val="none" w:sz="0" w:space="0" w:color="auto"/>
                                <w:right w:val="none" w:sz="0" w:space="0" w:color="auto"/>
                              </w:divBdr>
                              <w:divsChild>
                                <w:div w:id="919486896">
                                  <w:marLeft w:val="0"/>
                                  <w:marRight w:val="0"/>
                                  <w:marTop w:val="0"/>
                                  <w:marBottom w:val="0"/>
                                  <w:divBdr>
                                    <w:top w:val="none" w:sz="0" w:space="0" w:color="auto"/>
                                    <w:left w:val="none" w:sz="0" w:space="0" w:color="auto"/>
                                    <w:bottom w:val="none" w:sz="0" w:space="0" w:color="auto"/>
                                    <w:right w:val="none" w:sz="0" w:space="0" w:color="auto"/>
                                  </w:divBdr>
                                  <w:divsChild>
                                    <w:div w:id="2412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comments.xml.rels><?xml version="1.0" encoding="UTF-8" standalone="yes"?>
<Relationships xmlns="http://schemas.openxmlformats.org/package/2006/relationships"><Relationship Id="rId2" Type="http://schemas.openxmlformats.org/officeDocument/2006/relationships/hyperlink" Target="https://bit.ly/qapp_2022_fig5" TargetMode="External"/><Relationship Id="rId1" Type="http://schemas.openxmlformats.org/officeDocument/2006/relationships/hyperlink" Target="https://bit.ly/qapp_2022_fig5"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www.kenaiwatershed.org/" TargetMode="External"/><Relationship Id="rId21" Type="http://schemas.openxmlformats.org/officeDocument/2006/relationships/hyperlink" Target="mailto:chandra.mcgee@alaska.gov" TargetMode="External"/><Relationship Id="rId42" Type="http://schemas.openxmlformats.org/officeDocument/2006/relationships/footer" Target="footer6.xml"/><Relationship Id="rId47" Type="http://schemas.openxmlformats.org/officeDocument/2006/relationships/header" Target="header8.xml"/><Relationship Id="rId63" Type="http://schemas.openxmlformats.org/officeDocument/2006/relationships/footer" Target="footer12.xml"/><Relationship Id="rId68" Type="http://schemas.openxmlformats.org/officeDocument/2006/relationships/header" Target="header15.xml"/><Relationship Id="rId84" Type="http://schemas.openxmlformats.org/officeDocument/2006/relationships/hyperlink" Target="https://dec.alaska.gov/water/water-quality/monitoring/surveys/" TargetMode="External"/><Relationship Id="rId89" Type="http://schemas.openxmlformats.org/officeDocument/2006/relationships/footer" Target="footer22.xml"/><Relationship Id="rId16" Type="http://schemas.openxmlformats.org/officeDocument/2006/relationships/hyperlink" Target="mailto:john.clark@alaska.gov" TargetMode="External"/><Relationship Id="rId11" Type="http://schemas.microsoft.com/office/2011/relationships/commentsExtended" Target="commentsExtended.xml"/><Relationship Id="rId32" Type="http://schemas.openxmlformats.org/officeDocument/2006/relationships/footer" Target="footer4.xml"/><Relationship Id="rId53" Type="http://schemas.openxmlformats.org/officeDocument/2006/relationships/image" Target="media/image11.jpeg"/><Relationship Id="rId58" Type="http://schemas.openxmlformats.org/officeDocument/2006/relationships/footer" Target="footer10.xml"/><Relationship Id="rId74" Type="http://schemas.openxmlformats.org/officeDocument/2006/relationships/header" Target="header18.xml"/><Relationship Id="rId79" Type="http://schemas.openxmlformats.org/officeDocument/2006/relationships/footer" Target="footer20.xml"/><Relationship Id="rId5" Type="http://schemas.openxmlformats.org/officeDocument/2006/relationships/webSettings" Target="webSettings.xml"/><Relationship Id="rId90" Type="http://schemas.openxmlformats.org/officeDocument/2006/relationships/header" Target="header23.xml"/><Relationship Id="rId22" Type="http://schemas.openxmlformats.org/officeDocument/2006/relationships/hyperlink" Target="mailto:executievdirector@kenaiwatershed.org" TargetMode="External"/><Relationship Id="rId27" Type="http://schemas.openxmlformats.org/officeDocument/2006/relationships/header" Target="header2.xml"/><Relationship Id="rId43" Type="http://schemas.openxmlformats.org/officeDocument/2006/relationships/header" Target="header7.xml"/><Relationship Id="rId48" Type="http://schemas.openxmlformats.org/officeDocument/2006/relationships/footer" Target="footer8.xml"/><Relationship Id="rId64" Type="http://schemas.openxmlformats.org/officeDocument/2006/relationships/header" Target="header13.xml"/><Relationship Id="rId69"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image" Target="media/image9.jpeg"/><Relationship Id="rId72" Type="http://schemas.openxmlformats.org/officeDocument/2006/relationships/header" Target="header17.xml"/><Relationship Id="rId80" Type="http://schemas.openxmlformats.org/officeDocument/2006/relationships/header" Target="header21.xml"/><Relationship Id="rId85" Type="http://schemas.openxmlformats.org/officeDocument/2006/relationships/hyperlink" Target="http://dnr.alaska.gov/parks/plans/krsmapln/kenrvpln.htm" TargetMode="External"/><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ben@kenaiwatershed.org" TargetMode="External"/><Relationship Id="rId17" Type="http://schemas.openxmlformats.org/officeDocument/2006/relationships/header" Target="header1.xml"/><Relationship Id="rId25" Type="http://schemas.openxmlformats.org/officeDocument/2006/relationships/hyperlink" Target="ywebber@salamatof.com" TargetMode="External"/><Relationship Id="rId33" Type="http://schemas.openxmlformats.org/officeDocument/2006/relationships/header" Target="header5.xml"/><Relationship Id="rId38" Type="http://schemas.openxmlformats.org/officeDocument/2006/relationships/image" Target="media/image6.jpeg"/><Relationship Id="rId46" Type="http://schemas.openxmlformats.org/officeDocument/2006/relationships/hyperlink" Target="mailto:ben@kenaiwatershed.org" TargetMode="External"/><Relationship Id="rId59" Type="http://schemas.openxmlformats.org/officeDocument/2006/relationships/header" Target="header11.xml"/><Relationship Id="rId67" Type="http://schemas.openxmlformats.org/officeDocument/2006/relationships/footer" Target="footer14.xml"/><Relationship Id="rId20" Type="http://schemas.openxmlformats.org/officeDocument/2006/relationships/hyperlink" Target="mailto:john.clark@alaska.gov" TargetMode="External"/><Relationship Id="rId41" Type="http://schemas.openxmlformats.org/officeDocument/2006/relationships/header" Target="header6.xml"/><Relationship Id="rId54" Type="http://schemas.openxmlformats.org/officeDocument/2006/relationships/image" Target="media/image12.jpeg"/><Relationship Id="rId62" Type="http://schemas.openxmlformats.org/officeDocument/2006/relationships/header" Target="header12.xml"/><Relationship Id="rId70" Type="http://schemas.openxmlformats.org/officeDocument/2006/relationships/header" Target="header16.xml"/><Relationship Id="rId75" Type="http://schemas.openxmlformats.org/officeDocument/2006/relationships/footer" Target="footer18.xml"/><Relationship Id="rId83" Type="http://schemas.openxmlformats.org/officeDocument/2006/relationships/hyperlink" Target="https://dec.alaska.gov/water/water-quality/monitoring/surveys/" TargetMode="External"/><Relationship Id="rId88" Type="http://schemas.openxmlformats.org/officeDocument/2006/relationships/header" Target="header22.xml"/><Relationship Id="rId91"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mailto:sue@cookinletkeeper.org" TargetMode="External"/><Relationship Id="rId28" Type="http://schemas.openxmlformats.org/officeDocument/2006/relationships/footer" Target="footer2.xml"/><Relationship Id="rId36" Type="http://schemas.openxmlformats.org/officeDocument/2006/relationships/image" Target="media/image5.jpeg"/><Relationship Id="rId49" Type="http://schemas.openxmlformats.org/officeDocument/2006/relationships/image" Target="media/image7.jpeg"/><Relationship Id="rId57" Type="http://schemas.openxmlformats.org/officeDocument/2006/relationships/header" Target="header10.xml"/><Relationship Id="rId10" Type="http://schemas.openxmlformats.org/officeDocument/2006/relationships/comments" Target="comments.xml"/><Relationship Id="rId31" Type="http://schemas.openxmlformats.org/officeDocument/2006/relationships/header" Target="header4.xml"/><Relationship Id="rId44" Type="http://schemas.openxmlformats.org/officeDocument/2006/relationships/footer" Target="footer7.xml"/><Relationship Id="rId52" Type="http://schemas.openxmlformats.org/officeDocument/2006/relationships/image" Target="media/image10.jpeg"/><Relationship Id="rId60" Type="http://schemas.openxmlformats.org/officeDocument/2006/relationships/footer" Target="footer11.xml"/><Relationship Id="rId65" Type="http://schemas.openxmlformats.org/officeDocument/2006/relationships/footer" Target="footer13.xml"/><Relationship Id="rId73" Type="http://schemas.openxmlformats.org/officeDocument/2006/relationships/footer" Target="footer17.xml"/><Relationship Id="rId78" Type="http://schemas.openxmlformats.org/officeDocument/2006/relationships/header" Target="header20.xml"/><Relationship Id="rId81" Type="http://schemas.openxmlformats.org/officeDocument/2006/relationships/footer" Target="footer21.xml"/><Relationship Id="rId86" Type="http://schemas.openxmlformats.org/officeDocument/2006/relationships/hyperlink" Target="https://www.waterqualitydata.u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kenaiwatershed.org/" TargetMode="External"/><Relationship Id="rId13" Type="http://schemas.openxmlformats.org/officeDocument/2006/relationships/hyperlink" Target="mailto:sarah.apsens@alaska.gov" TargetMode="External"/><Relationship Id="rId18" Type="http://schemas.openxmlformats.org/officeDocument/2006/relationships/footer" Target="footer1.xml"/><Relationship Id="rId39" Type="http://schemas.openxmlformats.org/officeDocument/2006/relationships/hyperlink" Target="http://www.ncdc.noaa.gov/oa/ncdc.html)" TargetMode="External"/><Relationship Id="rId34" Type="http://schemas.openxmlformats.org/officeDocument/2006/relationships/footer" Target="footer5.xml"/><Relationship Id="rId50" Type="http://schemas.openxmlformats.org/officeDocument/2006/relationships/image" Target="media/image8.jpeg"/><Relationship Id="rId55" Type="http://schemas.openxmlformats.org/officeDocument/2006/relationships/header" Target="header9.xml"/><Relationship Id="rId76"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footer" Target="footer16.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3.xml"/><Relationship Id="rId24" Type="http://schemas.openxmlformats.org/officeDocument/2006/relationships/hyperlink" Target="mailto:justin.nelson@sgs.com" TargetMode="External"/><Relationship Id="rId40" Type="http://schemas.openxmlformats.org/officeDocument/2006/relationships/hyperlink" Target="http://www.kenaiwatershed.org/" TargetMode="External"/><Relationship Id="rId45" Type="http://schemas.openxmlformats.org/officeDocument/2006/relationships/image" Target="media/image6.png"/><Relationship Id="rId66" Type="http://schemas.openxmlformats.org/officeDocument/2006/relationships/header" Target="header14.xml"/><Relationship Id="rId87" Type="http://schemas.openxmlformats.org/officeDocument/2006/relationships/hyperlink" Target="https://catalog.data.gov/dataset/upper-kenai-river-cooperative-plan" TargetMode="External"/><Relationship Id="rId61" Type="http://schemas.openxmlformats.org/officeDocument/2006/relationships/image" Target="media/image13.jpeg"/><Relationship Id="rId82" Type="http://schemas.openxmlformats.org/officeDocument/2006/relationships/hyperlink" Target="https://dec.alaska.gov/water/water-quality/reports" TargetMode="External"/><Relationship Id="rId19" Type="http://schemas.openxmlformats.org/officeDocument/2006/relationships/hyperlink" Target="mailto:sarah.apsens@alaska.gov" TargetMode="External"/><Relationship Id="rId14" Type="http://schemas.openxmlformats.org/officeDocument/2006/relationships/image" Target="media/image2.png"/><Relationship Id="rId30" Type="http://schemas.openxmlformats.org/officeDocument/2006/relationships/footer" Target="footer3.xml"/><Relationship Id="rId35" Type="http://schemas.openxmlformats.org/officeDocument/2006/relationships/image" Target="media/image4.jpeg"/><Relationship Id="rId56" Type="http://schemas.openxmlformats.org/officeDocument/2006/relationships/footer" Target="footer9.xml"/><Relationship Id="rId77"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29003-73D5-4235-A74C-BFBDD06E3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74</Pages>
  <Words>16273</Words>
  <Characters>100085</Characters>
  <Application>Microsoft Office Word</Application>
  <DocSecurity>0</DocSecurity>
  <Lines>3706</Lines>
  <Paragraphs>1385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Ruffner</dc:creator>
  <cp:lastModifiedBy>Benjamin Meyer</cp:lastModifiedBy>
  <cp:revision>38</cp:revision>
  <dcterms:created xsi:type="dcterms:W3CDTF">2022-02-18T01:36:00Z</dcterms:created>
  <dcterms:modified xsi:type="dcterms:W3CDTF">2022-10-13T22:20:00Z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2020-05-05T00:00:00Z</vt:filetime>
  </property>
  <property fmtid="{D5CDD505-2E9C-101B-9397-08002B2CF9AE}" pid="3" name="Creator">
    <vt:lpwstr>Adobe Acrobat Pro DC 20.6.20042</vt:lpwstr>
  </property>
  <property fmtid="{D5CDD505-2E9C-101B-9397-08002B2CF9AE}" pid="4" name="LastSaved">
    <vt:filetime>2022-02-18T00:00:00Z</vt:filetime>
  </property>
</Properties>
</file>