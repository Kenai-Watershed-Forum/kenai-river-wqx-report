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5CCB00D7" w:rsidR="000D14B5" w:rsidRDefault="00C561A2">
      <w:pPr>
        <w:ind w:right="106"/>
        <w:jc w:val="right"/>
        <w:rPr>
          <w:sz w:val="18"/>
        </w:rPr>
      </w:pPr>
      <w:r>
        <w:rPr>
          <w:sz w:val="18"/>
        </w:rPr>
        <w:t>July</w:t>
      </w:r>
      <w:r w:rsidR="007043C9">
        <w:rPr>
          <w:sz w:val="18"/>
        </w:rPr>
        <w:t>,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7D4C1A94" w14:textId="267E37A4" w:rsidR="0088566D" w:rsidRDefault="0088566D">
      <w:pPr>
        <w:pStyle w:val="Title"/>
      </w:pPr>
      <w:bookmarkStart w:id="0" w:name="Kenai_River_Water_Quality_Monitoring"/>
      <w:bookmarkEnd w:id="0"/>
      <w:r>
        <w:t xml:space="preserve">[DRAFT] </w:t>
      </w:r>
    </w:p>
    <w:p w14:paraId="1A15AACB" w14:textId="26649F9D" w:rsidR="000D14B5" w:rsidRDefault="009748A5">
      <w:pPr>
        <w:pStyle w:val="Title"/>
      </w:pPr>
      <w:r>
        <w:t>Kenai River Water Quality Monitoring</w:t>
      </w:r>
      <w:r w:rsidR="0088566D">
        <w:t xml:space="preserve"> Quality Assurance Project Plan (QAPP)</w:t>
      </w:r>
    </w:p>
    <w:p w14:paraId="319E8535" w14:textId="5BCC37FF" w:rsidR="000D14B5" w:rsidRPr="0088566D" w:rsidRDefault="009748A5" w:rsidP="0088566D">
      <w:pPr>
        <w:spacing w:before="242"/>
        <w:ind w:left="220" w:right="282"/>
        <w:jc w:val="center"/>
        <w:rPr>
          <w:b/>
          <w:sz w:val="40"/>
        </w:rPr>
      </w:pPr>
      <w:bookmarkStart w:id="1" w:name="Multi-Agency_Baseline_and_Metals_(Zn/Cu)"/>
      <w:bookmarkEnd w:id="1"/>
      <w:r>
        <w:rPr>
          <w:b/>
          <w:sz w:val="40"/>
        </w:rPr>
        <w:t>Multi-Agency Baseline</w:t>
      </w: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27399E2A" w14:textId="472AC372" w:rsidR="000D14B5" w:rsidRPr="0088566D" w:rsidRDefault="008E7EA5" w:rsidP="0088566D">
      <w:pPr>
        <w:ind w:left="2426"/>
        <w:rPr>
          <w:b/>
          <w:i/>
          <w:sz w:val="36"/>
        </w:rPr>
      </w:pPr>
      <w:r>
        <w:rPr>
          <w:b/>
          <w:i/>
          <w:sz w:val="36"/>
        </w:rPr>
        <w:t xml:space="preserve">V.4. Updated </w:t>
      </w:r>
      <w:r w:rsidR="00EA036E">
        <w:rPr>
          <w:b/>
          <w:i/>
          <w:sz w:val="36"/>
        </w:rPr>
        <w:t>July</w:t>
      </w:r>
      <w:r w:rsidR="0088566D">
        <w:rPr>
          <w:b/>
          <w:i/>
          <w:sz w:val="36"/>
        </w:rPr>
        <w:t xml:space="preserve"> 2022</w:t>
      </w: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680F9EE8" w14:textId="2E5DA2A6"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69C9D55" w14:textId="6AA1A82E"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2" w:name="_Toc96073944"/>
      <w:r>
        <w:t>Prepared for:</w:t>
      </w:r>
      <w:bookmarkEnd w:id="2"/>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3" w:name="Department_of_Environmental_Conservation"/>
      <w:bookmarkEnd w:id="3"/>
      <w:r>
        <w:rPr>
          <w:b/>
          <w:sz w:val="24"/>
        </w:rPr>
        <w:t>DEPARTMENT OF ENVIRONMENTAL CONSERVATION</w:t>
      </w:r>
    </w:p>
    <w:p w14:paraId="2C510ECE" w14:textId="77777777" w:rsidR="000D14B5" w:rsidRDefault="009748A5">
      <w:pPr>
        <w:ind w:left="224" w:right="282"/>
        <w:jc w:val="center"/>
        <w:rPr>
          <w:b/>
          <w:sz w:val="24"/>
        </w:rPr>
      </w:pPr>
      <w:bookmarkStart w:id="4" w:name="Division_of_Water"/>
      <w:bookmarkEnd w:id="4"/>
      <w:r>
        <w:rPr>
          <w:b/>
          <w:sz w:val="24"/>
        </w:rPr>
        <w:t>Division of Water</w:t>
      </w:r>
    </w:p>
    <w:p w14:paraId="3CB1B2F4" w14:textId="77777777" w:rsidR="000D14B5" w:rsidRDefault="009748A5">
      <w:pPr>
        <w:ind w:left="224" w:right="282"/>
        <w:jc w:val="center"/>
        <w:rPr>
          <w:b/>
          <w:sz w:val="24"/>
        </w:rPr>
      </w:pPr>
      <w:bookmarkStart w:id="5" w:name="Water_Quality_Standards_and_Restoration"/>
      <w:bookmarkEnd w:id="5"/>
      <w:r>
        <w:rPr>
          <w:b/>
          <w:sz w:val="24"/>
        </w:rPr>
        <w:t>Water Quality Standards and Restoration</w:t>
      </w:r>
    </w:p>
    <w:p w14:paraId="082B0460" w14:textId="55B01100" w:rsidR="000D14B5" w:rsidRDefault="000D14B5">
      <w:pPr>
        <w:jc w:val="center"/>
        <w:rPr>
          <w:sz w:val="24"/>
        </w:rPr>
      </w:pPr>
    </w:p>
    <w:p w14:paraId="5E88FD8C" w14:textId="2CCC52FE" w:rsidR="0088566D" w:rsidRDefault="0088566D">
      <w:pPr>
        <w:jc w:val="center"/>
        <w:rPr>
          <w:sz w:val="24"/>
        </w:rPr>
      </w:pPr>
    </w:p>
    <w:p w14:paraId="3598AC79" w14:textId="06F555A4" w:rsidR="0088566D" w:rsidRPr="00B34B0D" w:rsidRDefault="0088566D">
      <w:pPr>
        <w:jc w:val="center"/>
        <w:rPr>
          <w:i/>
          <w:sz w:val="36"/>
          <w:szCs w:val="36"/>
        </w:rPr>
        <w:sectPr w:rsidR="0088566D" w:rsidRPr="00B34B0D">
          <w:type w:val="continuous"/>
          <w:pgSz w:w="11900" w:h="16840"/>
          <w:pgMar w:top="840" w:right="1620" w:bottom="280" w:left="1680" w:header="720" w:footer="720" w:gutter="0"/>
          <w:cols w:space="720"/>
        </w:sectPr>
      </w:pPr>
      <w:r w:rsidRPr="00B34B0D">
        <w:rPr>
          <w:b/>
          <w:i/>
          <w:sz w:val="36"/>
          <w:szCs w:val="36"/>
        </w:rPr>
        <w:t xml:space="preserve">Note: the most current version of this draft may be downloaded at </w:t>
      </w:r>
      <w:ins w:id="6" w:author="Benjamin Meyer" w:date="2022-09-08T18:23:00Z">
        <w:r w:rsidR="004670E0" w:rsidRPr="004670E0">
          <w:rPr>
            <w:b/>
            <w:i/>
            <w:sz w:val="36"/>
            <w:szCs w:val="36"/>
            <w:rPrChange w:id="7" w:author="Benjamin Meyer" w:date="2022-09-08T18:23:00Z">
              <w:rPr/>
            </w:rPrChange>
          </w:rPr>
          <w:lastRenderedPageBreak/>
          <w:fldChar w:fldCharType="begin"/>
        </w:r>
        <w:r w:rsidR="004670E0" w:rsidRPr="004670E0">
          <w:rPr>
            <w:b/>
            <w:i/>
            <w:sz w:val="36"/>
            <w:szCs w:val="36"/>
            <w:rPrChange w:id="8" w:author="Benjamin Meyer" w:date="2022-09-08T18:23:00Z">
              <w:rPr/>
            </w:rPrChange>
          </w:rPr>
          <w:instrText xml:space="preserve"> HYPERLINK "https://bit.ly/kwf_qapp_2022" </w:instrText>
        </w:r>
        <w:r w:rsidR="004670E0" w:rsidRPr="004670E0">
          <w:rPr>
            <w:b/>
            <w:i/>
            <w:sz w:val="36"/>
            <w:szCs w:val="36"/>
            <w:rPrChange w:id="9" w:author="Benjamin Meyer" w:date="2022-09-08T18:23:00Z">
              <w:rPr/>
            </w:rPrChange>
          </w:rPr>
          <w:fldChar w:fldCharType="separate"/>
        </w:r>
        <w:r w:rsidR="004670E0" w:rsidRPr="004670E0">
          <w:rPr>
            <w:rStyle w:val="Hyperlink"/>
            <w:b/>
            <w:i/>
            <w:sz w:val="36"/>
            <w:szCs w:val="36"/>
            <w:rPrChange w:id="10" w:author="Benjamin Meyer" w:date="2022-09-08T18:23:00Z">
              <w:rPr>
                <w:rStyle w:val="Hyperlink"/>
              </w:rPr>
            </w:rPrChange>
          </w:rPr>
          <w:t>https://bit.ly/kwf_qapp_2022</w:t>
        </w:r>
        <w:r w:rsidR="004670E0" w:rsidRPr="004670E0">
          <w:rPr>
            <w:b/>
            <w:i/>
            <w:sz w:val="36"/>
            <w:szCs w:val="36"/>
            <w:rPrChange w:id="11" w:author="Benjamin Meyer" w:date="2022-09-08T18:23:00Z">
              <w:rPr/>
            </w:rPrChange>
          </w:rPr>
          <w:fldChar w:fldCharType="end"/>
        </w:r>
      </w:ins>
      <w:del w:id="12" w:author="Benjamin Meyer" w:date="2022-09-08T18:23:00Z">
        <w:r w:rsidR="0044246A" w:rsidDel="004670E0">
          <w:fldChar w:fldCharType="begin"/>
        </w:r>
        <w:r w:rsidR="0044246A" w:rsidDel="004670E0">
          <w:delInstrText xml:space="preserve"> HYPERLINK "https://bit.ly/draft_qapp_2022" </w:delInstrText>
        </w:r>
        <w:r w:rsidR="0044246A" w:rsidDel="004670E0">
          <w:fldChar w:fldCharType="separate"/>
        </w:r>
        <w:r w:rsidRPr="00B34B0D" w:rsidDel="004670E0">
          <w:rPr>
            <w:rStyle w:val="Hyperlink"/>
            <w:rFonts w:cstheme="minorHAnsi"/>
            <w:b/>
            <w:i/>
            <w:sz w:val="36"/>
            <w:szCs w:val="36"/>
          </w:rPr>
          <w:delText>https://bit.ly/draft_qapp_2022</w:delText>
        </w:r>
        <w:r w:rsidR="0044246A" w:rsidDel="004670E0">
          <w:rPr>
            <w:rStyle w:val="Hyperlink"/>
            <w:rFonts w:cstheme="minorHAnsi"/>
            <w:b/>
            <w:i/>
            <w:sz w:val="36"/>
            <w:szCs w:val="36"/>
          </w:rPr>
          <w:fldChar w:fldCharType="end"/>
        </w:r>
      </w:del>
      <w:r w:rsidRPr="00B34B0D">
        <w:rPr>
          <w:rFonts w:cstheme="minorHAnsi"/>
          <w:i/>
          <w:sz w:val="36"/>
          <w:szCs w:val="36"/>
        </w:rPr>
        <w:t>.</w:t>
      </w:r>
    </w:p>
    <w:p w14:paraId="75538028" w14:textId="77777777" w:rsidR="000D14B5" w:rsidRDefault="009748A5">
      <w:pPr>
        <w:spacing w:before="65" w:line="217" w:lineRule="exact"/>
        <w:ind w:left="7123"/>
        <w:rPr>
          <w:sz w:val="19"/>
        </w:rPr>
      </w:pPr>
      <w:bookmarkStart w:id="13" w:name="Kenai_QAPP_signatures_2020_05_05"/>
      <w:bookmarkEnd w:id="13"/>
      <w:r>
        <w:rPr>
          <w:sz w:val="19"/>
        </w:rPr>
        <w:lastRenderedPageBreak/>
        <w:t>Kenai</w:t>
      </w:r>
      <w:r>
        <w:rPr>
          <w:spacing w:val="-26"/>
          <w:sz w:val="19"/>
        </w:rPr>
        <w:t xml:space="preserve"> </w:t>
      </w:r>
      <w:r>
        <w:rPr>
          <w:sz w:val="19"/>
        </w:rPr>
        <w:t>River</w:t>
      </w:r>
      <w:r>
        <w:rPr>
          <w:spacing w:val="-24"/>
          <w:sz w:val="19"/>
        </w:rPr>
        <w:t xml:space="preserve"> </w:t>
      </w:r>
      <w:proofErr w:type="spellStart"/>
      <w:r>
        <w:rPr>
          <w:sz w:val="19"/>
        </w:rPr>
        <w:t>Waier</w:t>
      </w:r>
      <w:proofErr w:type="spellEnd"/>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52B6DF22" w:rsidR="000D14B5" w:rsidRDefault="00C561A2">
      <w:pPr>
        <w:spacing w:line="217" w:lineRule="exact"/>
        <w:ind w:right="100"/>
        <w:jc w:val="right"/>
        <w:rPr>
          <w:sz w:val="19"/>
        </w:rPr>
      </w:pPr>
      <w:r>
        <w:rPr>
          <w:w w:val="95"/>
          <w:sz w:val="19"/>
        </w:rPr>
        <w:t>July</w:t>
      </w:r>
      <w:r w:rsidR="007043C9">
        <w:rPr>
          <w:w w:val="95"/>
          <w:sz w:val="19"/>
        </w:rPr>
        <w:t>,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14" w:name="_Toc96073945"/>
      <w:commentRangeStart w:id="15"/>
      <w:r>
        <w:t>Al. Title and Approval Page</w:t>
      </w:r>
      <w:commentRangeEnd w:id="15"/>
      <w:r w:rsidR="00E72980">
        <w:rPr>
          <w:rStyle w:val="CommentReference"/>
        </w:rPr>
        <w:commentReference w:id="15"/>
      </w:r>
      <w:bookmarkEnd w:id="14"/>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proofErr w:type="spellStart"/>
      <w:r>
        <w:rPr>
          <w:w w:val="95"/>
          <w:sz w:val="26"/>
        </w:rPr>
        <w:t>Apsens</w:t>
      </w:r>
      <w:proofErr w:type="spellEnd"/>
      <w:r>
        <w:rPr>
          <w:w w:val="95"/>
          <w:sz w:val="26"/>
        </w:rPr>
        <w:t>,</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r>
        <w:rPr>
          <w:sz w:val="26"/>
        </w:rPr>
        <w:t>email:</w:t>
      </w:r>
      <w:r>
        <w:rPr>
          <w:sz w:val="26"/>
        </w:rPr>
        <w:tab/>
      </w:r>
      <w:hyperlink r:id="rId13"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r>
        <w:rPr>
          <w:sz w:val="26"/>
        </w:rPr>
        <w:t xml:space="preserve">email: </w:t>
      </w:r>
      <w:hyperlink r:id="rId14">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25164902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251648000"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r>
        <w:rPr>
          <w:sz w:val="26"/>
        </w:rPr>
        <w:t>email:</w:t>
      </w:r>
      <w:r>
        <w:rPr>
          <w:sz w:val="26"/>
        </w:rPr>
        <w:tab/>
      </w:r>
      <w:hyperlink r:id="rId17">
        <w:proofErr w:type="spellStart"/>
        <w:proofErr w:type="gramStart"/>
        <w:r>
          <w:rPr>
            <w:sz w:val="26"/>
            <w:u w:val="single"/>
          </w:rPr>
          <w:t>john.clark</w:t>
        </w:r>
        <w:proofErr w:type="spellEnd"/>
        <w:proofErr w:type="gramEnd"/>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16" w:name="QAPP-Kenai_River_Watershed_ZnCu_2020_042"/>
      <w:bookmarkStart w:id="17" w:name="_Toc96073946"/>
      <w:bookmarkEnd w:id="16"/>
      <w:r>
        <w:lastRenderedPageBreak/>
        <w:t>A2. Table of Contents</w:t>
      </w:r>
      <w:bookmarkEnd w:id="17"/>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5D36B9F6"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del w:id="18" w:author="Benjamin Meyer" w:date="2022-07-18T07:02:00Z">
            <w:r w:rsidR="00EA036E" w:rsidDel="00EA036E">
              <w:rPr>
                <w:noProof/>
              </w:rPr>
              <w:fldChar w:fldCharType="begin"/>
            </w:r>
            <w:r w:rsidR="00EA036E" w:rsidDel="00EA036E">
              <w:rPr>
                <w:noProof/>
              </w:rPr>
              <w:delInstrText xml:space="preserve"> HYPERLINK \l "_Toc96073944" </w:delInstrText>
            </w:r>
            <w:r w:rsidR="00EA036E" w:rsidDel="00EA036E">
              <w:rPr>
                <w:noProof/>
              </w:rPr>
              <w:fldChar w:fldCharType="separate"/>
            </w:r>
          </w:del>
          <w:r w:rsidR="004911DB">
            <w:rPr>
              <w:b/>
              <w:bCs/>
              <w:noProof/>
            </w:rPr>
            <w:t>Error! Hyperlink reference not valid.</w:t>
          </w:r>
          <w:del w:id="19" w:author="Benjamin Meyer" w:date="2022-07-18T07:02:00Z">
            <w:r w:rsidR="00EA036E" w:rsidDel="00EA036E">
              <w:rPr>
                <w:noProof/>
              </w:rPr>
              <w:fldChar w:fldCharType="end"/>
            </w:r>
          </w:del>
        </w:p>
        <w:p w14:paraId="10E3A021" w14:textId="7CD46829" w:rsidR="00F92DAC" w:rsidRDefault="00D5447C">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4911DB">
              <w:rPr>
                <w:noProof/>
                <w:webHidden/>
              </w:rPr>
              <w:t>2</w:t>
            </w:r>
            <w:r w:rsidR="00F92DAC">
              <w:rPr>
                <w:noProof/>
                <w:webHidden/>
              </w:rPr>
              <w:fldChar w:fldCharType="end"/>
            </w:r>
          </w:hyperlink>
        </w:p>
        <w:p w14:paraId="0782C611" w14:textId="15DD69DC" w:rsidR="00F92DAC" w:rsidRDefault="00D5447C">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4911DB">
              <w:rPr>
                <w:noProof/>
                <w:webHidden/>
              </w:rPr>
              <w:t>3</w:t>
            </w:r>
            <w:r w:rsidR="00F92DAC">
              <w:rPr>
                <w:noProof/>
                <w:webHidden/>
              </w:rPr>
              <w:fldChar w:fldCharType="end"/>
            </w:r>
          </w:hyperlink>
        </w:p>
        <w:p w14:paraId="3EF536DE" w14:textId="4543F2CB" w:rsidR="00F92DAC" w:rsidRDefault="00D5447C">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4911DB">
              <w:rPr>
                <w:noProof/>
                <w:webHidden/>
              </w:rPr>
              <w:t>7</w:t>
            </w:r>
            <w:r w:rsidR="00F92DAC">
              <w:rPr>
                <w:noProof/>
                <w:webHidden/>
              </w:rPr>
              <w:fldChar w:fldCharType="end"/>
            </w:r>
          </w:hyperlink>
        </w:p>
        <w:p w14:paraId="6046C16E" w14:textId="57EC19BB" w:rsidR="00F92DAC" w:rsidRDefault="00D5447C">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4911DB">
              <w:rPr>
                <w:noProof/>
                <w:webHidden/>
              </w:rPr>
              <w:t>8</w:t>
            </w:r>
            <w:r w:rsidR="00F92DAC">
              <w:rPr>
                <w:noProof/>
                <w:webHidden/>
              </w:rPr>
              <w:fldChar w:fldCharType="end"/>
            </w:r>
          </w:hyperlink>
        </w:p>
        <w:p w14:paraId="1577908D" w14:textId="2D51C9AA"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4911DB">
              <w:rPr>
                <w:noProof/>
                <w:webHidden/>
              </w:rPr>
              <w:t>9</w:t>
            </w:r>
            <w:r w:rsidR="00F92DAC">
              <w:rPr>
                <w:noProof/>
                <w:webHidden/>
              </w:rPr>
              <w:fldChar w:fldCharType="end"/>
            </w:r>
          </w:hyperlink>
        </w:p>
        <w:p w14:paraId="26F120CE" w14:textId="01143182"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0B843F6D" w14:textId="1C82BD48"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6B82021A" w14:textId="5996EF37" w:rsidR="00F92DAC" w:rsidRDefault="00D5447C">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 (Referred to as Agency Baseline hereafter).</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7597808D" w14:textId="074B506E" w:rsidR="00F92DAC" w:rsidRDefault="00D5447C">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502B8AA5" w14:textId="64095C20"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3172CBA9" w14:textId="567C4247" w:rsidR="00F92DAC" w:rsidRDefault="00D5447C">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1BFBE591" w14:textId="4BED8BC9" w:rsidR="00F92DAC" w:rsidRDefault="00D5447C">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29A2B6FB" w14:textId="3317113A"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625283B6" w14:textId="1CBC0953" w:rsidR="00F92DAC" w:rsidRDefault="00D5447C">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1293D6BB" w14:textId="7469F6C1" w:rsidR="00F92DAC" w:rsidRDefault="00D5447C">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4CA16FD7" w14:textId="668DED62"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684C75E0" w14:textId="343B1275" w:rsidR="00F92DAC" w:rsidRDefault="00D5447C">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58530C5B" w14:textId="18959E23" w:rsidR="00F92DAC" w:rsidRDefault="00D5447C">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4911DB">
              <w:rPr>
                <w:noProof/>
                <w:webHidden/>
              </w:rPr>
              <w:t>25</w:t>
            </w:r>
            <w:r w:rsidR="00F92DAC">
              <w:rPr>
                <w:noProof/>
                <w:webHidden/>
              </w:rPr>
              <w:fldChar w:fldCharType="end"/>
            </w:r>
          </w:hyperlink>
        </w:p>
        <w:p w14:paraId="050DF42D" w14:textId="21368C79" w:rsidR="00F92DAC" w:rsidRDefault="00D5447C">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4911DB">
              <w:rPr>
                <w:noProof/>
                <w:webHidden/>
              </w:rPr>
              <w:t>29</w:t>
            </w:r>
            <w:r w:rsidR="00F92DAC">
              <w:rPr>
                <w:noProof/>
                <w:webHidden/>
              </w:rPr>
              <w:fldChar w:fldCharType="end"/>
            </w:r>
          </w:hyperlink>
        </w:p>
        <w:p w14:paraId="035D1228" w14:textId="6A6372D9" w:rsidR="00F92DAC" w:rsidRDefault="00D5447C">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4911DB">
              <w:rPr>
                <w:noProof/>
                <w:webHidden/>
              </w:rPr>
              <w:t>30</w:t>
            </w:r>
            <w:r w:rsidR="00F92DAC">
              <w:rPr>
                <w:noProof/>
                <w:webHidden/>
              </w:rPr>
              <w:fldChar w:fldCharType="end"/>
            </w:r>
          </w:hyperlink>
        </w:p>
        <w:p w14:paraId="248E37AA" w14:textId="51FB98F5"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7EFA31E5" w14:textId="1F3F367F" w:rsidR="00F92DAC" w:rsidRDefault="00D5447C">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5F5926C9" w14:textId="048EC545"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4911DB">
              <w:rPr>
                <w:noProof/>
                <w:webHidden/>
              </w:rPr>
              <w:t>32</w:t>
            </w:r>
            <w:r w:rsidR="00F92DAC">
              <w:rPr>
                <w:noProof/>
                <w:webHidden/>
              </w:rPr>
              <w:fldChar w:fldCharType="end"/>
            </w:r>
          </w:hyperlink>
        </w:p>
        <w:p w14:paraId="7A31CBF3" w14:textId="57B396A8" w:rsidR="00F92DAC" w:rsidRDefault="00D5447C">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636A2ECC" w14:textId="7E299212" w:rsidR="00F92DAC" w:rsidRDefault="00D5447C">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7B923C52" w14:textId="70C5126D" w:rsidR="00F92DAC" w:rsidRDefault="00D5447C">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34210B6D" w14:textId="431594F4"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72C03554" w14:textId="035171AE" w:rsidR="00F92DAC" w:rsidRDefault="00D5447C">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52CAC476" w14:textId="2429101B"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7DFC0E7" w14:textId="1A99839E" w:rsidR="00F92DAC" w:rsidRDefault="00D5447C">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DF8362E" w14:textId="7FE745D3"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64381DD" w14:textId="17A1B416" w:rsidR="00F92DAC" w:rsidRDefault="00D5447C">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6D9DE91" w14:textId="7BAEAB62"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3C2E01" w14:textId="18D06FCC" w:rsidR="00F92DAC" w:rsidRDefault="00D5447C">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32BDA139" w14:textId="55385644"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DEDEC6" w14:textId="3018A829" w:rsidR="00F92DAC" w:rsidRDefault="00D5447C">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4911DB">
              <w:rPr>
                <w:noProof/>
                <w:webHidden/>
              </w:rPr>
              <w:t>39</w:t>
            </w:r>
            <w:r w:rsidR="00F92DAC">
              <w:rPr>
                <w:noProof/>
                <w:webHidden/>
              </w:rPr>
              <w:fldChar w:fldCharType="end"/>
            </w:r>
          </w:hyperlink>
        </w:p>
        <w:p w14:paraId="14152E52" w14:textId="06511816" w:rsidR="00F92DAC" w:rsidRDefault="00D5447C">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4911DB">
              <w:rPr>
                <w:noProof/>
                <w:webHidden/>
              </w:rPr>
              <w:t>40</w:t>
            </w:r>
            <w:r w:rsidR="00F92DAC">
              <w:rPr>
                <w:noProof/>
                <w:webHidden/>
              </w:rPr>
              <w:fldChar w:fldCharType="end"/>
            </w:r>
          </w:hyperlink>
        </w:p>
        <w:p w14:paraId="0B9EB1D8" w14:textId="0842B93E"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4911DB">
              <w:rPr>
                <w:noProof/>
                <w:webHidden/>
              </w:rPr>
              <w:t>41</w:t>
            </w:r>
            <w:r w:rsidR="00F92DAC">
              <w:rPr>
                <w:noProof/>
                <w:webHidden/>
              </w:rPr>
              <w:fldChar w:fldCharType="end"/>
            </w:r>
          </w:hyperlink>
        </w:p>
        <w:p w14:paraId="62196BD5" w14:textId="2CCAD57F" w:rsidR="00F92DAC" w:rsidRDefault="00D5447C">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044AA559" w14:textId="1ADFDA9E" w:rsidR="00F92DAC" w:rsidRDefault="00D5447C">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3EB5E813" w14:textId="072923EF"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63950933" w14:textId="6317C224" w:rsidR="00F92DAC" w:rsidRDefault="00D5447C">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78EE3BC" w14:textId="00A5E769" w:rsidR="00F92DAC" w:rsidRDefault="00D5447C">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FC386F3" w14:textId="45DA9449" w:rsidR="00F92DAC" w:rsidRDefault="00D5447C">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rsidSect="009F72AC">
          <w:headerReference w:type="default" r:id="rId18"/>
          <w:footerReference w:type="default" r:id="rId19"/>
          <w:pgSz w:w="11900" w:h="16840"/>
          <w:pgMar w:top="1520" w:right="100" w:bottom="860" w:left="600" w:header="929" w:footer="676" w:gutter="0"/>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1FF5977D" w14:textId="17158EB8" w:rsidR="000D14B5" w:rsidRDefault="00D859C7">
      <w:pPr>
        <w:pStyle w:val="BodyText"/>
        <w:spacing w:before="9"/>
        <w:rPr>
          <w:sz w:val="32"/>
        </w:rPr>
      </w:pPr>
      <w:r>
        <w:rPr>
          <w:rFonts w:cstheme="minorHAnsi"/>
        </w:rPr>
        <w:t>Appendix A: Kenai Watershed Forum Technical Advisory Committee ……………………… 44</w:t>
      </w:r>
      <w:r>
        <w:rPr>
          <w:rFonts w:cstheme="minorHAnsi"/>
        </w:rPr>
        <w:br/>
        <w:t>Appendix B: Fieldwork Sampling SOP ……………………………………………………</w:t>
      </w:r>
      <w:proofErr w:type="gramStart"/>
      <w:r>
        <w:rPr>
          <w:rFonts w:cstheme="minorHAnsi"/>
        </w:rPr>
        <w:t>…..</w:t>
      </w:r>
      <w:proofErr w:type="gramEnd"/>
      <w:r>
        <w:rPr>
          <w:rFonts w:cstheme="minorHAnsi"/>
        </w:rPr>
        <w:t xml:space="preserve"> 47</w:t>
      </w:r>
      <w:r>
        <w:rPr>
          <w:rFonts w:cstheme="minorHAnsi"/>
        </w:rPr>
        <w:br/>
        <w:t>Appendix C: Water Quality Field Data Forms ………………………………………………… 55</w:t>
      </w:r>
      <w:r>
        <w:rPr>
          <w:rFonts w:cstheme="minorHAnsi"/>
        </w:rPr>
        <w:br/>
        <w:t>Appendix D: Agency Baseline Lab Test Results ……………………………………………… 58</w:t>
      </w:r>
      <w:r>
        <w:rPr>
          <w:rFonts w:cstheme="minorHAnsi"/>
        </w:rPr>
        <w:br/>
        <w:t xml:space="preserve">Appendix E: </w:t>
      </w:r>
      <w:proofErr w:type="spellStart"/>
      <w:r>
        <w:rPr>
          <w:rFonts w:cstheme="minorHAnsi"/>
        </w:rPr>
        <w:t>Hydrolab</w:t>
      </w:r>
      <w:proofErr w:type="spellEnd"/>
      <w:r>
        <w:rPr>
          <w:rFonts w:cstheme="minorHAnsi"/>
        </w:rPr>
        <w:t xml:space="preserve"> Downloads ………………………………………………………</w:t>
      </w:r>
      <w:proofErr w:type="gramStart"/>
      <w:r>
        <w:rPr>
          <w:rFonts w:cstheme="minorHAnsi"/>
        </w:rPr>
        <w:t>…..</w:t>
      </w:r>
      <w:proofErr w:type="gramEnd"/>
      <w:r>
        <w:rPr>
          <w:rFonts w:cstheme="minorHAnsi"/>
        </w:rPr>
        <w:t>… 60</w:t>
      </w:r>
      <w:r>
        <w:rPr>
          <w:rFonts w:cstheme="minorHAnsi"/>
        </w:rPr>
        <w:br/>
        <w:t xml:space="preserve">Appendix F: </w:t>
      </w:r>
      <w:proofErr w:type="spellStart"/>
      <w:r>
        <w:rPr>
          <w:rFonts w:cstheme="minorHAnsi"/>
        </w:rPr>
        <w:t>Minisonde</w:t>
      </w:r>
      <w:proofErr w:type="spellEnd"/>
      <w:r>
        <w:rPr>
          <w:rFonts w:cstheme="minorHAnsi"/>
        </w:rPr>
        <w:t xml:space="preserve"> Calibration Record …………………………………………………… 61</w:t>
      </w:r>
      <w:r>
        <w:rPr>
          <w:rFonts w:cstheme="minorHAnsi"/>
        </w:rPr>
        <w:br/>
        <w:t>Appendix G: Stream Temperature Monitoring Field Data Sheet ……………………………… 62</w:t>
      </w:r>
      <w:r>
        <w:rPr>
          <w:rFonts w:cstheme="minorHAnsi"/>
        </w:rPr>
        <w:br/>
        <w:t xml:space="preserve">Appendix H: Standard Calibration Procedure for </w:t>
      </w:r>
      <w:proofErr w:type="spellStart"/>
      <w:r>
        <w:rPr>
          <w:rFonts w:cstheme="minorHAnsi"/>
        </w:rPr>
        <w:t>Hydrolab</w:t>
      </w:r>
      <w:proofErr w:type="spellEnd"/>
      <w:r>
        <w:rPr>
          <w:rFonts w:cstheme="minorHAnsi"/>
        </w:rPr>
        <w:t xml:space="preserve"> </w:t>
      </w:r>
      <w:proofErr w:type="spellStart"/>
      <w:r>
        <w:rPr>
          <w:rFonts w:cstheme="minorHAnsi"/>
        </w:rPr>
        <w:t>Minisonde</w:t>
      </w:r>
      <w:proofErr w:type="spellEnd"/>
      <w:r>
        <w:rPr>
          <w:rFonts w:cstheme="minorHAnsi"/>
        </w:rPr>
        <w:t xml:space="preserve"> MS5 ……………….… 68</w:t>
      </w:r>
      <w:r>
        <w:rPr>
          <w:rFonts w:cstheme="minorHAnsi"/>
        </w:rPr>
        <w:br/>
        <w:t>Appendix I: YSI Temperature Meter QA ……………………………………………………… 70</w:t>
      </w:r>
      <w:r>
        <w:rPr>
          <w:rFonts w:cstheme="minorHAnsi"/>
        </w:rPr>
        <w:br/>
        <w:t>Appendix J: Calibration Standards Record Form ……………………………………………… 71</w:t>
      </w:r>
      <w:r>
        <w:rPr>
          <w:rFonts w:cstheme="minorHAnsi"/>
        </w:rPr>
        <w:br/>
        <w:t>Appendix K: References ……………………………………………………………………</w:t>
      </w:r>
      <w:proofErr w:type="gramStart"/>
      <w:r>
        <w:rPr>
          <w:rFonts w:cstheme="minorHAnsi"/>
        </w:rPr>
        <w:t>…..</w:t>
      </w:r>
      <w:proofErr w:type="gramEnd"/>
      <w:r>
        <w:rPr>
          <w:rFonts w:cstheme="minorHAnsi"/>
        </w:rPr>
        <w:t xml:space="preserve"> 72</w:t>
      </w:r>
    </w:p>
    <w:p w14:paraId="18A850C0" w14:textId="77777777" w:rsidR="00D859C7" w:rsidRDefault="00D859C7">
      <w:pPr>
        <w:ind w:left="120"/>
        <w:rPr>
          <w:b/>
          <w:sz w:val="24"/>
        </w:rPr>
      </w:pPr>
    </w:p>
    <w:p w14:paraId="2BC1605E" w14:textId="3FBB89F5"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D5447C">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D5447C">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D5447C">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D5447C">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D5447C">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(Supplied by Analytica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D5447C">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proofErr w:type="spellStart"/>
        <w:r w:rsidR="009748A5">
          <w:t>InletKeeper</w:t>
        </w:r>
        <w:proofErr w:type="spellEnd"/>
        <w:r w:rsidR="009748A5">
          <w:t>)</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D5447C">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D5447C">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D5447C">
      <w:pPr>
        <w:pStyle w:val="BodyText"/>
        <w:tabs>
          <w:tab w:val="left" w:leader="dot" w:pos="8969"/>
        </w:tabs>
        <w:ind w:left="120" w:right="1982"/>
      </w:pPr>
      <w:hyperlink w:anchor="_bookmark22" w:history="1">
        <w:r w:rsidR="009748A5">
          <w:t xml:space="preserve">Table 11. Field Quality Control Samples. Table contains information for </w:t>
        </w:r>
        <w:proofErr w:type="spellStart"/>
        <w:r w:rsidR="009748A5">
          <w:t>Hydrolabs</w:t>
        </w:r>
        <w:proofErr w:type="spellEnd"/>
        <w:r w:rsidR="009748A5">
          <w:t xml:space="preserve">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D5447C">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D5447C">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Figure 3. Map of the Kenai tributaries and mainstem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20" w:name="ACKNOWLEDGEMENTS"/>
      <w:bookmarkStart w:id="21" w:name="_Toc96073947"/>
      <w:bookmarkEnd w:id="20"/>
      <w:r w:rsidRPr="00F92DAC">
        <w:lastRenderedPageBreak/>
        <w:t>ACKNOWLEDGEMENTS</w:t>
      </w:r>
      <w:bookmarkEnd w:id="21"/>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22" w:name="A3.__DISTRIBUTION_LIST:"/>
      <w:bookmarkStart w:id="23" w:name="_Toc96073948"/>
      <w:bookmarkEnd w:id="22"/>
      <w:r w:rsidRPr="00F92DAC">
        <w:lastRenderedPageBreak/>
        <w:t>A3. DISTRIBUTION LIST:</w:t>
      </w:r>
      <w:bookmarkEnd w:id="23"/>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24" w:name="_bookmark1"/>
            <w:bookmarkEnd w:id="24"/>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2DAFB1BC" w:rsidR="000D14B5" w:rsidRDefault="009748A5" w:rsidP="009F72AC">
            <w:pPr>
              <w:pStyle w:val="TableParagraph"/>
              <w:spacing w:before="135"/>
              <w:ind w:left="121"/>
              <w:jc w:val="center"/>
              <w:rPr>
                <w:sz w:val="18"/>
              </w:rPr>
            </w:pPr>
            <w:r>
              <w:rPr>
                <w:sz w:val="18"/>
              </w:rPr>
              <w:t xml:space="preserve">(907) </w:t>
            </w:r>
            <w:r w:rsidR="00E72980">
              <w:rPr>
                <w:sz w:val="18"/>
              </w:rPr>
              <w:t>260-5449</w:t>
            </w:r>
          </w:p>
          <w:p w14:paraId="4ED20C03" w14:textId="64381BF9" w:rsidR="000D14B5" w:rsidRDefault="00EA036E" w:rsidP="009F72AC">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ins w:id="25" w:author="Benjamin Meyer" w:date="2022-07-18T07:03:00Z">
              <w:r w:rsidRPr="00EA036E">
                <w:rPr>
                  <w:rStyle w:val="Hyperlink"/>
                  <w:sz w:val="18"/>
                </w:rPr>
                <w:t>hydrology</w:t>
              </w:r>
            </w:ins>
            <w:r w:rsidRPr="00EA036E">
              <w:rPr>
                <w:rStyle w:val="Hyperlink"/>
                <w:sz w:val="18"/>
              </w:rPr>
              <w:t>@kenaiwatershed.org</w:t>
            </w:r>
            <w:ins w:id="26" w:author="Benjamin Meyer" w:date="2022-07-18T07:03:00Z">
              <w:r>
                <w:rPr>
                  <w:sz w:val="18"/>
                </w:rPr>
                <w:fldChar w:fldCharType="end"/>
              </w:r>
            </w:ins>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 xml:space="preserve">Sarah </w:t>
            </w:r>
            <w:proofErr w:type="spellStart"/>
            <w:r>
              <w:rPr>
                <w:sz w:val="18"/>
              </w:rPr>
              <w:t>Apsens</w:t>
            </w:r>
            <w:proofErr w:type="spellEnd"/>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rsidP="009F72AC">
            <w:pPr>
              <w:pStyle w:val="TableParagraph"/>
              <w:spacing w:before="115"/>
              <w:ind w:left="121"/>
              <w:jc w:val="center"/>
              <w:rPr>
                <w:sz w:val="18"/>
              </w:rPr>
            </w:pPr>
            <w:r>
              <w:rPr>
                <w:sz w:val="18"/>
              </w:rPr>
              <w:t>(907) 262-3411</w:t>
            </w:r>
          </w:p>
          <w:p w14:paraId="67C7B339" w14:textId="21D7D9DD" w:rsidR="000D14B5" w:rsidRDefault="00D5447C" w:rsidP="009F72AC">
            <w:pPr>
              <w:pStyle w:val="TableParagraph"/>
              <w:spacing w:before="120"/>
              <w:ind w:left="121"/>
              <w:jc w:val="center"/>
              <w:rPr>
                <w:sz w:val="18"/>
              </w:rPr>
            </w:pPr>
            <w:hyperlink r:id="rId20" w:history="1">
              <w:r w:rsidR="00F92DAC"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rsidP="009F72AC">
            <w:pPr>
              <w:pStyle w:val="TableParagraph"/>
              <w:spacing w:before="5"/>
              <w:jc w:val="center"/>
              <w:rPr>
                <w:sz w:val="18"/>
              </w:rPr>
            </w:pPr>
          </w:p>
          <w:p w14:paraId="7AA60EC7" w14:textId="77777777" w:rsidR="000D14B5" w:rsidRDefault="009748A5" w:rsidP="009F72AC">
            <w:pPr>
              <w:pStyle w:val="TableParagraph"/>
              <w:ind w:left="121"/>
              <w:jc w:val="center"/>
              <w:rPr>
                <w:sz w:val="18"/>
              </w:rPr>
            </w:pPr>
            <w:r>
              <w:rPr>
                <w:sz w:val="18"/>
              </w:rPr>
              <w:t>(907) 269-3066</w:t>
            </w:r>
          </w:p>
          <w:p w14:paraId="4F91E666" w14:textId="77777777" w:rsidR="000D14B5" w:rsidRDefault="00D5447C" w:rsidP="009F72AC">
            <w:pPr>
              <w:pStyle w:val="TableParagraph"/>
              <w:spacing w:before="121"/>
              <w:ind w:left="121"/>
              <w:jc w:val="center"/>
              <w:rPr>
                <w:sz w:val="20"/>
              </w:rPr>
            </w:pPr>
            <w:hyperlink r:id="rId21">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rsidP="009F72AC">
            <w:pPr>
              <w:pStyle w:val="TableParagraph"/>
              <w:spacing w:before="116"/>
              <w:ind w:left="121"/>
              <w:jc w:val="center"/>
              <w:rPr>
                <w:sz w:val="18"/>
              </w:rPr>
            </w:pPr>
            <w:r>
              <w:rPr>
                <w:sz w:val="18"/>
              </w:rPr>
              <w:t>(907) 451-2140</w:t>
            </w:r>
          </w:p>
          <w:p w14:paraId="2DD2444E" w14:textId="77777777" w:rsidR="000D14B5" w:rsidRDefault="00D5447C" w:rsidP="009F72AC">
            <w:pPr>
              <w:pStyle w:val="TableParagraph"/>
              <w:spacing w:before="1"/>
              <w:ind w:left="121"/>
              <w:jc w:val="center"/>
              <w:rPr>
                <w:sz w:val="20"/>
              </w:rPr>
            </w:pPr>
            <w:hyperlink r:id="rId22">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4C89E52F" w:rsidR="000D14B5" w:rsidRDefault="00EA036E">
            <w:pPr>
              <w:pStyle w:val="TableParagraph"/>
              <w:spacing w:before="175"/>
              <w:ind w:left="97" w:right="316"/>
              <w:rPr>
                <w:sz w:val="18"/>
              </w:rPr>
            </w:pPr>
            <w:ins w:id="27" w:author="Benjamin Meyer" w:date="2022-07-18T07:04:00Z">
              <w:r>
                <w:rPr>
                  <w:sz w:val="18"/>
                </w:rPr>
                <w:t>Mitch Michaud</w:t>
              </w:r>
            </w:ins>
          </w:p>
        </w:tc>
        <w:tc>
          <w:tcPr>
            <w:tcW w:w="1536" w:type="dxa"/>
            <w:tcBorders>
              <w:top w:val="single" w:sz="6" w:space="0" w:color="000000"/>
              <w:left w:val="single" w:sz="6" w:space="0" w:color="000000"/>
              <w:bottom w:val="single" w:sz="6" w:space="0" w:color="000000"/>
              <w:right w:val="single" w:sz="6" w:space="0" w:color="000000"/>
            </w:tcBorders>
          </w:tcPr>
          <w:p w14:paraId="5B1DE67B" w14:textId="4FFA01A2" w:rsidR="000D14B5" w:rsidRDefault="00EA036E">
            <w:pPr>
              <w:pStyle w:val="TableParagraph"/>
              <w:spacing w:before="175"/>
              <w:ind w:left="122" w:right="659"/>
              <w:rPr>
                <w:sz w:val="18"/>
              </w:rPr>
            </w:pPr>
            <w:ins w:id="28" w:author="Benjamin Meyer" w:date="2022-07-18T07:03:00Z">
              <w:r>
                <w:rPr>
                  <w:sz w:val="18"/>
                </w:rPr>
                <w:t xml:space="preserve">Interim </w:t>
              </w:r>
            </w:ins>
            <w:r w:rsidR="009748A5">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rsidP="009F72AC">
            <w:pPr>
              <w:pStyle w:val="TableParagraph"/>
              <w:spacing w:before="114"/>
              <w:ind w:left="121"/>
              <w:jc w:val="center"/>
              <w:rPr>
                <w:sz w:val="18"/>
              </w:rPr>
            </w:pPr>
            <w:r>
              <w:rPr>
                <w:sz w:val="18"/>
              </w:rPr>
              <w:t>(907) 260-5449 ext. 1206</w:t>
            </w:r>
          </w:p>
          <w:p w14:paraId="38FE174C" w14:textId="16BA0E52" w:rsidR="000D14B5" w:rsidRDefault="00D5447C" w:rsidP="009F72AC">
            <w:pPr>
              <w:pStyle w:val="TableParagraph"/>
              <w:spacing w:before="121"/>
              <w:ind w:left="121"/>
              <w:jc w:val="center"/>
              <w:rPr>
                <w:sz w:val="18"/>
              </w:rPr>
            </w:pPr>
            <w:hyperlink r:id="rId23" w:history="1">
              <w:r w:rsidR="005B7CBD" w:rsidRPr="005C5B2C">
                <w:rPr>
                  <w:rStyle w:val="Hyperlink"/>
                  <w:sz w:val="18"/>
                </w:rPr>
                <w:t>executievdirector@kenaiwatershed.org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 xml:space="preserve">Sue </w:t>
            </w:r>
            <w:proofErr w:type="spellStart"/>
            <w:r>
              <w:rPr>
                <w:sz w:val="18"/>
              </w:rPr>
              <w:t>Mauger</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rsidP="009F72AC">
            <w:pPr>
              <w:pStyle w:val="TableParagraph"/>
              <w:spacing w:before="116"/>
              <w:ind w:left="121"/>
              <w:jc w:val="center"/>
              <w:rPr>
                <w:sz w:val="18"/>
              </w:rPr>
            </w:pPr>
            <w:r>
              <w:rPr>
                <w:sz w:val="18"/>
              </w:rPr>
              <w:t>(907) 235-4068 ext. 24</w:t>
            </w:r>
          </w:p>
          <w:p w14:paraId="296477B3" w14:textId="77777777" w:rsidR="000D14B5" w:rsidRDefault="00D5447C" w:rsidP="009F72AC">
            <w:pPr>
              <w:pStyle w:val="TableParagraph"/>
              <w:spacing w:before="119"/>
              <w:ind w:left="121"/>
              <w:jc w:val="center"/>
              <w:rPr>
                <w:sz w:val="18"/>
              </w:rPr>
            </w:pPr>
            <w:hyperlink r:id="rId24">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783CC53" w:rsidR="000D14B5" w:rsidRDefault="005B7CBD">
            <w:pPr>
              <w:pStyle w:val="TableParagraph"/>
              <w:ind w:left="97"/>
              <w:rPr>
                <w:sz w:val="18"/>
              </w:rPr>
            </w:pPr>
            <w:r>
              <w:rPr>
                <w:sz w:val="18"/>
              </w:rPr>
              <w:t>Justin Nelson</w:t>
            </w:r>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rsidP="009F72AC">
            <w:pPr>
              <w:pStyle w:val="TableParagraph"/>
              <w:spacing w:before="5"/>
              <w:jc w:val="center"/>
              <w:rPr>
                <w:sz w:val="25"/>
              </w:rPr>
            </w:pPr>
          </w:p>
          <w:p w14:paraId="7A9C44DE" w14:textId="77777777" w:rsidR="000D14B5" w:rsidRDefault="009748A5" w:rsidP="009F72AC">
            <w:pPr>
              <w:pStyle w:val="TableParagraph"/>
              <w:ind w:left="121"/>
              <w:jc w:val="center"/>
              <w:rPr>
                <w:sz w:val="18"/>
              </w:rPr>
            </w:pPr>
            <w:r>
              <w:rPr>
                <w:sz w:val="18"/>
              </w:rPr>
              <w:t>(800) 873-8707</w:t>
            </w:r>
          </w:p>
          <w:p w14:paraId="580AF8C6" w14:textId="77777777" w:rsidR="000D14B5" w:rsidRDefault="000D14B5" w:rsidP="009F72AC">
            <w:pPr>
              <w:pStyle w:val="TableParagraph"/>
              <w:jc w:val="center"/>
              <w:rPr>
                <w:sz w:val="18"/>
              </w:rPr>
            </w:pPr>
          </w:p>
          <w:p w14:paraId="37F6B526" w14:textId="14FBF265" w:rsidR="000D14B5" w:rsidRDefault="00D5447C" w:rsidP="009F72AC">
            <w:pPr>
              <w:pStyle w:val="TableParagraph"/>
              <w:ind w:left="121"/>
              <w:jc w:val="center"/>
              <w:rPr>
                <w:sz w:val="18"/>
              </w:rPr>
            </w:pPr>
            <w:hyperlink r:id="rId25" w:history="1">
              <w:r w:rsidR="005B7CBD" w:rsidRPr="005C5B2C">
                <w:rPr>
                  <w:rStyle w:val="Hyperlink"/>
                  <w:sz w:val="18"/>
                </w:rPr>
                <w:t>justin.nelson@sgs.com</w:t>
              </w:r>
            </w:hyperlink>
            <w:r w:rsidR="005B7CBD">
              <w:rPr>
                <w:sz w:val="18"/>
              </w:rPr>
              <w:t xml:space="preserve"> </w:t>
            </w:r>
          </w:p>
        </w:tc>
      </w:tr>
      <w:tr w:rsidR="00832A07" w14:paraId="25176739" w14:textId="77777777">
        <w:trPr>
          <w:trHeight w:val="1215"/>
        </w:trPr>
        <w:tc>
          <w:tcPr>
            <w:tcW w:w="1315" w:type="dxa"/>
            <w:tcBorders>
              <w:top w:val="single" w:sz="6" w:space="0" w:color="000000"/>
              <w:bottom w:val="single" w:sz="6" w:space="0" w:color="000000"/>
              <w:right w:val="single" w:sz="6" w:space="0" w:color="000000"/>
            </w:tcBorders>
          </w:tcPr>
          <w:p w14:paraId="6F38F7A3" w14:textId="671172ED" w:rsidR="00832A07" w:rsidRDefault="00832A07">
            <w:pPr>
              <w:pStyle w:val="TableParagraph"/>
              <w:rPr>
                <w:sz w:val="20"/>
              </w:rPr>
            </w:pPr>
            <w:r>
              <w:rPr>
                <w:sz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77812365" w14:textId="15AA790A" w:rsidR="00832A07" w:rsidRDefault="00832A07">
            <w:pPr>
              <w:pStyle w:val="TableParagraph"/>
              <w:rPr>
                <w:sz w:val="20"/>
              </w:rPr>
            </w:pPr>
            <w:r>
              <w:rPr>
                <w:sz w:val="20"/>
              </w:rPr>
              <w:t>Environmental Program Manager</w:t>
            </w:r>
          </w:p>
        </w:tc>
        <w:tc>
          <w:tcPr>
            <w:tcW w:w="1288" w:type="dxa"/>
            <w:tcBorders>
              <w:top w:val="single" w:sz="6" w:space="0" w:color="000000"/>
              <w:left w:val="single" w:sz="6" w:space="0" w:color="000000"/>
              <w:bottom w:val="single" w:sz="6" w:space="0" w:color="000000"/>
              <w:right w:val="single" w:sz="6" w:space="0" w:color="000000"/>
            </w:tcBorders>
          </w:tcPr>
          <w:p w14:paraId="275032A8" w14:textId="77777777" w:rsidR="00832A07" w:rsidRDefault="00832A07">
            <w:pPr>
              <w:pStyle w:val="TableParagraph"/>
              <w:spacing w:before="115"/>
              <w:ind w:left="122"/>
              <w:rPr>
                <w:sz w:val="18"/>
              </w:rPr>
            </w:pPr>
            <w:proofErr w:type="spellStart"/>
            <w:r>
              <w:rPr>
                <w:sz w:val="18"/>
              </w:rPr>
              <w:t>Kenaitze</w:t>
            </w:r>
            <w:proofErr w:type="spellEnd"/>
            <w:r>
              <w:rPr>
                <w:sz w:val="18"/>
              </w:rPr>
              <w:t xml:space="preserve"> </w:t>
            </w:r>
          </w:p>
          <w:p w14:paraId="3037CB36" w14:textId="6728E7C4" w:rsidR="00832A07" w:rsidRDefault="00832A07">
            <w:pPr>
              <w:pStyle w:val="TableParagraph"/>
              <w:spacing w:before="115"/>
              <w:ind w:left="122"/>
              <w:rPr>
                <w:sz w:val="18"/>
              </w:rPr>
            </w:pPr>
            <w:r>
              <w:rPr>
                <w:sz w:val="18"/>
              </w:rPr>
              <w:t>Indian Tribe</w:t>
            </w:r>
          </w:p>
        </w:tc>
        <w:tc>
          <w:tcPr>
            <w:tcW w:w="2259" w:type="dxa"/>
            <w:tcBorders>
              <w:top w:val="single" w:sz="6" w:space="0" w:color="000000"/>
              <w:left w:val="single" w:sz="6" w:space="0" w:color="000000"/>
              <w:bottom w:val="single" w:sz="6" w:space="0" w:color="000000"/>
              <w:right w:val="single" w:sz="6" w:space="0" w:color="000000"/>
            </w:tcBorders>
          </w:tcPr>
          <w:p w14:paraId="677B9149" w14:textId="77777777" w:rsidR="00832A07" w:rsidRDefault="00832A07">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C56778" w14:textId="0A6ABBA4" w:rsidR="009F72AC" w:rsidRDefault="009F72AC" w:rsidP="009F72AC">
            <w:pPr>
              <w:pStyle w:val="TableParagraph"/>
              <w:spacing w:before="116"/>
              <w:ind w:left="121"/>
              <w:jc w:val="center"/>
              <w:rPr>
                <w:sz w:val="18"/>
              </w:rPr>
            </w:pPr>
            <w:r>
              <w:rPr>
                <w:sz w:val="18"/>
              </w:rPr>
              <w:t>(907) 545-1444</w:t>
            </w:r>
          </w:p>
          <w:p w14:paraId="0A817FFB" w14:textId="4A1FC4E5" w:rsidR="00832A07" w:rsidRDefault="009F72AC" w:rsidP="009F72AC">
            <w:pPr>
              <w:pStyle w:val="TableParagraph"/>
              <w:spacing w:before="5"/>
              <w:jc w:val="center"/>
              <w:rPr>
                <w:sz w:val="25"/>
              </w:rPr>
            </w:pPr>
            <w:r>
              <w:rPr>
                <w:color w:val="0000FF"/>
                <w:sz w:val="18"/>
                <w:u w:val="single" w:color="0000FF"/>
              </w:rPr>
              <w:t>mjordan@kenaitze.org</w:t>
            </w:r>
          </w:p>
        </w:tc>
      </w:tr>
      <w:tr w:rsidR="00832A07" w14:paraId="1FC5BA08" w14:textId="77777777">
        <w:trPr>
          <w:trHeight w:val="1215"/>
        </w:trPr>
        <w:tc>
          <w:tcPr>
            <w:tcW w:w="1315" w:type="dxa"/>
            <w:tcBorders>
              <w:top w:val="single" w:sz="6" w:space="0" w:color="000000"/>
              <w:bottom w:val="single" w:sz="6" w:space="0" w:color="000000"/>
              <w:right w:val="single" w:sz="6" w:space="0" w:color="000000"/>
            </w:tcBorders>
          </w:tcPr>
          <w:p w14:paraId="4C71E9FB" w14:textId="26F7970C" w:rsidR="00832A07" w:rsidRDefault="00832A07">
            <w:pPr>
              <w:pStyle w:val="TableParagraph"/>
              <w:rPr>
                <w:sz w:val="20"/>
              </w:rPr>
            </w:pPr>
            <w:r>
              <w:rPr>
                <w:sz w:val="20"/>
              </w:rPr>
              <w:t>Yvonne Weber</w:t>
            </w:r>
          </w:p>
        </w:tc>
        <w:tc>
          <w:tcPr>
            <w:tcW w:w="1536" w:type="dxa"/>
            <w:tcBorders>
              <w:top w:val="single" w:sz="6" w:space="0" w:color="000000"/>
              <w:left w:val="single" w:sz="6" w:space="0" w:color="000000"/>
              <w:bottom w:val="single" w:sz="6" w:space="0" w:color="000000"/>
              <w:right w:val="single" w:sz="6" w:space="0" w:color="000000"/>
            </w:tcBorders>
          </w:tcPr>
          <w:p w14:paraId="492A19ED" w14:textId="7E3896F3" w:rsidR="00832A07" w:rsidRDefault="00832A07">
            <w:pPr>
              <w:pStyle w:val="TableParagraph"/>
              <w:rPr>
                <w:sz w:val="20"/>
              </w:rPr>
            </w:pPr>
            <w:r>
              <w:rPr>
                <w:sz w:val="20"/>
              </w:rPr>
              <w:t>Environmental Director</w:t>
            </w:r>
          </w:p>
        </w:tc>
        <w:tc>
          <w:tcPr>
            <w:tcW w:w="1288" w:type="dxa"/>
            <w:tcBorders>
              <w:top w:val="single" w:sz="6" w:space="0" w:color="000000"/>
              <w:left w:val="single" w:sz="6" w:space="0" w:color="000000"/>
              <w:bottom w:val="single" w:sz="6" w:space="0" w:color="000000"/>
              <w:right w:val="single" w:sz="6" w:space="0" w:color="000000"/>
            </w:tcBorders>
          </w:tcPr>
          <w:p w14:paraId="6F3172EF" w14:textId="2CB834BF" w:rsidR="00832A07" w:rsidRDefault="00F465DC">
            <w:pPr>
              <w:pStyle w:val="TableParagraph"/>
              <w:spacing w:before="115"/>
              <w:ind w:left="122"/>
              <w:rPr>
                <w:sz w:val="18"/>
              </w:rPr>
            </w:pPr>
            <w:proofErr w:type="spellStart"/>
            <w:r>
              <w:rPr>
                <w:sz w:val="18"/>
              </w:rPr>
              <w:t>Salamatof</w:t>
            </w:r>
            <w:proofErr w:type="spellEnd"/>
            <w:r>
              <w:rPr>
                <w:sz w:val="18"/>
              </w:rPr>
              <w:t xml:space="preserve"> Tribe</w:t>
            </w:r>
          </w:p>
        </w:tc>
        <w:tc>
          <w:tcPr>
            <w:tcW w:w="2259" w:type="dxa"/>
            <w:tcBorders>
              <w:top w:val="single" w:sz="6" w:space="0" w:color="000000"/>
              <w:left w:val="single" w:sz="6" w:space="0" w:color="000000"/>
              <w:bottom w:val="single" w:sz="6" w:space="0" w:color="000000"/>
              <w:right w:val="single" w:sz="6" w:space="0" w:color="000000"/>
            </w:tcBorders>
          </w:tcPr>
          <w:p w14:paraId="571332DC" w14:textId="77777777" w:rsidR="00832A07" w:rsidRPr="009F72AC" w:rsidRDefault="00832A07" w:rsidP="009F72AC">
            <w:pPr>
              <w:pStyle w:val="TableParagraph"/>
              <w:jc w:val="center"/>
              <w:rPr>
                <w:sz w:val="18"/>
                <w:szCs w:val="18"/>
              </w:rPr>
            </w:pPr>
          </w:p>
        </w:tc>
        <w:tc>
          <w:tcPr>
            <w:tcW w:w="2599" w:type="dxa"/>
            <w:tcBorders>
              <w:top w:val="single" w:sz="6" w:space="0" w:color="000000"/>
              <w:left w:val="single" w:sz="6" w:space="0" w:color="000000"/>
              <w:bottom w:val="single" w:sz="6" w:space="0" w:color="000000"/>
              <w:right w:val="thinThickMediumGap" w:sz="9" w:space="0" w:color="000000"/>
            </w:tcBorders>
          </w:tcPr>
          <w:p w14:paraId="00FF358E" w14:textId="77777777" w:rsidR="00832A07" w:rsidRDefault="009F72AC" w:rsidP="009F72AC">
            <w:pPr>
              <w:pStyle w:val="TableParagraph"/>
              <w:spacing w:before="5"/>
              <w:jc w:val="center"/>
              <w:rPr>
                <w:sz w:val="18"/>
                <w:szCs w:val="18"/>
              </w:rPr>
            </w:pPr>
            <w:r w:rsidRPr="009F72AC">
              <w:rPr>
                <w:sz w:val="18"/>
                <w:szCs w:val="18"/>
              </w:rPr>
              <w:t>(907)</w:t>
            </w:r>
            <w:r>
              <w:rPr>
                <w:sz w:val="18"/>
                <w:szCs w:val="18"/>
              </w:rPr>
              <w:t xml:space="preserve"> 570-1684</w:t>
            </w:r>
          </w:p>
          <w:p w14:paraId="1692FB77" w14:textId="30DBA570" w:rsidR="009F72AC" w:rsidRPr="009F72AC" w:rsidRDefault="00D5447C" w:rsidP="009F72AC">
            <w:pPr>
              <w:pStyle w:val="TableParagraph"/>
              <w:spacing w:before="5"/>
              <w:jc w:val="center"/>
              <w:rPr>
                <w:sz w:val="18"/>
                <w:szCs w:val="18"/>
              </w:rPr>
            </w:pPr>
            <w:hyperlink r:id="rId26" w:history="1">
              <w:r w:rsidR="009F72AC" w:rsidRPr="009F72AC">
                <w:rPr>
                  <w:rStyle w:val="Hyperlink"/>
                  <w:sz w:val="18"/>
                  <w:szCs w:val="18"/>
                </w:rPr>
                <w:t>ywebber@salamatof.com</w:t>
              </w:r>
            </w:hyperlink>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7">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29"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30" w:name="A4._PROJECT_/_TASK_ORGANIZATION"/>
      <w:bookmarkEnd w:id="30"/>
      <w:r w:rsidR="009748A5">
        <w:t>A4.</w:t>
      </w:r>
      <w:r w:rsidR="009748A5">
        <w:tab/>
        <w:t>PROJECT / TASK</w:t>
      </w:r>
      <w:r w:rsidR="009748A5">
        <w:rPr>
          <w:spacing w:val="-1"/>
        </w:rPr>
        <w:t xml:space="preserve"> </w:t>
      </w:r>
      <w:r w:rsidR="009748A5">
        <w:t>ORGANIZATION</w:t>
      </w:r>
      <w:bookmarkEnd w:id="29"/>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D5447C" w:rsidRDefault="00D5447C">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D5447C" w:rsidRDefault="00D5447C">
                              <w:pPr>
                                <w:spacing w:before="68"/>
                                <w:ind w:left="376" w:right="376"/>
                                <w:jc w:val="center"/>
                                <w:rPr>
                                  <w:b/>
                                  <w:sz w:val="24"/>
                                </w:rPr>
                              </w:pPr>
                              <w:r>
                                <w:rPr>
                                  <w:b/>
                                  <w:sz w:val="24"/>
                                </w:rPr>
                                <w:t>ADEC QA Officer</w:t>
                              </w:r>
                            </w:p>
                            <w:p w14:paraId="40973D41" w14:textId="77777777" w:rsidR="00D5447C" w:rsidRDefault="00D5447C">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D5447C" w:rsidRDefault="00D5447C">
                              <w:pPr>
                                <w:spacing w:before="73"/>
                                <w:ind w:left="141"/>
                                <w:rPr>
                                  <w:b/>
                                  <w:sz w:val="24"/>
                                </w:rPr>
                              </w:pPr>
                              <w:r>
                                <w:rPr>
                                  <w:b/>
                                  <w:sz w:val="24"/>
                                </w:rPr>
                                <w:t>ADEC Project Manager</w:t>
                              </w:r>
                            </w:p>
                            <w:p w14:paraId="76C3109E" w14:textId="77777777" w:rsidR="00D5447C" w:rsidRDefault="00D5447C">
                              <w:pPr>
                                <w:spacing w:before="3"/>
                                <w:ind w:left="780"/>
                                <w:rPr>
                                  <w:sz w:val="24"/>
                                </w:rPr>
                              </w:pPr>
                              <w:r>
                                <w:rPr>
                                  <w:sz w:val="24"/>
                                </w:rPr>
                                <w:t xml:space="preserve">Sarah </w:t>
                              </w:r>
                              <w:proofErr w:type="spellStart"/>
                              <w:r>
                                <w:rPr>
                                  <w:sz w:val="24"/>
                                </w:rPr>
                                <w:t>Apsens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D5447C" w:rsidRDefault="00D5447C">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D5447C" w:rsidRDefault="00D5447C">
                        <w:pPr>
                          <w:spacing w:before="68"/>
                          <w:ind w:left="376" w:right="376"/>
                          <w:jc w:val="center"/>
                          <w:rPr>
                            <w:b/>
                            <w:sz w:val="24"/>
                          </w:rPr>
                        </w:pPr>
                        <w:r>
                          <w:rPr>
                            <w:b/>
                            <w:sz w:val="24"/>
                          </w:rPr>
                          <w:t>ADEC QA Officer</w:t>
                        </w:r>
                      </w:p>
                      <w:p w14:paraId="40973D41" w14:textId="77777777" w:rsidR="00D5447C" w:rsidRDefault="00D5447C">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D5447C" w:rsidRDefault="00D5447C">
                        <w:pPr>
                          <w:spacing w:before="73"/>
                          <w:ind w:left="141"/>
                          <w:rPr>
                            <w:b/>
                            <w:sz w:val="24"/>
                          </w:rPr>
                        </w:pPr>
                        <w:r>
                          <w:rPr>
                            <w:b/>
                            <w:sz w:val="24"/>
                          </w:rPr>
                          <w:t>ADEC Project Manager</w:t>
                        </w:r>
                      </w:p>
                      <w:p w14:paraId="76C3109E" w14:textId="77777777" w:rsidR="00D5447C" w:rsidRDefault="00D5447C">
                        <w:pPr>
                          <w:spacing w:before="3"/>
                          <w:ind w:left="780"/>
                          <w:rPr>
                            <w:sz w:val="24"/>
                          </w:rPr>
                        </w:pPr>
                        <w:r>
                          <w:rPr>
                            <w:sz w:val="24"/>
                          </w:rPr>
                          <w:t xml:space="preserve">Sarah </w:t>
                        </w:r>
                        <w:proofErr w:type="spellStart"/>
                        <w:r>
                          <w:rPr>
                            <w:sz w:val="24"/>
                          </w:rPr>
                          <w:t>Apsens</w:t>
                        </w:r>
                        <w:proofErr w:type="spellEnd"/>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D5447C" w:rsidRDefault="00D5447C">
                            <w:pPr>
                              <w:spacing w:before="71" w:line="275" w:lineRule="exact"/>
                              <w:ind w:left="506" w:right="504"/>
                              <w:jc w:val="center"/>
                              <w:rPr>
                                <w:b/>
                                <w:sz w:val="24"/>
                              </w:rPr>
                            </w:pPr>
                            <w:r>
                              <w:rPr>
                                <w:b/>
                                <w:sz w:val="24"/>
                              </w:rPr>
                              <w:t>KWF Sampling Teams</w:t>
                            </w:r>
                          </w:p>
                          <w:p w14:paraId="0E513EFA" w14:textId="0D7B8182" w:rsidR="00D5447C" w:rsidRDefault="00D5447C">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D5447C" w:rsidRDefault="00D5447C">
                      <w:pPr>
                        <w:spacing w:before="71" w:line="275" w:lineRule="exact"/>
                        <w:ind w:left="506" w:right="504"/>
                        <w:jc w:val="center"/>
                        <w:rPr>
                          <w:b/>
                          <w:sz w:val="24"/>
                        </w:rPr>
                      </w:pPr>
                      <w:r>
                        <w:rPr>
                          <w:b/>
                          <w:sz w:val="24"/>
                        </w:rPr>
                        <w:t>KWF Sampling Teams</w:t>
                      </w:r>
                    </w:p>
                    <w:p w14:paraId="0E513EFA" w14:textId="0D7B8182" w:rsidR="00D5447C" w:rsidRDefault="00D5447C">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commentRangeStart w:id="31"/>
      <w:r>
        <w:rPr>
          <w:b/>
          <w:sz w:val="24"/>
        </w:rPr>
        <w:t>Figure 1. Project Management Organization</w:t>
      </w:r>
      <w:commentRangeEnd w:id="31"/>
      <w:r w:rsidR="00032DC7">
        <w:rPr>
          <w:rStyle w:val="CommentReference"/>
        </w:rPr>
        <w:commentReference w:id="31"/>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32" w:name="Key_Contacts_and_Responsibilities"/>
      <w:bookmarkEnd w:id="32"/>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 xml:space="preserve">Sarah </w:t>
      </w:r>
      <w:proofErr w:type="spellStart"/>
      <w:r>
        <w:rPr>
          <w:u w:val="single"/>
        </w:rPr>
        <w:t>Apsens</w:t>
      </w:r>
      <w:proofErr w:type="spellEnd"/>
      <w:r>
        <w:t xml:space="preserve"> - ADEC Project Manager. Ms. </w:t>
      </w:r>
      <w:proofErr w:type="spellStart"/>
      <w:r>
        <w:t>Apsens</w:t>
      </w:r>
      <w:proofErr w:type="spellEnd"/>
      <w:r>
        <w:t xml:space="preserve">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1FD06A1A" w:rsidR="000D14B5" w:rsidRDefault="00F465DC">
      <w:pPr>
        <w:pStyle w:val="BodyText"/>
        <w:ind w:left="120" w:right="803"/>
      </w:pPr>
      <w:r>
        <w:rPr>
          <w:u w:val="single"/>
        </w:rPr>
        <w:t>Justin Nelson</w:t>
      </w:r>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John Essert</w:t>
      </w:r>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33" w:name="A5._PROBLEM_DEFINITION/BACKGROUND_AND_PR"/>
      <w:bookmarkStart w:id="34" w:name="_Toc96073950"/>
      <w:bookmarkEnd w:id="33"/>
      <w:r w:rsidRPr="00F92DAC">
        <w:lastRenderedPageBreak/>
        <w:t>A5.</w:t>
      </w:r>
      <w:r w:rsidRPr="00F92DAC">
        <w:tab/>
        <w:t>PROBLEM DEFINITION/BACKGROUND AND PROJECT OBJECTIVE</w:t>
      </w:r>
      <w:bookmarkEnd w:id="34"/>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 xml:space="preserve">as a partnership between Alaska State Parks, U.S. Fish and Wildlife Service and the U.S. Forest Service, Chugach National Forest. The State of Alaska does not currently operate a statewide ambient monitoring network due to the high operating costs to maintain such a system </w:t>
      </w:r>
      <w:proofErr w:type="gramStart"/>
      <w:r>
        <w:t>over large undeveloped areas</w:t>
      </w:r>
      <w:proofErr w:type="gramEnd"/>
      <w:r>
        <w:t>.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35" w:name="A6._PROJECT_/_TASK_DESCRIPTION"/>
      <w:bookmarkStart w:id="36" w:name="_Toc96073951"/>
      <w:bookmarkEnd w:id="35"/>
      <w:r>
        <w:t>A6.</w:t>
      </w:r>
      <w:r>
        <w:tab/>
        <w:t>PROJECT / TASK</w:t>
      </w:r>
      <w:r>
        <w:rPr>
          <w:spacing w:val="-1"/>
        </w:rPr>
        <w:t xml:space="preserve"> </w:t>
      </w:r>
      <w:r>
        <w:t>DESCRIPTION</w:t>
      </w:r>
      <w:bookmarkEnd w:id="36"/>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52B63C12" w14:textId="45BB72AB" w:rsidR="00403FF0" w:rsidRDefault="009748A5" w:rsidP="00403FF0">
      <w:pPr>
        <w:pStyle w:val="BodyText"/>
        <w:ind w:left="119" w:right="617" w:firstLine="601"/>
      </w:pPr>
      <w:commentRangeStart w:id="37"/>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rsidR="004D249F">
        <w:t xml:space="preserve"> </w:t>
      </w:r>
      <w:r w:rsidR="004D249F">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rsidR="004D249F">
        <w: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instrText>
      </w:r>
      <w:r w:rsidR="004D249F">
        <w:fldChar w:fldCharType="separate"/>
      </w:r>
      <w:r w:rsidR="004D249F">
        <w:rPr>
          <w:noProof/>
        </w:rPr>
        <w:t>(Martin et al. 2011)</w:t>
      </w:r>
      <w:r w:rsidR="004D249F">
        <w:fldChar w:fldCharType="end"/>
      </w:r>
      <w:r>
        <w:t>. Temperature monitoring was conducted in tributaries of</w:t>
      </w:r>
      <w:r w:rsidR="00636933">
        <w:t xml:space="preserve"> the Kenai River by Cook </w:t>
      </w:r>
      <w:proofErr w:type="spellStart"/>
      <w:r w:rsidR="00636933">
        <w:t>Inletk</w:t>
      </w:r>
      <w:r>
        <w:t>eeper</w:t>
      </w:r>
      <w:proofErr w:type="spellEnd"/>
      <w:r>
        <w:t xml:space="preserve">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w:t>
      </w:r>
      <w:r w:rsidR="004D249F">
        <w:t xml:space="preserve">later </w:t>
      </w:r>
      <w:r w:rsidR="00636933">
        <w:t xml:space="preserve">applied in </w:t>
      </w:r>
      <w:r w:rsidR="004D249F">
        <w:t xml:space="preserve">a </w:t>
      </w:r>
      <w:r w:rsidR="00636933">
        <w:t xml:space="preserve">peer-reviewed </w:t>
      </w:r>
      <w:r w:rsidR="004D249F">
        <w:t>manuscript publication</w:t>
      </w:r>
      <w:r w:rsidR="00636933">
        <w:t xml:space="preserve">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4D249F">
        <w:t>. Stream temperature monit</w:t>
      </w:r>
      <w:r w:rsidR="00636933">
        <w:t>or</w:t>
      </w:r>
      <w:r w:rsidR="002926A4">
        <w:t>i</w:t>
      </w:r>
      <w:r w:rsidR="00636933">
        <w:t>ng cont</w:t>
      </w:r>
      <w:r w:rsidR="00403FF0">
        <w:t>inues</w:t>
      </w:r>
      <w:r w:rsidR="004D249F">
        <w:t xml:space="preserve"> currently</w:t>
      </w:r>
      <w:r w:rsidR="00403FF0">
        <w:t xml:space="preserve"> in a selected su</w:t>
      </w:r>
      <w:r w:rsidR="004D249F">
        <w:t xml:space="preserve">bset of these streams </w:t>
      </w:r>
      <w:r w:rsidR="00403FF0">
        <w:t xml:space="preserve">(2022). </w:t>
      </w:r>
    </w:p>
    <w:p w14:paraId="7167F067" w14:textId="77777777" w:rsidR="00403FF0" w:rsidRDefault="009748A5" w:rsidP="00403FF0">
      <w:pPr>
        <w:pStyle w:val="BodyText"/>
        <w:ind w:left="119" w:right="617" w:firstLine="601"/>
      </w:pPr>
      <w:r>
        <w:t xml:space="preserve">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w:t>
      </w:r>
      <w:r>
        <w:lastRenderedPageBreak/>
        <w:t>Copies of the reports are available from DEC. These elements may be added to this QAPP in the future if needed.</w:t>
      </w:r>
      <w:commentRangeEnd w:id="37"/>
      <w:r w:rsidR="002926A4">
        <w:rPr>
          <w:rStyle w:val="CommentReference"/>
        </w:rPr>
        <w:commentReference w:id="37"/>
      </w:r>
    </w:p>
    <w:p w14:paraId="6302C590" w14:textId="11E74C54" w:rsidR="00403FF0" w:rsidRDefault="00403FF0" w:rsidP="00403FF0">
      <w:pPr>
        <w:pStyle w:val="BodyText"/>
        <w:ind w:left="119" w:right="617" w:firstLine="601"/>
      </w:pPr>
      <w:r>
        <w:t xml:space="preserve"> </w:t>
      </w:r>
    </w:p>
    <w:p w14:paraId="5996534E" w14:textId="377D751E" w:rsidR="000D14B5" w:rsidDel="00724F1E" w:rsidRDefault="009748A5">
      <w:pPr>
        <w:pStyle w:val="BodyText"/>
        <w:spacing w:before="80"/>
        <w:ind w:left="120" w:right="622"/>
        <w:rPr>
          <w:del w:id="38" w:author="Benjamin Meyer" w:date="2022-02-18T12:01:00Z"/>
        </w:rPr>
      </w:pPr>
      <w:del w:id="39" w:author="Benjamin Meyer" w:date="2022-02-18T12:01:00Z">
        <w:r w:rsidDel="00724F1E">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3278DF10" w14:textId="77777777"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There are three project elements of the Kenai River Watershed Forum’s Water Quality Monitoring Program</w:t>
      </w:r>
    </w:p>
    <w:p w14:paraId="621238D6"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described in this QAPP; A) Agency Baseline Monitoring Partnership. In V. 3. of this document the</w:t>
      </w:r>
    </w:p>
    <w:p w14:paraId="701B434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following elements were removed as they are not currently being conducted: 1) Collection of specified</w:t>
      </w:r>
    </w:p>
    <w:p w14:paraId="60F0FD51" w14:textId="1D6FA61E"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interval data with programmable Electronic Instruments, and 2) Stream Temperature Monitoring.</w:t>
      </w:r>
    </w:p>
    <w:p w14:paraId="1832F674" w14:textId="005459F4"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Continuous monitoring with electronic instruments was conducted by KWF in 2008 through 2012 on the</w:t>
      </w:r>
    </w:p>
    <w:p w14:paraId="6D06CBE4" w14:textId="12DA7735"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lower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53776F1F" w14:textId="112FFCFC" w:rsidR="00D859C7" w:rsidRDefault="00D859C7" w:rsidP="00D859C7">
      <w:pPr>
        <w:widowControl/>
        <w:adjustRightInd w:val="0"/>
        <w:rPr>
          <w:rFonts w:ascii="TimesNewRomanPSMT" w:eastAsiaTheme="minorHAnsi" w:hAnsi="TimesNewRomanPSMT" w:cs="TimesNewRomanPSMT"/>
          <w:sz w:val="20"/>
          <w:szCs w:val="20"/>
        </w:rPr>
      </w:pPr>
    </w:p>
    <w:p w14:paraId="27EEEC0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In 2018, a zinc and copper monitoring project </w:t>
      </w:r>
      <w:proofErr w:type="gramStart"/>
      <w:r>
        <w:rPr>
          <w:rFonts w:ascii="TimesNewRomanPSMT" w:eastAsiaTheme="minorHAnsi" w:hAnsi="TimesNewRomanPSMT" w:cs="TimesNewRomanPSMT"/>
          <w:sz w:val="24"/>
          <w:szCs w:val="24"/>
        </w:rPr>
        <w:t>was</w:t>
      </w:r>
      <w:proofErr w:type="gramEnd"/>
      <w:r>
        <w:rPr>
          <w:rFonts w:ascii="TimesNewRomanPSMT" w:eastAsiaTheme="minorHAnsi" w:hAnsi="TimesNewRomanPSMT" w:cs="TimesNewRomanPSMT"/>
          <w:sz w:val="24"/>
          <w:szCs w:val="24"/>
        </w:rPr>
        <w:t xml:space="preserve"> added to the KWF Water Quality Monitoring Program</w:t>
      </w:r>
    </w:p>
    <w:p w14:paraId="13E19460"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(Task B). This Alaska Clean Waters Action (ACWA) grant funded project was designed to monitor copper</w:t>
      </w:r>
    </w:p>
    <w:p w14:paraId="5005D37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and zinc levels in key locations on the Kenai River and its tributaries. This element was added in response to</w:t>
      </w:r>
    </w:p>
    <w:p w14:paraId="0A8E0C4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 observed increase in zinc and copper levels between 2014 and 2016 (KWF 2017, See Appendix K). This</w:t>
      </w:r>
    </w:p>
    <w:p w14:paraId="0679619A" w14:textId="3B969653"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project is scheduled to occur in 2019 and 2020.</w:t>
      </w:r>
    </w:p>
    <w:p w14:paraId="1B11B14A" w14:textId="77777777" w:rsidR="0088566D" w:rsidRDefault="0088566D" w:rsidP="00D859C7">
      <w:pPr>
        <w:widowControl/>
        <w:adjustRightInd w:val="0"/>
        <w:rPr>
          <w:rFonts w:ascii="TimesNewRomanPSMT" w:eastAsiaTheme="minorHAnsi" w:hAnsi="TimesNewRomanPSMT" w:cs="TimesNewRomanPSMT"/>
          <w:sz w:val="24"/>
          <w:szCs w:val="24"/>
        </w:rPr>
      </w:pPr>
    </w:p>
    <w:p w14:paraId="30BE05C0" w14:textId="77777777" w:rsidR="0088566D" w:rsidRDefault="0088566D" w:rsidP="0088566D">
      <w:pPr>
        <w:pStyle w:val="Heading2"/>
        <w:spacing w:line="240" w:lineRule="auto"/>
        <w:ind w:left="120" w:right="1753"/>
      </w:pPr>
      <w:bookmarkStart w:id="40" w:name="_Toc96073952"/>
      <w:r>
        <w:t>Task A) Agency Monitoring Partnership to develop a baseline for Nutrients, Dissolved Metals, Hydrocarbons, and Fecal Coliforms (Referred to as Agency Baseline hereafter).</w:t>
      </w:r>
      <w:bookmarkEnd w:id="40"/>
    </w:p>
    <w:p w14:paraId="04EF6C19" w14:textId="77777777" w:rsidR="0088566D" w:rsidRDefault="0088566D" w:rsidP="0088566D">
      <w:pPr>
        <w:pStyle w:val="BodyText"/>
        <w:spacing w:line="274" w:lineRule="exact"/>
        <w:ind w:left="120"/>
      </w:pPr>
      <w:r>
        <w:rPr>
          <w:u w:val="single"/>
        </w:rPr>
        <w:t>Narrative Task Description</w:t>
      </w:r>
    </w:p>
    <w:p w14:paraId="7012AA49" w14:textId="77777777" w:rsidR="0088566D" w:rsidRDefault="0088566D" w:rsidP="0088566D">
      <w:pPr>
        <w:pStyle w:val="BodyText"/>
        <w:ind w:left="120" w:right="810"/>
      </w:pPr>
      <w:r>
        <w:t>Work with the Kenai River Special Management Area Board and the agencies represented on that board to conduct sampling with the help of a professional environmental contractor.</w:t>
      </w:r>
    </w:p>
    <w:p w14:paraId="171B9CFF" w14:textId="77777777" w:rsidR="0088566D" w:rsidRDefault="0088566D" w:rsidP="0088566D">
      <w:pPr>
        <w:pStyle w:val="BodyText"/>
      </w:pPr>
    </w:p>
    <w:p w14:paraId="19629A76" w14:textId="77777777" w:rsidR="0088566D" w:rsidRDefault="0088566D" w:rsidP="0088566D">
      <w:pPr>
        <w:pStyle w:val="BodyText"/>
        <w:ind w:left="120"/>
      </w:pPr>
      <w:r>
        <w:rPr>
          <w:u w:val="single"/>
        </w:rPr>
        <w:t>Objectives</w:t>
      </w:r>
      <w:r>
        <w:t>:</w:t>
      </w:r>
    </w:p>
    <w:p w14:paraId="76CC60B4" w14:textId="77777777" w:rsidR="0088566D" w:rsidRDefault="0088566D" w:rsidP="0088566D">
      <w:pPr>
        <w:pStyle w:val="BodyText"/>
        <w:spacing w:before="1"/>
      </w:pPr>
    </w:p>
    <w:p w14:paraId="19A6D04E" w14:textId="77777777" w:rsidR="0088566D" w:rsidRDefault="0088566D" w:rsidP="0088566D">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2F91FE01" w14:textId="77777777" w:rsidR="0088566D" w:rsidRDefault="0088566D" w:rsidP="0088566D">
      <w:pPr>
        <w:pStyle w:val="ListParagraph"/>
        <w:numPr>
          <w:ilvl w:val="0"/>
          <w:numId w:val="25"/>
        </w:numPr>
        <w:tabs>
          <w:tab w:val="left" w:pos="542"/>
        </w:tabs>
        <w:ind w:right="1094"/>
        <w:jc w:val="both"/>
        <w:rPr>
          <w:sz w:val="24"/>
        </w:rPr>
      </w:pPr>
      <w:del w:id="41" w:author="Benjamin Meyer" w:date="2022-07-18T08:04:00Z">
        <w:r w:rsidDel="00DF3A31">
          <w:tab/>
        </w:r>
      </w:del>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0ECA32A6" w14:textId="77777777" w:rsidR="0088566D" w:rsidRDefault="0088566D" w:rsidP="0088566D">
      <w:pPr>
        <w:pStyle w:val="ListParagraph"/>
        <w:numPr>
          <w:ilvl w:val="0"/>
          <w:numId w:val="25"/>
        </w:numPr>
        <w:tabs>
          <w:tab w:val="left" w:pos="479"/>
          <w:tab w:val="left" w:pos="480"/>
        </w:tabs>
        <w:ind w:right="683"/>
        <w:rPr>
          <w:sz w:val="24"/>
        </w:rPr>
      </w:pPr>
      <w:r>
        <w:rPr>
          <w:sz w:val="24"/>
        </w:rPr>
        <w:t xml:space="preserve">Near concurrent sample collection at </w:t>
      </w:r>
      <w:ins w:id="42" w:author="Benjamin Meyer" w:date="2022-07-18T07:57:00Z">
        <w:r>
          <w:rPr>
            <w:sz w:val="24"/>
          </w:rPr>
          <w:t>22</w:t>
        </w:r>
      </w:ins>
      <w:del w:id="43" w:author="Benjamin Meyer" w:date="2022-07-18T07:57:00Z">
        <w:r w:rsidDel="002B619C">
          <w:rPr>
            <w:sz w:val="24"/>
          </w:rPr>
          <w:delText>25</w:delText>
        </w:r>
      </w:del>
      <w:r>
        <w:rPr>
          <w:sz w:val="24"/>
        </w:rPr>
        <w:t xml:space="preserve"> sites located on the Kenai River main stem and tributaries throughout the Kenai River Watershed using federal, state and local agency personnel (See Table 6 for a narrative description of the </w:t>
      </w:r>
      <w:ins w:id="44" w:author="Benjamin Meyer" w:date="2022-07-18T07:57:00Z">
        <w:r>
          <w:rPr>
            <w:sz w:val="24"/>
          </w:rPr>
          <w:t>22</w:t>
        </w:r>
      </w:ins>
      <w:del w:id="45" w:author="Benjamin Meyer" w:date="2022-07-18T07:57:00Z">
        <w:r w:rsidDel="002B619C">
          <w:rPr>
            <w:sz w:val="24"/>
          </w:rPr>
          <w:delText>25</w:delText>
        </w:r>
      </w:del>
      <w:r>
        <w:rPr>
          <w:sz w:val="24"/>
        </w:rPr>
        <w:t xml:space="preserve"> sample</w:t>
      </w:r>
      <w:r>
        <w:rPr>
          <w:spacing w:val="-2"/>
          <w:sz w:val="24"/>
        </w:rPr>
        <w:t xml:space="preserve"> </w:t>
      </w:r>
      <w:r>
        <w:rPr>
          <w:sz w:val="24"/>
        </w:rPr>
        <w:t>sites),</w:t>
      </w:r>
    </w:p>
    <w:p w14:paraId="7E05CC50" w14:textId="77777777" w:rsidR="0088566D" w:rsidRDefault="0088566D" w:rsidP="0088566D">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F7C1A3D" w14:textId="77777777" w:rsidR="0088566D" w:rsidRDefault="0088566D" w:rsidP="0088566D">
      <w:pPr>
        <w:pStyle w:val="ListParagraph"/>
        <w:numPr>
          <w:ilvl w:val="0"/>
          <w:numId w:val="25"/>
        </w:numPr>
        <w:tabs>
          <w:tab w:val="left" w:pos="479"/>
          <w:tab w:val="left" w:pos="480"/>
        </w:tabs>
        <w:spacing w:line="293" w:lineRule="exact"/>
        <w:rPr>
          <w:sz w:val="24"/>
        </w:rPr>
      </w:pPr>
      <w:r>
        <w:rPr>
          <w:sz w:val="24"/>
        </w:rPr>
        <w:t xml:space="preserve">Sample each of the </w:t>
      </w:r>
      <w:ins w:id="46" w:author="Benjamin Meyer" w:date="2022-07-18T07:57:00Z">
        <w:r>
          <w:rPr>
            <w:sz w:val="24"/>
          </w:rPr>
          <w:t>22</w:t>
        </w:r>
      </w:ins>
      <w:del w:id="47" w:author="Benjamin Meyer" w:date="2022-07-18T07:57:00Z">
        <w:r w:rsidDel="002B619C">
          <w:rPr>
            <w:sz w:val="24"/>
          </w:rPr>
          <w:delText>25</w:delText>
        </w:r>
      </w:del>
      <w:r>
        <w:rPr>
          <w:sz w:val="24"/>
        </w:rPr>
        <w:t xml:space="preserve"> sites at least 2 times per year as financial resources</w:t>
      </w:r>
      <w:r>
        <w:rPr>
          <w:spacing w:val="-12"/>
          <w:sz w:val="24"/>
        </w:rPr>
        <w:t xml:space="preserve"> </w:t>
      </w:r>
      <w:r>
        <w:rPr>
          <w:sz w:val="24"/>
        </w:rPr>
        <w:t>allow.</w:t>
      </w:r>
    </w:p>
    <w:p w14:paraId="170775B2" w14:textId="77777777" w:rsidR="0088566D" w:rsidRDefault="0088566D" w:rsidP="0088566D">
      <w:pPr>
        <w:pStyle w:val="BodyText"/>
        <w:spacing w:before="9"/>
        <w:rPr>
          <w:sz w:val="23"/>
        </w:rPr>
      </w:pPr>
    </w:p>
    <w:p w14:paraId="143AF7D9" w14:textId="77777777" w:rsidR="0088566D" w:rsidRDefault="0088566D" w:rsidP="0088566D">
      <w:pPr>
        <w:pStyle w:val="BodyText"/>
        <w:spacing w:before="1"/>
        <w:ind w:left="120"/>
      </w:pPr>
      <w:r>
        <w:rPr>
          <w:u w:val="single"/>
        </w:rPr>
        <w:t>Data Collection</w:t>
      </w:r>
    </w:p>
    <w:p w14:paraId="3542EC91" w14:textId="77777777" w:rsidR="0088566D" w:rsidRDefault="0088566D" w:rsidP="0088566D">
      <w:pPr>
        <w:pStyle w:val="BodyText"/>
      </w:pPr>
    </w:p>
    <w:p w14:paraId="637A3B02" w14:textId="77777777" w:rsidR="0088566D" w:rsidRDefault="0088566D" w:rsidP="0088566D">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6336AEBD" w14:textId="77777777" w:rsidR="0088566D" w:rsidRDefault="0088566D" w:rsidP="0088566D">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lastRenderedPageBreak/>
        <w:t>Physical parameters include; weather conditions, boat traffic, and air temperature</w:t>
      </w:r>
      <w:r>
        <w:rPr>
          <w:sz w:val="24"/>
          <w:u w:val="single"/>
        </w:rPr>
        <w:t xml:space="preserve"> Schedule </w:t>
      </w:r>
    </w:p>
    <w:p w14:paraId="3BD6320A" w14:textId="5CC533D5" w:rsidR="000D14B5" w:rsidRPr="0088566D" w:rsidRDefault="0088566D" w:rsidP="0088566D">
      <w:pPr>
        <w:pStyle w:val="ListParagraph"/>
        <w:numPr>
          <w:ilvl w:val="1"/>
          <w:numId w:val="25"/>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234A6F3E" w14:textId="77777777" w:rsidR="000D14B5" w:rsidRDefault="009748A5">
      <w:pPr>
        <w:pStyle w:val="BodyText"/>
        <w:tabs>
          <w:tab w:val="left" w:pos="839"/>
        </w:tabs>
        <w:ind w:left="120"/>
      </w:pPr>
      <w:r>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 xml:space="preserve">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multiprobes for general reference and potential future </w:t>
      </w:r>
      <w:proofErr w:type="gramStart"/>
      <w:r>
        <w:t>monitoring .</w:t>
      </w:r>
      <w:proofErr w:type="gramEnd"/>
      <w:r>
        <w:t xml:space="preserve">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6BA11C02" w:rsidR="000D14B5" w:rsidRDefault="00C561A2">
      <w:pPr>
        <w:ind w:right="118"/>
        <w:jc w:val="right"/>
        <w:rPr>
          <w:sz w:val="18"/>
        </w:rPr>
      </w:pPr>
      <w:r>
        <w:rPr>
          <w:sz w:val="18"/>
        </w:rPr>
        <w:t>July</w:t>
      </w:r>
      <w:r w:rsidR="007043C9">
        <w:rPr>
          <w:sz w:val="18"/>
        </w:rPr>
        <w:t>,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48" w:name="_bookmark6"/>
      <w:bookmarkEnd w:id="48"/>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EPA 180.1 Rev 2.0, Hach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2D05F040" w14:textId="77777777" w:rsidR="000D14B5" w:rsidRDefault="009748A5">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rsidSect="008631EA">
          <w:headerReference w:type="default" r:id="rId28"/>
          <w:footerReference w:type="default" r:id="rId29"/>
          <w:pgSz w:w="16840" w:h="11900" w:orient="landscape"/>
          <w:pgMar w:top="840" w:right="600" w:bottom="1160" w:left="620" w:header="0" w:footer="976" w:gutter="0"/>
          <w:pgNumType w:start="0"/>
          <w:cols w:space="720"/>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49" w:name="_bookmark7"/>
      <w:bookmarkStart w:id="50" w:name="_Hlk116643631"/>
      <w:bookmarkEnd w:id="49"/>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p w14:paraId="5D9825FA" w14:textId="77777777" w:rsidR="00E1026B" w:rsidRDefault="00E1026B">
      <w:pPr>
        <w:pStyle w:val="TableParagraph"/>
        <w:spacing w:before="2"/>
        <w:rPr>
          <w:ins w:id="51" w:author="Benjamin Meyer" w:date="2022-08-22T15:32:00Z"/>
          <w:b/>
          <w:sz w:val="24"/>
        </w:rPr>
        <w:sectPr w:rsidR="00E1026B" w:rsidSect="008631EA">
          <w:headerReference w:type="default" r:id="rId30"/>
          <w:footerReference w:type="default" r:id="rId31"/>
          <w:pgSz w:w="16840" w:h="11900" w:orient="landscape"/>
          <w:pgMar w:top="1320" w:right="600" w:bottom="1160" w:left="620" w:header="929" w:footer="976" w:gutter="0"/>
          <w:pgNumType w:start="0"/>
          <w:cols w:space="720"/>
        </w:sectPr>
      </w:pPr>
    </w:p>
    <w:p w14:paraId="3D350703" w14:textId="77777777" w:rsidR="00E1026B" w:rsidRDefault="00E1026B">
      <w:pPr>
        <w:pStyle w:val="TableParagraph"/>
        <w:spacing w:before="2"/>
        <w:rPr>
          <w:ins w:id="52" w:author="Benjamin Meyer" w:date="2022-08-22T15:32:00Z"/>
          <w:b/>
          <w:sz w:val="24"/>
        </w:rPr>
        <w:sectPr w:rsidR="00E1026B" w:rsidSect="00E1026B">
          <w:type w:val="continuous"/>
          <w:pgSz w:w="16840" w:h="11900" w:orient="landscape"/>
          <w:pgMar w:top="1320" w:right="600" w:bottom="1160" w:left="620" w:header="929" w:footer="976" w:gutter="0"/>
          <w:pgNumType w:start="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D14B5" w14:paraId="30F4311A" w14:textId="77777777" w:rsidTr="00D32FB6">
        <w:trPr>
          <w:trHeight w:val="891"/>
        </w:trPr>
        <w:tc>
          <w:tcPr>
            <w:tcW w:w="3404" w:type="dxa"/>
            <w:tcBorders>
              <w:bottom w:val="single" w:sz="6" w:space="0" w:color="000000"/>
              <w:right w:val="single" w:sz="6" w:space="0" w:color="000000"/>
            </w:tcBorders>
          </w:tcPr>
          <w:p w14:paraId="24707CD2" w14:textId="3C73B008"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53" w:name="METHOD_/_RANGE"/>
            <w:bookmarkEnd w:id="53"/>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971" w:type="dxa"/>
            <w:tcBorders>
              <w:left w:val="single" w:sz="6" w:space="0" w:color="000000"/>
              <w:bottom w:val="single" w:sz="6" w:space="0" w:color="000000"/>
              <w:right w:val="single" w:sz="6" w:space="0" w:color="000000"/>
            </w:tcBorders>
          </w:tcPr>
          <w:p w14:paraId="2B2D8BD7" w14:textId="57CFFCB3" w:rsidR="000D14B5" w:rsidRDefault="009748A5">
            <w:pPr>
              <w:pStyle w:val="TableParagraph"/>
              <w:spacing w:before="46"/>
              <w:ind w:left="370" w:right="350" w:firstLine="59"/>
              <w:jc w:val="both"/>
              <w:rPr>
                <w:b/>
                <w:sz w:val="20"/>
              </w:rPr>
            </w:pPr>
            <w:r>
              <w:rPr>
                <w:b/>
                <w:sz w:val="20"/>
              </w:rPr>
              <w:t>OVERALL PROJECT PRECISIO</w:t>
            </w:r>
            <w:ins w:id="54" w:author="Benjamin Meyer" w:date="2022-08-22T15:36:00Z">
              <w:r w:rsidR="00D14AB6">
                <w:rPr>
                  <w:b/>
                  <w:sz w:val="20"/>
                </w:rPr>
                <w:t>N</w:t>
              </w:r>
            </w:ins>
            <w:del w:id="55" w:author="Benjamin Meyer" w:date="2022-08-22T15:36:00Z">
              <w:r w:rsidDel="00D14AB6">
                <w:rPr>
                  <w:b/>
                  <w:sz w:val="20"/>
                </w:rPr>
                <w:delText>N</w:delText>
              </w:r>
            </w:del>
            <w:ins w:id="56" w:author="Benjamin Meyer" w:date="2022-08-22T15:31:00Z">
              <w:r w:rsidR="00E1026B">
                <w:rPr>
                  <w:rStyle w:val="FootnoteReference"/>
                  <w:b/>
                  <w:sz w:val="20"/>
                </w:rPr>
                <w:footnoteReference w:id="1"/>
              </w:r>
            </w:ins>
          </w:p>
        </w:tc>
        <w:tc>
          <w:tcPr>
            <w:tcW w:w="2251"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rsidTr="00D32FB6">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251"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rsidTr="00D32FB6">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rsidTr="00D32FB6">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rsidTr="00D32FB6">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rsidTr="00D32FB6">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rsidTr="00D32FB6">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rsidTr="00D32FB6">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rsidTr="00D32FB6">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rsidTr="00D32FB6">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rsidTr="00D32FB6">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rsidTr="00D32FB6">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12C751F5" w14:textId="77777777" w:rsidR="000D14B5" w:rsidRDefault="000D14B5">
      <w:pPr>
        <w:rPr>
          <w:sz w:val="21"/>
        </w:rPr>
        <w:sectPr w:rsidR="000D14B5" w:rsidSect="00D32FB6">
          <w:footnotePr>
            <w:numFmt w:val="chicago"/>
          </w:footnotePr>
          <w:type w:val="continuous"/>
          <w:pgSz w:w="16840" w:h="11900" w:orient="landscape"/>
          <w:pgMar w:top="1320" w:right="600" w:bottom="1160" w:left="620" w:header="929" w:footer="976" w:gutter="0"/>
          <w:pgNumType w:start="0"/>
          <w:cols w:space="720"/>
        </w:sectPr>
      </w:pPr>
    </w:p>
    <w:p w14:paraId="039FEE43" w14:textId="2A9DABDE" w:rsidR="000D14B5" w:rsidRDefault="009748A5">
      <w:pPr>
        <w:pStyle w:val="BodyText"/>
        <w:spacing w:before="90"/>
        <w:ind w:left="820" w:right="38"/>
        <w:jc w:val="both"/>
        <w:rPr>
          <w:ins w:id="65" w:author="Benjamin Meyer" w:date="2022-08-22T15:28:00Z"/>
        </w:rPr>
      </w:pPr>
      <w:bookmarkStart w:id="66" w:name="_Hlk116643956"/>
      <w:r>
        <w:t>GCFID, gas chromatograph flame ionization detector GCPID, gas chromatograph photo ionization detector PQL, practical quantification limit</w:t>
      </w:r>
    </w:p>
    <w:bookmarkEnd w:id="66"/>
    <w:p w14:paraId="7DB586C1" w14:textId="7DFAD5A1" w:rsidR="00D14AB6" w:rsidRDefault="009748A5">
      <w:pPr>
        <w:pStyle w:val="BodyText"/>
        <w:spacing w:before="90"/>
        <w:ind w:left="820" w:right="3287"/>
      </w:pPr>
      <w:r>
        <w:br w:type="column"/>
      </w:r>
      <w:bookmarkStart w:id="67" w:name="_Hlk116644019"/>
      <w:r>
        <w:t>µg/L, micrograms per liter (parts per billion) mg/L, milligrams per liter (parts per million)</w:t>
      </w:r>
      <w:ins w:id="68" w:author="Benjamin Meyer" w:date="2022-08-22T15:43:00Z">
        <w:r w:rsidR="00D14AB6">
          <w:br/>
        </w:r>
      </w:ins>
      <w:ins w:id="69" w:author="Benjamin Meyer" w:date="2022-08-22T15:41:00Z">
        <w:r w:rsidR="00D14AB6">
          <w:t>RPD</w:t>
        </w:r>
      </w:ins>
      <w:ins w:id="70" w:author="Benjamin Meyer" w:date="2022-08-22T15:42:00Z">
        <w:r w:rsidR="00D14AB6">
          <w:t>; relative percent difference</w:t>
        </w:r>
      </w:ins>
      <w:bookmarkEnd w:id="67"/>
    </w:p>
    <w:p w14:paraId="34FF65F3" w14:textId="6357DAD7" w:rsidR="00D14AB6" w:rsidRDefault="00D14AB6">
      <w:pPr>
        <w:sectPr w:rsidR="00D14AB6">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71" w:name="Table_2._Continued._"/>
      <w:bookmarkStart w:id="72" w:name="_Hlk116643892"/>
      <w:bookmarkEnd w:id="71"/>
      <w:r>
        <w:rPr>
          <w:b/>
          <w:sz w:val="24"/>
        </w:rPr>
        <w:t>Table 2. Continued.</w:t>
      </w:r>
    </w:p>
    <w:p w14:paraId="449E396F" w14:textId="77777777" w:rsidR="000D14B5" w:rsidRDefault="000D14B5">
      <w:pPr>
        <w:pStyle w:val="BodyText"/>
        <w:spacing w:before="2" w:after="1"/>
        <w:rPr>
          <w:b/>
          <w:sz w:val="14"/>
        </w:rPr>
      </w:pPr>
    </w:p>
    <w:p w14:paraId="3CD46B26" w14:textId="77777777" w:rsidR="00E10D31" w:rsidRDefault="00E10D31">
      <w:pPr>
        <w:pStyle w:val="TableParagraph"/>
        <w:spacing w:before="40"/>
        <w:ind w:left="92"/>
        <w:rPr>
          <w:ins w:id="73" w:author="Benjamin Meyer" w:date="2022-08-22T15:46:00Z"/>
          <w:b/>
          <w:sz w:val="20"/>
        </w:rPr>
        <w:sectPr w:rsidR="00E10D31" w:rsidSect="0088566D">
          <w:headerReference w:type="default" r:id="rId32"/>
          <w:footerReference w:type="default" r:id="rId33"/>
          <w:pgSz w:w="16840" w:h="11900" w:orient="landscape"/>
          <w:pgMar w:top="1320" w:right="600" w:bottom="940" w:left="620" w:header="929" w:footer="745" w:gutter="0"/>
          <w:cols w:space="720"/>
        </w:sectPr>
      </w:pPr>
    </w:p>
    <w:p w14:paraId="5622B052" w14:textId="77777777" w:rsidR="00E10D31" w:rsidRDefault="00E10D31">
      <w:pPr>
        <w:pStyle w:val="TableParagraph"/>
        <w:spacing w:before="40"/>
        <w:ind w:left="92"/>
        <w:rPr>
          <w:ins w:id="74" w:author="Benjamin Meyer" w:date="2022-08-22T15:46:00Z"/>
          <w:b/>
          <w:sz w:val="20"/>
        </w:rPr>
        <w:sectPr w:rsidR="00E10D31" w:rsidSect="00E10D31">
          <w:type w:val="continuous"/>
          <w:pgSz w:w="16840" w:h="11900" w:orient="landscape"/>
          <w:pgMar w:top="1320" w:right="600" w:bottom="940" w:left="620" w:header="929" w:footer="745" w:gutter="0"/>
          <w:cols w:space="720"/>
        </w:sect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2CDDDAE1"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5A325763" w:rsidR="000D14B5" w:rsidRDefault="009748A5">
            <w:pPr>
              <w:pStyle w:val="TableParagraph"/>
              <w:spacing w:before="40"/>
              <w:ind w:left="333" w:right="316"/>
              <w:jc w:val="center"/>
              <w:rPr>
                <w:b/>
                <w:sz w:val="20"/>
              </w:rPr>
            </w:pPr>
            <w:r>
              <w:rPr>
                <w:b/>
                <w:sz w:val="20"/>
              </w:rPr>
              <w:t>OVERALL PROJECT PRECISION</w:t>
            </w:r>
            <w:ins w:id="75" w:author="Benjamin Meyer" w:date="2022-08-22T15:47:00Z">
              <w:r w:rsidR="00E10D31">
                <w:rPr>
                  <w:rStyle w:val="FootnoteReference"/>
                  <w:b/>
                  <w:sz w:val="20"/>
                </w:rPr>
                <w:footnoteReference w:customMarkFollows="1" w:id="2"/>
                <w:t>*</w:t>
              </w:r>
            </w:ins>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bookmarkEnd w:id="72"/>
    </w:tbl>
    <w:p w14:paraId="3430FD24" w14:textId="77777777" w:rsidR="000D14B5" w:rsidRDefault="000D14B5">
      <w:pPr>
        <w:spacing w:line="227" w:lineRule="exact"/>
        <w:jc w:val="center"/>
        <w:rPr>
          <w:sz w:val="20"/>
        </w:rPr>
        <w:sectPr w:rsidR="000D14B5" w:rsidSect="00E10D31">
          <w:footnotePr>
            <w:numFmt w:val="chicago"/>
          </w:footnotePr>
          <w:type w:val="continuous"/>
          <w:pgSz w:w="16840" w:h="11900" w:orient="landscape"/>
          <w:pgMar w:top="1320" w:right="600" w:bottom="940" w:left="620" w:header="929" w:footer="745" w:gutter="0"/>
          <w:cols w:space="720"/>
        </w:sectPr>
      </w:pPr>
    </w:p>
    <w:bookmarkEnd w:id="50"/>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78" w:name="_bookmark8"/>
      <w:bookmarkStart w:id="79" w:name="_Hlk116644188"/>
      <w:bookmarkEnd w:id="78"/>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0D14B5" w14:paraId="6EEBFB3C" w14:textId="77777777" w:rsidTr="00E10D31">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2063" w:type="dxa"/>
            <w:tcBorders>
              <w:left w:val="single" w:sz="6" w:space="0" w:color="000000"/>
              <w:bottom w:val="single" w:sz="6" w:space="0" w:color="000000"/>
              <w:right w:val="single" w:sz="6" w:space="0" w:color="000000"/>
            </w:tcBorders>
          </w:tcPr>
          <w:p w14:paraId="44E07125" w14:textId="2FC3A45B" w:rsidR="000D14B5" w:rsidRDefault="009748A5">
            <w:pPr>
              <w:pStyle w:val="TableParagraph"/>
              <w:spacing w:before="45"/>
              <w:ind w:left="439" w:right="416" w:firstLine="61"/>
              <w:jc w:val="both"/>
              <w:rPr>
                <w:b/>
                <w:sz w:val="20"/>
              </w:rPr>
            </w:pPr>
            <w:r>
              <w:rPr>
                <w:b/>
                <w:sz w:val="20"/>
              </w:rPr>
              <w:t>OVERALL PROJECT PRECISION</w:t>
            </w:r>
            <w:ins w:id="80" w:author="Benjamin Meyer" w:date="2022-08-22T15:47:00Z">
              <w:r w:rsidR="00E10D31">
                <w:rPr>
                  <w:rStyle w:val="FootnoteReference"/>
                  <w:b/>
                  <w:sz w:val="20"/>
                </w:rPr>
                <w:footnoteReference w:customMarkFollows="1" w:id="3"/>
                <w:t>*</w:t>
              </w:r>
            </w:ins>
          </w:p>
        </w:tc>
        <w:tc>
          <w:tcPr>
            <w:tcW w:w="2070"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rsidTr="00E10D31">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70"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rsidTr="00E10D31">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rsidTr="00E10D31">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rsidTr="00E10D31">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rsidTr="00E10D31">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rsidTr="00E10D31">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rsidTr="00E10D31">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rsidTr="00E10D31">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rsidTr="00E10D31">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rsidTr="00E10D31">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bookmarkEnd w:id="79"/>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bookmarkStart w:id="82" w:name="_Hlk116644230"/>
      <w:r>
        <w:t>MDL, method</w:t>
      </w:r>
      <w:r>
        <w:rPr>
          <w:spacing w:val="-2"/>
        </w:rPr>
        <w:t xml:space="preserve"> </w:t>
      </w:r>
      <w:r>
        <w:t>detection</w:t>
      </w:r>
      <w:r>
        <w:rPr>
          <w:spacing w:val="-3"/>
        </w:rPr>
        <w:t xml:space="preserve"> </w:t>
      </w:r>
      <w:r>
        <w:t>limit</w:t>
      </w:r>
      <w:bookmarkEnd w:id="82"/>
      <w:r>
        <w:tab/>
      </w:r>
      <w:bookmarkStart w:id="83" w:name="_Hlk116644286"/>
      <w:r>
        <w:t>µg/L, micrograms per liter (ppb)</w:t>
      </w:r>
      <w:bookmarkEnd w:id="83"/>
    </w:p>
    <w:p w14:paraId="5E866F6A" w14:textId="77777777" w:rsidR="000D14B5" w:rsidRDefault="009748A5">
      <w:pPr>
        <w:pStyle w:val="BodyText"/>
        <w:tabs>
          <w:tab w:val="left" w:pos="8019"/>
        </w:tabs>
        <w:ind w:left="820" w:right="4485"/>
      </w:pPr>
      <w:bookmarkStart w:id="84" w:name="_Hlk116644240"/>
      <w:r>
        <w:t>PQL, practical</w:t>
      </w:r>
      <w:r>
        <w:rPr>
          <w:spacing w:val="-4"/>
        </w:rPr>
        <w:t xml:space="preserve"> </w:t>
      </w:r>
      <w:r>
        <w:t>quantification</w:t>
      </w:r>
      <w:r>
        <w:rPr>
          <w:spacing w:val="-2"/>
        </w:rPr>
        <w:t xml:space="preserve"> </w:t>
      </w:r>
      <w:r>
        <w:t>limit</w:t>
      </w:r>
      <w:bookmarkEnd w:id="84"/>
      <w:r>
        <w:tab/>
      </w:r>
      <w:bookmarkStart w:id="85" w:name="_Hlk116644308"/>
      <w:r>
        <w:t xml:space="preserve">RPD, relative percent difference </w:t>
      </w:r>
      <w:bookmarkStart w:id="86" w:name="_Hlk116644252"/>
      <w:bookmarkEnd w:id="85"/>
      <w:r>
        <w:t>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bookmarkEnd w:id="86"/>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87" w:name="_bookmark9"/>
      <w:bookmarkEnd w:id="87"/>
      <w:r>
        <w:rPr>
          <w:b/>
          <w:sz w:val="24"/>
        </w:rPr>
        <w:t>Table 5. Data Quality Objectives for Nutrients, Fecal Coliform, and Total Suspended Solids (Supplied by Analytica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0D14B5" w14:paraId="0E3DC741" w14:textId="77777777" w:rsidTr="00DD2708">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88" w:name="PARAMETER"/>
            <w:bookmarkEnd w:id="88"/>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89" w:name="METHOD"/>
            <w:bookmarkEnd w:id="89"/>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90" w:name="SENSITIVITY_(MDL)"/>
            <w:bookmarkEnd w:id="90"/>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91" w:name="PQL"/>
            <w:bookmarkEnd w:id="91"/>
            <w:r>
              <w:rPr>
                <w:b/>
                <w:sz w:val="24"/>
              </w:rPr>
              <w:t>PQL</w:t>
            </w:r>
          </w:p>
        </w:tc>
        <w:tc>
          <w:tcPr>
            <w:tcW w:w="1977" w:type="dxa"/>
            <w:tcBorders>
              <w:left w:val="single" w:sz="6" w:space="0" w:color="000000"/>
              <w:bottom w:val="single" w:sz="6" w:space="0" w:color="000000"/>
              <w:right w:val="single" w:sz="6" w:space="0" w:color="000000"/>
            </w:tcBorders>
          </w:tcPr>
          <w:p w14:paraId="1C6DE9D6" w14:textId="03D8D105" w:rsidR="000D14B5" w:rsidRDefault="009748A5">
            <w:pPr>
              <w:pStyle w:val="TableParagraph"/>
              <w:spacing w:before="46"/>
              <w:ind w:left="272" w:right="260" w:firstLine="73"/>
              <w:jc w:val="both"/>
              <w:rPr>
                <w:b/>
                <w:sz w:val="24"/>
              </w:rPr>
            </w:pPr>
            <w:bookmarkStart w:id="92" w:name="OVERALL_PROJECT_PRECISION"/>
            <w:bookmarkEnd w:id="92"/>
            <w:r>
              <w:rPr>
                <w:b/>
                <w:sz w:val="24"/>
              </w:rPr>
              <w:t>OVERALL PROJECT PRECISION</w:t>
            </w:r>
            <w:ins w:id="93" w:author="Benjamin Meyer" w:date="2022-08-22T15:48:00Z">
              <w:r w:rsidR="00DD2708">
                <w:rPr>
                  <w:rStyle w:val="FootnoteReference"/>
                  <w:b/>
                  <w:sz w:val="24"/>
                </w:rPr>
                <w:footnoteReference w:id="4"/>
              </w:r>
            </w:ins>
          </w:p>
        </w:tc>
        <w:tc>
          <w:tcPr>
            <w:tcW w:w="1980"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rsidTr="00DD2708">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rsidTr="00DD2708">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rsidTr="00DD2708">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rsidTr="00DD2708">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footnotePr>
            <w:numFmt w:val="chicago"/>
          </w:footnotePr>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96" w:name="_bookmark10"/>
      <w:bookmarkEnd w:id="96"/>
      <w:r>
        <w:rPr>
          <w:b/>
          <w:sz w:val="24"/>
        </w:rPr>
        <w:t xml:space="preserve">Table 6. Data Quality Objectives for Stream Temperature Monitoring (From Cook </w:t>
      </w:r>
      <w:proofErr w:type="spellStart"/>
      <w:r>
        <w:rPr>
          <w:b/>
          <w:sz w:val="24"/>
        </w:rPr>
        <w:t>InletKeeper</w:t>
      </w:r>
      <w:proofErr w:type="spellEnd"/>
      <w:r>
        <w:rPr>
          <w:b/>
          <w:sz w:val="24"/>
        </w:rPr>
        <w:t>)</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46620D8B"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ins w:id="97" w:author="Benjamin Meyer" w:date="2022-08-22T15:49:00Z">
        <w:r w:rsidR="00DD2708">
          <w:t xml:space="preserve"> </w:t>
        </w:r>
      </w:ins>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464F28B8"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ins w:id="98" w:author="Benjamin Meyer" w:date="2022-08-22T15:25:00Z">
        <w:r w:rsidR="00E1026B">
          <w:t xml:space="preserve"> In order to use measurements for RPD calculations they must be above the parameters practical quantitation limit </w:t>
        </w:r>
      </w:ins>
      <w:ins w:id="99" w:author="Benjamin Meyer" w:date="2022-08-22T15:26:00Z">
        <w:r w:rsidR="00E1026B">
          <w:t>(PQL) and/or reporting limit (RL).</w:t>
        </w:r>
      </w:ins>
    </w:p>
    <w:p w14:paraId="5DF0D47F" w14:textId="77777777" w:rsidR="000D14B5" w:rsidRDefault="009748A5">
      <w:pPr>
        <w:pStyle w:val="BodyText"/>
        <w:spacing w:before="119"/>
        <w:ind w:left="688" w:right="267"/>
      </w:pPr>
      <w:r>
        <w:t xml:space="preserve">For field measurements, precision is assessed by measuring replicate (paired) samples at the same locations and as soon as possible to limit temporal variance in sample results. Field and laboratory precision </w:t>
      </w:r>
      <w:proofErr w:type="gramStart"/>
      <w:r>
        <w:t>is</w:t>
      </w:r>
      <w:proofErr w:type="gramEnd"/>
      <w:r>
        <w:t xml:space="preserve"> measured by collecting blind (to the laboratory) field replicate or duplicate samples. For paired and small data sets project precision is calculated using the following formula:</w:t>
      </w:r>
    </w:p>
    <w:p w14:paraId="7B14EA78" w14:textId="1F811115" w:rsidR="000D14B5" w:rsidRDefault="000D14B5"/>
    <w:p w14:paraId="35791E62" w14:textId="4479A152" w:rsidR="00064D70" w:rsidRDefault="00064D70"/>
    <w:p w14:paraId="092EAA86" w14:textId="422338BF" w:rsidR="00064D70" w:rsidRDefault="00064D70">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30DFF6BB" w14:textId="3B21219A" w:rsidR="00064D70" w:rsidRDefault="00064D70">
      <w:pPr>
        <w:sectPr w:rsidR="00064D70" w:rsidSect="0088566D">
          <w:headerReference w:type="default" r:id="rId34"/>
          <w:footerReference w:type="default" r:id="rId35"/>
          <w:pgSz w:w="11900" w:h="16840"/>
          <w:pgMar w:top="1620" w:right="940" w:bottom="940" w:left="1040" w:header="929" w:footer="744" w:gutter="0"/>
          <w:cols w:space="720"/>
        </w:sectPr>
      </w:pPr>
    </w:p>
    <w:p w14:paraId="1C379578" w14:textId="6170BB6D" w:rsidR="000D14B5" w:rsidRDefault="000D14B5">
      <w:pPr>
        <w:spacing w:line="295" w:lineRule="auto"/>
        <w:rPr>
          <w:ins w:id="105" w:author="Benjamin Meyer" w:date="2022-07-19T14:56:00Z"/>
          <w:rFonts w:ascii="Alfios" w:eastAsia="Alfios" w:hAnsi="Alfios"/>
        </w:rPr>
      </w:pPr>
    </w:p>
    <w:p w14:paraId="3CD33883" w14:textId="77777777" w:rsidR="00064D70" w:rsidRDefault="00064D70">
      <w:pPr>
        <w:spacing w:line="295" w:lineRule="auto"/>
        <w:rPr>
          <w:rFonts w:ascii="Alfios" w:eastAsia="Alfios" w:hAnsi="Alfios"/>
        </w:rPr>
        <w:sectPr w:rsidR="00064D70">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D1A900D" w:rsidR="000D14B5" w:rsidRDefault="009748A5">
      <w:pPr>
        <w:pStyle w:val="BodyText"/>
        <w:spacing w:before="90"/>
        <w:ind w:left="688" w:right="1021"/>
      </w:pPr>
      <w:r>
        <w:t>For larger sets of paired precision data sets (e.g. overall project precision) or multiple replicate precision data, use the following formula:</w:t>
      </w:r>
    </w:p>
    <w:p w14:paraId="7F153283" w14:textId="19CDB140" w:rsidR="00064D70" w:rsidRDefault="00064D70">
      <w:pPr>
        <w:pStyle w:val="BodyText"/>
        <w:spacing w:before="90"/>
        <w:ind w:left="688" w:right="1021"/>
      </w:pPr>
    </w:p>
    <w:p w14:paraId="4805A5DE" w14:textId="24588BE9" w:rsidR="000D14B5" w:rsidRDefault="00064D70">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157A34B3" w14:textId="7D082156" w:rsidR="0001263F" w:rsidRDefault="009748A5" w:rsidP="0001263F">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75EB9CAF" w14:textId="1011C110" w:rsidR="0001263F" w:rsidRDefault="009748A5" w:rsidP="0001263F">
      <w:pPr>
        <w:pStyle w:val="BodyText"/>
        <w:ind w:left="688" w:right="368"/>
      </w:pPr>
      <w:r>
        <w:t>verification checks, internal standards, sample blank measurements (field and lab blanks), external standards), performance audit samples (DMRQA, blind Water Supply or Water</w:t>
      </w:r>
    </w:p>
    <w:p w14:paraId="6A7C02D1" w14:textId="2120ACDB" w:rsidR="000D14B5" w:rsidRDefault="009748A5">
      <w:pPr>
        <w:pStyle w:val="BodyText"/>
        <w:spacing w:before="89"/>
        <w:ind w:left="688" w:right="880"/>
      </w:pPr>
      <w:r>
        <w:t>Pollution PE samples from A2LA certified, etc. Accuracy is usually assessed using the following formula:</w:t>
      </w:r>
    </w:p>
    <w:p w14:paraId="7D941496" w14:textId="4C572A24" w:rsidR="0001263F" w:rsidRDefault="0001263F">
      <w:pPr>
        <w:pStyle w:val="BodyText"/>
        <w:spacing w:before="89"/>
        <w:ind w:left="688" w:right="880"/>
      </w:pPr>
    </w:p>
    <w:p w14:paraId="256D6868" w14:textId="075BC2F7" w:rsidR="0001263F" w:rsidRDefault="0001263F" w:rsidP="0001263F">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32D65AB1" w14:textId="596E3D2E" w:rsidR="000D14B5" w:rsidRDefault="000D14B5">
      <w:pPr>
        <w:rPr>
          <w:sz w:val="16"/>
        </w:rPr>
        <w:sectPr w:rsidR="000D14B5">
          <w:pgSz w:w="11900" w:h="16840"/>
          <w:pgMar w:top="1620" w:right="940" w:bottom="940" w:left="1040" w:header="929" w:footer="744" w:gutter="0"/>
          <w:cols w:space="720"/>
        </w:sectPr>
      </w:pP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450D5061" w14:textId="77777777" w:rsidR="00FE26B2" w:rsidRDefault="009748A5">
      <w:pPr>
        <w:pStyle w:val="BodyText"/>
        <w:ind w:left="688" w:right="328"/>
      </w:pPr>
      <w:r>
        <w:t xml:space="preserve">Completeness is the comparison between the amount of usable data collected versus the amount of data called for in the sampling plan. Completeness is measured as the percentage </w:t>
      </w:r>
    </w:p>
    <w:p w14:paraId="7936BFC4" w14:textId="77777777" w:rsidR="00FE26B2" w:rsidRDefault="00FE26B2">
      <w:pPr>
        <w:pStyle w:val="BodyText"/>
        <w:ind w:left="688" w:right="328"/>
      </w:pPr>
    </w:p>
    <w:p w14:paraId="264A6E45" w14:textId="77777777" w:rsidR="00FE26B2" w:rsidRDefault="00FE26B2">
      <w:pPr>
        <w:pStyle w:val="BodyText"/>
        <w:ind w:left="688" w:right="328"/>
      </w:pPr>
    </w:p>
    <w:p w14:paraId="4D3CA72F" w14:textId="77777777" w:rsidR="00FE26B2" w:rsidRDefault="00FE26B2">
      <w:pPr>
        <w:pStyle w:val="BodyText"/>
        <w:ind w:left="688" w:right="328"/>
      </w:pPr>
    </w:p>
    <w:p w14:paraId="3568069D" w14:textId="6BD71FE5" w:rsidR="000D14B5" w:rsidRDefault="009748A5">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36EF95E5" w14:textId="62DF4BC7" w:rsidR="00FE26B2" w:rsidRDefault="00FE26B2">
      <w:pPr>
        <w:pStyle w:val="BodyText"/>
        <w:ind w:left="688" w:right="328"/>
      </w:pPr>
    </w:p>
    <w:p w14:paraId="19C45A3A" w14:textId="4D0C87EF" w:rsidR="00FE26B2" w:rsidRDefault="00FE26B2" w:rsidP="00FE26B2">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106" w:name="A8._TRAINING_REQUIREMENTS"/>
      <w:bookmarkStart w:id="107" w:name="_Toc96073954"/>
      <w:bookmarkEnd w:id="106"/>
      <w:r>
        <w:lastRenderedPageBreak/>
        <w:t>A8.</w:t>
      </w:r>
      <w:r>
        <w:tab/>
        <w:t>TRAINING</w:t>
      </w:r>
      <w:r>
        <w:rPr>
          <w:spacing w:val="-1"/>
        </w:rPr>
        <w:t xml:space="preserve"> </w:t>
      </w:r>
      <w:r>
        <w:t>REQUIREMENTS</w:t>
      </w:r>
      <w:bookmarkEnd w:id="107"/>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108" w:name="_Toc96073955"/>
      <w:r>
        <w:t>Agency Baseline monitoring</w:t>
      </w:r>
      <w:bookmarkEnd w:id="108"/>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Del="00FE26B2" w:rsidRDefault="000D14B5">
      <w:pPr>
        <w:pStyle w:val="BodyText"/>
        <w:spacing w:before="2"/>
        <w:rPr>
          <w:del w:id="109" w:author="Benjamin Meyer" w:date="2022-07-19T15:04:00Z"/>
        </w:rPr>
      </w:pPr>
    </w:p>
    <w:p w14:paraId="4116C1E2" w14:textId="4BE0CF99" w:rsidR="000D14B5" w:rsidDel="00FE26B2" w:rsidRDefault="009748A5">
      <w:pPr>
        <w:pStyle w:val="Heading2"/>
        <w:rPr>
          <w:del w:id="110" w:author="Benjamin Meyer" w:date="2022-07-19T15:04:00Z"/>
        </w:rPr>
      </w:pPr>
      <w:bookmarkStart w:id="111" w:name="_Toc96073956"/>
      <w:del w:id="112" w:author="Benjamin Meyer" w:date="2022-07-19T15:04:00Z">
        <w:r w:rsidDel="00FE26B2">
          <w:delText>Kenai Tributary Metals (Zn/Cu) Monitoring</w:delText>
        </w:r>
        <w:bookmarkEnd w:id="111"/>
      </w:del>
    </w:p>
    <w:p w14:paraId="2118E414" w14:textId="0D5BC740" w:rsidR="000D14B5" w:rsidDel="00FE26B2" w:rsidRDefault="009748A5">
      <w:pPr>
        <w:pStyle w:val="BodyText"/>
        <w:ind w:left="688" w:right="321"/>
        <w:rPr>
          <w:del w:id="113" w:author="Benjamin Meyer" w:date="2022-07-19T15:04:00Z"/>
        </w:rPr>
      </w:pPr>
      <w:del w:id="114" w:author="Benjamin Meyer" w:date="2022-07-19T15:04:00Z">
        <w:r w:rsidDel="00FE26B2">
          <w:delTex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delText>
        </w:r>
      </w:del>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115" w:name="A9._DOCUMENTATION_AND_RECORDS"/>
      <w:bookmarkStart w:id="116" w:name="_Toc96073957"/>
      <w:bookmarkEnd w:id="115"/>
      <w:r>
        <w:t>A9.</w:t>
      </w:r>
      <w:r>
        <w:tab/>
        <w:t>DOCUMENTATION AND</w:t>
      </w:r>
      <w:r>
        <w:rPr>
          <w:spacing w:val="-2"/>
        </w:rPr>
        <w:t xml:space="preserve"> </w:t>
      </w:r>
      <w:r>
        <w:t>RECORDS</w:t>
      </w:r>
      <w:bookmarkEnd w:id="116"/>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117" w:name="_Toc96073958"/>
      <w:r>
        <w:t>Agency Baseline</w:t>
      </w:r>
      <w:bookmarkEnd w:id="117"/>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118" w:name="_Toc96073959"/>
      <w:r>
        <w:t>Kenai Metals (Zn/Cu) Monitoring</w:t>
      </w:r>
      <w:bookmarkEnd w:id="118"/>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119" w:name="B1._SAMPLING_PROCESS_DESIGN"/>
      <w:bookmarkStart w:id="120" w:name="_Toc96073960"/>
      <w:bookmarkEnd w:id="119"/>
      <w:r>
        <w:t>B1.</w:t>
      </w:r>
      <w:r>
        <w:tab/>
        <w:t>SAMPLING PROCESS</w:t>
      </w:r>
      <w:r>
        <w:rPr>
          <w:spacing w:val="-2"/>
        </w:rPr>
        <w:t xml:space="preserve"> </w:t>
      </w:r>
      <w:r>
        <w:t>DESIGN</w:t>
      </w:r>
      <w:bookmarkEnd w:id="120"/>
    </w:p>
    <w:p w14:paraId="0F85F4DF" w14:textId="77777777" w:rsidR="000D14B5" w:rsidRDefault="000D14B5">
      <w:pPr>
        <w:pStyle w:val="BodyText"/>
        <w:rPr>
          <w:b/>
        </w:rPr>
      </w:pPr>
    </w:p>
    <w:p w14:paraId="210FB587" w14:textId="1AD2F549" w:rsidR="000D14B5" w:rsidRDefault="009748A5">
      <w:pPr>
        <w:pStyle w:val="Heading2"/>
        <w:ind w:left="687"/>
      </w:pPr>
      <w:bookmarkStart w:id="121" w:name="_Toc96073961"/>
      <w:r>
        <w:t>Agency Baseline</w:t>
      </w:r>
      <w:bookmarkEnd w:id="121"/>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 xml:space="preserve">Each site is given a name and identified by river mile and a location description, as well as by its latitude, longitude and elevation as determined using USGS 1:63,360 scale topographical maps and </w:t>
      </w:r>
      <w:proofErr w:type="gramStart"/>
      <w:r>
        <w:t>on site</w:t>
      </w:r>
      <w:proofErr w:type="gramEnd"/>
      <w:r>
        <w:t xml:space="preserv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20584A32" w:rsidR="000D14B5" w:rsidRDefault="009748A5">
      <w:pPr>
        <w:pStyle w:val="ListParagraph"/>
        <w:numPr>
          <w:ilvl w:val="3"/>
          <w:numId w:val="25"/>
        </w:numPr>
        <w:tabs>
          <w:tab w:val="left" w:pos="1407"/>
          <w:tab w:val="left" w:pos="1408"/>
        </w:tabs>
        <w:spacing w:line="293" w:lineRule="exact"/>
        <w:rPr>
          <w:ins w:id="122" w:author="Benjamin Meyer" w:date="2022-07-19T14:26:00Z"/>
          <w:sz w:val="24"/>
        </w:rPr>
      </w:pPr>
      <w:r>
        <w:rPr>
          <w:sz w:val="24"/>
        </w:rPr>
        <w:t>Cook Inlet Aquaculture</w:t>
      </w:r>
      <w:r>
        <w:rPr>
          <w:spacing w:val="-3"/>
          <w:sz w:val="24"/>
        </w:rPr>
        <w:t xml:space="preserve"> </w:t>
      </w:r>
      <w:r>
        <w:rPr>
          <w:sz w:val="24"/>
        </w:rPr>
        <w:t>Association</w:t>
      </w:r>
    </w:p>
    <w:p w14:paraId="58345FC7" w14:textId="66850789" w:rsidR="009F72AC" w:rsidRDefault="009F72AC" w:rsidP="009F72AC">
      <w:pPr>
        <w:pStyle w:val="ListParagraph"/>
        <w:numPr>
          <w:ilvl w:val="3"/>
          <w:numId w:val="25"/>
        </w:numPr>
        <w:tabs>
          <w:tab w:val="left" w:pos="1407"/>
          <w:tab w:val="left" w:pos="1408"/>
        </w:tabs>
        <w:spacing w:line="293" w:lineRule="exact"/>
        <w:rPr>
          <w:ins w:id="123" w:author="Benjamin Meyer" w:date="2022-07-19T14:26:00Z"/>
          <w:sz w:val="24"/>
        </w:rPr>
      </w:pPr>
      <w:proofErr w:type="spellStart"/>
      <w:ins w:id="124" w:author="Benjamin Meyer" w:date="2022-07-19T14:26:00Z">
        <w:r>
          <w:rPr>
            <w:sz w:val="24"/>
          </w:rPr>
          <w:t>Kenaitze</w:t>
        </w:r>
        <w:proofErr w:type="spellEnd"/>
        <w:r>
          <w:rPr>
            <w:sz w:val="24"/>
          </w:rPr>
          <w:t xml:space="preserve"> Indian Tribe</w:t>
        </w:r>
      </w:ins>
    </w:p>
    <w:p w14:paraId="187F0F3A" w14:textId="7EC2E889" w:rsidR="009F72AC" w:rsidRPr="007F6044" w:rsidRDefault="009F72AC" w:rsidP="009F72AC">
      <w:pPr>
        <w:pStyle w:val="ListParagraph"/>
        <w:numPr>
          <w:ilvl w:val="3"/>
          <w:numId w:val="25"/>
        </w:numPr>
        <w:tabs>
          <w:tab w:val="left" w:pos="1407"/>
          <w:tab w:val="left" w:pos="1408"/>
        </w:tabs>
        <w:spacing w:line="293" w:lineRule="exact"/>
        <w:rPr>
          <w:sz w:val="24"/>
        </w:rPr>
      </w:pPr>
      <w:proofErr w:type="spellStart"/>
      <w:ins w:id="125" w:author="Benjamin Meyer" w:date="2022-07-19T14:26:00Z">
        <w:r>
          <w:rPr>
            <w:sz w:val="24"/>
          </w:rPr>
          <w:t>Salamatof</w:t>
        </w:r>
        <w:proofErr w:type="spellEnd"/>
        <w:r>
          <w:rPr>
            <w:sz w:val="24"/>
          </w:rPr>
          <w:t xml:space="preserve"> Native Association</w:t>
        </w:r>
      </w:ins>
    </w:p>
    <w:p w14:paraId="659AD15D" w14:textId="77777777" w:rsidR="000D14B5" w:rsidRDefault="000D14B5">
      <w:pPr>
        <w:pStyle w:val="BodyText"/>
        <w:spacing w:before="11"/>
        <w:rPr>
          <w:sz w:val="23"/>
        </w:rPr>
      </w:pPr>
    </w:p>
    <w:p w14:paraId="7F5ECBD3" w14:textId="0A94A36A" w:rsidR="000D14B5" w:rsidRDefault="009748A5">
      <w:pPr>
        <w:pStyle w:val="BodyText"/>
        <w:ind w:left="688" w:right="219"/>
        <w:jc w:val="both"/>
      </w:pPr>
      <w:r>
        <w:t>The</w:t>
      </w:r>
      <w:r>
        <w:rPr>
          <w:spacing w:val="-15"/>
        </w:rPr>
        <w:t xml:space="preserve"> </w:t>
      </w:r>
      <w:r>
        <w:t>2</w:t>
      </w:r>
      <w:ins w:id="126" w:author="Benjamin Meyer" w:date="2022-07-19T14:26:00Z">
        <w:r w:rsidR="009F72AC">
          <w:t xml:space="preserve">2 </w:t>
        </w:r>
      </w:ins>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4D3DF74C" w:rsidR="000D14B5" w:rsidDel="007F6044" w:rsidRDefault="009748A5">
      <w:pPr>
        <w:pStyle w:val="Heading2"/>
        <w:rPr>
          <w:del w:id="127" w:author="Benjamin Meyer" w:date="2022-07-19T15:05:00Z"/>
        </w:rPr>
      </w:pPr>
      <w:bookmarkStart w:id="128" w:name="_Toc96073962"/>
      <w:del w:id="129" w:author="Benjamin Meyer" w:date="2022-07-19T15:05:00Z">
        <w:r w:rsidDel="007F6044">
          <w:delText>Metals (Cu/Zn) Monitoring</w:delText>
        </w:r>
        <w:bookmarkEnd w:id="128"/>
      </w:del>
    </w:p>
    <w:p w14:paraId="7CF3560D" w14:textId="0D565F37" w:rsidR="000D14B5" w:rsidDel="007F6044" w:rsidRDefault="009748A5">
      <w:pPr>
        <w:pStyle w:val="BodyText"/>
        <w:ind w:left="688" w:right="388"/>
        <w:rPr>
          <w:del w:id="130" w:author="Benjamin Meyer" w:date="2022-07-19T15:05:00Z"/>
        </w:rPr>
      </w:pPr>
      <w:del w:id="131" w:author="Benjamin Meyer" w:date="2022-07-19T15:05:00Z">
        <w:r w:rsidDel="007F6044">
          <w:delText>The Kenai River Metals specific sites were selected based historic levels of copper and zinc as well as their differing proximity to anthropogenic influences. The Skilak Lake and Jims Landing were chosen as they are located upstream of anthropogenic influences in the Kenai River watershed and will provide relative background levels for the Kenai River main stem.</w:delText>
        </w:r>
      </w:del>
    </w:p>
    <w:p w14:paraId="1E392683" w14:textId="77777777" w:rsidR="000D14B5" w:rsidRDefault="000D14B5">
      <w:pPr>
        <w:sectPr w:rsidR="000D14B5">
          <w:pgSz w:w="11900" w:h="16840"/>
          <w:pgMar w:top="1620" w:right="940" w:bottom="940" w:left="1040" w:header="929" w:footer="744" w:gutter="0"/>
          <w:cols w:space="720"/>
        </w:sectPr>
      </w:pPr>
    </w:p>
    <w:p w14:paraId="118737C0" w14:textId="3FA7E2B5" w:rsidR="000D14B5" w:rsidRDefault="009748A5">
      <w:pPr>
        <w:spacing w:before="91"/>
        <w:ind w:left="688" w:right="1431"/>
        <w:rPr>
          <w:b/>
          <w:sz w:val="24"/>
        </w:rPr>
      </w:pPr>
      <w:bookmarkStart w:id="132" w:name="_bookmark14"/>
      <w:bookmarkEnd w:id="132"/>
      <w:r>
        <w:rPr>
          <w:b/>
          <w:sz w:val="24"/>
        </w:rPr>
        <w:lastRenderedPageBreak/>
        <w:t xml:space="preserve">Table 7. Sampling Locations for Agency </w:t>
      </w:r>
      <w:commentRangeStart w:id="133"/>
      <w:r>
        <w:rPr>
          <w:b/>
          <w:sz w:val="24"/>
        </w:rPr>
        <w:t>Baseline</w:t>
      </w:r>
      <w:del w:id="134" w:author="Benjamin Meyer" w:date="2022-07-18T07:54:00Z">
        <w:r w:rsidDel="003459F3">
          <w:rPr>
            <w:b/>
            <w:sz w:val="24"/>
          </w:rPr>
          <w:delText xml:space="preserve"> and Kenai Metals (Cu/Zn</w:delText>
        </w:r>
      </w:del>
      <w:commentRangeEnd w:id="133"/>
      <w:r w:rsidR="00DD5AEA">
        <w:rPr>
          <w:rStyle w:val="CommentReference"/>
        </w:rPr>
        <w:commentReference w:id="133"/>
      </w:r>
      <w:r>
        <w:rPr>
          <w:b/>
          <w:sz w:val="24"/>
        </w:rPr>
        <w:t xml:space="preserv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35" w:name="KENAI_RIVER_STATIONS"/>
            <w:bookmarkEnd w:id="135"/>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36" w:name="RIVER_MILE"/>
            <w:bookmarkEnd w:id="136"/>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37" w:name="LATITUDE"/>
            <w:bookmarkEnd w:id="137"/>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38" w:name="LONGITUDE"/>
            <w:bookmarkEnd w:id="138"/>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6"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8"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139" w:name="_bookmark15"/>
      <w:bookmarkEnd w:id="139"/>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140" w:name="_bookmark16"/>
      <w:bookmarkEnd w:id="140"/>
      <w:r>
        <w:rPr>
          <w:b/>
          <w:sz w:val="24"/>
        </w:rPr>
        <w:t>Figure 3. Map of the Kenai tributaries and mainstem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07D1428C" w:rsidR="000D14B5" w:rsidRDefault="009748A5">
      <w:pPr>
        <w:pStyle w:val="BodyText"/>
        <w:spacing w:before="89"/>
        <w:ind w:left="687" w:right="220"/>
        <w:jc w:val="both"/>
      </w:pPr>
      <w:bookmarkStart w:id="141" w:name="_Hlk117067798"/>
      <w:r>
        <w:lastRenderedPageBreak/>
        <w:t xml:space="preserve">The City of Soldotna Wastewater Treatment Plant has the capability and equipment to </w:t>
      </w:r>
      <w:proofErr w:type="gramStart"/>
      <w:r>
        <w:t>test</w:t>
      </w:r>
      <w:r>
        <w:rPr>
          <w:spacing w:val="-43"/>
        </w:rPr>
        <w:t xml:space="preserve"> </w:t>
      </w:r>
      <w:ins w:id="142" w:author="ben" w:date="2022-10-19T10:29:00Z">
        <w:r w:rsidR="00D5447C">
          <w:rPr>
            <w:spacing w:val="-43"/>
          </w:rPr>
          <w:t xml:space="preserve"> </w:t>
        </w:r>
      </w:ins>
      <w:r>
        <w:t>the</w:t>
      </w:r>
      <w:proofErr w:type="gramEnd"/>
      <w:r>
        <w:t xml:space="preserv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06487263" w:rsidR="000D14B5" w:rsidRDefault="009748A5">
      <w:pPr>
        <w:pStyle w:val="BodyText"/>
        <w:ind w:left="687"/>
        <w:jc w:val="both"/>
      </w:pPr>
      <w:r>
        <w:t>SGS</w:t>
      </w:r>
      <w:ins w:id="143" w:author="Benjamin Meyer" w:date="2022-07-19T14:31:00Z">
        <w:r w:rsidR="00434CF1">
          <w:t xml:space="preserve"> Anchorage</w:t>
        </w:r>
      </w:ins>
      <w:r>
        <w:t xml:space="preserve">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1A86F32E" w:rsidR="000D14B5" w:rsidRDefault="009748A5">
      <w:pPr>
        <w:pStyle w:val="ListParagraph"/>
        <w:numPr>
          <w:ilvl w:val="0"/>
          <w:numId w:val="23"/>
        </w:numPr>
        <w:tabs>
          <w:tab w:val="left" w:pos="1047"/>
          <w:tab w:val="left" w:pos="1048"/>
        </w:tabs>
        <w:spacing w:line="293" w:lineRule="exact"/>
        <w:ind w:hanging="361"/>
        <w:rPr>
          <w:ins w:id="144" w:author="Benjamin Meyer" w:date="2022-07-19T14:27:00Z"/>
          <w:sz w:val="24"/>
        </w:rPr>
      </w:pPr>
      <w:r>
        <w:rPr>
          <w:sz w:val="24"/>
        </w:rPr>
        <w:t>Nitrates</w:t>
      </w:r>
    </w:p>
    <w:p w14:paraId="462BF1D8" w14:textId="59941570" w:rsidR="009F72AC" w:rsidRDefault="009F72AC" w:rsidP="00434CF1">
      <w:pPr>
        <w:tabs>
          <w:tab w:val="left" w:pos="1047"/>
          <w:tab w:val="left" w:pos="1048"/>
        </w:tabs>
        <w:spacing w:line="293" w:lineRule="exact"/>
        <w:rPr>
          <w:ins w:id="145" w:author="Benjamin Meyer" w:date="2022-07-19T14:27:00Z"/>
          <w:sz w:val="24"/>
        </w:rPr>
      </w:pPr>
    </w:p>
    <w:p w14:paraId="323A1B3D" w14:textId="1E2E9EF5" w:rsidR="009F72AC" w:rsidRDefault="009F72AC" w:rsidP="00434CF1">
      <w:pPr>
        <w:pStyle w:val="Heading2"/>
        <w:rPr>
          <w:ins w:id="146" w:author="Benjamin Meyer" w:date="2022-07-19T14:30:00Z"/>
          <w:b w:val="0"/>
          <w:i w:val="0"/>
        </w:rPr>
      </w:pPr>
      <w:proofErr w:type="spellStart"/>
      <w:ins w:id="147" w:author="Benjamin Meyer" w:date="2022-07-19T14:28:00Z">
        <w:r w:rsidRPr="00434CF1">
          <w:rPr>
            <w:b w:val="0"/>
            <w:i w:val="0"/>
          </w:rPr>
          <w:t>Tauriainen</w:t>
        </w:r>
        <w:proofErr w:type="spellEnd"/>
        <w:r w:rsidRPr="00434CF1">
          <w:rPr>
            <w:b w:val="0"/>
            <w:i w:val="0"/>
          </w:rPr>
          <w:t xml:space="preserve"> Engineering &amp; Testing</w:t>
        </w:r>
      </w:ins>
      <w:ins w:id="148" w:author="Benjamin Meyer" w:date="2022-07-19T14:29:00Z">
        <w:r w:rsidRPr="00434CF1">
          <w:rPr>
            <w:b w:val="0"/>
            <w:i w:val="0"/>
          </w:rPr>
          <w:t xml:space="preserve"> </w:t>
        </w:r>
      </w:ins>
      <w:ins w:id="149" w:author="Benjamin Meyer" w:date="2022-07-19T14:28:00Z">
        <w:r w:rsidRPr="00434CF1">
          <w:rPr>
            <w:b w:val="0"/>
            <w:i w:val="0"/>
          </w:rPr>
          <w:t>will be under contract for analysis of water quality parameters including:</w:t>
        </w:r>
      </w:ins>
    </w:p>
    <w:p w14:paraId="7D94E9F4" w14:textId="46251438" w:rsidR="00434CF1" w:rsidRDefault="00434CF1" w:rsidP="00434CF1">
      <w:pPr>
        <w:pStyle w:val="Heading2"/>
        <w:rPr>
          <w:ins w:id="150" w:author="Benjamin Meyer" w:date="2022-07-19T14:30:00Z"/>
          <w:b w:val="0"/>
          <w:i w:val="0"/>
        </w:rPr>
      </w:pPr>
    </w:p>
    <w:p w14:paraId="79F0FEF2" w14:textId="42CC6214" w:rsidR="00434CF1" w:rsidRDefault="00434CF1" w:rsidP="00434CF1">
      <w:pPr>
        <w:pStyle w:val="ListParagraph"/>
        <w:numPr>
          <w:ilvl w:val="0"/>
          <w:numId w:val="23"/>
        </w:numPr>
        <w:tabs>
          <w:tab w:val="left" w:pos="1047"/>
          <w:tab w:val="left" w:pos="1048"/>
        </w:tabs>
        <w:spacing w:line="293" w:lineRule="exact"/>
        <w:ind w:hanging="361"/>
        <w:rPr>
          <w:ins w:id="151" w:author="Benjamin Meyer" w:date="2022-07-19T14:30:00Z"/>
          <w:sz w:val="24"/>
        </w:rPr>
      </w:pPr>
      <w:ins w:id="152" w:author="Benjamin Meyer" w:date="2022-07-19T14:30:00Z">
        <w:r>
          <w:rPr>
            <w:sz w:val="24"/>
          </w:rPr>
          <w:t xml:space="preserve">Fecal Coliform </w:t>
        </w:r>
        <w:r w:rsidRPr="00434CF1">
          <w:t>(when the City of Soldotna cannot provide this</w:t>
        </w:r>
        <w:r w:rsidRPr="00434CF1">
          <w:rPr>
            <w:spacing w:val="-7"/>
          </w:rPr>
          <w:t xml:space="preserve"> </w:t>
        </w:r>
        <w:r w:rsidRPr="00434CF1">
          <w:t>analysis)</w:t>
        </w:r>
      </w:ins>
    </w:p>
    <w:p w14:paraId="641BC1A5" w14:textId="77777777" w:rsidR="000D14B5" w:rsidRDefault="000D14B5">
      <w:pPr>
        <w:pStyle w:val="BodyText"/>
        <w:spacing w:before="9"/>
        <w:rPr>
          <w:sz w:val="23"/>
        </w:rPr>
      </w:pPr>
    </w:p>
    <w:p w14:paraId="17E0D5B9" w14:textId="5EAF3D85"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w:t>
      </w:r>
      <w:ins w:id="153" w:author="Benjamin Meyer" w:date="2022-07-19T14:31:00Z">
        <w:r w:rsidR="00434CF1">
          <w:t xml:space="preserve"> or </w:t>
        </w:r>
        <w:proofErr w:type="spellStart"/>
        <w:r w:rsidR="00434CF1">
          <w:t>Tauriainen</w:t>
        </w:r>
      </w:ins>
      <w:proofErr w:type="spellEnd"/>
      <w:r>
        <w:t xml:space="preserve"> for the more specific analysis as described above. </w:t>
      </w:r>
      <w:del w:id="154" w:author="Benjamin Meyer" w:date="2022-07-19T14:31:00Z">
        <w:r w:rsidDel="00434CF1">
          <w:delText>For the zinc and copper- specific sampling events throughout 2019-2020, all samples will be shipped directly to SGS.</w:delText>
        </w:r>
      </w:del>
    </w:p>
    <w:bookmarkEnd w:id="141"/>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155" w:name="B2_SAMPLING_METHODS_REQUIREMENTS"/>
      <w:bookmarkStart w:id="156" w:name="_Hlk117068141"/>
      <w:bookmarkEnd w:id="155"/>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157" w:name="_Toc96073963"/>
      <w:r>
        <w:t>Agency Baseline</w:t>
      </w:r>
      <w:bookmarkEnd w:id="157"/>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158" w:name="_bookmark18"/>
      <w:bookmarkEnd w:id="158"/>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r>
              <w:rPr>
                <w:sz w:val="20"/>
              </w:rPr>
              <w:t>HCl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DD685EB" w:rsidR="000D14B5" w:rsidRDefault="002F2A16">
            <w:pPr>
              <w:pStyle w:val="TableParagraph"/>
              <w:numPr>
                <w:ilvl w:val="0"/>
                <w:numId w:val="20"/>
              </w:numPr>
              <w:tabs>
                <w:tab w:val="left" w:pos="267"/>
              </w:tabs>
              <w:ind w:right="145"/>
              <w:rPr>
                <w:sz w:val="20"/>
              </w:rPr>
            </w:pPr>
            <w:ins w:id="159" w:author="Benjamin Meyer" w:date="2022-08-22T15:52:00Z">
              <w:r>
                <w:rPr>
                  <w:sz w:val="20"/>
                </w:rPr>
                <w:t>lab</w:t>
              </w:r>
            </w:ins>
            <w:del w:id="160" w:author="Benjamin Meyer" w:date="2022-08-22T15:52:00Z">
              <w:r w:rsidR="009748A5" w:rsidDel="002F2A16">
                <w:rPr>
                  <w:sz w:val="20"/>
                </w:rPr>
                <w:delText>field</w:delText>
              </w:r>
            </w:del>
            <w:r w:rsidR="009748A5">
              <w:rPr>
                <w:sz w:val="20"/>
              </w:rPr>
              <w:t xml:space="preserve"> filtration w/0.45 µm filter within </w:t>
            </w:r>
            <w:ins w:id="161" w:author="Benjamin Meyer" w:date="2022-08-22T15:52:00Z">
              <w:r>
                <w:rPr>
                  <w:sz w:val="20"/>
                </w:rPr>
                <w:t>14</w:t>
              </w:r>
            </w:ins>
            <w:del w:id="162" w:author="Benjamin Meyer" w:date="2022-08-22T15:52:00Z">
              <w:r w:rsidR="009748A5" w:rsidDel="002F2A16">
                <w:rPr>
                  <w:sz w:val="20"/>
                </w:rPr>
                <w:delText>15</w:delText>
              </w:r>
            </w:del>
            <w:r w:rsidR="009748A5">
              <w:rPr>
                <w:sz w:val="20"/>
              </w:rPr>
              <w:t xml:space="preserve"> </w:t>
            </w:r>
            <w:ins w:id="163" w:author="Benjamin Meyer" w:date="2022-08-22T15:52:00Z">
              <w:r>
                <w:rPr>
                  <w:sz w:val="20"/>
                </w:rPr>
                <w:t>days</w:t>
              </w:r>
            </w:ins>
            <w:del w:id="164" w:author="Benjamin Meyer" w:date="2022-08-22T15:52:00Z">
              <w:r w:rsidR="009748A5" w:rsidDel="002F2A16">
                <w:rPr>
                  <w:sz w:val="20"/>
                </w:rPr>
                <w:delText>min</w:delText>
              </w:r>
            </w:del>
            <w:r w:rsidR="009748A5">
              <w:rPr>
                <w:sz w:val="20"/>
              </w:rPr>
              <w:t xml:space="preserve">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09E6C0D4" w:rsidR="000D14B5" w:rsidRDefault="009748A5">
            <w:pPr>
              <w:pStyle w:val="TableParagraph"/>
              <w:spacing w:line="230" w:lineRule="exact"/>
              <w:ind w:left="483" w:right="78" w:hanging="377"/>
              <w:rPr>
                <w:sz w:val="20"/>
              </w:rPr>
            </w:pPr>
            <w:r>
              <w:rPr>
                <w:sz w:val="20"/>
              </w:rPr>
              <w:t>HNO</w:t>
            </w:r>
            <w:r>
              <w:rPr>
                <w:sz w:val="20"/>
                <w:vertAlign w:val="subscript"/>
              </w:rPr>
              <w:t>3</w:t>
            </w:r>
            <w:ins w:id="165" w:author="Benjamin Meyer" w:date="2022-08-22T15:56:00Z">
              <w:r w:rsidR="00186878">
                <w:rPr>
                  <w:sz w:val="20"/>
                  <w:vertAlign w:val="subscript"/>
                </w:rPr>
                <w:t xml:space="preserve"> </w:t>
              </w:r>
            </w:ins>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11875F55" w:rsidR="000D14B5" w:rsidRDefault="009748A5">
      <w:pPr>
        <w:tabs>
          <w:tab w:val="left" w:pos="1862"/>
          <w:tab w:val="left" w:pos="2127"/>
        </w:tabs>
        <w:spacing w:before="92"/>
        <w:ind w:left="687" w:right="622"/>
        <w:rPr>
          <w:sz w:val="18"/>
        </w:rPr>
      </w:pPr>
      <w:r>
        <w:rPr>
          <w:sz w:val="18"/>
        </w:rPr>
        <w:t>PA, P, FP, G</w:t>
      </w:r>
      <w:ins w:id="166" w:author="Benjamin Meyer" w:date="2022-08-22T15:56:00Z">
        <w:r w:rsidR="00186878">
          <w:rPr>
            <w:sz w:val="18"/>
          </w:rPr>
          <w:t>:</w:t>
        </w:r>
      </w:ins>
      <w:r>
        <w:rPr>
          <w:sz w:val="18"/>
        </w:rPr>
        <w:tab/>
      </w:r>
      <w:r>
        <w:rPr>
          <w:sz w:val="18"/>
        </w:rPr>
        <w:tab/>
        <w:t xml:space="preserve">PA is any </w:t>
      </w:r>
      <w:proofErr w:type="spellStart"/>
      <w:r>
        <w:rPr>
          <w:sz w:val="18"/>
        </w:rPr>
        <w:t>sterizable</w:t>
      </w:r>
      <w:proofErr w:type="spellEnd"/>
      <w:r>
        <w:rPr>
          <w:sz w:val="18"/>
        </w:rPr>
        <w:t xml:space="preserv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167" w:name="_Toc96073964"/>
      <w:r>
        <w:t>Copper and Zinc Monitoring</w:t>
      </w:r>
      <w:bookmarkEnd w:id="167"/>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bookmarkEnd w:id="156"/>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00A10E1D" w:rsidR="000D14B5" w:rsidRDefault="009748A5">
      <w:pPr>
        <w:pStyle w:val="Heading1"/>
        <w:tabs>
          <w:tab w:val="left" w:pos="1407"/>
        </w:tabs>
      </w:pPr>
      <w:bookmarkStart w:id="168" w:name="B3._SAMPLE_HANDLING_AND_CUSTODY_REQUIREM"/>
      <w:bookmarkStart w:id="169" w:name="_Toc96073965"/>
      <w:bookmarkStart w:id="170" w:name="_Hlk117073971"/>
      <w:bookmarkEnd w:id="168"/>
      <w:r>
        <w:t>B3.</w:t>
      </w:r>
      <w:r>
        <w:tab/>
        <w:t>SAMPLE HANDLING AND CUSTODY</w:t>
      </w:r>
      <w:r>
        <w:rPr>
          <w:spacing w:val="-4"/>
        </w:rPr>
        <w:t xml:space="preserve"> </w:t>
      </w:r>
      <w:r>
        <w:t>REQUIREMENTS</w:t>
      </w:r>
      <w:bookmarkEnd w:id="169"/>
    </w:p>
    <w:p w14:paraId="09E4BB11" w14:textId="3DA71A85" w:rsidR="000D14B5" w:rsidRDefault="000D14B5">
      <w:pPr>
        <w:pStyle w:val="BodyText"/>
        <w:rPr>
          <w:b/>
        </w:rPr>
      </w:pPr>
    </w:p>
    <w:p w14:paraId="26E932C6" w14:textId="5CA2E7F1" w:rsidR="000D14B5" w:rsidRDefault="009748A5">
      <w:pPr>
        <w:pStyle w:val="Heading2"/>
        <w:ind w:left="687"/>
      </w:pPr>
      <w:bookmarkStart w:id="171" w:name="_Toc96073966"/>
      <w:r>
        <w:t>Agency Baseline and Metals Monitoring</w:t>
      </w:r>
      <w:bookmarkEnd w:id="171"/>
    </w:p>
    <w:p w14:paraId="5B4DA73A" w14:textId="17E694CA"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62EE7291"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29CA01CB"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02C73C88"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1CE891A4"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556CE39D"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33D6BA3A" w:rsidR="000D14B5" w:rsidRDefault="000D14B5">
      <w:pPr>
        <w:rPr>
          <w:sz w:val="24"/>
        </w:rPr>
        <w:sectPr w:rsidR="000D14B5">
          <w:pgSz w:w="11900" w:h="16840"/>
          <w:pgMar w:top="1620" w:right="940" w:bottom="940" w:left="1040" w:header="929" w:footer="744" w:gutter="0"/>
          <w:cols w:space="720"/>
        </w:sectPr>
      </w:pPr>
    </w:p>
    <w:p w14:paraId="4158CC39" w14:textId="2846AF45"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3ABEA51C" w:rsidR="000D14B5" w:rsidRDefault="000D14B5">
      <w:pPr>
        <w:pStyle w:val="BodyText"/>
        <w:rPr>
          <w:sz w:val="12"/>
        </w:rPr>
      </w:pPr>
    </w:p>
    <w:p w14:paraId="3060E90A" w14:textId="5912B878" w:rsidR="000D14B5" w:rsidRDefault="0027779C">
      <w:pPr>
        <w:pStyle w:val="BodyText"/>
        <w:ind w:left="2364"/>
        <w:rPr>
          <w:sz w:val="20"/>
        </w:rPr>
      </w:pPr>
      <w:bookmarkStart w:id="172" w:name="_Hlk117074405"/>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D5447C" w:rsidRDefault="00D5447C">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D5447C" w:rsidRDefault="00D5447C">
                              <w:pPr>
                                <w:spacing w:line="199" w:lineRule="exact"/>
                                <w:rPr>
                                  <w:b/>
                                  <w:sz w:val="18"/>
                                </w:rPr>
                              </w:pPr>
                              <w:r>
                                <w:rPr>
                                  <w:b/>
                                  <w:sz w:val="18"/>
                                </w:rPr>
                                <w:t>Lab Information:</w:t>
                              </w:r>
                            </w:p>
                            <w:p w14:paraId="6CF5E131" w14:textId="77777777" w:rsidR="00D5447C" w:rsidRDefault="00D5447C">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D5447C" w:rsidRDefault="00D5447C">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D5447C" w:rsidRDefault="00D5447C">
                              <w:pPr>
                                <w:ind w:left="1865" w:right="737" w:hanging="418"/>
                                <w:rPr>
                                  <w:b/>
                                  <w:sz w:val="18"/>
                                </w:rPr>
                              </w:pPr>
                              <w:r>
                                <w:rPr>
                                  <w:b/>
                                  <w:sz w:val="18"/>
                                </w:rPr>
                                <w:t>KENAI WATERSHED FORUM Phone (907) 260-5449</w:t>
                              </w:r>
                            </w:p>
                            <w:p w14:paraId="0318798F" w14:textId="77777777" w:rsidR="00D5447C" w:rsidRDefault="00D5447C">
                              <w:pPr>
                                <w:spacing w:before="38"/>
                                <w:rPr>
                                  <w:b/>
                                  <w:sz w:val="18"/>
                                </w:rPr>
                              </w:pPr>
                              <w:r>
                                <w:rPr>
                                  <w:b/>
                                  <w:sz w:val="18"/>
                                </w:rPr>
                                <w:t>Field Information:</w:t>
                              </w:r>
                            </w:p>
                            <w:p w14:paraId="5CFC2050" w14:textId="77777777" w:rsidR="00D5447C" w:rsidRDefault="00D5447C">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D5447C" w:rsidRDefault="00D5447C">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D5447C" w:rsidRDefault="00D5447C">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D5447C" w:rsidRDefault="00D5447C">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D5447C" w:rsidRDefault="00D5447C">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D5447C" w:rsidRDefault="00D5447C">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D5447C" w:rsidRDefault="00D5447C">
                        <w:pPr>
                          <w:spacing w:line="199" w:lineRule="exact"/>
                          <w:rPr>
                            <w:b/>
                            <w:sz w:val="18"/>
                          </w:rPr>
                        </w:pPr>
                        <w:r>
                          <w:rPr>
                            <w:b/>
                            <w:sz w:val="18"/>
                          </w:rPr>
                          <w:t>Lab Information:</w:t>
                        </w:r>
                      </w:p>
                      <w:p w14:paraId="6CF5E131" w14:textId="77777777" w:rsidR="00D5447C" w:rsidRDefault="00D5447C">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D5447C" w:rsidRDefault="00D5447C">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D5447C" w:rsidRDefault="00D5447C">
                        <w:pPr>
                          <w:ind w:left="1865" w:right="737" w:hanging="418"/>
                          <w:rPr>
                            <w:b/>
                            <w:sz w:val="18"/>
                          </w:rPr>
                        </w:pPr>
                        <w:r>
                          <w:rPr>
                            <w:b/>
                            <w:sz w:val="18"/>
                          </w:rPr>
                          <w:t>KENAI WATERSHED FORUM Phone (907) 260-5449</w:t>
                        </w:r>
                      </w:p>
                      <w:p w14:paraId="0318798F" w14:textId="77777777" w:rsidR="00D5447C" w:rsidRDefault="00D5447C">
                        <w:pPr>
                          <w:spacing w:before="38"/>
                          <w:rPr>
                            <w:b/>
                            <w:sz w:val="18"/>
                          </w:rPr>
                        </w:pPr>
                        <w:r>
                          <w:rPr>
                            <w:b/>
                            <w:sz w:val="18"/>
                          </w:rPr>
                          <w:t>Field Information:</w:t>
                        </w:r>
                      </w:p>
                      <w:p w14:paraId="5CFC2050" w14:textId="77777777" w:rsidR="00D5447C" w:rsidRDefault="00D5447C">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D5447C" w:rsidRDefault="00D5447C">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D5447C" w:rsidRDefault="00D5447C">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D5447C" w:rsidRDefault="00D5447C">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D5447C" w:rsidRDefault="00D5447C">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19D993BE"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bookmarkEnd w:id="170"/>
    <w:bookmarkEnd w:id="172"/>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173" w:name="B4._ANALYTICAL_METHODS_REQUIREMENTS"/>
      <w:bookmarkStart w:id="174" w:name="_Toc96073967"/>
      <w:bookmarkStart w:id="175" w:name="_Hlk117074459"/>
      <w:bookmarkEnd w:id="173"/>
      <w:r>
        <w:t>B4.</w:t>
      </w:r>
      <w:r>
        <w:tab/>
        <w:t>ANALYTICAL METHODS</w:t>
      </w:r>
      <w:r>
        <w:rPr>
          <w:spacing w:val="-3"/>
        </w:rPr>
        <w:t xml:space="preserve"> </w:t>
      </w:r>
      <w:r>
        <w:t>REQUIREMENTS</w:t>
      </w:r>
      <w:bookmarkEnd w:id="174"/>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176" w:name="_Toc96073968"/>
      <w:r>
        <w:lastRenderedPageBreak/>
        <w:t>Agency Baseline</w:t>
      </w:r>
      <w:bookmarkEnd w:id="176"/>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592168EC" w:rsidR="000D14B5" w:rsidDel="007F6044" w:rsidRDefault="009748A5">
      <w:pPr>
        <w:pStyle w:val="Heading2"/>
        <w:spacing w:before="1"/>
        <w:rPr>
          <w:del w:id="177" w:author="Benjamin Meyer" w:date="2022-07-19T15:06:00Z"/>
        </w:rPr>
      </w:pPr>
      <w:bookmarkStart w:id="178" w:name="_Toc96073969"/>
      <w:del w:id="179" w:author="Benjamin Meyer" w:date="2022-07-19T15:06:00Z">
        <w:r w:rsidDel="007F6044">
          <w:delText>Metals Monitoring</w:delText>
        </w:r>
        <w:bookmarkEnd w:id="178"/>
      </w:del>
    </w:p>
    <w:p w14:paraId="23A15CB7" w14:textId="26DABBA3" w:rsidR="000D14B5" w:rsidDel="007F6044" w:rsidRDefault="009748A5">
      <w:pPr>
        <w:pStyle w:val="BodyText"/>
        <w:ind w:left="688" w:right="307"/>
        <w:rPr>
          <w:del w:id="180" w:author="Benjamin Meyer" w:date="2022-07-19T15:06:00Z"/>
        </w:rPr>
      </w:pPr>
      <w:del w:id="181" w:author="Benjamin Meyer" w:date="2022-07-19T15:06:00Z">
        <w:r w:rsidDel="007F6044">
          <w:delText>SGS will perform laboratory analysis of water quality. Their Quality Management Plan is on file with the ADEC QA Officer.</w:delText>
        </w:r>
      </w:del>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182" w:name="B5._QUALITY_CONTROL_REQUIREMENTS"/>
      <w:bookmarkEnd w:id="182"/>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183" w:name="_Toc96073970"/>
      <w:r>
        <w:t>B.5.1</w:t>
      </w:r>
      <w:r>
        <w:tab/>
        <w:t>Field Quality Control (QC)</w:t>
      </w:r>
      <w:r>
        <w:rPr>
          <w:spacing w:val="-1"/>
        </w:rPr>
        <w:t xml:space="preserve"> </w:t>
      </w:r>
      <w:r>
        <w:t>Measures</w:t>
      </w:r>
      <w:bookmarkEnd w:id="183"/>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bookmarkEnd w:id="175"/>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184" w:name="_bookmark22"/>
      <w:bookmarkStart w:id="185" w:name="_Hlk117075281"/>
      <w:bookmarkEnd w:id="184"/>
      <w:r>
        <w:rPr>
          <w:b/>
          <w:sz w:val="24"/>
        </w:rPr>
        <w:lastRenderedPageBreak/>
        <w:t xml:space="preserve">Table 9. Field Quality Control Samples. Table contains information for </w:t>
      </w:r>
      <w:proofErr w:type="spellStart"/>
      <w:r>
        <w:rPr>
          <w:b/>
          <w:sz w:val="24"/>
        </w:rPr>
        <w:t>Hydrolabs</w:t>
      </w:r>
      <w:proofErr w:type="spellEnd"/>
      <w:r>
        <w:rPr>
          <w:b/>
          <w:sz w:val="24"/>
        </w:rPr>
        <w:t xml:space="preserve">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186" w:name="_bookmark23"/>
      <w:bookmarkEnd w:id="186"/>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E52445" w14:paraId="6F4B41F8" w14:textId="77777777" w:rsidTr="00BE2DF2">
        <w:trPr>
          <w:trHeight w:val="1839"/>
          <w:ins w:id="187" w:author="Benjamin Meyer" w:date="2022-08-22T16:11:00Z"/>
        </w:trPr>
        <w:tc>
          <w:tcPr>
            <w:tcW w:w="2796" w:type="dxa"/>
            <w:tcBorders>
              <w:top w:val="single" w:sz="4" w:space="0" w:color="000000"/>
              <w:bottom w:val="single" w:sz="4" w:space="0" w:color="000000"/>
              <w:right w:val="single" w:sz="4" w:space="0" w:color="000000"/>
            </w:tcBorders>
            <w:shd w:val="clear" w:color="auto" w:fill="auto"/>
            <w:vAlign w:val="center"/>
          </w:tcPr>
          <w:p w14:paraId="72238FCF" w14:textId="0AC8ABD4" w:rsidR="00E52445" w:rsidRPr="00BE2DF2" w:rsidRDefault="00E52445" w:rsidP="00BE2DF2">
            <w:pPr>
              <w:pStyle w:val="TableParagraph"/>
              <w:jc w:val="center"/>
              <w:rPr>
                <w:ins w:id="188" w:author="Benjamin Meyer" w:date="2022-08-22T16:11:00Z"/>
              </w:rPr>
            </w:pPr>
            <w:ins w:id="189" w:author="Benjamin Meyer" w:date="2022-08-22T16:12:00Z">
              <w:r w:rsidRPr="00BE2DF2">
                <w:t>Filter Blank</w:t>
              </w:r>
            </w:ins>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E49F" w14:textId="42E7C075" w:rsidR="00E52445" w:rsidRDefault="00BE2DF2" w:rsidP="00BE2DF2">
            <w:pPr>
              <w:pStyle w:val="TableParagraph"/>
              <w:spacing w:line="237" w:lineRule="auto"/>
              <w:ind w:left="113" w:right="93"/>
              <w:jc w:val="center"/>
              <w:rPr>
                <w:ins w:id="190" w:author="Benjamin Meyer" w:date="2022-08-22T16:11:00Z"/>
                <w:sz w:val="20"/>
              </w:rPr>
            </w:pPr>
            <w:ins w:id="191" w:author="Benjamin Meyer" w:date="2022-08-22T16:13:00Z">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ins>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F7B4F" w14:textId="77777777" w:rsidR="00E52445" w:rsidRDefault="00E52445" w:rsidP="00BE2DF2">
            <w:pPr>
              <w:pStyle w:val="TableParagraph"/>
              <w:jc w:val="center"/>
              <w:rPr>
                <w:ins w:id="192" w:author="Benjamin Meyer" w:date="2022-08-22T16:11:00Z"/>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495CBEFF" w14:textId="77777777" w:rsidR="00BE2DF2" w:rsidRDefault="00BE2DF2" w:rsidP="00BE2DF2">
            <w:pPr>
              <w:pStyle w:val="TableParagraph"/>
              <w:spacing w:line="230" w:lineRule="exact"/>
              <w:ind w:left="158" w:right="134"/>
              <w:jc w:val="center"/>
              <w:rPr>
                <w:ins w:id="193" w:author="Benjamin Meyer" w:date="2022-08-22T16:14:00Z"/>
                <w:sz w:val="20"/>
              </w:rPr>
            </w:pPr>
            <w:commentRangeStart w:id="194"/>
            <w:ins w:id="195" w:author="Benjamin Meyer" w:date="2022-08-22T16:14:00Z">
              <w:r>
                <w:rPr>
                  <w:sz w:val="20"/>
                </w:rPr>
                <w:t>≤ MDL (see Tables 1, 2,</w:t>
              </w:r>
            </w:ins>
          </w:p>
          <w:p w14:paraId="5D0A4D7B" w14:textId="0F0FAC25" w:rsidR="00E52445" w:rsidRDefault="00BE2DF2" w:rsidP="00BE2DF2">
            <w:pPr>
              <w:pStyle w:val="TableParagraph"/>
              <w:jc w:val="center"/>
              <w:rPr>
                <w:ins w:id="196" w:author="Benjamin Meyer" w:date="2022-08-22T16:11:00Z"/>
                <w:b/>
              </w:rPr>
            </w:pPr>
            <w:ins w:id="197" w:author="Benjamin Meyer" w:date="2022-08-22T16:14:00Z">
              <w:r>
                <w:rPr>
                  <w:sz w:val="20"/>
                </w:rPr>
                <w:t>3</w:t>
              </w:r>
            </w:ins>
            <w:ins w:id="198" w:author="Benjamin Meyer" w:date="2022-08-22T16:18:00Z">
              <w:r>
                <w:rPr>
                  <w:sz w:val="20"/>
                </w:rPr>
                <w:t xml:space="preserve">, </w:t>
              </w:r>
            </w:ins>
            <w:ins w:id="199" w:author="Benjamin Meyer" w:date="2022-08-22T16:14:00Z">
              <w:r>
                <w:rPr>
                  <w:sz w:val="20"/>
                </w:rPr>
                <w:t>and 4)</w:t>
              </w:r>
            </w:ins>
            <w:commentRangeEnd w:id="194"/>
            <w:ins w:id="200" w:author="Benjamin Meyer" w:date="2022-08-22T16:15:00Z">
              <w:r>
                <w:rPr>
                  <w:rStyle w:val="CommentReference"/>
                </w:rPr>
                <w:commentReference w:id="194"/>
              </w:r>
            </w:ins>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9E2E54" w14:textId="29BA6908" w:rsidR="000D14B5" w:rsidRPr="008631EA" w:rsidRDefault="009748A5" w:rsidP="008631EA">
      <w:pPr>
        <w:pStyle w:val="ListParagraph"/>
        <w:numPr>
          <w:ilvl w:val="2"/>
          <w:numId w:val="25"/>
        </w:numPr>
        <w:tabs>
          <w:tab w:val="left" w:pos="1047"/>
          <w:tab w:val="left" w:pos="1048"/>
        </w:tabs>
        <w:ind w:right="573"/>
        <w:rPr>
          <w:sz w:val="24"/>
        </w:rPr>
        <w:sectPr w:rsidR="000D14B5"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r w:rsidR="00434CF1">
        <w:rPr>
          <w:sz w:val="24"/>
        </w:rPr>
        <w:t xml:space="preserve"> </w:t>
      </w:r>
      <w:ins w:id="201" w:author="Benjamin Meyer" w:date="2022-07-19T14:37:00Z">
        <w:r w:rsidR="00434CF1">
          <w:rPr>
            <w:sz w:val="24"/>
          </w:rPr>
          <w:t xml:space="preserve">Prior to final release, </w:t>
        </w:r>
      </w:ins>
      <w:ins w:id="202" w:author="Benjamin Meyer" w:date="2022-07-19T14:39:00Z">
        <w:r w:rsidR="00434CF1">
          <w:rPr>
            <w:sz w:val="24"/>
          </w:rPr>
          <w:t xml:space="preserve">KWF will also notify </w:t>
        </w:r>
      </w:ins>
      <w:ins w:id="203" w:author="Benjamin Meyer" w:date="2022-07-19T14:37:00Z">
        <w:r w:rsidR="00434CF1">
          <w:rPr>
            <w:sz w:val="24"/>
          </w:rPr>
          <w:t xml:space="preserve">partner organizations involved with fieldwork, sample analysis, and data management </w:t>
        </w:r>
      </w:ins>
      <w:ins w:id="204" w:author="Benjamin Meyer" w:date="2022-07-19T14:39:00Z">
        <w:r w:rsidR="00434CF1">
          <w:rPr>
            <w:sz w:val="24"/>
          </w:rPr>
          <w:t>to ensure</w:t>
        </w:r>
      </w:ins>
      <w:ins w:id="205" w:author="Benjamin Meyer" w:date="2022-07-19T14:44:00Z">
        <w:r w:rsidR="008631EA">
          <w:rPr>
            <w:sz w:val="24"/>
          </w:rPr>
          <w:t xml:space="preserve"> consistent messaging.</w:t>
        </w:r>
      </w:ins>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206" w:name="B6._INSTRUMENT_/_EQUIPMENT_TESTING,_INSP"/>
      <w:bookmarkStart w:id="207" w:name="_Toc96073971"/>
      <w:bookmarkEnd w:id="206"/>
      <w:r>
        <w:t>B6.</w:t>
      </w:r>
      <w:r>
        <w:tab/>
        <w:t>INSTRUMENT / EQUIPMENT TESTING, INSPECTION AND MAINTENANCE</w:t>
      </w:r>
      <w:bookmarkEnd w:id="207"/>
    </w:p>
    <w:p w14:paraId="599A4A2F" w14:textId="77777777" w:rsidR="000D14B5" w:rsidRDefault="000D14B5">
      <w:pPr>
        <w:pStyle w:val="BodyText"/>
        <w:rPr>
          <w:b/>
        </w:rPr>
      </w:pPr>
    </w:p>
    <w:p w14:paraId="0F1CCCE9" w14:textId="6646C7CC" w:rsidR="000D14B5" w:rsidRDefault="009748A5">
      <w:pPr>
        <w:pStyle w:val="Heading2"/>
      </w:pPr>
      <w:bookmarkStart w:id="208" w:name="_Toc96073972"/>
      <w:r>
        <w:t>Agency Baseline</w:t>
      </w:r>
      <w:del w:id="209" w:author="Benjamin Meyer" w:date="2022-07-19T14:36:00Z">
        <w:r w:rsidDel="00434CF1">
          <w:delText xml:space="preserve"> and Metals Monitoring</w:delText>
        </w:r>
      </w:del>
      <w:bookmarkEnd w:id="208"/>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210" w:name="B7._INSTRUMENT_CALIBRATION_PROCEDURES"/>
      <w:bookmarkStart w:id="211" w:name="_Toc96073973"/>
      <w:bookmarkEnd w:id="210"/>
      <w:r>
        <w:t>B7.</w:t>
      </w:r>
      <w:r>
        <w:tab/>
        <w:t>INSTRUMENT CALIBRATION</w:t>
      </w:r>
      <w:r>
        <w:rPr>
          <w:spacing w:val="-2"/>
        </w:rPr>
        <w:t xml:space="preserve"> </w:t>
      </w:r>
      <w:r>
        <w:t>PROCEDURES</w:t>
      </w:r>
      <w:bookmarkEnd w:id="211"/>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 xml:space="preserve">Contracted and sub-contracted laboratories will follow the calibration procedures found in its QAP and the laboratory’s SOPs. Specific calibration procedures for regulated pollutants will </w:t>
      </w:r>
      <w:proofErr w:type="gramStart"/>
      <w:r>
        <w:t>be in agreement</w:t>
      </w:r>
      <w:proofErr w:type="gramEnd"/>
      <w:r>
        <w:t xml:space="preserve">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212" w:name="_Toc96073974"/>
      <w:r>
        <w:t>Agency Baseline</w:t>
      </w:r>
      <w:bookmarkEnd w:id="212"/>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213" w:name="B8._INSPECTION_AND_ACCEPTANCE_REQUIREMEN"/>
      <w:bookmarkStart w:id="214" w:name="_Toc96073975"/>
      <w:bookmarkEnd w:id="213"/>
      <w:r>
        <w:t>B8.</w:t>
      </w:r>
      <w:r>
        <w:tab/>
        <w:t>INSPECTION AND ACCEPTANCE REQUIREMENTS FOR</w:t>
      </w:r>
      <w:r>
        <w:rPr>
          <w:spacing w:val="-9"/>
        </w:rPr>
        <w:t xml:space="preserve"> </w:t>
      </w:r>
      <w:r>
        <w:t>SUPPLIES</w:t>
      </w:r>
      <w:bookmarkEnd w:id="214"/>
    </w:p>
    <w:p w14:paraId="0F200D49" w14:textId="77777777" w:rsidR="000D14B5" w:rsidRDefault="000D14B5">
      <w:pPr>
        <w:pStyle w:val="BodyText"/>
        <w:rPr>
          <w:b/>
        </w:rPr>
      </w:pPr>
    </w:p>
    <w:p w14:paraId="5BAA7100" w14:textId="50EF72E0" w:rsidR="000D14B5" w:rsidRDefault="009748A5">
      <w:pPr>
        <w:pStyle w:val="Heading2"/>
        <w:ind w:left="687"/>
      </w:pPr>
      <w:bookmarkStart w:id="215" w:name="_Toc96073976"/>
      <w:r>
        <w:t>Agency Baseline and Metals Monitoring</w:t>
      </w:r>
      <w:bookmarkEnd w:id="215"/>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216" w:name="B9._DATA_ACQUISITION_REQUIREMENTS_FOR_NO"/>
      <w:bookmarkStart w:id="217" w:name="_Toc96073977"/>
      <w:bookmarkEnd w:id="216"/>
      <w:r>
        <w:t>B9.</w:t>
      </w:r>
      <w:r>
        <w:tab/>
        <w:t>DATA ACQUISITION REQUIREMENTS FOR NON-DIRECT MEASUREMENTS</w:t>
      </w:r>
      <w:bookmarkEnd w:id="217"/>
    </w:p>
    <w:p w14:paraId="4D5BF8F8" w14:textId="77777777" w:rsidR="000D14B5" w:rsidRDefault="000D14B5">
      <w:pPr>
        <w:pStyle w:val="BodyText"/>
        <w:rPr>
          <w:b/>
        </w:rPr>
      </w:pPr>
    </w:p>
    <w:p w14:paraId="5C6B206D" w14:textId="1E9F3B7D" w:rsidR="000D14B5" w:rsidRDefault="009748A5">
      <w:pPr>
        <w:pStyle w:val="Heading2"/>
      </w:pPr>
      <w:bookmarkStart w:id="218" w:name="_Toc96073978"/>
      <w:r>
        <w:t>Applies to all elements of the monitoring effort</w:t>
      </w:r>
      <w:bookmarkEnd w:id="218"/>
    </w:p>
    <w:p w14:paraId="14C7E9BD" w14:textId="77777777" w:rsidR="000D14B5" w:rsidRDefault="009748A5">
      <w:pPr>
        <w:pStyle w:val="BodyText"/>
        <w:ind w:left="687" w:right="254"/>
      </w:pPr>
      <w:r>
        <w:t>Weather data downloaded or purchased through the National Oceanic and Atmospheric Administration (NOAA) w</w:t>
      </w:r>
      <w:hyperlink r:id="rId39">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219" w:name="B10._DATA_MANAGEMENT"/>
      <w:bookmarkStart w:id="220" w:name="_Toc96073979"/>
      <w:bookmarkEnd w:id="219"/>
      <w:r>
        <w:t>B10.</w:t>
      </w:r>
      <w:r>
        <w:tab/>
        <w:t>DATA</w:t>
      </w:r>
      <w:r>
        <w:rPr>
          <w:spacing w:val="-2"/>
        </w:rPr>
        <w:t xml:space="preserve"> </w:t>
      </w:r>
      <w:r>
        <w:t>MANAGEMENT</w:t>
      </w:r>
      <w:bookmarkEnd w:id="220"/>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w:t>
      </w:r>
      <w:proofErr w:type="gramStart"/>
      <w:r>
        <w:rPr>
          <w:sz w:val="24"/>
        </w:rPr>
        <w:t>, ,</w:t>
      </w:r>
      <w:proofErr w:type="gramEnd"/>
      <w:r>
        <w:rPr>
          <w:sz w:val="24"/>
        </w:rPr>
        <w:t xml:space="preserve">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 xml:space="preserve">The project QA officer is responsible for performing routine independent reviews of data to ensure the monitoring projects data quality objectives are being met. Findings and recommended corrective actions (as appropriate) are reported directly to project </w:t>
      </w:r>
      <w:r>
        <w:rPr>
          <w:sz w:val="24"/>
        </w:rPr>
        <w:lastRenderedPageBreak/>
        <w:t>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221" w:name="_Toc96073980"/>
      <w:r>
        <w:t xml:space="preserve">Agency Baseline and Metals </w:t>
      </w:r>
      <w:commentRangeStart w:id="222"/>
      <w:r>
        <w:t>Monitoring</w:t>
      </w:r>
      <w:bookmarkEnd w:id="221"/>
      <w:commentRangeEnd w:id="222"/>
      <w:r w:rsidR="00B515CF">
        <w:rPr>
          <w:rStyle w:val="CommentReference"/>
          <w:b w:val="0"/>
          <w:bCs w:val="0"/>
          <w:i w:val="0"/>
        </w:rPr>
        <w:commentReference w:id="222"/>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w:t>
      </w:r>
      <w:commentRangeStart w:id="223"/>
      <w:r>
        <w:t>KWF server.</w:t>
      </w:r>
      <w:commentRangeEnd w:id="223"/>
      <w:r w:rsidR="00B34B0D">
        <w:rPr>
          <w:rStyle w:val="CommentReference"/>
        </w:rPr>
        <w:commentReference w:id="223"/>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D5447C" w:rsidRDefault="00D5447C">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D5447C" w:rsidRDefault="00D5447C">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23920C8B" w:rsidR="000D14B5" w:rsidRDefault="000D14B5">
      <w:pPr>
        <w:pStyle w:val="BodyText"/>
        <w:rPr>
          <w:sz w:val="20"/>
        </w:rPr>
      </w:pPr>
    </w:p>
    <w:p w14:paraId="37267ABB" w14:textId="34F804DE" w:rsidR="000D14B5" w:rsidRDefault="00B34B0D">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625466AB">
                <wp:simplePos x="0" y="0"/>
                <wp:positionH relativeFrom="page">
                  <wp:posOffset>2505075</wp:posOffset>
                </wp:positionH>
                <wp:positionV relativeFrom="page">
                  <wp:posOffset>5057775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BAAFB" id="Line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398.25pt" to="19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D5447C" w:rsidRDefault="00D5447C"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D5447C" w:rsidRDefault="00D5447C"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D5447C" w:rsidRDefault="00D5447C">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D5447C" w:rsidRDefault="00D5447C">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D5447C" w:rsidRDefault="00D5447C"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D5447C" w:rsidRDefault="00D5447C"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224" w:name="C1._ASSESSMENTS_AND_RESPONSE_ACTIONS"/>
      <w:bookmarkEnd w:id="224"/>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7E8929C6" w:rsidR="000D14B5" w:rsidRDefault="009748A5">
      <w:pPr>
        <w:pStyle w:val="Heading2"/>
        <w:ind w:left="687"/>
      </w:pPr>
      <w:bookmarkStart w:id="225" w:name="_Toc96073981"/>
      <w:r>
        <w:t xml:space="preserve">Agency Baseline </w:t>
      </w:r>
      <w:del w:id="226" w:author="Benjamin Meyer" w:date="2022-07-19T14:33:00Z">
        <w:r w:rsidDel="00434CF1">
          <w:delText xml:space="preserve">and Metals </w:delText>
        </w:r>
      </w:del>
      <w:r>
        <w:t>Monitoring</w:t>
      </w:r>
      <w:bookmarkEnd w:id="225"/>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227" w:name="C2._QA_REPORTS_to_Management"/>
      <w:bookmarkStart w:id="228" w:name="_Toc96073982"/>
      <w:bookmarkEnd w:id="227"/>
      <w:r>
        <w:t>C2.</w:t>
      </w:r>
      <w:r>
        <w:tab/>
        <w:t>QA REPORTS to</w:t>
      </w:r>
      <w:r>
        <w:rPr>
          <w:spacing w:val="-3"/>
        </w:rPr>
        <w:t xml:space="preserve"> </w:t>
      </w:r>
      <w:r>
        <w:t>Management</w:t>
      </w:r>
      <w:bookmarkEnd w:id="228"/>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 xml:space="preserve">Precision </w:t>
      </w:r>
      <w:proofErr w:type="spellStart"/>
      <w:r>
        <w:rPr>
          <w:sz w:val="24"/>
        </w:rPr>
        <w:t>assements</w:t>
      </w:r>
      <w:proofErr w:type="spellEnd"/>
      <w:r>
        <w:rPr>
          <w:sz w:val="24"/>
        </w:rPr>
        <w:t xml:space="preserve">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r>
        <w:t>specific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r>
        <w:lastRenderedPageBreak/>
        <w:t>cent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229" w:name="_Toc96073983"/>
      <w:r>
        <w:t>Agency Baseline</w:t>
      </w:r>
      <w:bookmarkEnd w:id="229"/>
    </w:p>
    <w:p w14:paraId="6B58CE25" w14:textId="77777777" w:rsidR="000D14B5" w:rsidRDefault="009748A5">
      <w:pPr>
        <w:pStyle w:val="BodyText"/>
        <w:ind w:left="687" w:right="388"/>
      </w:pPr>
      <w:r>
        <w:t>A comprehensive report will be produced every 5 years. An open data report will be produced within one year of data collection. The open data reports will be available on line through a lin</w:t>
      </w:r>
      <w:hyperlink r:id="rId40">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Del="00434CF1" w:rsidRDefault="000D14B5">
      <w:pPr>
        <w:pStyle w:val="BodyText"/>
        <w:spacing w:before="1"/>
        <w:rPr>
          <w:del w:id="230" w:author="Benjamin Meyer" w:date="2022-07-19T14:33:00Z"/>
        </w:rPr>
      </w:pPr>
    </w:p>
    <w:p w14:paraId="3BE69924" w14:textId="35A796F9" w:rsidR="000D14B5" w:rsidDel="00434CF1" w:rsidRDefault="009748A5">
      <w:pPr>
        <w:pStyle w:val="Heading2"/>
        <w:ind w:left="687"/>
        <w:rPr>
          <w:del w:id="231" w:author="Benjamin Meyer" w:date="2022-07-19T14:33:00Z"/>
        </w:rPr>
      </w:pPr>
      <w:bookmarkStart w:id="232" w:name="_Toc96073984"/>
      <w:del w:id="233" w:author="Benjamin Meyer" w:date="2022-07-19T14:33:00Z">
        <w:r w:rsidDel="00434CF1">
          <w:delText>Metals Monitoring</w:delText>
        </w:r>
        <w:bookmarkEnd w:id="232"/>
      </w:del>
    </w:p>
    <w:p w14:paraId="188DDC89" w14:textId="78791F5D" w:rsidR="000D14B5" w:rsidDel="00434CF1" w:rsidRDefault="009748A5">
      <w:pPr>
        <w:pStyle w:val="BodyText"/>
        <w:ind w:left="687" w:right="355"/>
        <w:rPr>
          <w:del w:id="234" w:author="Benjamin Meyer" w:date="2022-07-19T14:33:00Z"/>
        </w:rPr>
      </w:pPr>
      <w:del w:id="235" w:author="Benjamin Meyer" w:date="2022-07-19T14:33:00Z">
        <w:r w:rsidDel="00434CF1">
          <w:delTex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delText>
        </w:r>
      </w:del>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236" w:name="D1._DATA_REVIEW,_VALIDATION_AND_VERIFICA"/>
      <w:bookmarkStart w:id="237" w:name="_Toc96073985"/>
      <w:bookmarkEnd w:id="236"/>
      <w:r>
        <w:t>D1.</w:t>
      </w:r>
      <w:r>
        <w:tab/>
        <w:t>DATA REVIEW, VALIDATION AND VERIFICATION</w:t>
      </w:r>
      <w:r>
        <w:rPr>
          <w:spacing w:val="-10"/>
        </w:rPr>
        <w:t xml:space="preserve"> </w:t>
      </w:r>
      <w:r>
        <w:t>REQUIREMENTS</w:t>
      </w:r>
      <w:bookmarkEnd w:id="237"/>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238" w:name="D2._VALIDATION_AND_VERIFICATION_METHODS"/>
      <w:bookmarkStart w:id="239" w:name="_Toc96073986"/>
      <w:bookmarkEnd w:id="238"/>
      <w:r>
        <w:t>D2. VALIDATION AND VERIFICATION METHODS</w:t>
      </w:r>
      <w:bookmarkEnd w:id="239"/>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240" w:name="_Toc96073987"/>
      <w:r>
        <w:t>Laboratory Quality Control (QC) Measures</w:t>
      </w:r>
      <w:bookmarkEnd w:id="240"/>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241" w:name="D3._RECONCILIATION_WITH_DATA_QUALITY_OBJ"/>
      <w:bookmarkStart w:id="242" w:name="_Toc96073988"/>
      <w:bookmarkEnd w:id="241"/>
      <w:r>
        <w:t>D3.</w:t>
      </w:r>
      <w:r>
        <w:tab/>
        <w:t>RECONCILIATION WITH DATA QUALITY</w:t>
      </w:r>
      <w:r>
        <w:rPr>
          <w:spacing w:val="-4"/>
        </w:rPr>
        <w:t xml:space="preserve"> </w:t>
      </w:r>
      <w:r>
        <w:t>OBJECTIVES</w:t>
      </w:r>
      <w:bookmarkEnd w:id="242"/>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 xml:space="preserve">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w:t>
      </w:r>
      <w:proofErr w:type="gramStart"/>
      <w:r>
        <w:t>cases</w:t>
      </w:r>
      <w:proofErr w:type="gramEnd"/>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bookmarkEnd w:id="185"/>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243" w:name="APPENDIX_A"/>
      <w:bookmarkStart w:id="244" w:name="_bookmark34"/>
      <w:bookmarkStart w:id="245" w:name="_Toc96073989"/>
      <w:bookmarkStart w:id="246" w:name="_Hlk117079059"/>
      <w:bookmarkEnd w:id="243"/>
      <w:bookmarkEnd w:id="244"/>
      <w:r>
        <w:lastRenderedPageBreak/>
        <w:t>APPENDIX A</w:t>
      </w:r>
      <w:bookmarkEnd w:id="245"/>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247" w:name="_Toc96073990"/>
      <w:r>
        <w:t>Scott Curtin</w:t>
      </w:r>
      <w:bookmarkEnd w:id="247"/>
    </w:p>
    <w:p w14:paraId="428F6713" w14:textId="77777777" w:rsidR="000D14B5" w:rsidRDefault="009748A5">
      <w:pPr>
        <w:pStyle w:val="BodyText"/>
        <w:ind w:left="688" w:right="5113"/>
      </w:pPr>
      <w:r>
        <w:t xml:space="preserve">City of Kenai Wastewater Treatment Plant 210 </w:t>
      </w:r>
      <w:proofErr w:type="spellStart"/>
      <w:r>
        <w:t>Fidalgo</w:t>
      </w:r>
      <w:proofErr w:type="spellEnd"/>
      <w:r>
        <w:t xml:space="preserve">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248" w:name="_Toc96073991"/>
      <w:r>
        <w:t>Jeff Anderson</w:t>
      </w:r>
      <w:bookmarkEnd w:id="248"/>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 xml:space="preserve">U.S. Fish and Wildlife Service 43655 </w:t>
      </w:r>
      <w:proofErr w:type="spellStart"/>
      <w:r>
        <w:t>Kalifornsky</w:t>
      </w:r>
      <w:proofErr w:type="spellEnd"/>
      <w:r>
        <w:t xml:space="preserve">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249" w:name="_Toc96073992"/>
      <w:r>
        <w:t>Jack Blackwell</w:t>
      </w:r>
      <w:bookmarkEnd w:id="249"/>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250" w:name="_Toc96073993"/>
      <w:r>
        <w:t>Francisco B</w:t>
      </w:r>
      <w:r>
        <w:rPr>
          <w:spacing w:val="-8"/>
        </w:rPr>
        <w:t xml:space="preserve"> </w:t>
      </w:r>
      <w:r>
        <w:t>Sanchez</w:t>
      </w:r>
      <w:bookmarkEnd w:id="250"/>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41"/>
          <w:footerReference w:type="default" r:id="rId42"/>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251" w:name="_Toc96073994"/>
      <w:r>
        <w:t>Dean Day</w:t>
      </w:r>
      <w:bookmarkEnd w:id="251"/>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 xml:space="preserve">40610 </w:t>
      </w:r>
      <w:proofErr w:type="spellStart"/>
      <w:r>
        <w:t>Kalifornsky</w:t>
      </w:r>
      <w:proofErr w:type="spellEnd"/>
      <w:r>
        <w:t xml:space="preserve">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3D863D8E" w:rsidR="000D14B5" w:rsidRDefault="009748A5">
      <w:pPr>
        <w:pStyle w:val="Heading2"/>
      </w:pPr>
      <w:bookmarkStart w:id="252" w:name="_Toc96073995"/>
      <w:del w:id="253" w:author="Benjamin Meyer" w:date="2022-07-19T14:34:00Z">
        <w:r w:rsidDel="00434CF1">
          <w:delText>Justin Nelson</w:delText>
        </w:r>
      </w:del>
      <w:bookmarkEnd w:id="252"/>
      <w:ins w:id="254" w:author="Benjamin Meyer" w:date="2022-07-19T14:34:00Z">
        <w:r w:rsidR="00434CF1">
          <w:t>Cameron Murphy</w:t>
        </w:r>
      </w:ins>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200 W Potter Dr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10540D07" w:rsidR="000D14B5" w:rsidRDefault="00434CF1">
      <w:pPr>
        <w:pStyle w:val="Heading2"/>
      </w:pPr>
      <w:bookmarkStart w:id="255" w:name="_Toc96073996"/>
      <w:ins w:id="256" w:author="Benjamin Meyer" w:date="2022-07-19T14:34:00Z">
        <w:r>
          <w:t>Jon Essert</w:t>
        </w:r>
      </w:ins>
      <w:del w:id="257" w:author="Benjamin Meyer" w:date="2022-07-19T14:34:00Z">
        <w:r w:rsidR="009748A5" w:rsidDel="00434CF1">
          <w:delText>James Trissel</w:delText>
        </w:r>
      </w:del>
      <w:bookmarkEnd w:id="255"/>
    </w:p>
    <w:p w14:paraId="6D12C390" w14:textId="77777777" w:rsidR="000D14B5" w:rsidRDefault="009748A5">
      <w:pPr>
        <w:pStyle w:val="BodyText"/>
        <w:spacing w:line="275" w:lineRule="exact"/>
        <w:ind w:left="688"/>
      </w:pPr>
      <w:r>
        <w:t>Utility Department Manager</w:t>
      </w:r>
    </w:p>
    <w:p w14:paraId="03E55E68" w14:textId="3018C7D4" w:rsidR="000D14B5" w:rsidRDefault="009748A5">
      <w:pPr>
        <w:pStyle w:val="BodyText"/>
        <w:ind w:left="688" w:right="5386"/>
      </w:pPr>
      <w:r>
        <w:t>City of Soldotna Wastewater Treatment</w:t>
      </w:r>
      <w:ins w:id="258" w:author="Benjamin Meyer" w:date="2022-07-19T14:34:00Z">
        <w:r w:rsidR="00434CF1">
          <w:t xml:space="preserve"> </w:t>
        </w:r>
      </w:ins>
      <w:del w:id="259" w:author="Benjamin Meyer" w:date="2022-07-19T14:34:00Z">
        <w:r w:rsidDel="00434CF1">
          <w:delText xml:space="preserve"> </w:delText>
        </w:r>
      </w:del>
      <w:r>
        <w:t>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bookmarkEnd w:id="246"/>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3CA2CA8C" w14:textId="6C64DB41" w:rsidR="000D14B5" w:rsidRDefault="008631EA" w:rsidP="004911DB">
      <w:pPr>
        <w:spacing w:before="92"/>
        <w:ind w:right="98"/>
        <w:jc w:val="center"/>
        <w:rPr>
          <w:sz w:val="20"/>
        </w:rPr>
        <w:sectPr w:rsidR="000D14B5">
          <w:headerReference w:type="default" r:id="rId43"/>
          <w:footerReference w:type="default" r:id="rId44"/>
          <w:pgSz w:w="11900" w:h="16840"/>
          <w:pgMar w:top="1620" w:right="940" w:bottom="280" w:left="1040" w:header="929" w:footer="0" w:gutter="0"/>
          <w:cols w:space="720"/>
        </w:sectPr>
      </w:pPr>
      <w:ins w:id="260" w:author="Benjamin Meyer" w:date="2022-07-19T14:48:00Z">
        <w:r>
          <w:rPr>
            <w:sz w:val="20"/>
          </w:rPr>
          <w:t>A-2</w:t>
        </w:r>
      </w:ins>
    </w:p>
    <w:p w14:paraId="768B1A27" w14:textId="62F6A958" w:rsidR="004911DB" w:rsidRDefault="004911DB" w:rsidP="004911DB">
      <w:pPr>
        <w:pStyle w:val="Heading1"/>
        <w:spacing w:before="91"/>
        <w:ind w:left="1731" w:right="1829"/>
        <w:jc w:val="center"/>
      </w:pPr>
      <w:r>
        <w:lastRenderedPageBreak/>
        <w:t xml:space="preserve">APPENDIX B: </w:t>
      </w:r>
      <w:bookmarkStart w:id="261" w:name="_Hlk117087691"/>
      <w:r>
        <w:t>Fieldwork Sampling SOP</w:t>
      </w:r>
    </w:p>
    <w:bookmarkEnd w:id="261"/>
    <w:p w14:paraId="4C411FB2" w14:textId="77777777" w:rsidR="000D14B5" w:rsidRDefault="000D14B5">
      <w:pPr>
        <w:pStyle w:val="BodyText"/>
        <w:spacing w:before="1"/>
      </w:pPr>
    </w:p>
    <w:p w14:paraId="16B5CC9E" w14:textId="77777777" w:rsidR="007F6044" w:rsidRPr="007F6044" w:rsidRDefault="007F6044" w:rsidP="007F6044">
      <w:pPr>
        <w:widowControl/>
        <w:autoSpaceDE/>
        <w:autoSpaceDN/>
        <w:rPr>
          <w:rFonts w:ascii="Times" w:eastAsia="Times" w:hAnsi="Times"/>
          <w:b/>
          <w:sz w:val="24"/>
          <w:szCs w:val="20"/>
        </w:rPr>
      </w:pPr>
      <w:bookmarkStart w:id="262" w:name="APPENDIX_B"/>
      <w:bookmarkStart w:id="263" w:name="_bookmark35"/>
      <w:bookmarkStart w:id="264" w:name="_Hlk117087791"/>
      <w:bookmarkEnd w:id="262"/>
      <w:bookmarkEnd w:id="263"/>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45">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6"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30528CF0"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69F59E7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0ECE104F"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Suspended Solids …………………………………………………………7</w:t>
      </w:r>
    </w:p>
    <w:p w14:paraId="1C1B7CE7"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7F6044">
      <w:pPr>
        <w:widowControl/>
        <w:numPr>
          <w:ilvl w:val="0"/>
          <w:numId w:val="38"/>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7F6044">
      <w:pPr>
        <w:widowControl/>
        <w:numPr>
          <w:ilvl w:val="2"/>
          <w:numId w:val="38"/>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Confirm plans with </w:t>
      </w:r>
      <w:proofErr w:type="gramStart"/>
      <w:r w:rsidRPr="007F6044">
        <w:rPr>
          <w:rFonts w:ascii="Times" w:eastAsia="Times" w:hAnsi="Times"/>
          <w:sz w:val="24"/>
          <w:szCs w:val="20"/>
        </w:rPr>
        <w:t>you</w:t>
      </w:r>
      <w:proofErr w:type="gramEnd"/>
      <w:r w:rsidRPr="007F6044">
        <w:rPr>
          <w:rFonts w:ascii="Times" w:eastAsia="Times" w:hAnsi="Times"/>
          <w:sz w:val="24"/>
          <w:szCs w:val="20"/>
        </w:rPr>
        <w:t xml:space="preserve"> fieldwork partners and supervisor. </w:t>
      </w:r>
    </w:p>
    <w:p w14:paraId="06CBD428" w14:textId="77777777" w:rsidR="007F6044" w:rsidRPr="007F6044" w:rsidRDefault="007F6044" w:rsidP="007F6044">
      <w:pPr>
        <w:widowControl/>
        <w:numPr>
          <w:ilvl w:val="3"/>
          <w:numId w:val="39"/>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0F38EF44"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7F6044">
      <w:pPr>
        <w:widowControl/>
        <w:numPr>
          <w:ilvl w:val="0"/>
          <w:numId w:val="40"/>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7F6044">
      <w:pPr>
        <w:widowControl/>
        <w:numPr>
          <w:ilvl w:val="3"/>
          <w:numId w:val="40"/>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7F6044">
      <w:pPr>
        <w:widowControl/>
        <w:numPr>
          <w:ilvl w:val="1"/>
          <w:numId w:val="40"/>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7F6044">
      <w:pPr>
        <w:widowControl/>
        <w:numPr>
          <w:ilvl w:val="3"/>
          <w:numId w:val="30"/>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6CE5382A"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7F6044">
      <w:pPr>
        <w:widowControl/>
        <w:numPr>
          <w:ilvl w:val="3"/>
          <w:numId w:val="4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3FDF64D2"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7"/>
          <w:footerReference w:type="default" r:id="rId48"/>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9"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7F6044">
      <w:pPr>
        <w:widowControl/>
        <w:numPr>
          <w:ilvl w:val="0"/>
          <w:numId w:val="32"/>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7F6044">
      <w:pPr>
        <w:widowControl/>
        <w:numPr>
          <w:ilvl w:val="0"/>
          <w:numId w:val="32"/>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7F6044">
      <w:pPr>
        <w:widowControl/>
        <w:numPr>
          <w:ilvl w:val="3"/>
          <w:numId w:val="37"/>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77777777" w:rsidR="007F6044" w:rsidRPr="007F6044" w:rsidRDefault="007F6044" w:rsidP="007F6044">
      <w:pPr>
        <w:widowControl/>
        <w:numPr>
          <w:ilvl w:val="0"/>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3FE24181" w14:textId="77777777" w:rsidR="007F6044" w:rsidRPr="007F6044" w:rsidRDefault="007F6044" w:rsidP="007F6044">
      <w:pPr>
        <w:widowControl/>
        <w:numPr>
          <w:ilvl w:val="1"/>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7F6044">
      <w:pPr>
        <w:widowControl/>
        <w:numPr>
          <w:ilvl w:val="0"/>
          <w:numId w:val="42"/>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210A8292"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del w:id="265" w:author="Benjamin Meyer" w:date="2022-08-22T16:20:00Z">
        <w:r w:rsidRPr="007F6044" w:rsidDel="00BE2DF2">
          <w:rPr>
            <w:rFonts w:ascii="Times" w:eastAsia="Times" w:hAnsi="Times"/>
            <w:sz w:val="24"/>
            <w:szCs w:val="20"/>
          </w:rPr>
          <w:delText>a red sticker (denoting HNO</w:delText>
        </w:r>
        <w:r w:rsidRPr="007F6044" w:rsidDel="00BE2DF2">
          <w:rPr>
            <w:rFonts w:ascii="Times" w:eastAsia="Times" w:hAnsi="Times"/>
            <w:sz w:val="24"/>
            <w:szCs w:val="20"/>
            <w:vertAlign w:val="subscript"/>
          </w:rPr>
          <w:delText>3</w:delText>
        </w:r>
        <w:r w:rsidRPr="007F6044" w:rsidDel="00BE2DF2">
          <w:rPr>
            <w:rFonts w:ascii="Times" w:eastAsia="Times" w:hAnsi="Times"/>
            <w:sz w:val="24"/>
            <w:szCs w:val="20"/>
          </w:rPr>
          <w:delText>; Nitric acid)</w:delText>
        </w:r>
      </w:del>
      <w:ins w:id="266" w:author="Benjamin Meyer" w:date="2022-08-22T16:20:00Z">
        <w:r w:rsidR="00BE2DF2">
          <w:rPr>
            <w:rFonts w:ascii="Times" w:eastAsia="Times" w:hAnsi="Times"/>
            <w:sz w:val="24"/>
            <w:szCs w:val="20"/>
          </w:rPr>
          <w:t>no stickers.</w:t>
        </w:r>
      </w:ins>
    </w:p>
    <w:p w14:paraId="273CDF04"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1"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D0D531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76354094"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67AE2AA9"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5ADDF1A"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A54F024"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2"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CB401A9" w14:textId="77777777" w:rsidR="007F6044" w:rsidRPr="007F6044" w:rsidRDefault="007F6044" w:rsidP="007F6044">
      <w:pPr>
        <w:widowControl/>
        <w:autoSpaceDE/>
        <w:autoSpaceDN/>
        <w:rPr>
          <w:rFonts w:ascii="Times" w:eastAsia="Times" w:hAnsi="Times"/>
          <w:sz w:val="24"/>
          <w:szCs w:val="20"/>
        </w:rPr>
      </w:pPr>
    </w:p>
    <w:p w14:paraId="40B07C39" w14:textId="77777777" w:rsidR="007F6044" w:rsidRPr="007F6044" w:rsidRDefault="007F6044" w:rsidP="007F6044">
      <w:pPr>
        <w:widowControl/>
        <w:numPr>
          <w:ilvl w:val="0"/>
          <w:numId w:val="43"/>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3"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7F6044">
      <w:pPr>
        <w:widowControl/>
        <w:numPr>
          <w:ilvl w:val="0"/>
          <w:numId w:val="44"/>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DA0744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7B1FA928" w14:textId="77777777" w:rsidR="007F6044" w:rsidRPr="007F6044" w:rsidRDefault="007F6044" w:rsidP="007F6044">
      <w:pPr>
        <w:widowControl/>
        <w:autoSpaceDE/>
        <w:autoSpaceDN/>
        <w:rPr>
          <w:rFonts w:ascii="Times" w:eastAsia="Times" w:hAnsi="Times"/>
          <w:sz w:val="24"/>
          <w:szCs w:val="20"/>
        </w:rPr>
      </w:pPr>
    </w:p>
    <w:p w14:paraId="08A9622A" w14:textId="77777777" w:rsidR="007F6044" w:rsidRPr="007F6044" w:rsidRDefault="007F6044" w:rsidP="007F6044">
      <w:pPr>
        <w:widowControl/>
        <w:autoSpaceDE/>
        <w:autoSpaceDN/>
        <w:rPr>
          <w:rFonts w:ascii="Times" w:eastAsia="Times" w:hAnsi="Times"/>
          <w:sz w:val="24"/>
          <w:szCs w:val="20"/>
        </w:rPr>
      </w:pPr>
    </w:p>
    <w:p w14:paraId="652797D5" w14:textId="77777777" w:rsidR="007F6044" w:rsidRPr="007F6044" w:rsidRDefault="007F6044" w:rsidP="007F6044">
      <w:pPr>
        <w:widowControl/>
        <w:autoSpaceDE/>
        <w:autoSpaceDN/>
        <w:rPr>
          <w:rFonts w:ascii="Times" w:eastAsia="Times" w:hAnsi="Times"/>
          <w:sz w:val="24"/>
          <w:szCs w:val="20"/>
        </w:rPr>
      </w:pPr>
    </w:p>
    <w:p w14:paraId="3AF8B785" w14:textId="77777777" w:rsidR="007F6044" w:rsidRPr="007F6044" w:rsidRDefault="007F6044" w:rsidP="007F6044">
      <w:pPr>
        <w:widowControl/>
        <w:autoSpaceDE/>
        <w:autoSpaceDN/>
        <w:rPr>
          <w:rFonts w:ascii="Times" w:eastAsia="Times" w:hAnsi="Times"/>
          <w:sz w:val="24"/>
          <w:szCs w:val="20"/>
        </w:rPr>
      </w:pPr>
    </w:p>
    <w:p w14:paraId="72A54DCB" w14:textId="77777777" w:rsidR="007F6044" w:rsidRPr="007F6044" w:rsidRDefault="007F6044" w:rsidP="007F6044">
      <w:pPr>
        <w:widowControl/>
        <w:autoSpaceDE/>
        <w:autoSpaceDN/>
        <w:rPr>
          <w:rFonts w:ascii="Times" w:eastAsia="Times" w:hAnsi="Times"/>
          <w:sz w:val="24"/>
          <w:szCs w:val="20"/>
        </w:rPr>
      </w:pPr>
    </w:p>
    <w:p w14:paraId="4AA654D7" w14:textId="77777777" w:rsidR="007F6044" w:rsidRPr="007F6044" w:rsidRDefault="007F6044" w:rsidP="007F6044">
      <w:pPr>
        <w:widowControl/>
        <w:autoSpaceDE/>
        <w:autoSpaceDN/>
        <w:rPr>
          <w:rFonts w:ascii="Times" w:eastAsia="Times" w:hAnsi="Times"/>
          <w:sz w:val="24"/>
          <w:szCs w:val="20"/>
        </w:rPr>
      </w:pPr>
    </w:p>
    <w:p w14:paraId="6A118BC1" w14:textId="77777777" w:rsidR="007F6044" w:rsidRPr="007F6044" w:rsidRDefault="007F6044" w:rsidP="007F6044">
      <w:pPr>
        <w:widowControl/>
        <w:autoSpaceDE/>
        <w:autoSpaceDN/>
        <w:rPr>
          <w:rFonts w:ascii="Times" w:eastAsia="Times" w:hAnsi="Times"/>
          <w:sz w:val="24"/>
          <w:szCs w:val="20"/>
        </w:rPr>
      </w:pPr>
    </w:p>
    <w:p w14:paraId="3E2B482D" w14:textId="77777777" w:rsidR="007F6044" w:rsidRPr="007F6044" w:rsidRDefault="007F6044" w:rsidP="007F6044">
      <w:pPr>
        <w:widowControl/>
        <w:autoSpaceDE/>
        <w:autoSpaceDN/>
        <w:rPr>
          <w:rFonts w:ascii="Times" w:eastAsia="Times" w:hAnsi="Times"/>
          <w:sz w:val="24"/>
          <w:szCs w:val="20"/>
        </w:rPr>
      </w:pPr>
    </w:p>
    <w:p w14:paraId="1D7CB0C1" w14:textId="77777777" w:rsidR="007F6044" w:rsidRPr="007F6044" w:rsidRDefault="007F6044" w:rsidP="007F6044">
      <w:pPr>
        <w:widowControl/>
        <w:autoSpaceDE/>
        <w:autoSpaceDN/>
        <w:rPr>
          <w:rFonts w:ascii="Times" w:eastAsia="Times" w:hAnsi="Times"/>
          <w:sz w:val="24"/>
          <w:szCs w:val="20"/>
        </w:rPr>
      </w:pPr>
    </w:p>
    <w:p w14:paraId="53959DC0" w14:textId="77777777" w:rsidR="007F6044" w:rsidRPr="007F6044" w:rsidRDefault="007F6044" w:rsidP="007F6044">
      <w:pPr>
        <w:widowControl/>
        <w:autoSpaceDE/>
        <w:autoSpaceDN/>
        <w:rPr>
          <w:rFonts w:ascii="Times" w:eastAsia="Times" w:hAnsi="Times"/>
          <w:sz w:val="24"/>
          <w:szCs w:val="20"/>
        </w:rPr>
      </w:pPr>
    </w:p>
    <w:p w14:paraId="2DD1AD16" w14:textId="77777777" w:rsidR="007F6044" w:rsidRPr="007F6044" w:rsidRDefault="007F6044" w:rsidP="007F6044">
      <w:pPr>
        <w:widowControl/>
        <w:autoSpaceDE/>
        <w:autoSpaceDN/>
        <w:rPr>
          <w:rFonts w:ascii="Times" w:eastAsia="Times" w:hAnsi="Times"/>
          <w:sz w:val="24"/>
          <w:szCs w:val="20"/>
        </w:rPr>
      </w:pPr>
    </w:p>
    <w:p w14:paraId="5FE9F2C4" w14:textId="77777777" w:rsidR="007F6044" w:rsidRPr="007F6044" w:rsidRDefault="007F6044" w:rsidP="007F6044">
      <w:pPr>
        <w:widowControl/>
        <w:autoSpaceDE/>
        <w:autoSpaceDN/>
        <w:rPr>
          <w:rFonts w:ascii="Times" w:eastAsia="Times" w:hAnsi="Times"/>
          <w:sz w:val="24"/>
          <w:szCs w:val="20"/>
        </w:rPr>
      </w:pPr>
    </w:p>
    <w:p w14:paraId="2D1337E0" w14:textId="77777777" w:rsidR="007F6044" w:rsidRPr="007F6044" w:rsidRDefault="007F6044" w:rsidP="007F6044">
      <w:pPr>
        <w:widowControl/>
        <w:autoSpaceDE/>
        <w:autoSpaceDN/>
        <w:rPr>
          <w:rFonts w:ascii="Times" w:eastAsia="Times" w:hAnsi="Times"/>
          <w:sz w:val="24"/>
          <w:szCs w:val="20"/>
        </w:rPr>
      </w:pPr>
    </w:p>
    <w:p w14:paraId="55534AB7" w14:textId="77777777" w:rsidR="007F6044" w:rsidRPr="007F6044" w:rsidRDefault="007F6044" w:rsidP="007F6044">
      <w:pPr>
        <w:widowControl/>
        <w:autoSpaceDE/>
        <w:autoSpaceDN/>
        <w:rPr>
          <w:rFonts w:ascii="Times" w:eastAsia="Times" w:hAnsi="Times"/>
          <w:sz w:val="24"/>
          <w:szCs w:val="20"/>
        </w:rPr>
      </w:pPr>
    </w:p>
    <w:p w14:paraId="41973869" w14:textId="73767C57" w:rsidR="007F6044" w:rsidRPr="007F6044" w:rsidRDefault="007F6044" w:rsidP="007F6044">
      <w:pPr>
        <w:widowControl/>
        <w:autoSpaceDE/>
        <w:autoSpaceDN/>
        <w:rPr>
          <w:rFonts w:ascii="Times" w:eastAsia="Times" w:hAnsi="Times"/>
          <w:sz w:val="24"/>
          <w:szCs w:val="20"/>
        </w:rPr>
      </w:pPr>
    </w:p>
    <w:p w14:paraId="615BE1EB" w14:textId="77777777" w:rsidR="007F6044" w:rsidRPr="007F6044" w:rsidRDefault="007F6044" w:rsidP="007F6044">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lastRenderedPageBreak/>
        <w:t>Appendix A: “Clean Hands, Dirty Hands” Sampling Technique</w:t>
      </w:r>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w:t>
      </w:r>
      <w:proofErr w:type="gramStart"/>
      <w:r w:rsidRPr="007F6044">
        <w:rPr>
          <w:rFonts w:ascii="Calibri" w:eastAsia="Calibri" w:hAnsi="Calibri" w:cs="Calibri"/>
          <w:color w:val="000000"/>
        </w:rPr>
        <w:t>zinc</w:t>
      </w:r>
      <w:proofErr w:type="gramEnd"/>
      <w:r w:rsidRPr="007F6044">
        <w:rPr>
          <w:rFonts w:ascii="Calibri" w:eastAsia="Calibri" w:hAnsi="Calibri" w:cs="Calibri"/>
          <w:color w:val="000000"/>
        </w:rPr>
        <w:t xml:space="preserve">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22D2C72D"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264"/>
    <w:p w14:paraId="5260AFB9" w14:textId="77777777" w:rsidR="000D14B5" w:rsidRDefault="000D14B5">
      <w:pPr>
        <w:rPr>
          <w:sz w:val="24"/>
        </w:rPr>
        <w:sectPr w:rsidR="000D14B5">
          <w:headerReference w:type="default" r:id="rId55"/>
          <w:footerReference w:type="default" r:id="rId56"/>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3FA4DE56" w:rsidR="000D14B5" w:rsidRDefault="009748A5">
      <w:pPr>
        <w:ind w:right="118"/>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267" w:name="Appendix_C"/>
      <w:bookmarkStart w:id="268" w:name="_bookmark36"/>
      <w:bookmarkEnd w:id="267"/>
      <w:bookmarkEnd w:id="268"/>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bookmarkStart w:id="269" w:name="_Hlk117090829"/>
      <w:bookmarkStart w:id="270" w:name="_Hlk117090898"/>
      <w:r>
        <w:rPr>
          <w:b/>
          <w:sz w:val="24"/>
        </w:rPr>
        <w:t>Kenai River Watershed Water Quality Monitoring Field Data Form KWF-WQ Form 6.1</w:t>
      </w:r>
    </w:p>
    <w:bookmarkEnd w:id="269"/>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proofErr w:type="spellStart"/>
            <w:r>
              <w:rPr>
                <w:sz w:val="24"/>
              </w:rPr>
              <w:t>coord</w:t>
            </w:r>
            <w:proofErr w:type="spellEnd"/>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r>
        <w:t>rainy</w:t>
      </w:r>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bookmarkEnd w:id="270"/>
    <w:p w14:paraId="202A1C2C" w14:textId="77777777" w:rsidR="000D14B5" w:rsidRDefault="000D14B5">
      <w:pPr>
        <w:sectPr w:rsidR="000D14B5">
          <w:headerReference w:type="default" r:id="rId57"/>
          <w:footerReference w:type="default" r:id="rId58"/>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3423E56E" w:rsidR="000D14B5" w:rsidRDefault="009748A5">
      <w:pPr>
        <w:ind w:right="110"/>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59"/>
          <w:footerReference w:type="default" r:id="rId60"/>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proofErr w:type="gramStart"/>
      <w:r>
        <w:rPr>
          <w:b/>
          <w:sz w:val="24"/>
          <w:u w:val="single"/>
        </w:rPr>
        <w:tab/>
      </w:r>
      <w:r>
        <w:rPr>
          <w:b/>
          <w:w w:val="3"/>
          <w:sz w:val="24"/>
          <w:u w:val="single"/>
        </w:rPr>
        <w:t xml:space="preserve"> </w:t>
      </w:r>
      <w:r>
        <w:rPr>
          <w:b/>
          <w:sz w:val="24"/>
        </w:rPr>
        <w:t xml:space="preserve"> Latitude</w:t>
      </w:r>
      <w:proofErr w:type="gramEnd"/>
      <w:r>
        <w:rPr>
          <w:b/>
          <w:sz w:val="24"/>
        </w:rPr>
        <w:t>:</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271" w:name="_Toc96073997"/>
      <w:r>
        <w:t>Samples</w:t>
      </w:r>
      <w:bookmarkEnd w:id="271"/>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D5447C" w:rsidRDefault="00D5447C">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D5447C" w:rsidRDefault="00D5447C">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D5447C" w:rsidRDefault="00D5447C">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D5447C" w:rsidRDefault="00D5447C">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272" w:name="_Toc96073998"/>
      <w:r>
        <w:t>Site photos, description</w:t>
      </w:r>
      <w:bookmarkEnd w:id="272"/>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D5447C" w:rsidRDefault="00D5447C">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D5447C" w:rsidRDefault="00D5447C">
                            <w:pPr>
                              <w:pStyle w:val="BodyText"/>
                              <w:spacing w:before="10"/>
                              <w:rPr>
                                <w:b/>
                                <w:sz w:val="23"/>
                              </w:rPr>
                            </w:pPr>
                          </w:p>
                          <w:p w14:paraId="187E394C" w14:textId="77777777" w:rsidR="00D5447C" w:rsidRDefault="00D5447C">
                            <w:pPr>
                              <w:ind w:left="103"/>
                              <w:rPr>
                                <w:b/>
                                <w:sz w:val="24"/>
                              </w:rPr>
                            </w:pPr>
                            <w:r>
                              <w:rPr>
                                <w:b/>
                                <w:sz w:val="24"/>
                              </w:rPr>
                              <w:t xml:space="preserve">Site description (potential sources of pollution, boats in area, </w:t>
                            </w:r>
                            <w:proofErr w:type="spellStart"/>
                            <w:r>
                              <w:rPr>
                                <w:b/>
                                <w:sz w:val="24"/>
                              </w:rPr>
                              <w:t>etc</w:t>
                            </w:r>
                            <w:proofErr w:type="spellEnd"/>
                            <w:r>
                              <w:rPr>
                                <w:b/>
                                <w:sz w:val="24"/>
                              </w:rPr>
                              <w:t>…):</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D5447C" w:rsidRDefault="00D5447C">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D5447C" w:rsidRDefault="00D5447C">
                      <w:pPr>
                        <w:pStyle w:val="BodyText"/>
                        <w:spacing w:before="10"/>
                        <w:rPr>
                          <w:b/>
                          <w:sz w:val="23"/>
                        </w:rPr>
                      </w:pPr>
                    </w:p>
                    <w:p w14:paraId="187E394C" w14:textId="77777777" w:rsidR="00D5447C" w:rsidRDefault="00D5447C">
                      <w:pPr>
                        <w:ind w:left="103"/>
                        <w:rPr>
                          <w:b/>
                          <w:sz w:val="24"/>
                        </w:rPr>
                      </w:pPr>
                      <w:r>
                        <w:rPr>
                          <w:b/>
                          <w:sz w:val="24"/>
                        </w:rPr>
                        <w:t xml:space="preserve">Site description (potential sources of pollution, boats in area, </w:t>
                      </w:r>
                      <w:proofErr w:type="spellStart"/>
                      <w:r>
                        <w:rPr>
                          <w:b/>
                          <w:sz w:val="24"/>
                        </w:rPr>
                        <w:t>etc</w:t>
                      </w:r>
                      <w:proofErr w:type="spellEnd"/>
                      <w:r>
                        <w:rPr>
                          <w:b/>
                          <w:sz w:val="24"/>
                        </w:rPr>
                        <w:t>…):</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273" w:name="_Toc96073999"/>
      <w:r>
        <w:t>Weather</w:t>
      </w:r>
      <w:bookmarkEnd w:id="273"/>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D5447C" w:rsidRDefault="00D5447C">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D5447C" w:rsidRDefault="00D5447C">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D5447C" w:rsidRDefault="00D5447C">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D5447C" w:rsidRDefault="00D5447C">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D5447C" w:rsidRDefault="00D5447C">
                              <w:pPr>
                                <w:spacing w:line="266" w:lineRule="exact"/>
                                <w:rPr>
                                  <w:sz w:val="24"/>
                                </w:rPr>
                              </w:pPr>
                              <w:r>
                                <w:rPr>
                                  <w:sz w:val="24"/>
                                </w:rPr>
                                <w:t>drizzle</w:t>
                              </w:r>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D5447C" w:rsidRDefault="00D5447C">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D5447C" w:rsidRDefault="00D5447C">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D5447C" w:rsidRDefault="00D5447C">
                              <w:pPr>
                                <w:spacing w:before="2"/>
                                <w:rPr>
                                  <w:sz w:val="24"/>
                                </w:rPr>
                              </w:pPr>
                            </w:p>
                            <w:p w14:paraId="58520A2C" w14:textId="77777777" w:rsidR="00D5447C" w:rsidRDefault="00D5447C">
                              <w:pPr>
                                <w:rPr>
                                  <w:b/>
                                  <w:sz w:val="24"/>
                                </w:rPr>
                              </w:pPr>
                              <w:r>
                                <w:rPr>
                                  <w:b/>
                                  <w:sz w:val="24"/>
                                </w:rPr>
                                <w:t xml:space="preserve">Notes (overnight rain, water condition, </w:t>
                              </w:r>
                              <w:proofErr w:type="spellStart"/>
                              <w:r>
                                <w:rPr>
                                  <w:b/>
                                  <w:sz w:val="24"/>
                                </w:rPr>
                                <w:t>etc</w:t>
                              </w:r>
                              <w:proofErr w:type="spellEnd"/>
                              <w:r>
                                <w:rPr>
                                  <w:b/>
                                  <w:sz w:val="24"/>
                                </w:rPr>
                                <w:t>…):</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D5447C" w:rsidRDefault="00D5447C">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D5447C" w:rsidRDefault="00D5447C">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v:textbox>
                </v:shape>
                <v:shape id="Text Box 20" o:sp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D5447C" w:rsidRDefault="00D5447C">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D5447C" w:rsidRDefault="00D5447C">
                        <w:pPr>
                          <w:spacing w:line="266" w:lineRule="exact"/>
                          <w:rPr>
                            <w:sz w:val="24"/>
                          </w:rPr>
                        </w:pPr>
                        <w:r>
                          <w:rPr>
                            <w:b/>
                            <w:sz w:val="24"/>
                          </w:rPr>
                          <w:t xml:space="preserve">Precipitation (circle option): </w:t>
                        </w:r>
                        <w:r>
                          <w:rPr>
                            <w:sz w:val="24"/>
                          </w:rPr>
                          <w:t>raining</w:t>
                        </w:r>
                      </w:p>
                    </w:txbxContent>
                  </v:textbox>
                </v:shape>
                <v:shape id="Text Box 18" o:sp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D5447C" w:rsidRDefault="00D5447C">
                        <w:pPr>
                          <w:spacing w:line="266" w:lineRule="exact"/>
                          <w:rPr>
                            <w:sz w:val="24"/>
                          </w:rPr>
                        </w:pPr>
                        <w:r>
                          <w:rPr>
                            <w:sz w:val="24"/>
                          </w:rPr>
                          <w:t>drizzle</w:t>
                        </w:r>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D5447C" w:rsidRDefault="00D5447C">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D5447C" w:rsidRDefault="00D5447C">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D5447C" w:rsidRDefault="00D5447C">
                        <w:pPr>
                          <w:spacing w:before="2"/>
                          <w:rPr>
                            <w:sz w:val="24"/>
                          </w:rPr>
                        </w:pPr>
                      </w:p>
                      <w:p w14:paraId="58520A2C" w14:textId="77777777" w:rsidR="00D5447C" w:rsidRDefault="00D5447C">
                        <w:pPr>
                          <w:rPr>
                            <w:b/>
                            <w:sz w:val="24"/>
                          </w:rPr>
                        </w:pPr>
                        <w:r>
                          <w:rPr>
                            <w:b/>
                            <w:sz w:val="24"/>
                          </w:rPr>
                          <w:t xml:space="preserve">Notes (overnight rain, water condition, </w:t>
                        </w:r>
                        <w:proofErr w:type="spellStart"/>
                        <w:r>
                          <w:rPr>
                            <w:b/>
                            <w:sz w:val="24"/>
                          </w:rPr>
                          <w:t>etc</w:t>
                        </w:r>
                        <w:proofErr w:type="spellEnd"/>
                        <w:r>
                          <w:rPr>
                            <w:b/>
                            <w:sz w:val="24"/>
                          </w:rPr>
                          <w:t>…):</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274" w:name="_Toc96074000"/>
      <w:r>
        <w:t>Tides (if applicable)</w:t>
      </w:r>
      <w:bookmarkEnd w:id="274"/>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D5447C" w:rsidRDefault="00D5447C">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D5447C" w:rsidRDefault="00D5447C">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275" w:name="_Toc96074001"/>
      <w:r>
        <w:t>Additional comments</w:t>
      </w:r>
      <w:bookmarkEnd w:id="275"/>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65AF7910" w:rsidR="000D14B5" w:rsidRDefault="00C561A2">
      <w:pPr>
        <w:ind w:right="106"/>
        <w:jc w:val="right"/>
        <w:rPr>
          <w:sz w:val="18"/>
        </w:rPr>
      </w:pPr>
      <w:r>
        <w:rPr>
          <w:sz w:val="18"/>
        </w:rPr>
        <w:t>July</w:t>
      </w:r>
      <w:r w:rsidR="009748A5">
        <w:rPr>
          <w:sz w:val="18"/>
        </w:rPr>
        <w:t xml:space="preserve">, </w:t>
      </w:r>
      <w:r>
        <w:rPr>
          <w:sz w:val="18"/>
        </w:rPr>
        <w:t>2022</w:t>
      </w:r>
      <w:r w:rsidR="009748A5">
        <w:rPr>
          <w:sz w:val="18"/>
        </w:rPr>
        <w:t xml:space="preserve"> QAPP</w:t>
      </w:r>
      <w:r w:rsidR="009748A5">
        <w:rPr>
          <w:spacing w:val="-4"/>
          <w:sz w:val="18"/>
        </w:rPr>
        <w:t xml:space="preserve"> </w:t>
      </w:r>
      <w:r>
        <w:rPr>
          <w:sz w:val="18"/>
        </w:rPr>
        <w:t>v4</w:t>
      </w:r>
    </w:p>
    <w:p w14:paraId="24FE33D7" w14:textId="77777777" w:rsidR="000D14B5" w:rsidRDefault="000D14B5">
      <w:pPr>
        <w:pStyle w:val="BodyText"/>
        <w:spacing w:before="7"/>
        <w:rPr>
          <w:sz w:val="16"/>
        </w:rPr>
      </w:pPr>
    </w:p>
    <w:p w14:paraId="471779C6" w14:textId="36BCE60A" w:rsidR="000D14B5" w:rsidDel="00E67EF4" w:rsidRDefault="009748A5">
      <w:pPr>
        <w:spacing w:before="90"/>
        <w:ind w:left="1589"/>
        <w:rPr>
          <w:del w:id="276" w:author="ben" w:date="2022-10-19T17:03:00Z"/>
          <w:b/>
          <w:sz w:val="24"/>
        </w:rPr>
      </w:pPr>
      <w:del w:id="277" w:author="ben" w:date="2022-10-19T17:03:00Z">
        <w:r w:rsidDel="00E67EF4">
          <w:rPr>
            <w:b/>
            <w:sz w:val="24"/>
            <w:u w:val="thick"/>
          </w:rPr>
          <w:delText>Kenai River Watershed Water Quality Monitoring Field Data Form KWF-WQ (Zinc, Copper) Form 6.3</w:delText>
        </w:r>
      </w:del>
    </w:p>
    <w:p w14:paraId="6AA78362" w14:textId="07D1D9EA" w:rsidR="000D14B5" w:rsidDel="00E67EF4" w:rsidRDefault="000D14B5">
      <w:pPr>
        <w:pStyle w:val="BodyText"/>
        <w:rPr>
          <w:del w:id="278" w:author="ben" w:date="2022-10-19T17:03:00Z"/>
          <w:b/>
          <w:sz w:val="20"/>
        </w:rPr>
      </w:pPr>
    </w:p>
    <w:p w14:paraId="37683A5E" w14:textId="2396171B" w:rsidR="000D14B5" w:rsidDel="00E67EF4" w:rsidRDefault="009748A5">
      <w:pPr>
        <w:pStyle w:val="BodyText"/>
        <w:spacing w:before="7"/>
        <w:rPr>
          <w:del w:id="279" w:author="ben" w:date="2022-10-19T17:03:00Z"/>
          <w:b/>
        </w:rPr>
      </w:pPr>
      <w:del w:id="280" w:author="ben" w:date="2022-10-19T17:03:00Z">
        <w:r w:rsidDel="00E67EF4">
          <w:rPr>
            <w:noProof/>
          </w:rPr>
          <w:drawing>
            <wp:anchor distT="0" distB="0" distL="0" distR="0" simplePos="0" relativeHeight="251674624"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1" cstate="print"/>
                      <a:stretch>
                        <a:fillRect/>
                      </a:stretch>
                    </pic:blipFill>
                    <pic:spPr>
                      <a:xfrm>
                        <a:off x="0" y="0"/>
                        <a:ext cx="7487831" cy="4776882"/>
                      </a:xfrm>
                      <a:prstGeom prst="rect">
                        <a:avLst/>
                      </a:prstGeom>
                    </pic:spPr>
                  </pic:pic>
                </a:graphicData>
              </a:graphic>
            </wp:anchor>
          </w:drawing>
        </w:r>
      </w:del>
    </w:p>
    <w:p w14:paraId="3493F3FA" w14:textId="77777777" w:rsidR="000D14B5" w:rsidRDefault="000D14B5">
      <w:pPr>
        <w:pStyle w:val="BodyText"/>
        <w:spacing w:before="7"/>
        <w:sectPr w:rsidR="000D14B5">
          <w:headerReference w:type="default" r:id="rId62"/>
          <w:footerReference w:type="default" r:id="rId63"/>
          <w:pgSz w:w="16840" w:h="11900" w:orient="landscape"/>
          <w:pgMar w:top="840" w:right="1620" w:bottom="940" w:left="1340" w:header="0" w:footer="745" w:gutter="0"/>
          <w:cols w:space="720"/>
        </w:sectPr>
        <w:pPrChange w:id="281" w:author="Benjamin Meyer" w:date="2022-07-19T14:48:00Z">
          <w:pPr/>
        </w:pPrChange>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282" w:name="Appendix_D"/>
      <w:bookmarkStart w:id="283" w:name="_bookmark37"/>
      <w:bookmarkStart w:id="284" w:name="_Hlk117091594"/>
      <w:bookmarkEnd w:id="282"/>
      <w:bookmarkEnd w:id="283"/>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r>
              <w:rPr>
                <w:sz w:val="20"/>
              </w:rPr>
              <w:t>Swiftwater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 xml:space="preserve">Mouth of </w:t>
            </w:r>
            <w:proofErr w:type="spellStart"/>
            <w:r>
              <w:rPr>
                <w:sz w:val="20"/>
              </w:rPr>
              <w:t>Killey</w:t>
            </w:r>
            <w:proofErr w:type="spellEnd"/>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64"/>
          <w:footerReference w:type="default" r:id="rId65"/>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 xml:space="preserve">ANALYSIS PERFORMED </w:t>
      </w:r>
      <w:proofErr w:type="gramStart"/>
      <w:r>
        <w:t>BY</w:t>
      </w:r>
      <w:r>
        <w:rPr>
          <w:spacing w:val="-12"/>
        </w:rPr>
        <w:t xml:space="preserve"> </w:t>
      </w:r>
      <w:r>
        <w:t>:</w:t>
      </w:r>
      <w:proofErr w:type="gramEnd"/>
      <w:r>
        <w:rPr>
          <w:u w:val="single"/>
        </w:rPr>
        <w:t xml:space="preserve"> </w:t>
      </w:r>
      <w:r>
        <w:rPr>
          <w:u w:val="single"/>
        </w:rPr>
        <w:tab/>
      </w:r>
    </w:p>
    <w:bookmarkEnd w:id="284"/>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285" w:name="Appendix_E"/>
      <w:bookmarkStart w:id="286" w:name="_bookmark38"/>
      <w:bookmarkStart w:id="287" w:name="_Hlk117091938"/>
      <w:bookmarkEnd w:id="285"/>
      <w:bookmarkEnd w:id="286"/>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proofErr w:type="spellStart"/>
      <w:r>
        <w:rPr>
          <w:b/>
          <w:sz w:val="24"/>
        </w:rPr>
        <w:t>Hydrolab</w:t>
      </w:r>
      <w:proofErr w:type="spellEnd"/>
      <w:r>
        <w:rPr>
          <w:b/>
          <w:sz w:val="24"/>
        </w:rPr>
        <w:t xml:space="preserve">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66"/>
          <w:footerReference w:type="default" r:id="rId67"/>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288" w:name="Appendix_F"/>
      <w:bookmarkStart w:id="289" w:name="_bookmark39"/>
      <w:bookmarkEnd w:id="288"/>
      <w:bookmarkEnd w:id="289"/>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proofErr w:type="spellStart"/>
      <w:r>
        <w:rPr>
          <w:b/>
          <w:sz w:val="24"/>
        </w:rPr>
        <w:t>Minisonde</w:t>
      </w:r>
      <w:proofErr w:type="spellEnd"/>
      <w:r>
        <w:rPr>
          <w:b/>
          <w:sz w:val="24"/>
        </w:rPr>
        <w:t xml:space="preserv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68"/>
          <w:footerReference w:type="default" r:id="rId69"/>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290" w:name="Appendix_G"/>
      <w:bookmarkStart w:id="291" w:name="_bookmark40"/>
      <w:bookmarkEnd w:id="290"/>
      <w:bookmarkEnd w:id="291"/>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70"/>
          <w:footerReference w:type="default" r:id="rId7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292" w:name="Nitrate"/>
      <w:bookmarkEnd w:id="292"/>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bookmarkEnd w:id="287"/>
    <w:p w14:paraId="634F066E" w14:textId="77777777" w:rsidR="000D14B5" w:rsidRDefault="000D14B5">
      <w:pPr>
        <w:pStyle w:val="BodyText"/>
        <w:spacing w:before="10"/>
        <w:rPr>
          <w:b/>
          <w:sz w:val="26"/>
        </w:rPr>
      </w:pPr>
    </w:p>
    <w:p w14:paraId="1A60FBD8" w14:textId="7D289E81" w:rsidR="000D14B5" w:rsidRDefault="000D14B5" w:rsidP="00494FFD">
      <w:pPr>
        <w:spacing w:before="92"/>
        <w:ind w:right="198"/>
        <w:jc w:val="center"/>
        <w:rPr>
          <w:sz w:val="20"/>
        </w:rPr>
      </w:pPr>
    </w:p>
    <w:p w14:paraId="51488EC4" w14:textId="0125D1B0" w:rsidR="00494FFD" w:rsidRDefault="00494FFD" w:rsidP="00494FFD">
      <w:pPr>
        <w:spacing w:before="92"/>
        <w:ind w:right="198"/>
        <w:jc w:val="center"/>
        <w:rPr>
          <w:sz w:val="20"/>
        </w:rPr>
      </w:pPr>
    </w:p>
    <w:p w14:paraId="22EA0D87" w14:textId="77777777" w:rsidR="00494FFD" w:rsidRDefault="00494FFD" w:rsidP="00494FFD">
      <w:pPr>
        <w:spacing w:before="92"/>
        <w:ind w:right="198"/>
        <w:jc w:val="center"/>
        <w:rPr>
          <w:sz w:val="20"/>
        </w:rPr>
        <w:sectPr w:rsidR="00494FFD">
          <w:headerReference w:type="default" r:id="rId72"/>
          <w:footerReference w:type="default" r:id="rId73"/>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293" w:name="Appendix_H"/>
      <w:bookmarkStart w:id="294" w:name="_bookmark41"/>
      <w:bookmarkStart w:id="295" w:name="_Hlk117092092"/>
      <w:bookmarkEnd w:id="293"/>
      <w:bookmarkEnd w:id="294"/>
      <w:r>
        <w:rPr>
          <w:b/>
          <w:sz w:val="28"/>
        </w:rPr>
        <w:t>Appendix H</w:t>
      </w:r>
    </w:p>
    <w:p w14:paraId="053FE232" w14:textId="77777777" w:rsidR="000D14B5" w:rsidRDefault="009748A5">
      <w:pPr>
        <w:spacing w:line="275" w:lineRule="exact"/>
        <w:ind w:right="198"/>
        <w:jc w:val="center"/>
        <w:rPr>
          <w:b/>
          <w:sz w:val="24"/>
        </w:rPr>
      </w:pPr>
      <w:r>
        <w:rPr>
          <w:b/>
          <w:sz w:val="24"/>
        </w:rPr>
        <w:t xml:space="preserve">Standard Calibration Procedure for </w:t>
      </w:r>
      <w:proofErr w:type="spellStart"/>
      <w:r>
        <w:rPr>
          <w:b/>
          <w:sz w:val="24"/>
        </w:rPr>
        <w:t>Hydrolab</w:t>
      </w:r>
      <w:proofErr w:type="spellEnd"/>
      <w:r>
        <w:rPr>
          <w:b/>
          <w:sz w:val="24"/>
        </w:rPr>
        <w:t xml:space="preserve"> </w:t>
      </w:r>
      <w:proofErr w:type="spellStart"/>
      <w:r>
        <w:rPr>
          <w:b/>
          <w:sz w:val="24"/>
        </w:rPr>
        <w:t>Minisonde</w:t>
      </w:r>
      <w:proofErr w:type="spellEnd"/>
      <w:r>
        <w:rPr>
          <w:b/>
          <w:sz w:val="24"/>
        </w:rPr>
        <w:t xml:space="preserve"> MS 5</w:t>
      </w:r>
    </w:p>
    <w:bookmarkEnd w:id="295"/>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 xml:space="preserve">All calibrations require the use of the </w:t>
      </w:r>
      <w:proofErr w:type="spellStart"/>
      <w:r>
        <w:rPr>
          <w:sz w:val="24"/>
        </w:rPr>
        <w:t>Minisonde</w:t>
      </w:r>
      <w:proofErr w:type="spellEnd"/>
      <w:r>
        <w:rPr>
          <w:sz w:val="24"/>
        </w:rPr>
        <w:t xml:space="preserv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r>
        <w:rPr>
          <w:b/>
          <w:sz w:val="24"/>
        </w:rPr>
        <w:t>pH</w:t>
      </w:r>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r>
        <w:t>Hach Buffer Solution pH 7.0 Cat. 22835-56 Hach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Connect the multiprobe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r>
        <w:t>pH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rsidSect="00494FFD">
          <w:headerReference w:type="default" r:id="rId74"/>
          <w:footerReference w:type="default" r:id="rId75"/>
          <w:pgSz w:w="11900" w:h="16840"/>
          <w:pgMar w:top="1320" w:right="420" w:bottom="940" w:left="620" w:header="929" w:footer="744" w:gutter="0"/>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r>
        <w:t>Hach Conductivity Standard Solution 0.100ms/cm Cat. 013610HY Hach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 xml:space="preserve">Cover pH sensor with a </w:t>
      </w:r>
      <w:proofErr w:type="gramStart"/>
      <w:r>
        <w:rPr>
          <w:sz w:val="24"/>
        </w:rPr>
        <w:t>tight fitting</w:t>
      </w:r>
      <w:proofErr w:type="gramEnd"/>
      <w:r>
        <w:rPr>
          <w:sz w:val="24"/>
        </w:rPr>
        <w:t xml:space="preserve">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Connect the multiprobe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proofErr w:type="spellStart"/>
      <w:r>
        <w:t>SpCond:us</w:t>
      </w:r>
      <w:proofErr w:type="spellEnd"/>
      <w:r>
        <w:t>/cm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rsidSect="00494FFD">
          <w:headerReference w:type="default" r:id="rId76"/>
          <w:footerReference w:type="default" r:id="rId77"/>
          <w:pgSz w:w="11900" w:h="16840"/>
          <w:pgMar w:top="1540" w:right="420" w:bottom="940" w:left="620" w:header="929" w:footer="743" w:gutter="0"/>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r>
        <w:t xml:space="preserve">Hach Company </w:t>
      </w:r>
      <w:proofErr w:type="spellStart"/>
      <w:r>
        <w:t>StablCal</w:t>
      </w:r>
      <w:proofErr w:type="spellEnd"/>
      <w:r>
        <w:t xml:space="preserve"> Standard 3,000NTU Cat. 28590-49 Hach Company </w:t>
      </w:r>
      <w:proofErr w:type="spellStart"/>
      <w:r>
        <w:t>StablCal</w:t>
      </w:r>
      <w:proofErr w:type="spellEnd"/>
      <w:r>
        <w:t xml:space="preserve"> Standard 1,000NTU Cat. 26606-49 Hach Company </w:t>
      </w:r>
      <w:proofErr w:type="spellStart"/>
      <w:r>
        <w:t>StablCal</w:t>
      </w:r>
      <w:proofErr w:type="spellEnd"/>
      <w:r>
        <w:t xml:space="preserve"> Standard 200NTU Cat. 26604-49 Hach Company </w:t>
      </w:r>
      <w:proofErr w:type="spellStart"/>
      <w:r>
        <w:t>StablCal</w:t>
      </w:r>
      <w:proofErr w:type="spellEnd"/>
      <w:r>
        <w:t xml:space="preserve">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 xml:space="preserve">Note: Do not shake the </w:t>
      </w:r>
      <w:proofErr w:type="spellStart"/>
      <w:r>
        <w:rPr>
          <w:i/>
          <w:sz w:val="24"/>
        </w:rPr>
        <w:t>StablCal</w:t>
      </w:r>
      <w:proofErr w:type="spellEnd"/>
      <w:r>
        <w:rPr>
          <w:i/>
          <w:sz w:val="24"/>
        </w:rPr>
        <w:t xml:space="preserve"> solutions prior to calibration, as this will introduce air bubbles, which will impact the calibration. The </w:t>
      </w:r>
      <w:proofErr w:type="spellStart"/>
      <w:r>
        <w:rPr>
          <w:i/>
          <w:sz w:val="24"/>
        </w:rPr>
        <w:t>StablCal</w:t>
      </w:r>
      <w:proofErr w:type="spellEnd"/>
      <w:r>
        <w:rPr>
          <w:i/>
          <w:sz w:val="24"/>
        </w:rPr>
        <w:t xml:space="preserve">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For Stormwater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Connect the multiprobe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 xml:space="preserve">Fill the cup with </w:t>
      </w:r>
      <w:proofErr w:type="spellStart"/>
      <w:r>
        <w:rPr>
          <w:sz w:val="24"/>
        </w:rPr>
        <w:t>StablCal</w:t>
      </w:r>
      <w:proofErr w:type="spellEnd"/>
      <w:r>
        <w:rPr>
          <w:sz w:val="24"/>
        </w:rPr>
        <w:t xml:space="preserve">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proofErr w:type="spellStart"/>
      <w:r>
        <w:t>TurbSC</w:t>
      </w:r>
      <w:proofErr w:type="spellEnd"/>
      <w:r>
        <w:t>: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 xml:space="preserve">For the “zero” point, Hach </w:t>
      </w:r>
      <w:proofErr w:type="spellStart"/>
      <w:r>
        <w:rPr>
          <w:sz w:val="24"/>
        </w:rPr>
        <w:t>StablCal</w:t>
      </w:r>
      <w:proofErr w:type="spellEnd"/>
      <w:r>
        <w:rPr>
          <w:sz w:val="24"/>
        </w:rPr>
        <w:t xml:space="preserve">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proofErr w:type="spellStart"/>
      <w:r>
        <w:t>Hydrolab</w:t>
      </w:r>
      <w:proofErr w:type="spellEnd"/>
      <w:r>
        <w:t xml:space="preserve">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296" w:name="_Toc96074002"/>
      <w:r>
        <w:t>Determine the dissolved oxygen concentration of stream water using the Winkler DO titration methods outlined below</w:t>
      </w:r>
      <w:r>
        <w:rPr>
          <w:b w:val="0"/>
        </w:rPr>
        <w:t>:</w:t>
      </w:r>
      <w:bookmarkEnd w:id="296"/>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Add 8 drops of Manganous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proofErr w:type="spellStart"/>
      <w:r>
        <w:rPr>
          <w:sz w:val="24"/>
        </w:rPr>
        <w:t>Azide</w:t>
      </w:r>
      <w:proofErr w:type="spellEnd"/>
      <w:r>
        <w:rPr>
          <w:sz w:val="24"/>
        </w:rPr>
        <w:t>,</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 xml:space="preserve">Fill the titration tube carefully to the 20 ml line with solution from one of the sample </w:t>
      </w:r>
      <w:proofErr w:type="gramStart"/>
      <w:r>
        <w:rPr>
          <w:sz w:val="24"/>
        </w:rPr>
        <w:t>bottle</w:t>
      </w:r>
      <w:proofErr w:type="gramEnd"/>
      <w:r>
        <w:rPr>
          <w:sz w:val="24"/>
        </w:rPr>
        <w:t xml:space="preserv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Fill the titrator (plunger) with 10 mg of Sodium Thiosulfate “titrating solution.” To fill the titrator, insert the titrator into the hole in the cap of the sodium thiosulfate bottle, invert the sodium thiosulfate bottle, purge and expel the air from the titrator,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Insert the tip of the Titrator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Remove the Titrator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Replace the cap and Titrator,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 xml:space="preserve">Repeat steps a through g for the other sample bottle. If </w:t>
      </w:r>
      <w:proofErr w:type="spellStart"/>
      <w:r>
        <w:rPr>
          <w:sz w:val="24"/>
        </w:rPr>
        <w:t>the</w:t>
      </w:r>
      <w:proofErr w:type="spellEnd"/>
      <w:r>
        <w:rPr>
          <w:sz w:val="24"/>
        </w:rPr>
        <w:t xml:space="preserve"> DO results from the two samples vary more than 0.6 mg/</w:t>
      </w:r>
      <w:proofErr w:type="gramStart"/>
      <w:r>
        <w:rPr>
          <w:sz w:val="24"/>
        </w:rPr>
        <w:t>l ,</w:t>
      </w:r>
      <w:proofErr w:type="gramEnd"/>
      <w:r>
        <w:rPr>
          <w:sz w:val="24"/>
        </w:rPr>
        <w:t xml:space="preserve">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 xml:space="preserve">Connect </w:t>
      </w:r>
      <w:proofErr w:type="spellStart"/>
      <w:r>
        <w:rPr>
          <w:sz w:val="24"/>
        </w:rPr>
        <w:t>Minisonde</w:t>
      </w:r>
      <w:proofErr w:type="spellEnd"/>
      <w:r>
        <w:rPr>
          <w:sz w:val="24"/>
        </w:rPr>
        <w:t xml:space="preserv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proofErr w:type="spellStart"/>
      <w:r>
        <w:t>Sonde</w:t>
      </w:r>
      <w:proofErr w:type="spellEnd"/>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Enter DO value from Winkler titration Done</w:t>
      </w:r>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297" w:name="Appendix_I"/>
      <w:bookmarkStart w:id="298" w:name="_bookmark42"/>
      <w:bookmarkStart w:id="299" w:name="_Hlk117092153"/>
      <w:bookmarkEnd w:id="297"/>
      <w:bookmarkEnd w:id="298"/>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78"/>
          <w:footerReference w:type="default" r:id="rId79"/>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300" w:name="Appendix_J"/>
      <w:bookmarkStart w:id="301" w:name="_bookmark43"/>
      <w:bookmarkEnd w:id="300"/>
      <w:bookmarkEnd w:id="301"/>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302" w:name="Date"/>
            <w:bookmarkEnd w:id="302"/>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bookmarkStart w:id="303" w:name="_GoBack"/>
        <w:bookmarkEnd w:id="303"/>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80"/>
          <w:footerReference w:type="default" r:id="rId81"/>
          <w:pgSz w:w="11900" w:h="16840"/>
          <w:pgMar w:top="1320" w:right="420" w:bottom="940" w:left="620" w:header="929" w:footer="744" w:gutter="0"/>
          <w:cols w:space="720"/>
        </w:sectPr>
      </w:pPr>
    </w:p>
    <w:bookmarkEnd w:id="299"/>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304" w:name="Appendix_K"/>
      <w:bookmarkStart w:id="305" w:name="_bookmark44"/>
      <w:bookmarkEnd w:id="304"/>
      <w:bookmarkEnd w:id="305"/>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82">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83" w:anchor="projectTables">
        <w:r>
          <w:rPr>
            <w:u w:val="single"/>
          </w:rPr>
          <w:t>https://dec.alaska.gov/water/water-</w:t>
        </w:r>
      </w:hyperlink>
      <w:r>
        <w:t xml:space="preserve"> </w:t>
      </w:r>
      <w:hyperlink r:id="rId84" w:anchor="projectTables">
        <w:r>
          <w:rPr>
            <w:u w:val="single"/>
          </w:rPr>
          <w:t>quality/monitoring/surveys/#</w:t>
        </w:r>
        <w:proofErr w:type="spellStart"/>
        <w:r>
          <w:rPr>
            <w:u w:val="single"/>
          </w:rPr>
          <w:t>projectTables</w:t>
        </w:r>
        <w:proofErr w:type="spellEnd"/>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D5447C">
      <w:pPr>
        <w:spacing w:before="92"/>
        <w:ind w:left="532"/>
        <w:rPr>
          <w:sz w:val="20"/>
        </w:rPr>
      </w:pPr>
      <w:hyperlink r:id="rId85">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86">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87">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 xml:space="preserve">KWF. 2012. Turbidity Monitoring on the Lower Kenai River, 2008-2010. </w:t>
      </w:r>
      <w:proofErr w:type="spellStart"/>
      <w:r>
        <w:rPr>
          <w:u w:val="single"/>
        </w:rPr>
        <w:t>Pg</w:t>
      </w:r>
      <w:proofErr w:type="spellEnd"/>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 xml:space="preserve">KWF. 2015. Water quality assessment of the Kenai Watershed from July 2000 to July 2014. </w:t>
      </w:r>
      <w:proofErr w:type="spellStart"/>
      <w:r>
        <w:t>Orejuela</w:t>
      </w:r>
      <w:proofErr w:type="spellEnd"/>
      <w:r>
        <w:t>, E.O., pg. 1-374.</w:t>
      </w:r>
    </w:p>
    <w:p w14:paraId="6A6F2B78" w14:textId="77777777" w:rsidR="000D14B5" w:rsidRDefault="000D14B5">
      <w:pPr>
        <w:sectPr w:rsidR="000D14B5">
          <w:headerReference w:type="default" r:id="rId88"/>
          <w:footerReference w:type="default" r:id="rId89"/>
          <w:pgSz w:w="11900" w:h="16840"/>
          <w:pgMar w:top="1320" w:right="420" w:bottom="940" w:left="620" w:header="929" w:footer="744" w:gutter="0"/>
          <w:cols w:space="720"/>
        </w:sectPr>
      </w:pPr>
    </w:p>
    <w:p w14:paraId="45E39939" w14:textId="7694F088" w:rsidR="000D14B5" w:rsidRDefault="00C561A2">
      <w:pPr>
        <w:spacing w:line="206" w:lineRule="exact"/>
        <w:ind w:right="730"/>
        <w:jc w:val="right"/>
        <w:rPr>
          <w:sz w:val="18"/>
        </w:rPr>
      </w:pPr>
      <w:r>
        <w:rPr>
          <w:sz w:val="18"/>
        </w:rPr>
        <w:lastRenderedPageBreak/>
        <w:t>July</w:t>
      </w:r>
      <w:r w:rsidR="00CF182D">
        <w:rPr>
          <w:sz w:val="18"/>
        </w:rPr>
        <w:t>, 2022 QAPP v4</w:t>
      </w:r>
    </w:p>
    <w:p w14:paraId="0E38EA4F" w14:textId="08D72F72" w:rsidR="007043C9" w:rsidRDefault="007043C9">
      <w:pPr>
        <w:spacing w:line="206" w:lineRule="exact"/>
        <w:ind w:right="730"/>
        <w:jc w:val="right"/>
        <w:rPr>
          <w:sz w:val="18"/>
        </w:rPr>
      </w:pPr>
    </w:p>
    <w:p w14:paraId="403E4F68" w14:textId="43E5639A" w:rsidR="007B035B" w:rsidRDefault="007B035B" w:rsidP="007B035B">
      <w:pPr>
        <w:pStyle w:val="Heading1"/>
      </w:pPr>
      <w:r>
        <w:t>Appendix K: References</w:t>
      </w:r>
      <w:ins w:id="306" w:author="Benjamin Meyer" w:date="2022-07-19T14:49:00Z">
        <w:r w:rsidR="008631EA">
          <w:t xml:space="preserve"> Continued</w:t>
        </w:r>
      </w:ins>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0C39E5A2" w14:textId="6093E178" w:rsidR="004D249F" w:rsidRDefault="007043C9" w:rsidP="00CF182D">
      <w:pPr>
        <w:spacing w:line="240" w:lineRule="exact"/>
        <w:ind w:left="720" w:right="730" w:hanging="720"/>
        <w:rPr>
          <w:noProof/>
          <w:sz w:val="24"/>
          <w:szCs w:val="24"/>
        </w:rPr>
      </w:pPr>
      <w:r w:rsidRPr="00CF182D">
        <w:rPr>
          <w:sz w:val="24"/>
          <w:szCs w:val="24"/>
        </w:rPr>
        <w:fldChar w:fldCharType="begin" w:fldLock="1"/>
      </w:r>
      <w:r w:rsidR="004D249F">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4D249F">
        <w:rPr>
          <w:noProof/>
          <w:sz w:val="24"/>
          <w:szCs w:val="24"/>
        </w:rPr>
        <w:t>ADEC. 2022a. “Kenai River Water Quality Monitoring Activities.” 2022. https://dec.alaska.gov/water/nonpoint-source-control/waters-in-the-spotlight/kenai-river-water-quality-monitoring-activities/.</w:t>
      </w:r>
    </w:p>
    <w:p w14:paraId="61039BA0" w14:textId="77777777" w:rsidR="004D249F" w:rsidRDefault="004D249F"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BA092F3" w14:textId="77777777" w:rsidR="004D249F" w:rsidRDefault="004D249F"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F743066" w14:textId="77777777" w:rsidR="004D249F" w:rsidRDefault="004D249F"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7504B71E" w14:textId="77777777" w:rsidR="004D249F" w:rsidRDefault="004D249F"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3120416C" w14:textId="77777777" w:rsidR="004D249F" w:rsidRDefault="004D249F" w:rsidP="00CF182D">
      <w:pPr>
        <w:spacing w:line="240" w:lineRule="exact"/>
        <w:ind w:left="720" w:right="730" w:hanging="720"/>
        <w:rPr>
          <w:noProof/>
          <w:sz w:val="24"/>
          <w:szCs w:val="24"/>
        </w:rPr>
      </w:pPr>
      <w:r>
        <w:rPr>
          <w:noProof/>
          <w:sz w:val="24"/>
          <w:szCs w:val="24"/>
        </w:rPr>
        <w:t>Martin, Michelle, Joe Charbonnet, Elizabeth Jones, Jim Czarnezki, and Robert Ruffner. 2011. “Turbidity Monitoring on the Lower Kenai River, 2008-2010.” Kenai Watershed Forum.</w:t>
      </w:r>
    </w:p>
    <w:p w14:paraId="5DCBF437" w14:textId="77777777" w:rsidR="004D249F" w:rsidRDefault="004D249F"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6C5AFAFB" w14:textId="77777777" w:rsidR="004D249F" w:rsidRDefault="004D249F"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4D249F">
        <w:rPr>
          <w:i/>
          <w:noProof/>
          <w:sz w:val="24"/>
          <w:szCs w:val="24"/>
        </w:rPr>
        <w:t>Canadian Journal of Fisheries and Aquatic Sciences. Journal Canadien Des Sciences Halieutiques et Aquatiques</w:t>
      </w:r>
      <w:r>
        <w:rPr>
          <w:noProof/>
          <w:sz w:val="24"/>
          <w:szCs w:val="24"/>
        </w:rPr>
        <w:t xml:space="preserve"> 74 (5): 702–15.</w:t>
      </w:r>
    </w:p>
    <w:p w14:paraId="412F38EB" w14:textId="77777777" w:rsidR="004D249F" w:rsidRDefault="004D249F"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72AF74F0" w:rsidR="007043C9" w:rsidRPr="00CF182D" w:rsidRDefault="004D249F"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90"/>
      <w:footerReference w:type="default" r:id="rId91"/>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Benjamin Meyer" w:date="2022-02-17T16:41:00Z" w:initials="BM">
    <w:p w14:paraId="098FD488" w14:textId="77777777" w:rsidR="00D5447C" w:rsidRDefault="00D5447C">
      <w:pPr>
        <w:pStyle w:val="CommentText"/>
      </w:pPr>
      <w:r>
        <w:rPr>
          <w:rStyle w:val="CommentReference"/>
        </w:rPr>
        <w:annotationRef/>
      </w:r>
      <w:r>
        <w:t>Get updated signatures and dates</w:t>
      </w:r>
    </w:p>
  </w:comment>
  <w:comment w:id="31" w:author="Benjamin Meyer" w:date="2022-07-18T07:26:00Z" w:initials="BM">
    <w:p w14:paraId="17843AEC" w14:textId="6DEB6F44" w:rsidR="00D5447C" w:rsidRDefault="00D5447C">
      <w:pPr>
        <w:pStyle w:val="CommentText"/>
      </w:pPr>
      <w:r>
        <w:rPr>
          <w:rStyle w:val="CommentReference"/>
        </w:rPr>
        <w:annotationRef/>
      </w:r>
      <w:r>
        <w:t xml:space="preserve">This figure requires revision and additional detail. The draft version of the new figure can be downloaded as a </w:t>
      </w:r>
      <w:proofErr w:type="spellStart"/>
      <w:r>
        <w:t>powerpoint</w:t>
      </w:r>
      <w:proofErr w:type="spellEnd"/>
      <w:r>
        <w:t xml:space="preserve"> file at </w:t>
      </w:r>
      <w:hyperlink r:id="rId1" w:history="1">
        <w:r w:rsidRPr="00832A07">
          <w:rPr>
            <w:rStyle w:val="Hyperlink"/>
          </w:rPr>
          <w:t>https://bit.ly/qapp_2022_fig5</w:t>
        </w:r>
      </w:hyperlink>
    </w:p>
  </w:comment>
  <w:comment w:id="37" w:author="Benjamin Meyer" w:date="2022-07-18T07:51:00Z" w:initials="BM">
    <w:p w14:paraId="519FE85E" w14:textId="603DD0C8" w:rsidR="00D5447C" w:rsidRDefault="00D5447C">
      <w:pPr>
        <w:pStyle w:val="CommentText"/>
      </w:pPr>
      <w:r>
        <w:rPr>
          <w:rStyle w:val="CommentReference"/>
        </w:rPr>
        <w:annotationRef/>
      </w:r>
      <w:r>
        <w:t>This whole section (A6) will require revision to better reflect and summarize the above three project elements. The three task headline section titles should match the list of the above three items</w:t>
      </w:r>
    </w:p>
  </w:comment>
  <w:comment w:id="133" w:author="Benjamin Meyer" w:date="2022-07-18T07:56:00Z" w:initials="BM">
    <w:p w14:paraId="3D6352CC" w14:textId="0F768EB4" w:rsidR="00D5447C" w:rsidRDefault="00D5447C">
      <w:pPr>
        <w:pStyle w:val="CommentText"/>
      </w:pPr>
      <w:r>
        <w:rPr>
          <w:rStyle w:val="CommentReference"/>
        </w:rPr>
        <w:annotationRef/>
      </w:r>
      <w:r>
        <w:t>Also removed coordinates for sites specific to Cu/Zn project</w:t>
      </w:r>
    </w:p>
  </w:comment>
  <w:comment w:id="194" w:author="Benjamin Meyer" w:date="2022-08-22T16:15:00Z" w:initials="BM">
    <w:p w14:paraId="3F7C815F" w14:textId="32DAF489" w:rsidR="00D5447C" w:rsidRDefault="00D5447C">
      <w:pPr>
        <w:pStyle w:val="CommentText"/>
      </w:pPr>
      <w:r>
        <w:rPr>
          <w:rStyle w:val="CommentReference"/>
        </w:rPr>
        <w:annotationRef/>
      </w:r>
      <w:r>
        <w:t>Please comment if this statement is correct and belongs here</w:t>
      </w:r>
    </w:p>
  </w:comment>
  <w:comment w:id="222" w:author="Benjamin Meyer" w:date="2022-02-18T12:25:00Z" w:initials="BM">
    <w:p w14:paraId="47DEF37A" w14:textId="200C24A7" w:rsidR="00D5447C" w:rsidRDefault="00D5447C">
      <w:pPr>
        <w:pStyle w:val="CommentText"/>
      </w:pPr>
      <w:r>
        <w:rPr>
          <w:rStyle w:val="CommentReference"/>
        </w:rPr>
        <w:annotationRef/>
      </w:r>
      <w:r>
        <w:t>Re-do diagram (in stand-alone jpg image) and text to make extra steps explicit: BM submits to AWQMS, DEC reviews and uplifts to EPA</w:t>
      </w:r>
    </w:p>
  </w:comment>
  <w:comment w:id="223" w:author="Benjamin Meyer" w:date="2022-07-19T15:51:00Z" w:initials="BM">
    <w:p w14:paraId="2ED937BF" w14:textId="77777777" w:rsidR="00D5447C" w:rsidRDefault="00D5447C" w:rsidP="00B34B0D">
      <w:pPr>
        <w:pStyle w:val="CommentText"/>
      </w:pPr>
      <w:r>
        <w:rPr>
          <w:rStyle w:val="CommentReference"/>
        </w:rPr>
        <w:annotationRef/>
      </w:r>
      <w:r>
        <w:t xml:space="preserve">Planning to combine the figure below with figure 1. Download most current draft as </w:t>
      </w:r>
      <w:proofErr w:type="spellStart"/>
      <w:r>
        <w:t>powerpoint</w:t>
      </w:r>
      <w:proofErr w:type="spellEnd"/>
      <w:r>
        <w:t xml:space="preserve"> file at </w:t>
      </w:r>
      <w:hyperlink r:id="rId2" w:history="1">
        <w:r w:rsidRPr="00832A07">
          <w:rPr>
            <w:rStyle w:val="Hyperlink"/>
          </w:rPr>
          <w:t>https://bit.ly/qapp_2022_fig5</w:t>
        </w:r>
      </w:hyperlink>
    </w:p>
    <w:p w14:paraId="4BB479B2" w14:textId="72155EF2" w:rsidR="00D5447C" w:rsidRDefault="00D5447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8FD488" w15:done="0"/>
  <w15:commentEx w15:paraId="17843AEC" w15:done="0"/>
  <w15:commentEx w15:paraId="519FE85E" w15:done="0"/>
  <w15:commentEx w15:paraId="3D6352CC" w15:done="0"/>
  <w15:commentEx w15:paraId="3F7C815F" w15:done="0"/>
  <w15:commentEx w15:paraId="47DEF37A" w15:done="0"/>
  <w15:commentEx w15:paraId="4BB479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8FD488" w16cid:durableId="26F3C23F"/>
  <w16cid:commentId w16cid:paraId="17843AEC" w16cid:durableId="26F3C240"/>
  <w16cid:commentId w16cid:paraId="519FE85E" w16cid:durableId="26F3C241"/>
  <w16cid:commentId w16cid:paraId="3D6352CC" w16cid:durableId="26F3C242"/>
  <w16cid:commentId w16cid:paraId="3F7C815F" w16cid:durableId="26F3C243"/>
  <w16cid:commentId w16cid:paraId="47DEF37A" w16cid:durableId="26F3C244"/>
  <w16cid:commentId w16cid:paraId="4BB479B2" w16cid:durableId="26F3C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353D4" w14:textId="77777777" w:rsidR="00F528B3" w:rsidRDefault="00F528B3">
      <w:r>
        <w:separator/>
      </w:r>
    </w:p>
  </w:endnote>
  <w:endnote w:type="continuationSeparator" w:id="0">
    <w:p w14:paraId="56AD6B1F" w14:textId="77777777" w:rsidR="00F528B3" w:rsidRDefault="00F52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770468"/>
      <w:docPartObj>
        <w:docPartGallery w:val="Page Numbers (Bottom of Page)"/>
        <w:docPartUnique/>
      </w:docPartObj>
    </w:sdtPr>
    <w:sdtEndPr>
      <w:rPr>
        <w:noProof/>
      </w:rPr>
    </w:sdtEndPr>
    <w:sdtContent>
      <w:p w14:paraId="3A023168" w14:textId="1F2646D6" w:rsidR="00D5447C" w:rsidRDefault="00D5447C">
        <w:pPr>
          <w:pStyle w:val="Footer"/>
        </w:pPr>
        <w:r>
          <w:fldChar w:fldCharType="begin"/>
        </w:r>
        <w:r>
          <w:instrText xml:space="preserve"> PAGE   \* MERGEFORMAT </w:instrText>
        </w:r>
        <w:r>
          <w:fldChar w:fldCharType="separate"/>
        </w:r>
        <w:r>
          <w:rPr>
            <w:noProof/>
          </w:rPr>
          <w:t>13</w:t>
        </w:r>
        <w:r>
          <w:rPr>
            <w:noProof/>
          </w:rPr>
          <w:fldChar w:fldCharType="end"/>
        </w:r>
      </w:p>
    </w:sdtContent>
  </w:sdt>
  <w:p w14:paraId="68F938E7" w14:textId="6853FAD9" w:rsidR="00D5447C" w:rsidRDefault="00D5447C">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268617"/>
      <w:docPartObj>
        <w:docPartGallery w:val="Page Numbers (Bottom of Page)"/>
        <w:docPartUnique/>
      </w:docPartObj>
    </w:sdtPr>
    <w:sdtEndPr>
      <w:rPr>
        <w:noProof/>
      </w:rPr>
    </w:sdtEndPr>
    <w:sdtContent>
      <w:p w14:paraId="441FC11C" w14:textId="00B70C0E" w:rsidR="00D5447C" w:rsidRDefault="00D5447C">
        <w:pPr>
          <w:pStyle w:val="Footer"/>
        </w:pPr>
        <w:r>
          <w:fldChar w:fldCharType="begin"/>
        </w:r>
        <w:r>
          <w:instrText xml:space="preserve"> PAGE   \* MERGEFORMAT </w:instrText>
        </w:r>
        <w:r>
          <w:fldChar w:fldCharType="separate"/>
        </w:r>
        <w:r>
          <w:rPr>
            <w:noProof/>
          </w:rPr>
          <w:t>41</w:t>
        </w:r>
        <w:r>
          <w:rPr>
            <w:noProof/>
          </w:rPr>
          <w:fldChar w:fldCharType="end"/>
        </w:r>
      </w:p>
    </w:sdtContent>
  </w:sdt>
  <w:p w14:paraId="15A2E53A" w14:textId="5C83B767" w:rsidR="00D5447C" w:rsidRDefault="00D5447C">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344176"/>
      <w:docPartObj>
        <w:docPartGallery w:val="Page Numbers (Bottom of Page)"/>
        <w:docPartUnique/>
      </w:docPartObj>
    </w:sdtPr>
    <w:sdtEndPr>
      <w:rPr>
        <w:noProof/>
      </w:rPr>
    </w:sdtEndPr>
    <w:sdtContent>
      <w:p w14:paraId="0380EFEB" w14:textId="74783182" w:rsidR="00D5447C" w:rsidRDefault="00D5447C">
        <w:pPr>
          <w:pStyle w:val="Footer"/>
        </w:pPr>
        <w:r>
          <w:fldChar w:fldCharType="begin"/>
        </w:r>
        <w:r>
          <w:instrText xml:space="preserve"> PAGE   \* MERGEFORMAT </w:instrText>
        </w:r>
        <w:r>
          <w:fldChar w:fldCharType="separate"/>
        </w:r>
        <w:r>
          <w:rPr>
            <w:noProof/>
          </w:rPr>
          <w:t>42</w:t>
        </w:r>
        <w:r>
          <w:rPr>
            <w:noProof/>
          </w:rPr>
          <w:fldChar w:fldCharType="end"/>
        </w:r>
      </w:p>
    </w:sdtContent>
  </w:sdt>
  <w:p w14:paraId="1C4BE3B0" w14:textId="1926E08B" w:rsidR="00D5447C" w:rsidRDefault="00D5447C">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87D46"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D5447C" w:rsidRDefault="00D5447C">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67"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lgtA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iDGiJMWevRAB41uxYCCwNSn71QCbvcdOOoB9qHPNlfV3Yniu0JcbGrC93QtpehrSkrg55ub7rOr&#10;I44yILv+kyghDjloYYGGSrameFAOBOjQp8dzbwyXAjYDP5r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" filled="f" stroked="f">
              <v:textbox inset="0,0,0,0">
                <w:txbxContent>
                  <w:p w14:paraId="4A71ED5C" w14:textId="77777777" w:rsidR="00D5447C" w:rsidRDefault="00D5447C">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90478"/>
      <w:docPartObj>
        <w:docPartGallery w:val="Page Numbers (Bottom of Page)"/>
        <w:docPartUnique/>
      </w:docPartObj>
    </w:sdtPr>
    <w:sdtEndPr>
      <w:rPr>
        <w:noProof/>
      </w:rPr>
    </w:sdtEndPr>
    <w:sdtContent>
      <w:p w14:paraId="2917523A" w14:textId="42EA2022" w:rsidR="00D5447C" w:rsidRDefault="00D5447C">
        <w:pPr>
          <w:pStyle w:val="Footer"/>
        </w:pPr>
        <w:r>
          <w:fldChar w:fldCharType="begin"/>
        </w:r>
        <w:r>
          <w:instrText xml:space="preserve"> PAGE   \* MERGEFORMAT </w:instrText>
        </w:r>
        <w:r>
          <w:fldChar w:fldCharType="separate"/>
        </w:r>
        <w:r>
          <w:rPr>
            <w:noProof/>
          </w:rPr>
          <w:t>45</w:t>
        </w:r>
        <w:r>
          <w:rPr>
            <w:noProof/>
          </w:rPr>
          <w:fldChar w:fldCharType="end"/>
        </w:r>
      </w:p>
    </w:sdtContent>
  </w:sdt>
  <w:p w14:paraId="5F54DCF3" w14:textId="408428A0" w:rsidR="00D5447C" w:rsidRDefault="00D5447C">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316984"/>
      <w:docPartObj>
        <w:docPartGallery w:val="Page Numbers (Bottom of Page)"/>
        <w:docPartUnique/>
      </w:docPartObj>
    </w:sdtPr>
    <w:sdtEndPr>
      <w:rPr>
        <w:noProof/>
      </w:rPr>
    </w:sdtEndPr>
    <w:sdtContent>
      <w:p w14:paraId="7EF49DE4" w14:textId="71B78BE6" w:rsidR="00D5447C" w:rsidRDefault="00D5447C">
        <w:pPr>
          <w:pStyle w:val="Footer"/>
        </w:pPr>
        <w:r>
          <w:fldChar w:fldCharType="begin"/>
        </w:r>
        <w:r>
          <w:instrText xml:space="preserve"> PAGE   \* MERGEFORMAT </w:instrText>
        </w:r>
        <w:r>
          <w:fldChar w:fldCharType="separate"/>
        </w:r>
        <w:r>
          <w:rPr>
            <w:noProof/>
          </w:rPr>
          <w:t>46</w:t>
        </w:r>
        <w:r>
          <w:rPr>
            <w:noProof/>
          </w:rPr>
          <w:fldChar w:fldCharType="end"/>
        </w:r>
      </w:p>
    </w:sdtContent>
  </w:sdt>
  <w:p w14:paraId="4331CA5C" w14:textId="25EFE36D" w:rsidR="00D5447C" w:rsidRDefault="00D5447C">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0535"/>
      <w:docPartObj>
        <w:docPartGallery w:val="Page Numbers (Bottom of Page)"/>
        <w:docPartUnique/>
      </w:docPartObj>
    </w:sdtPr>
    <w:sdtEndPr>
      <w:rPr>
        <w:noProof/>
      </w:rPr>
    </w:sdtEndPr>
    <w:sdtContent>
      <w:p w14:paraId="099344C6" w14:textId="42888F64" w:rsidR="00D5447C" w:rsidRDefault="00D5447C">
        <w:pPr>
          <w:pStyle w:val="Footer"/>
        </w:pPr>
        <w:r>
          <w:fldChar w:fldCharType="begin"/>
        </w:r>
        <w:r>
          <w:instrText xml:space="preserve"> PAGE   \* MERGEFORMAT </w:instrText>
        </w:r>
        <w:r>
          <w:fldChar w:fldCharType="separate"/>
        </w:r>
        <w:r>
          <w:rPr>
            <w:noProof/>
          </w:rPr>
          <w:t>47</w:t>
        </w:r>
        <w:r>
          <w:rPr>
            <w:noProof/>
          </w:rPr>
          <w:fldChar w:fldCharType="end"/>
        </w:r>
      </w:p>
    </w:sdtContent>
  </w:sdt>
  <w:p w14:paraId="0C714D90" w14:textId="1AE97752" w:rsidR="00D5447C" w:rsidRDefault="00D5447C">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470849"/>
      <w:docPartObj>
        <w:docPartGallery w:val="Page Numbers (Bottom of Page)"/>
        <w:docPartUnique/>
      </w:docPartObj>
    </w:sdtPr>
    <w:sdtEndPr>
      <w:rPr>
        <w:noProof/>
      </w:rPr>
    </w:sdtEndPr>
    <w:sdtContent>
      <w:p w14:paraId="7CC28A0F" w14:textId="18080E67" w:rsidR="00D5447C" w:rsidRDefault="00D5447C">
        <w:pPr>
          <w:pStyle w:val="Footer"/>
        </w:pPr>
        <w:r>
          <w:fldChar w:fldCharType="begin"/>
        </w:r>
        <w:r>
          <w:instrText xml:space="preserve"> PAGE   \* MERGEFORMAT </w:instrText>
        </w:r>
        <w:r>
          <w:fldChar w:fldCharType="separate"/>
        </w:r>
        <w:r>
          <w:rPr>
            <w:noProof/>
          </w:rPr>
          <w:t>48</w:t>
        </w:r>
        <w:r>
          <w:rPr>
            <w:noProof/>
          </w:rPr>
          <w:fldChar w:fldCharType="end"/>
        </w:r>
      </w:p>
    </w:sdtContent>
  </w:sdt>
  <w:p w14:paraId="0E27E5C8" w14:textId="3369CBF7" w:rsidR="00D5447C" w:rsidRDefault="00D5447C">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505121"/>
      <w:docPartObj>
        <w:docPartGallery w:val="Page Numbers (Bottom of Page)"/>
        <w:docPartUnique/>
      </w:docPartObj>
    </w:sdtPr>
    <w:sdtEndPr>
      <w:rPr>
        <w:noProof/>
      </w:rPr>
    </w:sdtEndPr>
    <w:sdtContent>
      <w:p w14:paraId="3A5D078E" w14:textId="642ADA37" w:rsidR="00D5447C" w:rsidRDefault="00D5447C">
        <w:pPr>
          <w:pStyle w:val="Footer"/>
        </w:pPr>
        <w:r>
          <w:fldChar w:fldCharType="begin"/>
        </w:r>
        <w:r>
          <w:instrText xml:space="preserve"> PAGE   \* MERGEFORMAT </w:instrText>
        </w:r>
        <w:r>
          <w:fldChar w:fldCharType="separate"/>
        </w:r>
        <w:r>
          <w:rPr>
            <w:noProof/>
          </w:rPr>
          <w:t>49</w:t>
        </w:r>
        <w:r>
          <w:rPr>
            <w:noProof/>
          </w:rPr>
          <w:fldChar w:fldCharType="end"/>
        </w:r>
      </w:p>
    </w:sdtContent>
  </w:sdt>
  <w:p w14:paraId="7E0DDEDD" w14:textId="77777777" w:rsidR="00D5447C" w:rsidRDefault="00D5447C">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05657"/>
      <w:docPartObj>
        <w:docPartGallery w:val="Page Numbers (Bottom of Page)"/>
        <w:docPartUnique/>
      </w:docPartObj>
    </w:sdtPr>
    <w:sdtEndPr>
      <w:rPr>
        <w:noProof/>
      </w:rPr>
    </w:sdtEndPr>
    <w:sdtContent>
      <w:p w14:paraId="467A7471" w14:textId="10D71B8B" w:rsidR="00D5447C" w:rsidRDefault="00D5447C">
        <w:pPr>
          <w:pStyle w:val="Footer"/>
        </w:pPr>
        <w:r>
          <w:fldChar w:fldCharType="begin"/>
        </w:r>
        <w:r>
          <w:instrText xml:space="preserve"> PAGE   \* MERGEFORMAT </w:instrText>
        </w:r>
        <w:r>
          <w:fldChar w:fldCharType="separate"/>
        </w:r>
        <w:r>
          <w:rPr>
            <w:noProof/>
          </w:rPr>
          <w:t>50</w:t>
        </w:r>
        <w:r>
          <w:rPr>
            <w:noProof/>
          </w:rPr>
          <w:fldChar w:fldCharType="end"/>
        </w:r>
      </w:p>
    </w:sdtContent>
  </w:sdt>
  <w:p w14:paraId="1E87B987" w14:textId="5223E7A5" w:rsidR="00D5447C" w:rsidRDefault="00D5447C">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604423"/>
      <w:docPartObj>
        <w:docPartGallery w:val="Page Numbers (Bottom of Page)"/>
        <w:docPartUnique/>
      </w:docPartObj>
    </w:sdtPr>
    <w:sdtEndPr>
      <w:rPr>
        <w:noProof/>
      </w:rPr>
    </w:sdtEndPr>
    <w:sdtContent>
      <w:p w14:paraId="61321119" w14:textId="15BE3811" w:rsidR="00D5447C" w:rsidRDefault="00D5447C">
        <w:pPr>
          <w:pStyle w:val="Footer"/>
        </w:pPr>
        <w:r>
          <w:fldChar w:fldCharType="begin"/>
        </w:r>
        <w:r>
          <w:instrText xml:space="preserve"> PAGE   \* MERGEFORMAT </w:instrText>
        </w:r>
        <w:r>
          <w:fldChar w:fldCharType="separate"/>
        </w:r>
        <w:r>
          <w:rPr>
            <w:noProof/>
          </w:rPr>
          <w:t>55</w:t>
        </w:r>
        <w:r>
          <w:rPr>
            <w:noProof/>
          </w:rPr>
          <w:fldChar w:fldCharType="end"/>
        </w:r>
      </w:p>
    </w:sdtContent>
  </w:sdt>
  <w:p w14:paraId="17C724A6" w14:textId="30BD1742" w:rsidR="00D5447C" w:rsidRDefault="00D5447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37875"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1F87EC30" w:rsidR="00D5447C" w:rsidRDefault="00D5447C">
                          <w:pPr>
                            <w:spacing w:before="12"/>
                            <w:ind w:left="60"/>
                            <w:rPr>
                              <w:sz w:val="20"/>
                            </w:rPr>
                          </w:pPr>
                          <w:r>
                            <w:fldChar w:fldCharType="begin"/>
                          </w:r>
                          <w:r>
                            <w:rPr>
                              <w:sz w:val="20"/>
                            </w:rPr>
                            <w:instrText xml:space="preserve"> PAGE </w:instrText>
                          </w:r>
                          <w:r>
                            <w:fldChar w:fldCharType="separate"/>
                          </w:r>
                          <w:r>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1F87EC30" w:rsidR="00D5447C" w:rsidRDefault="00D5447C">
                    <w:pPr>
                      <w:spacing w:before="12"/>
                      <w:ind w:left="60"/>
                      <w:rPr>
                        <w:sz w:val="20"/>
                      </w:rPr>
                    </w:pPr>
                    <w:r>
                      <w:fldChar w:fldCharType="begin"/>
                    </w:r>
                    <w:r>
                      <w:rPr>
                        <w:sz w:val="20"/>
                      </w:rPr>
                      <w:instrText xml:space="preserve"> PAGE </w:instrText>
                    </w:r>
                    <w:r>
                      <w:fldChar w:fldCharType="separate"/>
                    </w:r>
                    <w:r>
                      <w:rPr>
                        <w:noProof/>
                        <w:sz w:val="20"/>
                      </w:rPr>
                      <w:t>0</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349361"/>
      <w:docPartObj>
        <w:docPartGallery w:val="Page Numbers (Bottom of Page)"/>
        <w:docPartUnique/>
      </w:docPartObj>
    </w:sdtPr>
    <w:sdtEndPr>
      <w:rPr>
        <w:noProof/>
      </w:rPr>
    </w:sdtEndPr>
    <w:sdtContent>
      <w:p w14:paraId="5F575608" w14:textId="080D9C48" w:rsidR="00D5447C" w:rsidRDefault="00D5447C">
        <w:pPr>
          <w:pStyle w:val="Footer"/>
        </w:pPr>
        <w:r>
          <w:fldChar w:fldCharType="begin"/>
        </w:r>
        <w:r>
          <w:instrText xml:space="preserve"> PAGE   \* MERGEFORMAT </w:instrText>
        </w:r>
        <w:r>
          <w:fldChar w:fldCharType="separate"/>
        </w:r>
        <w:r>
          <w:rPr>
            <w:noProof/>
          </w:rPr>
          <w:t>56</w:t>
        </w:r>
        <w:r>
          <w:rPr>
            <w:noProof/>
          </w:rPr>
          <w:fldChar w:fldCharType="end"/>
        </w:r>
      </w:p>
    </w:sdtContent>
  </w:sdt>
  <w:p w14:paraId="71863252" w14:textId="2CDE184F" w:rsidR="00D5447C" w:rsidRDefault="00D5447C">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319809"/>
      <w:docPartObj>
        <w:docPartGallery w:val="Page Numbers (Bottom of Page)"/>
        <w:docPartUnique/>
      </w:docPartObj>
    </w:sdtPr>
    <w:sdtEndPr>
      <w:rPr>
        <w:noProof/>
      </w:rPr>
    </w:sdtEndPr>
    <w:sdtContent>
      <w:p w14:paraId="0426E4DA" w14:textId="17D0FDDA" w:rsidR="00D5447C" w:rsidRDefault="00D5447C">
        <w:pPr>
          <w:pStyle w:val="Footer"/>
        </w:pPr>
        <w:r>
          <w:fldChar w:fldCharType="begin"/>
        </w:r>
        <w:r>
          <w:instrText xml:space="preserve"> PAGE   \* MERGEFORMAT </w:instrText>
        </w:r>
        <w:r>
          <w:fldChar w:fldCharType="separate"/>
        </w:r>
        <w:r>
          <w:rPr>
            <w:noProof/>
          </w:rPr>
          <w:t>57</w:t>
        </w:r>
        <w:r>
          <w:rPr>
            <w:noProof/>
          </w:rPr>
          <w:fldChar w:fldCharType="end"/>
        </w:r>
      </w:p>
    </w:sdtContent>
  </w:sdt>
  <w:p w14:paraId="644AC2B4" w14:textId="79567080" w:rsidR="00D5447C" w:rsidRDefault="00D5447C">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367192"/>
      <w:docPartObj>
        <w:docPartGallery w:val="Page Numbers (Bottom of Page)"/>
        <w:docPartUnique/>
      </w:docPartObj>
    </w:sdtPr>
    <w:sdtEndPr>
      <w:rPr>
        <w:noProof/>
      </w:rPr>
    </w:sdtEndPr>
    <w:sdtContent>
      <w:p w14:paraId="7B58FB1E" w14:textId="49F16DB3" w:rsidR="00D5447C" w:rsidRDefault="00D5447C">
        <w:pPr>
          <w:pStyle w:val="Footer"/>
        </w:pPr>
        <w:r>
          <w:fldChar w:fldCharType="begin"/>
        </w:r>
        <w:r>
          <w:instrText xml:space="preserve"> PAGE   \* MERGEFORMAT </w:instrText>
        </w:r>
        <w:r>
          <w:fldChar w:fldCharType="separate"/>
        </w:r>
        <w:r>
          <w:rPr>
            <w:noProof/>
          </w:rPr>
          <w:t>58</w:t>
        </w:r>
        <w:r>
          <w:rPr>
            <w:noProof/>
          </w:rPr>
          <w:fldChar w:fldCharType="end"/>
        </w:r>
      </w:p>
    </w:sdtContent>
  </w:sdt>
  <w:p w14:paraId="5FFA7228" w14:textId="06580F8B" w:rsidR="00D5447C" w:rsidRDefault="00D5447C">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0A668"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D5447C" w:rsidRDefault="00D5447C">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79"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ySsQIAALA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" filled="f" stroked="f">
              <v:textbox inset="0,0,0,0">
                <w:txbxContent>
                  <w:p w14:paraId="500D7272" w14:textId="77777777" w:rsidR="00FF4C15" w:rsidRDefault="00FF4C15">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925B7"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158C1ECB" w:rsidR="00D5447C" w:rsidRDefault="00D5447C">
                          <w:pPr>
                            <w:spacing w:before="12"/>
                            <w:ind w:left="60"/>
                            <w:rPr>
                              <w:sz w:val="20"/>
                            </w:rPr>
                          </w:pPr>
                          <w:r>
                            <w:fldChar w:fldCharType="begin"/>
                          </w:r>
                          <w:r>
                            <w:rPr>
                              <w:sz w:val="20"/>
                            </w:rPr>
                            <w:instrText xml:space="preserve"> PAGE </w:instrText>
                          </w:r>
                          <w:r>
                            <w:fldChar w:fldCharType="separate"/>
                          </w:r>
                          <w:r>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158C1ECB" w:rsidR="00D5447C" w:rsidRDefault="00D5447C">
                    <w:pPr>
                      <w:spacing w:before="12"/>
                      <w:ind w:left="60"/>
                      <w:rPr>
                        <w:sz w:val="20"/>
                      </w:rPr>
                    </w:pPr>
                    <w:r>
                      <w:fldChar w:fldCharType="begin"/>
                    </w:r>
                    <w:r>
                      <w:rPr>
                        <w:sz w:val="20"/>
                      </w:rPr>
                      <w:instrText xml:space="preserve"> PAGE </w:instrText>
                    </w:r>
                    <w:r>
                      <w:fldChar w:fldCharType="separate"/>
                    </w:r>
                    <w:r>
                      <w:rPr>
                        <w:noProof/>
                        <w:sz w:val="20"/>
                      </w:rPr>
                      <w:t>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E8B69"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029C185B" w:rsidR="00D5447C" w:rsidRDefault="00D5447C">
                          <w:pPr>
                            <w:spacing w:before="12"/>
                            <w:ind w:left="60"/>
                            <w:rPr>
                              <w:sz w:val="20"/>
                            </w:rPr>
                          </w:pPr>
                          <w:r>
                            <w:fldChar w:fldCharType="begin"/>
                          </w:r>
                          <w:r>
                            <w:rPr>
                              <w:sz w:val="20"/>
                            </w:rPr>
                            <w:instrText xml:space="preserve"> PAGE </w:instrText>
                          </w:r>
                          <w:r>
                            <w:fldChar w:fldCharType="separate"/>
                          </w:r>
                          <w:r>
                            <w:rPr>
                              <w:noProof/>
                              <w:sz w:val="2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029C185B" w:rsidR="00D5447C" w:rsidRDefault="00D5447C">
                    <w:pPr>
                      <w:spacing w:before="12"/>
                      <w:ind w:left="60"/>
                      <w:rPr>
                        <w:sz w:val="20"/>
                      </w:rPr>
                    </w:pPr>
                    <w:r>
                      <w:fldChar w:fldCharType="begin"/>
                    </w:r>
                    <w:r>
                      <w:rPr>
                        <w:sz w:val="20"/>
                      </w:rPr>
                      <w:instrText xml:space="preserve"> PAGE </w:instrText>
                    </w:r>
                    <w:r>
                      <w:fldChar w:fldCharType="separate"/>
                    </w:r>
                    <w:r>
                      <w:rPr>
                        <w:noProof/>
                        <w:sz w:val="20"/>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0" w:author="Benjamin Meyer" w:date="2022-07-19T14:47:00Z"/>
  <w:sdt>
    <w:sdtPr>
      <w:id w:val="-639726638"/>
      <w:docPartObj>
        <w:docPartGallery w:val="Page Numbers (Bottom of Page)"/>
        <w:docPartUnique/>
      </w:docPartObj>
    </w:sdtPr>
    <w:sdtEndPr>
      <w:rPr>
        <w:noProof/>
      </w:rPr>
    </w:sdtEndPr>
    <w:sdtContent>
      <w:customXmlInsRangeEnd w:id="100"/>
      <w:p w14:paraId="5402C139" w14:textId="099EAD9E" w:rsidR="00D5447C" w:rsidRDefault="00D5447C">
        <w:pPr>
          <w:pStyle w:val="Footer"/>
          <w:rPr>
            <w:ins w:id="101" w:author="Benjamin Meyer" w:date="2022-07-19T14:47:00Z"/>
          </w:rPr>
        </w:pPr>
        <w:ins w:id="102" w:author="Benjamin Meyer" w:date="2022-07-19T14:47:00Z">
          <w:r>
            <w:fldChar w:fldCharType="begin"/>
          </w:r>
          <w:r>
            <w:instrText xml:space="preserve"> PAGE   \* MERGEFORMAT </w:instrText>
          </w:r>
          <w:r>
            <w:fldChar w:fldCharType="separate"/>
          </w:r>
        </w:ins>
        <w:r>
          <w:rPr>
            <w:noProof/>
          </w:rPr>
          <w:t>6</w:t>
        </w:r>
        <w:ins w:id="103" w:author="Benjamin Meyer" w:date="2022-07-19T14:47:00Z">
          <w:r>
            <w:rPr>
              <w:noProof/>
            </w:rPr>
            <w:fldChar w:fldCharType="end"/>
          </w:r>
        </w:ins>
      </w:p>
      <w:customXmlInsRangeStart w:id="104" w:author="Benjamin Meyer" w:date="2022-07-19T14:47:00Z"/>
    </w:sdtContent>
  </w:sdt>
  <w:customXmlInsRangeEnd w:id="104"/>
  <w:p w14:paraId="77373ECE" w14:textId="64BB910E" w:rsidR="00D5447C" w:rsidRDefault="00D5447C">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66460"/>
      <w:docPartObj>
        <w:docPartGallery w:val="Page Numbers (Bottom of Page)"/>
        <w:docPartUnique/>
      </w:docPartObj>
    </w:sdtPr>
    <w:sdtEndPr>
      <w:rPr>
        <w:noProof/>
      </w:rPr>
    </w:sdtEndPr>
    <w:sdtContent>
      <w:p w14:paraId="63D04EC9" w14:textId="57FD35BF" w:rsidR="00D5447C" w:rsidRDefault="00D5447C">
        <w:pPr>
          <w:pStyle w:val="Footer"/>
        </w:pPr>
        <w:r>
          <w:fldChar w:fldCharType="begin"/>
        </w:r>
        <w:r>
          <w:instrText xml:space="preserve"> PAGE   \* MERGEFORMAT </w:instrText>
        </w:r>
        <w:r>
          <w:fldChar w:fldCharType="separate"/>
        </w:r>
        <w:r>
          <w:rPr>
            <w:noProof/>
          </w:rPr>
          <w:t>31</w:t>
        </w:r>
        <w:r>
          <w:rPr>
            <w:noProof/>
          </w:rPr>
          <w:fldChar w:fldCharType="end"/>
        </w:r>
      </w:p>
    </w:sdtContent>
  </w:sdt>
  <w:p w14:paraId="3F217046" w14:textId="06BEE127" w:rsidR="00D5447C" w:rsidRDefault="00D5447C">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3528706"/>
      <w:docPartObj>
        <w:docPartGallery w:val="Page Numbers (Bottom of Page)"/>
        <w:docPartUnique/>
      </w:docPartObj>
    </w:sdtPr>
    <w:sdtEndPr>
      <w:rPr>
        <w:noProof/>
      </w:rPr>
    </w:sdtEndPr>
    <w:sdtContent>
      <w:p w14:paraId="6F335210" w14:textId="32E68AEA" w:rsidR="00D5447C" w:rsidRDefault="00D5447C">
        <w:pPr>
          <w:pStyle w:val="Footer"/>
        </w:pPr>
        <w:r>
          <w:fldChar w:fldCharType="begin"/>
        </w:r>
        <w:r>
          <w:instrText xml:space="preserve"> PAGE   \* MERGEFORMAT </w:instrText>
        </w:r>
        <w:r>
          <w:fldChar w:fldCharType="separate"/>
        </w:r>
        <w:r>
          <w:rPr>
            <w:noProof/>
          </w:rPr>
          <w:t>32</w:t>
        </w:r>
        <w:r>
          <w:rPr>
            <w:noProof/>
          </w:rPr>
          <w:fldChar w:fldCharType="end"/>
        </w:r>
      </w:p>
    </w:sdtContent>
  </w:sdt>
  <w:p w14:paraId="61510661" w14:textId="77777777" w:rsidR="00D5447C" w:rsidRDefault="00D5447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159457"/>
      <w:docPartObj>
        <w:docPartGallery w:val="Page Numbers (Bottom of Page)"/>
        <w:docPartUnique/>
      </w:docPartObj>
    </w:sdtPr>
    <w:sdtEndPr>
      <w:rPr>
        <w:noProof/>
      </w:rPr>
    </w:sdtEndPr>
    <w:sdtContent>
      <w:p w14:paraId="0CDF7424" w14:textId="4253C32F" w:rsidR="00D5447C" w:rsidRDefault="00D5447C" w:rsidP="004911DB">
        <w:pPr>
          <w:pStyle w:val="Footer"/>
        </w:pPr>
        <w:r>
          <w:fldChar w:fldCharType="begin"/>
        </w:r>
        <w:r>
          <w:instrText xml:space="preserve"> PAGE   \* MERGEFORMAT </w:instrText>
        </w:r>
        <w:r>
          <w:fldChar w:fldCharType="separate"/>
        </w:r>
        <w:r>
          <w:rPr>
            <w:noProof/>
          </w:rPr>
          <w:t>38</w:t>
        </w:r>
        <w:r>
          <w:rPr>
            <w:noProof/>
          </w:rPr>
          <w:fldChar w:fldCharType="end"/>
        </w:r>
      </w:p>
    </w:sdtContent>
  </w:sdt>
  <w:p w14:paraId="73772DCA" w14:textId="4D94051D" w:rsidR="00D5447C" w:rsidRDefault="00D5447C" w:rsidP="004911DB">
    <w:pPr>
      <w:pStyle w:val="Footer"/>
      <w:ind w:left="720"/>
      <w:jc w:val="center"/>
    </w:pPr>
    <w:r>
      <w:t>B-1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950009"/>
      <w:docPartObj>
        <w:docPartGallery w:val="Page Numbers (Bottom of Page)"/>
        <w:docPartUnique/>
      </w:docPartObj>
    </w:sdtPr>
    <w:sdtEndPr>
      <w:rPr>
        <w:noProof/>
      </w:rPr>
    </w:sdtEndPr>
    <w:sdtContent>
      <w:p w14:paraId="4B74A618" w14:textId="6E32B011" w:rsidR="00D5447C" w:rsidRDefault="00D5447C">
        <w:pPr>
          <w:pStyle w:val="Footer"/>
        </w:pPr>
        <w:r>
          <w:fldChar w:fldCharType="begin"/>
        </w:r>
        <w:r>
          <w:instrText xml:space="preserve"> PAGE   \* MERGEFORMAT </w:instrText>
        </w:r>
        <w:r>
          <w:fldChar w:fldCharType="separate"/>
        </w:r>
        <w:r>
          <w:rPr>
            <w:noProof/>
          </w:rPr>
          <w:t>40</w:t>
        </w:r>
        <w:r>
          <w:rPr>
            <w:noProof/>
          </w:rPr>
          <w:fldChar w:fldCharType="end"/>
        </w:r>
      </w:p>
    </w:sdtContent>
  </w:sdt>
  <w:p w14:paraId="324AAFB5" w14:textId="72406437" w:rsidR="00D5447C" w:rsidRDefault="00D5447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67996" w14:textId="77777777" w:rsidR="00F528B3" w:rsidRDefault="00F528B3">
      <w:r>
        <w:separator/>
      </w:r>
    </w:p>
  </w:footnote>
  <w:footnote w:type="continuationSeparator" w:id="0">
    <w:p w14:paraId="2FAED12B" w14:textId="77777777" w:rsidR="00F528B3" w:rsidRDefault="00F528B3">
      <w:r>
        <w:continuationSeparator/>
      </w:r>
    </w:p>
  </w:footnote>
  <w:footnote w:id="1">
    <w:p w14:paraId="48A3513E" w14:textId="0B4DA80F" w:rsidR="00D5447C" w:rsidRDefault="00D5447C" w:rsidP="00274B87">
      <w:pPr>
        <w:pStyle w:val="FootnoteText"/>
        <w:ind w:left="720"/>
      </w:pPr>
      <w:ins w:id="57" w:author="Benjamin Meyer" w:date="2022-08-22T15:36:00Z">
        <w:r w:rsidRPr="00D14AB6">
          <w:t>*</w:t>
        </w:r>
        <w:r>
          <w:t xml:space="preserve"> </w:t>
        </w:r>
      </w:ins>
      <w:ins w:id="58" w:author="Benjamin Meyer" w:date="2022-08-22T15:37:00Z">
        <w:r>
          <w:t>All</w:t>
        </w:r>
      </w:ins>
      <w:ins w:id="59" w:author="Benjamin Meyer" w:date="2022-08-22T15:36:00Z">
        <w:r>
          <w:t xml:space="preserve"> measurements used to calculate</w:t>
        </w:r>
      </w:ins>
      <w:ins w:id="60" w:author="Benjamin Meyer" w:date="2022-08-22T15:37:00Z">
        <w:r>
          <w:t xml:space="preserve"> pr</w:t>
        </w:r>
      </w:ins>
      <w:ins w:id="61" w:author="Benjamin Meyer" w:date="2022-08-22T15:40:00Z">
        <w:r>
          <w:t xml:space="preserve">ecision / </w:t>
        </w:r>
      </w:ins>
      <w:ins w:id="62" w:author="Benjamin Meyer" w:date="2022-08-22T15:41:00Z">
        <w:r>
          <w:t>RPD</w:t>
        </w:r>
      </w:ins>
      <w:ins w:id="63" w:author="Benjamin Meyer" w:date="2022-08-22T15:42:00Z">
        <w:r>
          <w:t xml:space="preserve"> must be above practical quantitation limit </w:t>
        </w:r>
      </w:ins>
      <w:ins w:id="64" w:author="Benjamin Meyer" w:date="2022-08-22T15:44:00Z">
        <w:r>
          <w:t>(PQL) and/or reporting limit (RL)</w:t>
        </w:r>
      </w:ins>
    </w:p>
  </w:footnote>
  <w:footnote w:id="2">
    <w:p w14:paraId="2B32E2C5" w14:textId="76CFDD2A" w:rsidR="00D5447C" w:rsidRDefault="00D5447C">
      <w:pPr>
        <w:pStyle w:val="FootnoteText"/>
      </w:pPr>
      <w:ins w:id="76" w:author="Benjamin Meyer" w:date="2022-08-22T15:47:00Z">
        <w:r>
          <w:rPr>
            <w:rStyle w:val="FootnoteReference"/>
          </w:rPr>
          <w:t>*</w:t>
        </w:r>
      </w:ins>
      <w:ins w:id="77" w:author="Benjamin Meyer" w:date="2022-08-22T15:45:00Z">
        <w:r>
          <w:t xml:space="preserve"> All measurements used to calculate precision / RPD must be above practical quantitation limit (PQL) and/or reporting limit (RL)</w:t>
        </w:r>
      </w:ins>
    </w:p>
  </w:footnote>
  <w:footnote w:id="3">
    <w:p w14:paraId="7F84F805" w14:textId="59F7A098" w:rsidR="00D5447C" w:rsidRDefault="00D5447C">
      <w:pPr>
        <w:pStyle w:val="FootnoteText"/>
      </w:pPr>
      <w:ins w:id="81" w:author="Benjamin Meyer" w:date="2022-08-22T15:47:00Z">
        <w:r>
          <w:rPr>
            <w:rStyle w:val="FootnoteReference"/>
          </w:rPr>
          <w:t>*</w:t>
        </w:r>
        <w:r>
          <w:t xml:space="preserve"> All measurements used to calculate precision / RPD must be above practical quantitation limit (PQL) and/or reporting limit (RL)</w:t>
        </w:r>
      </w:ins>
    </w:p>
  </w:footnote>
  <w:footnote w:id="4">
    <w:p w14:paraId="2FD754AE" w14:textId="58DA55C7" w:rsidR="00D5447C" w:rsidRDefault="00D5447C">
      <w:pPr>
        <w:pStyle w:val="FootnoteText"/>
      </w:pPr>
      <w:ins w:id="94" w:author="Benjamin Meyer" w:date="2022-08-22T15:48:00Z">
        <w:r>
          <w:rPr>
            <w:rStyle w:val="FootnoteReference"/>
          </w:rPr>
          <w:footnoteRef/>
        </w:r>
        <w:r>
          <w:t xml:space="preserve"> </w:t>
        </w:r>
      </w:ins>
      <w:ins w:id="95" w:author="Benjamin Meyer" w:date="2022-08-22T15:49:00Z">
        <w:r>
          <w:t>All measurements used to calculate precision / RPD must be above practical quantitation limit (PQL) and/or reporting limit (RL)</w:t>
        </w:r>
      </w:ins>
    </w:p>
  </w:footnote>
  <w:footnote w:id="5">
    <w:p w14:paraId="19D665A7" w14:textId="77777777" w:rsidR="00D5447C" w:rsidRPr="00EA6E5A" w:rsidRDefault="00D5447C"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028B7"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D5447C" w:rsidRDefault="00D5447C">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D5447C" w:rsidRDefault="00D5447C">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A8258" w14:textId="77777777" w:rsidR="00D5447C" w:rsidRDefault="00D5447C">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22FDC" w14:textId="77777777" w:rsidR="00D5447C" w:rsidRDefault="00D5447C">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0834C" w14:textId="77777777" w:rsidR="00D5447C" w:rsidRDefault="00D5447C">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2197A"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D5447C" w:rsidRDefault="00D5447C">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68"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3Ssw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j42wlfU9&#10;SFhJUBjoFCYfGK1UPzAaYIrkWH/fE0Ux4h8EtIEdObOhZmM7G0RUcDXHBqPJXJtpNO17xXYtRJ4a&#10;TcgraJWGORXbnpqyAAh2AZPBgXmcYnb0nK6d19OsXf0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Bt7vdKzAgAAswUA&#10;AA4AAAAAAAAAAAAAAAAALgIAAGRycy9lMm9Eb2MueG1sUEsBAi0AFAAGAAgAAAAhAKB9JY/fAAAA&#10;CwEAAA8AAAAAAAAAAAAAAAAADQUAAGRycy9kb3ducmV2LnhtbFBLBQYAAAAABAAEAPMAAAAZBgAA&#10;AAA=&#10;" filled="f" stroked="f">
              <v:textbox inset="0,0,0,0">
                <w:txbxContent>
                  <w:p w14:paraId="4AC9A35B"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D5447C" w:rsidRDefault="00D5447C">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1E1BB"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D5447C" w:rsidRDefault="00D5447C">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69"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JJEkD61AgAA&#10;swUAAA4AAAAAAAAAAAAAAAAALgIAAGRycy9lMm9Eb2MueG1sUEsBAi0AFAAGAAgAAAAhAEjkp9Xg&#10;AAAACwEAAA8AAAAAAAAAAAAAAAAADwUAAGRycy9kb3ducmV2LnhtbFBLBQYAAAAABAAEAPMAAAAc&#10;BgAAAAA=&#10;" filled="f" stroked="f">
              <v:textbox inset="0,0,0,0">
                <w:txbxContent>
                  <w:p w14:paraId="3E48E059"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D5447C" w:rsidRDefault="00D5447C">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32E9F"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D5447C" w:rsidRDefault="00D5447C">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0"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YOtgIAALM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" filled="f" stroked="f">
              <v:textbox inset="0,0,0,0">
                <w:txbxContent>
                  <w:p w14:paraId="6E404174"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D5447C" w:rsidRDefault="00D5447C">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0730B"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D5447C" w:rsidRDefault="00D5447C">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1"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KltQIAALM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4RkboSN&#10;rB9BwkqCwkCnMPnAaKX6gdEIUyTH+vuOKoZR90FAG9iRMxtqNjazQUUFV3NsMJrMlZlG025QfNsC&#10;8tRoQt5AqzTcqdj21BTFscFgMrhkjlPMjp6n/87rPGu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nKfCpbUCAACz&#10;BQAADgAAAAAAAAAAAAAAAAAuAgAAZHJzL2Uyb0RvYy54bWxQSwECLQAUAAYACAAAACEAoH0lj98A&#10;AAALAQAADwAAAAAAAAAAAAAAAAAPBQAAZHJzL2Rvd25yZXYueG1sUEsFBgAAAAAEAAQA8wAAABsG&#10;AAAAAA==&#10;" filled="f" stroked="f">
              <v:textbox inset="0,0,0,0">
                <w:txbxContent>
                  <w:p w14:paraId="6CC51859"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D5447C" w:rsidRDefault="00D5447C">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21C35"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72"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gw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FbrRk170T5&#10;CBKWAhQGOoXJB0Yt5HeMepgiKVbfDkRSjJr3HJ6BGTmTISdjNxmEF3A1xRqj0dzocTQdOsn2NSCP&#10;D42LNTyVilkVP2VxemAwGSyZ0xQzo+fy33o9zdrV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AA3sgwsgIAALMF&#10;AAAOAAAAAAAAAAAAAAAAAC4CAABkcnMvZTJvRG9jLnhtbFBLAQItABQABgAIAAAAIQDArUJK4QAA&#10;AAsBAAAPAAAAAAAAAAAAAAAAAAwFAABkcnMvZG93bnJldi54bWxQSwUGAAAAAAQABADzAAAAGgYA&#10;AAAA&#10;" filled="f" stroked="f">
              <v:textbox inset="0,0,0,0">
                <w:txbxContent>
                  <w:p w14:paraId="3E5DF47F"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B1720"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73"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3xsQ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sP4NhYmvFHzVpRP&#10;IGEpQGGgU5h8YNRCfseohymSYvVtTyTFqHnP4RmYkTMZcjK2k0F4AVdTrDEazbUeR9O+k2xXA/L4&#10;0LhYwVOpmFXxcxbHBwaTwZI5TjEzes7/rdfzrF3+Ag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CmabfGxAgAAswUA&#10;AA4AAAAAAAAAAAAAAAAALgIAAGRycy9lMm9Eb2MueG1sUEsBAi0AFAAGAAgAAAAhAMCtQkrhAAAA&#10;CwEAAA8AAAAAAAAAAAAAAAAACwUAAGRycy9kb3ducmV2LnhtbFBLBQYAAAAABAAEAPMAAAAZBgAA&#10;AAA=&#10;" filled="f" stroked="f">
              <v:textbox inset="0,0,0,0">
                <w:txbxContent>
                  <w:p w14:paraId="446C4490"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18BB"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D5447C" w:rsidRDefault="00D5447C">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7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UOsw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T2wA0I+Cd&#10;KJ9AwlKAwkCnMPnAqIX8gVEPUyTF6vuBSIpR84HDMzAjZzLkZOwmg/ACrqZYYzSaGz2OpkMn2b4G&#10;5PGhcbGGp1Ixq+ILi9MDg8lgkzlNMTN6nv9br8usXf0G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GSyVQ6zAgAAswUA&#10;AA4AAAAAAAAAAAAAAAAALgIAAGRycy9lMm9Eb2MueG1sUEsBAi0AFAAGAAgAAAAhAKB9JY/fAAAA&#10;CwEAAA8AAAAAAAAAAAAAAAAADQUAAGRycy9kb3ducmV2LnhtbFBLBQYAAAAABAAEAPMAAAAZBgAA&#10;AAA=&#10;" filled="f" stroked="f">
              <v:textbox inset="0,0,0,0">
                <w:txbxContent>
                  <w:p w14:paraId="4910FE73"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D5447C" w:rsidRDefault="00D5447C">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9C55C" w14:textId="77777777" w:rsidR="00D5447C" w:rsidRDefault="00D5447C">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2AB3E"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D5447C" w:rsidRDefault="00D5447C">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75"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vpsAIAALI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PJsb6bACAACyBQAA&#10;DgAAAAAAAAAAAAAAAAAuAgAAZHJzL2Uyb0RvYy54bWxQSwECLQAUAAYACAAAACEAwK1CSuEAAAAL&#10;AQAADwAAAAAAAAAAAAAAAAAKBQAAZHJzL2Rvd25yZXYueG1sUEsFBgAAAAAEAAQA8wAAABgGAAAA&#10;AA==&#10;" filled="f" stroked="f">
              <v:textbox inset="0,0,0,0">
                <w:txbxContent>
                  <w:p w14:paraId="47623671"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D5447C" w:rsidRDefault="00D5447C">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78BF0"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D5447C" w:rsidRDefault="00D5447C">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76"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LpsA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IBPC6bACAACyBQAA&#10;DgAAAAAAAAAAAAAAAAAuAgAAZHJzL2Uyb0RvYy54bWxQSwECLQAUAAYACAAAACEAwK1CSuEAAAAL&#10;AQAADwAAAAAAAAAAAAAAAAAKBQAAZHJzL2Rvd25yZXYueG1sUEsFBgAAAAAEAAQA8wAAABgGAAAA&#10;AA==&#10;" filled="f" stroked="f">
              <v:textbox inset="0,0,0,0">
                <w:txbxContent>
                  <w:p w14:paraId="297DEA27"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D5447C" w:rsidRDefault="00D5447C">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125C9"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D5447C" w:rsidRDefault="00D5447C">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77"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yUwuvrACAACxBQAA&#10;DgAAAAAAAAAAAAAAAAAuAgAAZHJzL2Uyb0RvYy54bWxQSwECLQAUAAYACAAAACEAwK1CSuEAAAAL&#10;AQAADwAAAAAAAAAAAAAAAAAKBQAAZHJzL2Rvd25yZXYueG1sUEsFBgAAAAAEAAQA8wAAABgGAAAA&#10;AA==&#10;" filled="f" stroked="f">
              <v:textbox inset="0,0,0,0">
                <w:txbxContent>
                  <w:p w14:paraId="44244F27"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D5447C" w:rsidRDefault="00D5447C">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C0524"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D5447C" w:rsidRDefault="00D5447C">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78"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IG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wMrZqHkjqieQ&#10;sBSgMNApzD0wGiG/YzTADMmw+rYjkmLUvufwDMzAmQ05G5vZILyEqxnWGE3mSk+DaddLtm0AeXpo&#10;XNzCU6mZVfFzFocHBnPBkjnMMDN4Tv+t1/OkXf4C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AchmIGsAIAALEFAAAO&#10;AAAAAAAAAAAAAAAAAC4CAABkcnMvZTJvRG9jLnhtbFBLAQItABQABgAIAAAAIQAWuDvo4AAAAAsB&#10;AAAPAAAAAAAAAAAAAAAAAAoFAABkcnMvZG93bnJldi54bWxQSwUGAAAAAAQABADzAAAAFwYAAAAA&#10;" filled="f" stroked="f">
              <v:textbox inset="0,0,0,0">
                <w:txbxContent>
                  <w:p w14:paraId="73F6EDD5" w14:textId="77777777" w:rsidR="00FF4C15" w:rsidRDefault="00FF4C15">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D6296"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B7970"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D5447C" w:rsidRDefault="00D5447C">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D5447C" w:rsidRDefault="00D5447C">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63147"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D5447C" w:rsidRDefault="00D5447C">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D5447C" w:rsidRDefault="00D5447C">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ED5C8"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7AAB"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5"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Alvdq6xAgAAsgUA&#10;AA4AAAAAAAAAAAAAAAAALgIAAGRycy9lMm9Eb2MueG1sUEsBAi0AFAAGAAgAAAAhAE9gQ4/hAAAA&#10;CwEAAA8AAAAAAAAAAAAAAAAACwUAAGRycy9kb3ducmV2LnhtbFBLBQYAAAAABAAEAPMAAAAZBgAA&#10;AAA=&#10;" filled="f" stroked="f">
              <v:textbox inset="0,0,0,0">
                <w:txbxContent>
                  <w:p w14:paraId="57A49847" w14:textId="77777777" w:rsidR="00D5447C" w:rsidRDefault="00D5447C">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D5447C" w:rsidRDefault="00D5447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67449" w14:textId="77777777" w:rsidR="00D5447C" w:rsidRPr="00447864" w:rsidRDefault="00D5447C" w:rsidP="00D859C7">
    <w:pPr>
      <w:pStyle w:val="Header"/>
      <w:jc w:val="center"/>
      <w:rPr>
        <w:i/>
        <w:sz w:val="20"/>
      </w:rPr>
    </w:pPr>
    <w:r w:rsidRPr="00447864">
      <w:rPr>
        <w:i/>
        <w:sz w:val="20"/>
      </w:rPr>
      <w:t>Kenai River Baseline Wate</w:t>
    </w:r>
    <w:r>
      <w:rPr>
        <w:i/>
        <w:sz w:val="20"/>
      </w:rPr>
      <w:t>r Quality Sampling Procedures, Updated June 2022</w:t>
    </w:r>
  </w:p>
  <w:p w14:paraId="7FA7EC55" w14:textId="77777777" w:rsidR="00D5447C" w:rsidRDefault="00D5447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2E64E" w14:textId="77777777" w:rsidR="00D5447C" w:rsidRDefault="00D5447C">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D5447C" w:rsidRDefault="00D5447C">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6"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5a1R/7UCAACy&#10;BQAADgAAAAAAAAAAAAAAAAAuAgAAZHJzL2Uyb0RvYy54bWxQSwECLQAUAAYACAAAACEAoH0lj98A&#10;AAALAQAADwAAAAAAAAAAAAAAAAAPBQAAZHJzL2Rvd25yZXYueG1sUEsFBgAAAAAEAAQA8wAAABsG&#10;AAAAAA==&#10;" filled="f" stroked="f">
              <v:textbox inset="0,0,0,0">
                <w:txbxContent>
                  <w:p w14:paraId="0144E4A0" w14:textId="77777777" w:rsidR="00D5447C" w:rsidRDefault="00D5447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D5447C" w:rsidRDefault="00D5447C">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6080F1E"/>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768CC"/>
    <w:multiLevelType w:val="hybridMultilevel"/>
    <w:tmpl w:val="45ECFE82"/>
    <w:lvl w:ilvl="0" w:tplc="6E46E9C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4" w15:restartNumberingAfterBreak="0">
    <w:nsid w:val="0CB77150"/>
    <w:multiLevelType w:val="hybridMultilevel"/>
    <w:tmpl w:val="BE1CC9E8"/>
    <w:lvl w:ilvl="0" w:tplc="4B380FBE">
      <w:start w:val="1"/>
      <w:numFmt w:val="decimal"/>
      <w:lvlText w:val="%1."/>
      <w:lvlJc w:val="left"/>
      <w:pPr>
        <w:ind w:left="1192" w:hanging="360"/>
      </w:pPr>
      <w:rPr>
        <w:rFonts w:hint="default"/>
        <w:b/>
        <w:bCs/>
        <w:i/>
        <w:spacing w:val="-2"/>
        <w:w w:val="100"/>
        <w:lang w:val="en-US" w:eastAsia="en-US" w:bidi="ar-SA"/>
      </w:rPr>
    </w:lvl>
    <w:lvl w:ilvl="1" w:tplc="5DF2AA8E">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5" w15:restartNumberingAfterBreak="0">
    <w:nsid w:val="0E8713C4"/>
    <w:multiLevelType w:val="hybridMultilevel"/>
    <w:tmpl w:val="959ADD52"/>
    <w:lvl w:ilvl="0" w:tplc="A6A8E7C8">
      <w:start w:val="800"/>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7"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1"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13" w15:restartNumberingAfterBreak="0">
    <w:nsid w:val="260A0275"/>
    <w:multiLevelType w:val="hybridMultilevel"/>
    <w:tmpl w:val="D3C0EB10"/>
    <w:lvl w:ilvl="0" w:tplc="86DAD6A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14"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5"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8"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1"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2" w15:restartNumberingAfterBreak="0">
    <w:nsid w:val="36F16A82"/>
    <w:multiLevelType w:val="hybridMultilevel"/>
    <w:tmpl w:val="A4C48F10"/>
    <w:lvl w:ilvl="0" w:tplc="C9DC7BB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2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4" w15:restartNumberingAfterBreak="0">
    <w:nsid w:val="3B9327E6"/>
    <w:multiLevelType w:val="hybridMultilevel"/>
    <w:tmpl w:val="5DE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153427"/>
    <w:multiLevelType w:val="hybridMultilevel"/>
    <w:tmpl w:val="CF94F1BE"/>
    <w:lvl w:ilvl="0" w:tplc="8A7A05E6">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26" w15:restartNumberingAfterBreak="0">
    <w:nsid w:val="3C704DF3"/>
    <w:multiLevelType w:val="hybridMultilevel"/>
    <w:tmpl w:val="465EF264"/>
    <w:lvl w:ilvl="0" w:tplc="82C65072">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27" w15:restartNumberingAfterBreak="0">
    <w:nsid w:val="3FA42E34"/>
    <w:multiLevelType w:val="hybridMultilevel"/>
    <w:tmpl w:val="1214D4FA"/>
    <w:lvl w:ilvl="0" w:tplc="BFF6EA7A">
      <w:start w:val="800"/>
      <w:numFmt w:val="bullet"/>
      <w:lvlText w:val=""/>
      <w:lvlJc w:val="left"/>
      <w:pPr>
        <w:ind w:left="1080" w:hanging="360"/>
      </w:pPr>
      <w:rPr>
        <w:rFonts w:ascii="Symbol" w:eastAsia="Times"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29"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2"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33" w15:restartNumberingAfterBreak="0">
    <w:nsid w:val="4E1128CC"/>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4"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A0660B"/>
    <w:multiLevelType w:val="hybridMultilevel"/>
    <w:tmpl w:val="0EC03940"/>
    <w:lvl w:ilvl="0" w:tplc="BBD0A706">
      <w:start w:val="6"/>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40" w15:restartNumberingAfterBreak="0">
    <w:nsid w:val="5E5A5E52"/>
    <w:multiLevelType w:val="hybridMultilevel"/>
    <w:tmpl w:val="5C44FEEA"/>
    <w:lvl w:ilvl="0" w:tplc="DA0A4A8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41" w15:restartNumberingAfterBreak="0">
    <w:nsid w:val="671E342C"/>
    <w:multiLevelType w:val="hybridMultilevel"/>
    <w:tmpl w:val="73587990"/>
    <w:lvl w:ilvl="0" w:tplc="EEB66B54">
      <w:start w:val="1"/>
      <w:numFmt w:val="decimal"/>
      <w:lvlText w:val="%1."/>
      <w:lvlJc w:val="left"/>
      <w:pPr>
        <w:ind w:left="1192" w:hanging="360"/>
      </w:pPr>
      <w:rPr>
        <w:rFonts w:hint="default"/>
        <w:b/>
        <w:bCs/>
        <w:i/>
        <w:spacing w:val="-2"/>
        <w:w w:val="100"/>
        <w:lang w:val="en-US" w:eastAsia="en-US" w:bidi="ar-SA"/>
      </w:rPr>
    </w:lvl>
    <w:lvl w:ilvl="1" w:tplc="D8B4050C">
      <w:start w:val="1"/>
      <w:numFmt w:val="decimal"/>
      <w:lvlText w:val="%2."/>
      <w:lvlJc w:val="left"/>
      <w:pPr>
        <w:ind w:left="1972" w:hanging="720"/>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42"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5" w15:restartNumberingAfterBreak="0">
    <w:nsid w:val="767F49DB"/>
    <w:multiLevelType w:val="hybridMultilevel"/>
    <w:tmpl w:val="1444FCCC"/>
    <w:lvl w:ilvl="0" w:tplc="D82248D0">
      <w:start w:val="1"/>
      <w:numFmt w:val="decimal"/>
      <w:lvlText w:val="%1."/>
      <w:lvlJc w:val="left"/>
      <w:pPr>
        <w:ind w:left="1192" w:hanging="360"/>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46" w15:restartNumberingAfterBreak="0">
    <w:nsid w:val="7996454F"/>
    <w:multiLevelType w:val="hybridMultilevel"/>
    <w:tmpl w:val="3782DB7A"/>
    <w:lvl w:ilvl="0" w:tplc="56C65630">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47" w15:restartNumberingAfterBreak="0">
    <w:nsid w:val="7B2A5E52"/>
    <w:multiLevelType w:val="hybridMultilevel"/>
    <w:tmpl w:val="6596B6E2"/>
    <w:lvl w:ilvl="0" w:tplc="8F567BB8">
      <w:start w:val="1"/>
      <w:numFmt w:val="decimal"/>
      <w:lvlText w:val="%1."/>
      <w:lvlJc w:val="left"/>
      <w:pPr>
        <w:ind w:left="1972" w:hanging="720"/>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4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49" w15:restartNumberingAfterBreak="0">
    <w:nsid w:val="7F966571"/>
    <w:multiLevelType w:val="hybridMultilevel"/>
    <w:tmpl w:val="F2D0B2D8"/>
    <w:lvl w:ilvl="0" w:tplc="BE682988">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46"/>
  </w:num>
  <w:num w:numId="2">
    <w:abstractNumId w:val="0"/>
  </w:num>
  <w:num w:numId="3">
    <w:abstractNumId w:val="13"/>
  </w:num>
  <w:num w:numId="4">
    <w:abstractNumId w:val="40"/>
  </w:num>
  <w:num w:numId="5">
    <w:abstractNumId w:val="47"/>
  </w:num>
  <w:num w:numId="6">
    <w:abstractNumId w:val="12"/>
  </w:num>
  <w:num w:numId="7">
    <w:abstractNumId w:val="41"/>
  </w:num>
  <w:num w:numId="8">
    <w:abstractNumId w:val="49"/>
  </w:num>
  <w:num w:numId="9">
    <w:abstractNumId w:val="25"/>
  </w:num>
  <w:num w:numId="10">
    <w:abstractNumId w:val="4"/>
  </w:num>
  <w:num w:numId="11">
    <w:abstractNumId w:val="39"/>
  </w:num>
  <w:num w:numId="12">
    <w:abstractNumId w:val="3"/>
  </w:num>
  <w:num w:numId="13">
    <w:abstractNumId w:val="45"/>
  </w:num>
  <w:num w:numId="14">
    <w:abstractNumId w:val="26"/>
  </w:num>
  <w:num w:numId="15">
    <w:abstractNumId w:val="22"/>
  </w:num>
  <w:num w:numId="16">
    <w:abstractNumId w:val="21"/>
  </w:num>
  <w:num w:numId="17">
    <w:abstractNumId w:val="20"/>
  </w:num>
  <w:num w:numId="18">
    <w:abstractNumId w:val="32"/>
  </w:num>
  <w:num w:numId="19">
    <w:abstractNumId w:val="14"/>
  </w:num>
  <w:num w:numId="20">
    <w:abstractNumId w:val="48"/>
  </w:num>
  <w:num w:numId="21">
    <w:abstractNumId w:val="6"/>
  </w:num>
  <w:num w:numId="22">
    <w:abstractNumId w:val="44"/>
  </w:num>
  <w:num w:numId="23">
    <w:abstractNumId w:val="28"/>
  </w:num>
  <w:num w:numId="24">
    <w:abstractNumId w:val="10"/>
  </w:num>
  <w:num w:numId="25">
    <w:abstractNumId w:val="17"/>
  </w:num>
  <w:num w:numId="26">
    <w:abstractNumId w:val="8"/>
  </w:num>
  <w:num w:numId="27">
    <w:abstractNumId w:val="23"/>
  </w:num>
  <w:num w:numId="28">
    <w:abstractNumId w:val="31"/>
  </w:num>
  <w:num w:numId="29">
    <w:abstractNumId w:val="33"/>
  </w:num>
  <w:num w:numId="30">
    <w:abstractNumId w:val="16"/>
  </w:num>
  <w:num w:numId="31">
    <w:abstractNumId w:val="30"/>
  </w:num>
  <w:num w:numId="32">
    <w:abstractNumId w:val="7"/>
  </w:num>
  <w:num w:numId="33">
    <w:abstractNumId w:val="43"/>
  </w:num>
  <w:num w:numId="34">
    <w:abstractNumId w:val="9"/>
  </w:num>
  <w:num w:numId="35">
    <w:abstractNumId w:val="34"/>
  </w:num>
  <w:num w:numId="36">
    <w:abstractNumId w:val="42"/>
  </w:num>
  <w:num w:numId="37">
    <w:abstractNumId w:val="15"/>
  </w:num>
  <w:num w:numId="38">
    <w:abstractNumId w:val="38"/>
  </w:num>
  <w:num w:numId="39">
    <w:abstractNumId w:val="37"/>
  </w:num>
  <w:num w:numId="40">
    <w:abstractNumId w:val="2"/>
  </w:num>
  <w:num w:numId="41">
    <w:abstractNumId w:val="29"/>
  </w:num>
  <w:num w:numId="42">
    <w:abstractNumId w:val="35"/>
  </w:num>
  <w:num w:numId="43">
    <w:abstractNumId w:val="36"/>
  </w:num>
  <w:num w:numId="44">
    <w:abstractNumId w:val="18"/>
  </w:num>
  <w:num w:numId="45">
    <w:abstractNumId w:val="1"/>
  </w:num>
  <w:num w:numId="46">
    <w:abstractNumId w:val="11"/>
  </w:num>
  <w:num w:numId="47">
    <w:abstractNumId w:val="19"/>
  </w:num>
  <w:num w:numId="48">
    <w:abstractNumId w:val="24"/>
  </w:num>
  <w:num w:numId="49">
    <w:abstractNumId w:val="5"/>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Meyer">
    <w15:presenceInfo w15:providerId="None" w15:userId="Benjamin Meyer"/>
  </w15:person>
  <w15:person w15:author="ben">
    <w15:presenceInfo w15:providerId="Windows Live" w15:userId="f9da4732cdc7b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autoUpdateBibliography" w:val="true"/>
    <w:docVar w:name="paperpile-clusterType" w:val="normal"/>
    <w:docVar w:name="paperpile-doc-id" w:val="L295Y255U645S356"/>
    <w:docVar w:name="paperpile-doc-name" w:val="DRAFT_QAPP_KenaiRiverWatershed_Baseline_20220824.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1263F"/>
    <w:rsid w:val="000231CA"/>
    <w:rsid w:val="00032DC7"/>
    <w:rsid w:val="00064D70"/>
    <w:rsid w:val="00073593"/>
    <w:rsid w:val="000D14B5"/>
    <w:rsid w:val="000D7D6F"/>
    <w:rsid w:val="0017158E"/>
    <w:rsid w:val="00186878"/>
    <w:rsid w:val="001A7025"/>
    <w:rsid w:val="00262B5F"/>
    <w:rsid w:val="002657A0"/>
    <w:rsid w:val="00274B87"/>
    <w:rsid w:val="0027779C"/>
    <w:rsid w:val="002800FF"/>
    <w:rsid w:val="002926A4"/>
    <w:rsid w:val="002B619C"/>
    <w:rsid w:val="002F2A16"/>
    <w:rsid w:val="003459F3"/>
    <w:rsid w:val="00403FF0"/>
    <w:rsid w:val="00434CF1"/>
    <w:rsid w:val="004405C8"/>
    <w:rsid w:val="0044246A"/>
    <w:rsid w:val="004670E0"/>
    <w:rsid w:val="004911DB"/>
    <w:rsid w:val="00494FFD"/>
    <w:rsid w:val="004D249F"/>
    <w:rsid w:val="00504626"/>
    <w:rsid w:val="005B7CBD"/>
    <w:rsid w:val="006077CD"/>
    <w:rsid w:val="00636933"/>
    <w:rsid w:val="00647C64"/>
    <w:rsid w:val="00672EB1"/>
    <w:rsid w:val="007043C9"/>
    <w:rsid w:val="00724F1E"/>
    <w:rsid w:val="007647A2"/>
    <w:rsid w:val="00775614"/>
    <w:rsid w:val="007B035B"/>
    <w:rsid w:val="007B518C"/>
    <w:rsid w:val="007F6044"/>
    <w:rsid w:val="00832A07"/>
    <w:rsid w:val="008631EA"/>
    <w:rsid w:val="0088566D"/>
    <w:rsid w:val="00892788"/>
    <w:rsid w:val="008E7EA5"/>
    <w:rsid w:val="009748A5"/>
    <w:rsid w:val="009E16E3"/>
    <w:rsid w:val="009F2D54"/>
    <w:rsid w:val="009F72AC"/>
    <w:rsid w:val="00A97F78"/>
    <w:rsid w:val="00AD2EC2"/>
    <w:rsid w:val="00AD6708"/>
    <w:rsid w:val="00AE57CF"/>
    <w:rsid w:val="00B25F72"/>
    <w:rsid w:val="00B34ACF"/>
    <w:rsid w:val="00B34B0D"/>
    <w:rsid w:val="00B46D30"/>
    <w:rsid w:val="00B515CF"/>
    <w:rsid w:val="00B90285"/>
    <w:rsid w:val="00BE2DF2"/>
    <w:rsid w:val="00C561A2"/>
    <w:rsid w:val="00C85FF6"/>
    <w:rsid w:val="00CF182D"/>
    <w:rsid w:val="00D14AB6"/>
    <w:rsid w:val="00D32FB6"/>
    <w:rsid w:val="00D47A88"/>
    <w:rsid w:val="00D5447C"/>
    <w:rsid w:val="00D859C7"/>
    <w:rsid w:val="00DD2708"/>
    <w:rsid w:val="00DD5AEA"/>
    <w:rsid w:val="00DF3A31"/>
    <w:rsid w:val="00E07811"/>
    <w:rsid w:val="00E1026B"/>
    <w:rsid w:val="00E10D31"/>
    <w:rsid w:val="00E42A4F"/>
    <w:rsid w:val="00E52445"/>
    <w:rsid w:val="00E55D8F"/>
    <w:rsid w:val="00E67EF4"/>
    <w:rsid w:val="00E72980"/>
    <w:rsid w:val="00EA036E"/>
    <w:rsid w:val="00F465DC"/>
    <w:rsid w:val="00F528B3"/>
    <w:rsid w:val="00F92DAC"/>
    <w:rsid w:val="00FE26B2"/>
    <w:rsid w:val="00FF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semiHidden/>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bit.ly/qapp_2022_fig5" TargetMode="External"/><Relationship Id="rId1" Type="http://schemas.openxmlformats.org/officeDocument/2006/relationships/hyperlink" Target="https://bit.ly/qapp_2022_fig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ywebber@salamatof.com" TargetMode="External"/><Relationship Id="rId21" Type="http://schemas.openxmlformats.org/officeDocument/2006/relationships/hyperlink" Target="mailto:john.clark@alaska.gov" TargetMode="External"/><Relationship Id="rId42" Type="http://schemas.openxmlformats.org/officeDocument/2006/relationships/footer" Target="footer6.xml"/><Relationship Id="rId47" Type="http://schemas.openxmlformats.org/officeDocument/2006/relationships/header" Target="header8.xml"/><Relationship Id="rId63" Type="http://schemas.openxmlformats.org/officeDocument/2006/relationships/footer" Target="footer12.xml"/><Relationship Id="rId68" Type="http://schemas.openxmlformats.org/officeDocument/2006/relationships/header" Target="header15.xml"/><Relationship Id="rId84" Type="http://schemas.openxmlformats.org/officeDocument/2006/relationships/hyperlink" Target="https://dec.alaska.gov/water/water-quality/monitoring/surveys/" TargetMode="External"/><Relationship Id="rId89" Type="http://schemas.openxmlformats.org/officeDocument/2006/relationships/footer" Target="footer22.xml"/><Relationship Id="rId16" Type="http://schemas.openxmlformats.org/officeDocument/2006/relationships/image" Target="media/image3.png"/><Relationship Id="rId11" Type="http://schemas.microsoft.com/office/2011/relationships/commentsExtended" Target="commentsExtended.xml"/><Relationship Id="rId32" Type="http://schemas.openxmlformats.org/officeDocument/2006/relationships/header" Target="header4.xml"/><Relationship Id="rId37" Type="http://schemas.openxmlformats.org/officeDocument/2006/relationships/image" Target="media/image5.jpeg"/><Relationship Id="rId53" Type="http://schemas.openxmlformats.org/officeDocument/2006/relationships/image" Target="media/image11.jpeg"/><Relationship Id="rId58" Type="http://schemas.openxmlformats.org/officeDocument/2006/relationships/footer" Target="footer10.xml"/><Relationship Id="rId74" Type="http://schemas.openxmlformats.org/officeDocument/2006/relationships/header" Target="header18.xml"/><Relationship Id="rId79"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header" Target="header23.xml"/><Relationship Id="rId22" Type="http://schemas.openxmlformats.org/officeDocument/2006/relationships/hyperlink" Target="mailto:chandra.mcgee@alaska.gov" TargetMode="External"/><Relationship Id="rId27" Type="http://schemas.openxmlformats.org/officeDocument/2006/relationships/hyperlink" Target="http://www.kenaiwatershed.org/" TargetMode="External"/><Relationship Id="rId43" Type="http://schemas.openxmlformats.org/officeDocument/2006/relationships/header" Target="header7.xml"/><Relationship Id="rId48" Type="http://schemas.openxmlformats.org/officeDocument/2006/relationships/footer" Target="footer8.xml"/><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header" Target="header17.xml"/><Relationship Id="rId80" Type="http://schemas.openxmlformats.org/officeDocument/2006/relationships/header" Target="header21.xml"/><Relationship Id="rId85" Type="http://schemas.openxmlformats.org/officeDocument/2006/relationships/hyperlink" Target="http://dnr.alaska.gov/parks/plans/krsmapln/kenrvpln.htm" TargetMode="External"/><Relationship Id="rId93"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john.clark@alaska.gov" TargetMode="External"/><Relationship Id="rId25" Type="http://schemas.openxmlformats.org/officeDocument/2006/relationships/hyperlink" Target="mailto:justin.nelson@sgs.com"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hyperlink" Target="mailto:ben@kenaiwatershed.org" TargetMode="External"/><Relationship Id="rId59" Type="http://schemas.openxmlformats.org/officeDocument/2006/relationships/header" Target="header11.xml"/><Relationship Id="rId67" Type="http://schemas.openxmlformats.org/officeDocument/2006/relationships/footer" Target="footer14.xml"/><Relationship Id="rId20" Type="http://schemas.openxmlformats.org/officeDocument/2006/relationships/hyperlink" Target="mailto:sarah.apsens@alaska.gov" TargetMode="External"/><Relationship Id="rId41" Type="http://schemas.openxmlformats.org/officeDocument/2006/relationships/header" Target="header6.xml"/><Relationship Id="rId54" Type="http://schemas.openxmlformats.org/officeDocument/2006/relationships/image" Target="media/image12.jpeg"/><Relationship Id="rId62" Type="http://schemas.openxmlformats.org/officeDocument/2006/relationships/header" Target="header12.xml"/><Relationship Id="rId70" Type="http://schemas.openxmlformats.org/officeDocument/2006/relationships/header" Target="header16.xml"/><Relationship Id="rId75" Type="http://schemas.openxmlformats.org/officeDocument/2006/relationships/footer" Target="footer18.xml"/><Relationship Id="rId83" Type="http://schemas.openxmlformats.org/officeDocument/2006/relationships/hyperlink" Target="https://dec.alaska.gov/water/water-quality/monitoring/surveys/" TargetMode="Externa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executievdirector@kenaiwatershed.org" TargetMode="External"/><Relationship Id="rId28" Type="http://schemas.openxmlformats.org/officeDocument/2006/relationships/header" Target="header2.xml"/><Relationship Id="rId36" Type="http://schemas.openxmlformats.org/officeDocument/2006/relationships/image" Target="media/image4.jpeg"/><Relationship Id="rId49" Type="http://schemas.openxmlformats.org/officeDocument/2006/relationships/image" Target="media/image7.jpeg"/><Relationship Id="rId57" Type="http://schemas.openxmlformats.org/officeDocument/2006/relationships/header" Target="header10.xml"/><Relationship Id="rId10" Type="http://schemas.openxmlformats.org/officeDocument/2006/relationships/comments" Target="comments.xml"/><Relationship Id="rId31" Type="http://schemas.openxmlformats.org/officeDocument/2006/relationships/footer" Target="footer3.xml"/><Relationship Id="rId44" Type="http://schemas.openxmlformats.org/officeDocument/2006/relationships/footer" Target="footer7.xml"/><Relationship Id="rId52" Type="http://schemas.openxmlformats.org/officeDocument/2006/relationships/image" Target="media/image10.jpeg"/><Relationship Id="rId60" Type="http://schemas.openxmlformats.org/officeDocument/2006/relationships/footer" Target="footer11.xml"/><Relationship Id="rId65" Type="http://schemas.openxmlformats.org/officeDocument/2006/relationships/footer" Target="footer13.xml"/><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footer" Target="footer21.xml"/><Relationship Id="rId86" Type="http://schemas.openxmlformats.org/officeDocument/2006/relationships/hyperlink" Target="https://www.waterqualitydata.u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ben@kenaiwatershed.org" TargetMode="External"/><Relationship Id="rId18" Type="http://schemas.openxmlformats.org/officeDocument/2006/relationships/header" Target="header1.xml"/><Relationship Id="rId39" Type="http://schemas.openxmlformats.org/officeDocument/2006/relationships/hyperlink" Target="http://www.ncdc.noaa.gov/oa/ncdc.html)" TargetMode="External"/><Relationship Id="rId34" Type="http://schemas.openxmlformats.org/officeDocument/2006/relationships/header" Target="header5.xml"/><Relationship Id="rId50" Type="http://schemas.openxmlformats.org/officeDocument/2006/relationships/image" Target="media/image8.jpeg"/><Relationship Id="rId55" Type="http://schemas.openxmlformats.org/officeDocument/2006/relationships/header" Target="header9.xml"/><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hyperlink" Target="mailto:sue@cookinletkeeper.org" TargetMode="External"/><Relationship Id="rId40" Type="http://schemas.openxmlformats.org/officeDocument/2006/relationships/hyperlink" Target="http://www.kenaiwatershed.org/" TargetMode="External"/><Relationship Id="rId45" Type="http://schemas.openxmlformats.org/officeDocument/2006/relationships/image" Target="media/image6.png"/><Relationship Id="rId66" Type="http://schemas.openxmlformats.org/officeDocument/2006/relationships/header" Target="header14.xml"/><Relationship Id="rId87" Type="http://schemas.openxmlformats.org/officeDocument/2006/relationships/hyperlink" Target="https://catalog.data.gov/dataset/upper-kenai-river-cooperative-plan" TargetMode="External"/><Relationship Id="rId61" Type="http://schemas.openxmlformats.org/officeDocument/2006/relationships/image" Target="media/image13.jpeg"/><Relationship Id="rId82" Type="http://schemas.openxmlformats.org/officeDocument/2006/relationships/hyperlink" Target="https://dec.alaska.gov/water/water-quality/reports" TargetMode="External"/><Relationship Id="rId19" Type="http://schemas.openxmlformats.org/officeDocument/2006/relationships/footer" Target="footer1.xml"/><Relationship Id="rId14" Type="http://schemas.openxmlformats.org/officeDocument/2006/relationships/hyperlink" Target="mailto:sarah.apsens@alaska.gov" TargetMode="External"/><Relationship Id="rId30" Type="http://schemas.openxmlformats.org/officeDocument/2006/relationships/header" Target="header3.xml"/><Relationship Id="rId35" Type="http://schemas.openxmlformats.org/officeDocument/2006/relationships/footer" Target="footer5.xml"/><Relationship Id="rId56" Type="http://schemas.openxmlformats.org/officeDocument/2006/relationships/footer" Target="footer9.xml"/><Relationship Id="rId77"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267D8-D599-40B5-AB15-DA0398672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75</Pages>
  <Words>17392</Words>
  <Characters>98967</Characters>
  <Application>Microsoft Office Word</Application>
  <DocSecurity>0</DocSecurity>
  <Lines>4123</Lines>
  <Paragraphs>2281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cp:lastModifiedBy>
  <cp:revision>41</cp:revision>
  <dcterms:created xsi:type="dcterms:W3CDTF">2022-02-18T01:36:00Z</dcterms:created>
  <dcterms:modified xsi:type="dcterms:W3CDTF">2022-10-20T01:16:00Z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